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ns9="http://schemas.microsoft.com/office/word/2010/wordprocessingShape" xmlns:w="http://schemas.openxmlformats.org/wordprocessingml/2006/main" ns1:Ignorable="w14 w15 w16se w16cid w16 w16cex w16sdtdh wp14">
  <w:body>
    <w:p ns2:paraId="2BBE9198" ns2:textId="092DD2B6" w:rsidR="00501903" w:rsidRPr="00736E3F" w:rsidRDefault="00501903" w:rsidP="00736E3F">
      <w:pPr>
        <w:pStyle w:val="Paragraph0"/>
        <w:spacing w:before="120" w:line="360" w:lineRule="auto"/>
        <w:contextualSpacing/>
        <w:jc w:val="center"/>
        <w:rPr>
          <w:rFonts w:ascii="Times New Roman Bold" w:eastAsiaTheme="majorEastAsia" w:hAnsi="Times New Roman Bold"/>
          <w:b/>
        </w:rPr>
      </w:pPr>
      <w:bookmarkStart w:id="0" w:name="_Ref22807278"/>
      <w:bookmarkStart w:id="1" w:name="_Ref420606713"/>
      <w:bookmarkStart w:id="2" w:name="_Ref420606782"/>
      <w:bookmarkStart w:id="3" w:name="_Hlk17623712"/>
      <w:bookmarkStart w:id="4" w:name="_Toc7513320"/>
      <w:bookmarkStart w:id="5" w:name="_Hlk6465372"/>
      <w:bookmarkEnd w:id="0"/>
      <w:bookmarkEnd w:id="1"/>
      <w:bookmarkEnd w:id="2"/>
      <w:bookmarkEnd w:id="3"/>
      <w:bookmarkEnd w:id="4"/>
      <w:bookmarkEnd w:id="5"/>
      <w:r w:rsidRPr="00EF3D85">
        <w:rPr>
          <w:b/>
          <w:sz w:val="28"/>
          <w:szCs w:val="28"/>
        </w:rPr>
        <w:t>Title Page</w:t>
      </w:r>
    </w:p>
    <w:p ns2:paraId="59189F66" ns2:textId="39483F1A" w:rsidR="00736E3F" w:rsidRPr="00CC1153" w:rsidRDefault="00736E3F" w:rsidP="00CC1153">
      <w:pPr>
        <w:pStyle w:val="Paragraph0"/>
        <w:rPr>
          <w:rFonts w:eastAsiaTheme="majorEastAsia"/>
        </w:rPr>
      </w:pPr>
      <w:ins w:id="1" w:author="GoldenCorpusHarness" w:date="2026-03-28T21:57:49Z">
        <w:r>
          <w:t>THIS PROTOCOL AND ALL OF THE INFORMATION RELATING TO IT ARE CONFIDENTIAL AND PROPRIETARY PROPERTY OF MERCK SHARP &amp; DOHME LLC, RAHWAY, NJ, USA (MSD).</w:t>
        </w:r>
      </w:ins>
    </w:p>
    <w:p ns2:paraId="20A801C5" ns2:textId="7A0E333E" w:rsidR="00736E3F" w:rsidRPr="00501903" w:rsidRDefault="005336D9" w:rsidP="00736E3F">
      <w:pPr>
        <w:pStyle w:val="Paragraph0"/>
        <w:rPr>
          <w:b/>
        </w:rPr>
      </w:pPr>
      <w:ins w:id="2" w:author="GoldenCorpusHarness" w:date="2026-03-28T21:57:49Z">
        <w:r>
          <w:t xml:space="preserve">Protocol </w:t>
        </w:r>
      </w:ins>
      <w:r>
        <w:t>T</w:t>
      </w:r>
      <w:del w:id="3" w:author="GoldenCorpusHarness" w:date="2026-03-28T21:57:49Z">
        <w:r>
          <w:delText>HIS</w:delText>
        </w:r>
      </w:del>
      <w:ins w:id="4" w:author="GoldenCorpusHarness" w:date="2026-03-28T21:57:49Z">
        <w:r>
          <w:t>itle: A</w:t>
        </w:r>
      </w:ins>
      <w:r>
        <w:t xml:space="preserve"> P</w:t>
      </w:r>
      <w:del w:id="5" w:author="GoldenCorpusHarness" w:date="2026-03-28T21:57:49Z">
        <w:r>
          <w:delText>ROTOCOL AMENDMENT AND ALL OF THE INFORMATION RELATING TO IT ARE CONFIDENTIAL AND PROPRIETARY PROPERTY OF MERCK SHARP &amp; DOHME LLC</w:delText>
        </w:r>
      </w:del>
      <w:ins w:id="6" w:author="GoldenCorpusHarness" w:date="2026-03-28T21:57:49Z">
        <w:r>
          <w:t>hase 3</w:t>
        </w:r>
      </w:ins>
      <w:r>
        <w:t xml:space="preserve">, </w:t>
      </w:r>
      <w:del w:id="7" w:author="GoldenCorpusHarness" w:date="2026-03-28T21:57:49Z">
        <w:r>
          <w:delText>RAHWAY</w:delText>
        </w:r>
      </w:del>
      <w:ins w:id="8" w:author="GoldenCorpusHarness" w:date="2026-03-28T21:57:49Z">
        <w:r>
          <w:t>randomized</w:t>
        </w:r>
      </w:ins>
      <w:r>
        <w:t xml:space="preserve">, </w:t>
      </w:r>
      <w:del w:id="9" w:author="GoldenCorpusHarness" w:date="2026-03-28T21:57:49Z">
        <w:r>
          <w:delText>NJ</w:delText>
        </w:r>
      </w:del>
      <w:ins w:id="10" w:author="GoldenCorpusHarness" w:date="2026-03-28T21:57:49Z">
        <w:r>
          <w:t>placebo-controlled</w:t>
        </w:r>
      </w:ins>
      <w:r>
        <w:t xml:space="preserve">, </w:t>
      </w:r>
      <w:del w:id="11" w:author="GoldenCorpusHarness" w:date="2026-03-28T21:57:49Z">
        <w:r>
          <w:delText>USA</w:delText>
        </w:r>
      </w:del>
      <w:ins w:id="12" w:author="GoldenCorpusHarness" w:date="2026-03-28T21:57:49Z">
        <w:r>
          <w:t>double-blind clinical study of pembrolizumab</w:t>
        </w:r>
      </w:ins>
      <w:r>
        <w:t xml:space="preserve"> (M</w:t>
      </w:r>
      <w:ins w:id="13" w:author="GoldenCorpusHarness" w:date="2026-03-28T21:57:49Z">
        <w:r>
          <w:t>K-3475) with or without lenvatinib (E7080/MK-7902) to evaluate the safety and efficacy of pembrolizumab and lenvatinib as 1L intervention in a PD-L1 selected population of participants with recurrent or metastatic head and neck squamous cell carcinoma (R/M HN</w:t>
        </w:r>
      </w:ins>
      <w:r>
        <w:t>S</w:t>
      </w:r>
      <w:del w:id="14" w:author="GoldenCorpusHarness" w:date="2026-03-28T21:57:49Z">
        <w:r>
          <w:delText>D</w:delText>
        </w:r>
      </w:del>
      <w:ins w:id="15" w:author="GoldenCorpusHarness" w:date="2026-03-28T21:57:49Z">
        <w:r>
          <w:t>CC) (LEAP-010</w:t>
        </w:r>
      </w:ins>
      <w:r>
        <w:t>).</w:t>
      </w:r>
    </w:p>
    <w:p ns2:paraId="6858A3C0" ns2:textId="4AA303CD" w:rsidR="00736E3F" w:rsidRDefault="00736E3F" w:rsidP="00736E3F">
      <w:pPr>
        <w:pStyle w:val="Paragraph0"/>
      </w:pPr>
      <w:r>
        <w:t xml:space="preserve">Protocol </w:t>
      </w:r>
      <w:del w:id="16" w:author="GoldenCorpusHarness" w:date="2026-03-28T21:57:49Z">
        <w:r>
          <w:delText>Titl</w:delText>
        </w:r>
      </w:del>
      <w:ins w:id="17" w:author="GoldenCorpusHarness" w:date="2026-03-28T21:57:49Z">
        <w:r>
          <w:t>Numb</w:t>
        </w:r>
      </w:ins>
      <w:r>
        <w:t>e</w:t>
      </w:r>
      <w:ins w:id="18" w:author="GoldenCorpusHarness" w:date="2026-03-28T21:57:49Z">
        <w:r>
          <w:t>r</w:t>
        </w:r>
      </w:ins>
      <w:r>
        <w:t xml:space="preserve">: </w:t>
      </w:r>
      <w:del w:id="19" w:author="GoldenCorpusHarness" w:date="2026-03-28T21:57:49Z">
        <w:r>
          <w:delText>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w:delText>
        </w:r>
      </w:del>
      <w:r>
        <w:t>010</w:t>
      </w:r>
      <w:del w:id="20" w:author="GoldenCorpusHarness" w:date="2026-03-28T21:57:49Z">
        <w:r>
          <w:delText>).</w:delText>
        </w:r>
      </w:del>
      <w:ins w:id="21" w:author="GoldenCorpusHarness" w:date="2026-03-28T21:57:49Z">
        <w:r>
          <w:t>-05</w:t>
        </w:r>
      </w:ins>
    </w:p>
    <w:bookmarkEnd w:id="6"/>
    <w:p ns2:paraId="16DFB79B" ns2:textId="7CCB4B3C" w:rsidR="00384E39" w:rsidRDefault="00384E39" w:rsidP="00736E3F">
      <w:pPr>
        <w:pStyle w:val="Paragraph0"/>
        <w:rPr>
          <w:rFonts w:eastAsia="Calibri"/>
        </w:rPr>
      </w:pPr>
      <w:del w:id="22" w:author="GoldenCorpusHarness" w:date="2026-03-28T21:57:49Z">
        <w:r>
          <w:delText>Pr</w:delText>
        </w:r>
      </w:del>
      <w:ins w:id="23" w:author="GoldenCorpusHarness" w:date="2026-03-28T21:57:49Z">
        <w:r>
          <w:t>C</w:t>
        </w:r>
      </w:ins>
      <w:r>
        <w:t>o</w:t>
      </w:r>
      <w:del w:id="24" w:author="GoldenCorpusHarness" w:date="2026-03-28T21:57:49Z">
        <w:r>
          <w:delText>t</w:delText>
        </w:r>
      </w:del>
      <w:ins w:id="25" w:author="GoldenCorpusHarness" w:date="2026-03-28T21:57:49Z">
        <w:r>
          <w:t>mp</w:t>
        </w:r>
      </w:ins>
      <w:r>
        <w:t>o</w:t>
      </w:r>
      <w:del w:id="26" w:author="GoldenCorpusHarness" w:date="2026-03-28T21:57:49Z">
        <w:r>
          <w:delText>col</w:delText>
        </w:r>
      </w:del>
      <w:ins w:id="27" w:author="GoldenCorpusHarness" w:date="2026-03-28T21:57:49Z">
        <w:r>
          <w:t>und</w:t>
        </w:r>
      </w:ins>
      <w:r>
        <w:t xml:space="preserve"> Number: </w:t>
      </w:r>
      <w:ins w:id="28" w:author="GoldenCorpusHarness" w:date="2026-03-28T21:57:49Z">
        <w:r>
          <w:t>MK-79</w:t>
        </w:r>
      </w:ins>
      <w:r>
        <w:t>0</w:t>
      </w:r>
      <w:del w:id="29" w:author="GoldenCorpusHarness" w:date="2026-03-28T21:57:49Z">
        <w:r>
          <w:delText xml:space="preserve">10-04 </w:delText>
        </w:r>
      </w:del>
      <w:ins w:id="30" w:author="GoldenCorpusHarness" w:date="2026-03-28T21:57:49Z">
        <w:r>
          <w:t>2</w:t>
        </w:r>
      </w:ins>
    </w:p>
    <w:p ns2:paraId="27B32C81" ns2:textId="6D205A77" w:rsidR="00736E3F" w:rsidRPr="00F337A0" w:rsidRDefault="00384E39" w:rsidP="00384E39">
      <w:pPr>
        <w:pStyle w:val="Paragraph0"/>
        <w:rPr>
          <w:rFonts w:ascii="Times New Roman Bold" w:eastAsia="SimSun" w:hAnsi="Times New Roman Bold"/>
          <w:color w:val="000000"/>
        </w:rPr>
      </w:pPr>
      <w:del w:id="31" w:author="GoldenCorpusHarness" w:date="2026-03-28T21:57:49Z">
        <w:r>
          <w:delText>Com</w:delText>
        </w:r>
      </w:del>
      <w:ins w:id="32" w:author="GoldenCorpusHarness" w:date="2026-03-28T21:57:49Z">
        <w:r>
          <w:t>S</w:t>
        </w:r>
      </w:ins>
      <w:r>
        <w:t>po</w:t>
      </w:r>
      <w:del w:id="33" w:author="GoldenCorpusHarness" w:date="2026-03-28T21:57:49Z">
        <w:r>
          <w:delText>u</w:delText>
        </w:r>
      </w:del>
      <w:r>
        <w:t>n</w:t>
      </w:r>
      <w:del w:id="34" w:author="GoldenCorpusHarness" w:date="2026-03-28T21:57:49Z">
        <w:r>
          <w:delText>d</w:delText>
        </w:r>
      </w:del>
      <w:ins w:id="35" w:author="GoldenCorpusHarness" w:date="2026-03-28T21:57:49Z">
        <w:r>
          <w:t>sor</w:t>
        </w:r>
      </w:ins>
      <w:r>
        <w:t xml:space="preserve"> N</w:t>
      </w:r>
      <w:del w:id="36" w:author="GoldenCorpusHarness" w:date="2026-03-28T21:57:49Z">
        <w:r>
          <w:delText>u</w:delText>
        </w:r>
      </w:del>
      <w:ins w:id="37" w:author="GoldenCorpusHarness" w:date="2026-03-28T21:57:49Z">
        <w:r>
          <w:t>a</w:t>
        </w:r>
      </w:ins>
      <w:r>
        <w:t>m</w:t>
      </w:r>
      <w:del w:id="38" w:author="GoldenCorpusHarness" w:date="2026-03-28T21:57:49Z">
        <w:r>
          <w:delText>b</w:delText>
        </w:r>
      </w:del>
      <w:r>
        <w:t>e</w:t>
      </w:r>
      <w:del w:id="39" w:author="GoldenCorpusHarness" w:date="2026-03-28T21:57:49Z">
        <w:r>
          <w:delText>r</w:delText>
        </w:r>
      </w:del>
      <w:r>
        <w:t>: M</w:t>
      </w:r>
      <w:del w:id="40" w:author="GoldenCorpusHarness" w:date="2026-03-28T21:57:49Z">
        <w:r>
          <w:delText>K-7902</w:delText>
        </w:r>
      </w:del>
      <w:ins w:id="41" w:author="GoldenCorpusHarness" w:date="2026-03-28T21:57:49Z">
        <w:r>
          <w:t>erck Sharp &amp; Dohme LLC</w:t>
        </w:r>
      </w:ins>
      <w:r>
        <w:t xml:space="preserve"> (</w:t>
      </w:r>
      <w:del w:id="42" w:author="GoldenCorpusHarness" w:date="2026-03-28T21:57:49Z">
        <w:r>
          <w:delText>E7080/</w:delText>
        </w:r>
      </w:del>
      <w:ins w:id="43" w:author="GoldenCorpusHarness" w:date="2026-03-28T21:57:49Z">
        <w:r>
          <w:t>hereafter cal</w:t>
        </w:r>
      </w:ins>
      <w:r>
        <w:t>le</w:t>
      </w:r>
      <w:del w:id="44" w:author="GoldenCorpusHarness" w:date="2026-03-28T21:57:49Z">
        <w:r>
          <w:delText>nvatinib) an</w:delText>
        </w:r>
      </w:del>
      <w:r>
        <w:t xml:space="preserve">d </w:t>
      </w:r>
      <w:ins w:id="45" w:author="GoldenCorpusHarness" w:date="2026-03-28T21:57:49Z">
        <w:r>
          <w:t xml:space="preserve">the Sponsor or </w:t>
        </w:r>
      </w:ins>
      <w:r>
        <w:t>M</w:t>
      </w:r>
      <w:del w:id="46" w:author="GoldenCorpusHarness" w:date="2026-03-28T21:57:49Z">
        <w:r>
          <w:delText>K-3475 (pembrolizumab</w:delText>
        </w:r>
      </w:del>
      <w:ins w:id="47" w:author="GoldenCorpusHarness" w:date="2026-03-28T21:57:49Z">
        <w:r>
          <w:t>SD</w:t>
        </w:r>
      </w:ins>
      <w:r>
        <w:t>)</w:t>
      </w:r>
    </w:p>
    <w:p ns2:paraId="1FBF16EC" ns2:textId="7802E2CD" w:rsidR="00736E3F" w:rsidRDefault="004267FF" w:rsidP="00736E3F">
      <w:pPr>
        <w:pStyle w:val="Paragraph0"/>
        <w:keepNext/>
        <w:spacing w:before="240"/>
        <w:rPr>
          <w:rFonts w:ascii="Times New Roman Bold" w:hAnsi="Times New Roman Bold"/>
          <w:b/>
        </w:rPr>
      </w:pPr>
      <w:ins w:id="48" w:author="GoldenCorpusHarness" w:date="2026-03-28T21:57:49Z">
        <w:r>
          <w:t>This study is co-funded by M</w:t>
        </w:r>
      </w:ins>
      <w:r>
        <w:t>S</w:t>
      </w:r>
      <w:del w:id="49" w:author="GoldenCorpusHarness" w:date="2026-03-28T21:57:49Z">
        <w:r>
          <w:delText>po</w:delText>
        </w:r>
      </w:del>
      <w:ins w:id="50" w:author="GoldenCorpusHarness" w:date="2026-03-28T21:57:49Z">
        <w:r>
          <w:t>D a</w:t>
        </w:r>
      </w:ins>
      <w:r>
        <w:t>n</w:t>
      </w:r>
      <w:ins w:id="51" w:author="GoldenCorpusHarness" w:date="2026-03-28T21:57:49Z">
        <w:r>
          <w:t>d Ei</w:t>
        </w:r>
      </w:ins>
      <w:r>
        <w:t>s</w:t>
      </w:r>
      <w:del w:id="52" w:author="GoldenCorpusHarness" w:date="2026-03-28T21:57:49Z">
        <w:r>
          <w:delText>or N</w:delText>
        </w:r>
      </w:del>
      <w:r>
        <w:t>a</w:t>
      </w:r>
      <w:del w:id="53" w:author="GoldenCorpusHarness" w:date="2026-03-28T21:57:49Z">
        <w:r>
          <w:delText>me:</w:delText>
        </w:r>
      </w:del>
      <w:ins w:id="54" w:author="GoldenCorpusHarness" w:date="2026-03-28T21:57:49Z">
        <w:r>
          <w:t>i.</w:t>
        </w:r>
      </w:ins>
    </w:p>
    <w:p ns2:paraId="00DF2F35" ns2:textId="7FF28AB2" w:rsidR="00736E3F" w:rsidRDefault="00EF223D" w:rsidP="00895B65">
      <w:pPr>
        <w:pStyle w:val="Paragraph0"/>
        <w:keepNext/>
        <w:spacing w:after="0"/>
        <w:rPr>
          <w:rFonts w:ascii="Times New Roman Bold" w:hAnsi="Times New Roman Bold"/>
          <w:b/>
        </w:rPr>
      </w:pPr>
      <w:del w:id="55" w:author="GoldenCorpusHarness" w:date="2026-03-28T21:57:49Z">
        <w:r>
          <w:delText>M</w:delText>
        </w:r>
      </w:del>
      <w:ins w:id="56" w:author="GoldenCorpusHarness" w:date="2026-03-28T21:57:49Z">
        <w:r>
          <w:t>Legal Regist</w:t>
        </w:r>
      </w:ins>
      <w:r>
        <w:t>er</w:t>
      </w:r>
      <w:del w:id="57" w:author="GoldenCorpusHarness" w:date="2026-03-28T21:57:49Z">
        <w:r>
          <w:delText>ck</w:delText>
        </w:r>
      </w:del>
      <w:ins w:id="58" w:author="GoldenCorpusHarness" w:date="2026-03-28T21:57:49Z">
        <w:r>
          <w:t>ed</w:t>
        </w:r>
      </w:ins>
      <w:r>
        <w:t xml:space="preserve"> </w:t>
      </w:r>
      <w:del w:id="59" w:author="GoldenCorpusHarness" w:date="2026-03-28T21:57:49Z">
        <w:r>
          <w:delText>Sha</w:delText>
        </w:r>
      </w:del>
      <w:ins w:id="60" w:author="GoldenCorpusHarness" w:date="2026-03-28T21:57:49Z">
        <w:r>
          <w:t>Add</w:t>
        </w:r>
      </w:ins>
      <w:r>
        <w:t>r</w:t>
      </w:r>
      <w:del w:id="61" w:author="GoldenCorpusHarness" w:date="2026-03-28T21:57:49Z">
        <w:r>
          <w:delText>p &amp; Dohm</w:delText>
        </w:r>
      </w:del>
      <w:r>
        <w:t>e</w:t>
      </w:r>
      <w:del w:id="62" w:author="GoldenCorpusHarness" w:date="2026-03-28T21:57:49Z">
        <w:r>
          <w:delText xml:space="preserve"> LLC</w:delText>
        </w:r>
      </w:del>
      <w:ins w:id="63" w:author="GoldenCorpusHarness" w:date="2026-03-28T21:57:49Z">
        <w:r>
          <w:t>ss:</w:t>
        </w:r>
      </w:ins>
    </w:p>
    <w:p ns2:paraId="0D22C512" ns2:textId="76799606" w:rsidR="00736E3F" w:rsidRDefault="00736E3F" w:rsidP="00736E3F">
      <w:pPr>
        <w:pStyle w:val="Paragraph0"/>
        <w:rPr>
          <w:color w:val="000000"/>
        </w:rPr>
      </w:pPr>
      <w:del w:id="64" w:author="GoldenCorpusHarness" w:date="2026-03-28T21:57:49Z">
        <w:r>
          <w:delText>(hereafter</w:delText>
        </w:r>
      </w:del>
      <w:ins w:id="65" w:author="GoldenCorpusHarness" w:date="2026-03-28T21:57:49Z">
        <w:r>
          <w:t>126</w:t>
        </w:r>
      </w:ins>
      <w:r>
        <w:t xml:space="preserve"> </w:t>
      </w:r>
      <w:del w:id="66" w:author="GoldenCorpusHarness" w:date="2026-03-28T21:57:49Z">
        <w:r>
          <w:delText xml:space="preserve">referred to </w:delText>
        </w:r>
      </w:del>
      <w:ins w:id="67" w:author="GoldenCorpusHarness" w:date="2026-03-28T21:57:49Z">
        <w:r>
          <w:t>E</w:t>
        </w:r>
      </w:ins>
      <w:r>
        <w:t>as</w:t>
      </w:r>
      <w:ins w:id="68" w:author="GoldenCorpusHarness" w:date="2026-03-28T21:57:49Z">
        <w:r>
          <w:t>t</w:t>
        </w:r>
      </w:ins>
      <w:r>
        <w:t xml:space="preserve"> </w:t>
      </w:r>
      <w:del w:id="69" w:author="GoldenCorpusHarness" w:date="2026-03-28T21:57:49Z">
        <w:r>
          <w:delText>t</w:delText>
        </w:r>
      </w:del>
      <w:ins w:id="70" w:author="GoldenCorpusHarness" w:date="2026-03-28T21:57:49Z">
        <w:r>
          <w:t>Lincoln AvenueP.O. Box 2000Ra</w:t>
        </w:r>
      </w:ins>
      <w:r>
        <w:t>h</w:t>
      </w:r>
      <w:del w:id="71" w:author="GoldenCorpusHarness" w:date="2026-03-28T21:57:49Z">
        <w:r>
          <w:delText>e</w:delText>
        </w:r>
      </w:del>
      <w:ins w:id="72" w:author="GoldenCorpusHarness" w:date="2026-03-28T21:57:49Z">
        <w:r>
          <w:t>way,</w:t>
        </w:r>
      </w:ins>
      <w:r>
        <w:t xml:space="preserve"> </w:t>
      </w:r>
      <w:ins w:id="73" w:author="GoldenCorpusHarness" w:date="2026-03-28T21:57:49Z">
        <w:r>
          <w:t>NJ 07065 U</w:t>
        </w:r>
      </w:ins>
      <w:r>
        <w:t>S</w:t>
      </w:r>
      <w:del w:id="74" w:author="GoldenCorpusHarness" w:date="2026-03-28T21:57:49Z">
        <w:r>
          <w:delText>ponsor or MSD)</w:delText>
        </w:r>
      </w:del>
      <w:ins w:id="75" w:author="GoldenCorpusHarness" w:date="2026-03-28T21:57:49Z">
        <w:r>
          <w:t>A</w:t>
        </w:r>
      </w:ins>
    </w:p>
    <w:p ns2:paraId="317D55B3" ns2:textId="63B2BE53" w:rsidR="00B83069" w:rsidRPr="00DF5112" w:rsidRDefault="00B83069" w:rsidP="00736E3F">
      <w:pPr>
        <w:pStyle w:val="Paragraph0"/>
        <w:rPr>
          <w:color w:val="000000"/>
        </w:rPr>
      </w:pPr>
      <w:del w:id="76" w:author="GoldenCorpusHarness" w:date="2026-03-28T21:57:49Z">
        <w:r>
          <w:delText>Th</w:delText>
        </w:r>
      </w:del>
      <w:ins w:id="77" w:author="GoldenCorpusHarness" w:date="2026-03-28T21:57:49Z">
        <w:r>
          <w:t>R</w:t>
        </w:r>
      </w:ins>
      <w:r>
        <w:t>e</w:t>
      </w:r>
      <w:del w:id="78" w:author="GoldenCorpusHarness" w:date="2026-03-28T21:57:49Z">
        <w:r>
          <w:delText xml:space="preserve"> s</w:delText>
        </w:r>
      </w:del>
      <w:ins w:id="79" w:author="GoldenCorpusHarness" w:date="2026-03-28T21:57:49Z">
        <w:r>
          <w:t>gula</w:t>
        </w:r>
      </w:ins>
      <w:r>
        <w:t>t</w:t>
      </w:r>
      <w:del w:id="80" w:author="GoldenCorpusHarness" w:date="2026-03-28T21:57:49Z">
        <w:r>
          <w:delText>ud</w:delText>
        </w:r>
      </w:del>
      <w:ins w:id="81" w:author="GoldenCorpusHarness" w:date="2026-03-28T21:57:49Z">
        <w:r>
          <w:t>or</w:t>
        </w:r>
      </w:ins>
      <w:r>
        <w:t xml:space="preserve">y </w:t>
      </w:r>
      <w:del w:id="82" w:author="GoldenCorpusHarness" w:date="2026-03-28T21:57:49Z">
        <w:r>
          <w:delText>is</w:delText>
        </w:r>
      </w:del>
      <w:ins w:id="83" w:author="GoldenCorpusHarness" w:date="2026-03-28T21:57:49Z">
        <w:r>
          <w:t>Agency</w:t>
        </w:r>
      </w:ins>
      <w:r>
        <w:t xml:space="preserve"> </w:t>
      </w:r>
      <w:del w:id="84" w:author="GoldenCorpusHarness" w:date="2026-03-28T21:57:49Z">
        <w:r>
          <w:delText>co-fun</w:delText>
        </w:r>
      </w:del>
      <w:ins w:id="85" w:author="GoldenCorpusHarness" w:date="2026-03-28T21:57:49Z">
        <w:r>
          <w:t>I</w:t>
        </w:r>
      </w:ins>
      <w:r>
        <w:t>de</w:t>
      </w:r>
      <w:del w:id="86" w:author="GoldenCorpusHarness" w:date="2026-03-28T21:57:49Z">
        <w:r>
          <w:delText>d</w:delText>
        </w:r>
      </w:del>
      <w:ins w:id="87" w:author="GoldenCorpusHarness" w:date="2026-03-28T21:57:49Z">
        <w:r>
          <w:t>ntifying</w:t>
        </w:r>
      </w:ins>
      <w:r>
        <w:t xml:space="preserve"> </w:t>
      </w:r>
      <w:ins w:id="88" w:author="GoldenCorpusHarness" w:date="2026-03-28T21:57:49Z">
        <w:r>
          <w:t>Num</w:t>
        </w:r>
      </w:ins>
      <w:r>
        <w:t>b</w:t>
      </w:r>
      <w:del w:id="89" w:author="GoldenCorpusHarness" w:date="2026-03-28T21:57:49Z">
        <w:r>
          <w:delText>y MSD and Ei</w:delText>
        </w:r>
      </w:del>
      <w:ins w:id="90" w:author="GoldenCorpusHarness" w:date="2026-03-28T21:57:49Z">
        <w:r>
          <w:t>er(</w:t>
        </w:r>
      </w:ins>
      <w:r>
        <w:t>s</w:t>
      </w:r>
      <w:del w:id="91" w:author="GoldenCorpusHarness" w:date="2026-03-28T21:57:49Z">
        <w:r>
          <w:delText>ai.</w:delText>
        </w:r>
      </w:del>
      <w:ins w:id="92" w:author="GoldenCorpusHarness" w:date="2026-03-28T21:57:49Z">
        <w:r>
          <w:t>):</w:t>
        </w:r>
      </w:ins>
    </w:p>
    <w:p ns2:paraId="09EEFB97" ns2:textId="70E79CF9" w:rsidR="00736E3F" w:rsidRPr="00501903" w:rsidRDefault="004267FF" w:rsidP="00736E3F">
      <w:pPr>
        <w:pStyle w:val="Paragraph0"/>
        <w:keepNext/>
        <w:spacing w:before="240"/>
        <w:rPr>
          <w:rFonts w:ascii="Times New Roman Bold" w:hAnsi="Times New Roman Bold"/>
          <w:b/>
        </w:rPr>
      </w:pPr>
      <w:r>
        <w:rPr>
          <w:rFonts w:ascii="Times New Roman Bold" w:hAnsi="Times New Roman Bold"/>
          <w:b/>
        </w:rPr>
        <w:t>Legal Registered Address:</w:t>
      </w:r>
    </w:p>
    <w:p ns2:paraId="5342A68B" ns2:textId="77777777" w:rsidR="0006504E" w:rsidRPr="0006504E" w:rsidRDefault="0006504E" w:rsidP="0006504E">
      <w:pPr>
        <w:pStyle w:val="Paragraph0"/>
      </w:pPr>
      <w:del w:id="93" w:author="GoldenCorpusHarness" w:date="2026-03-28T21:57:49Z">
        <w:r>
          <w:delText>126 East Lincoln Avenue</w:delText>
        </w:r>
      </w:del>
    </w:p>
    <w:p ns2:paraId="3EFC009B" ns2:textId="77777777" w:rsidR="0006504E" w:rsidRPr="0006504E" w:rsidRDefault="0006504E" w:rsidP="0006504E">
      <w:pPr>
        <w:pStyle w:val="Paragraph0"/>
      </w:pPr>
      <w:del w:id="94" w:author="GoldenCorpusHarness" w:date="2026-03-28T21:57:49Z">
        <w:r>
          <w:delText>P.</w:delText>
        </w:r>
      </w:del>
      <w:ins w:id="95" w:author="GoldenCorpusHarness" w:date="2026-03-28T21:57:49Z">
        <w:r>
          <w:t xml:space="preserve">Approval Date: 19 </w:t>
        </w:r>
      </w:ins>
      <w:r>
        <w:t>O</w:t>
      </w:r>
      <w:del w:id="96" w:author="GoldenCorpusHarness" w:date="2026-03-28T21:57:49Z">
        <w:r>
          <w:delText>. B</w:delText>
        </w:r>
      </w:del>
      <w:ins w:id="97" w:author="GoldenCorpusHarness" w:date="2026-03-28T21:57:49Z">
        <w:r>
          <w:t>ct</w:t>
        </w:r>
      </w:ins>
      <w:r>
        <w:t>o</w:t>
      </w:r>
      <w:del w:id="98" w:author="GoldenCorpusHarness" w:date="2026-03-28T21:57:49Z">
        <w:r>
          <w:delText>x</w:delText>
        </w:r>
      </w:del>
      <w:ins w:id="99" w:author="GoldenCorpusHarness" w:date="2026-03-28T21:57:49Z">
        <w:r>
          <w:t>ber</w:t>
        </w:r>
      </w:ins>
      <w:r>
        <w:t xml:space="preserve"> 20</w:t>
      </w:r>
      <w:del w:id="100" w:author="GoldenCorpusHarness" w:date="2026-03-28T21:57:49Z">
        <w:r>
          <w:delText>00</w:delText>
        </w:r>
      </w:del>
      <w:ins w:id="101" w:author="GoldenCorpusHarness" w:date="2026-03-28T21:57:49Z">
        <w:r>
          <w:t>23</w:t>
        </w:r>
      </w:ins>
    </w:p>
    <w:p ns2:paraId="303689BD" ns2:textId="52D0BE2A" w:rsidR="00736E3F" w:rsidRPr="00F02067" w:rsidRDefault="0006504E" w:rsidP="0006504E">
      <w:pPr>
        <w:pStyle w:val="Paragraph0"/>
      </w:pPr>
      <w:del w:id="102" w:author="GoldenCorpusHarness" w:date="2026-03-28T21:57:49Z">
        <w:r>
          <w:delText>R</w:delText>
        </w:r>
      </w:del>
      <w:ins w:id="103" w:author="GoldenCorpusHarness" w:date="2026-03-28T21:57:49Z">
        <w:r>
          <w:t>Sponsor Sign</w:t>
        </w:r>
      </w:ins>
      <w:r>
        <w:t>a</w:t>
      </w:r>
      <w:del w:id="104" w:author="GoldenCorpusHarness" w:date="2026-03-28T21:57:49Z">
        <w:r>
          <w:delText>hwa</w:delText>
        </w:r>
      </w:del>
      <w:ins w:id="105" w:author="GoldenCorpusHarness" w:date="2026-03-28T21:57:49Z">
        <w:r>
          <w:t>tor</w:t>
        </w:r>
      </w:ins>
      <w:r>
        <w:t>y</w:t>
      </w:r>
      <w:del w:id="106" w:author="GoldenCorpusHarness" w:date="2026-03-28T21:57:49Z">
        <w:r>
          <w:delText>, NJ 07065 USA</w:delText>
        </w:r>
      </w:del>
    </w:p>
    <w:p ns2:paraId="374EEA7F" ns2:textId="43CC498B" w:rsidR="00736E3F" w:rsidRPr="00501903" w:rsidRDefault="00736E3F" w:rsidP="00736E3F">
      <w:pPr>
        <w:pStyle w:val="Paragraph0"/>
        <w:rPr>
          <w:rFonts w:eastAsia="Calibri"/>
          <w:b/>
          <w:color w:val="000000"/>
        </w:rPr>
      </w:pPr>
      <w:del w:id="107" w:author="GoldenCorpusHarness" w:date="2026-03-28T21:57:49Z">
        <w:r>
          <w:delText>Regulatory Agency Identifying Number(s):</w:delText>
        </w:r>
      </w:del>
    </w:p>
    <w:tbl>
      <w:tblPr>
        <w:tblStyle w:val="TableGrid"/>
        <w:tblW w:w="0" w:type="auto"/>
        <w:tblInd w:w="-5" w:type="dxa"/>
        <w:tblLayout w:type="fixed"/>
        <w:tblCellMar>
          <w:left w:w="115" w:type="dxa"/>
          <w:right w:w="115" w:type="dxa"/>
        </w:tblCellMar>
        <w:tblLook w:val="04A0" w:firstRow="1" w:lastRow="0" w:firstColumn="1" w:lastColumn="0" w:noHBand="0" w:noVBand="1"/>
      </w:tblPr>
      <w:tblGrid>
        <w:gridCol w:w="3240"/>
        <w:gridCol w:w="3150"/>
      </w:tblGrid>
      <w:tr w:rsidR="0010474A" ns2:paraId="201EAAC7" ns2:textId="77777777" w:rsidTr="003D7C32">
        <w:tc>
          <w:tcPr>
            <w:tcW w:w="3240" w:type="dxa"/>
          </w:tcPr>
          <w:p ns2:paraId="1C3A2C10" ns2:textId="6435CA05" w:rsidR="00CA4C22" w:rsidRPr="00A53F2C" w:rsidRDefault="00CA40CE" w:rsidP="00A53F2C">
            <w:pPr>
              <w:pStyle w:val="Paragraph0"/>
              <w:spacing w:before="120" w:after="120"/>
              <w:rPr>
                <w:rFonts w:eastAsia="Calibri"/>
              </w:rPr>
            </w:pPr>
            <w:r>
              <w:rPr>
                <w:rFonts w:eastAsia="Calibri"/>
              </w:rPr>
              <w:t>IND</w:t>
            </w:r>
          </w:p>
        </w:tc>
        <w:tc>
          <w:tcPr>
            <w:tcW w:w="3150" w:type="dxa"/>
          </w:tcPr>
          <w:p ns2:paraId="7EB9271E" ns2:textId="70D30422" w:rsidR="00CA4C22" w:rsidRPr="00A53F2C" w:rsidRDefault="00CA40CE" w:rsidP="00A53F2C">
            <w:pPr>
              <w:pStyle w:val="Paragraph0"/>
              <w:spacing w:before="120" w:after="120"/>
              <w:rPr>
                <w:rFonts w:eastAsia="Calibri"/>
              </w:rPr>
            </w:pPr>
            <w:r>
              <w:rPr>
                <w:rFonts w:eastAsia="Calibri"/>
              </w:rPr>
              <w:t>142277</w:t>
            </w:r>
          </w:p>
        </w:tc>
      </w:tr>
      <w:tr w:rsidR="00303B4B" ns2:paraId="2DA82B33" ns2:textId="77777777" w:rsidTr="003D7C32">
        <w:tc>
          <w:tcPr>
            <w:tcW w:w="3240" w:type="dxa"/>
          </w:tcPr>
          <w:p ns2:paraId="254C3FA8" ns2:textId="4F09E846" w:rsidR="00303B4B" w:rsidRDefault="00303B4B" w:rsidP="00A53F2C">
            <w:pPr>
              <w:pStyle w:val="Paragraph0"/>
              <w:spacing w:before="120" w:after="120"/>
              <w:rPr>
                <w:rFonts w:eastAsia="Calibri"/>
              </w:rPr>
            </w:pPr>
            <w:r>
              <w:rPr>
                <w:rFonts w:eastAsia="Calibri"/>
              </w:rPr>
              <w:t>EudraCT</w:t>
            </w:r>
          </w:p>
        </w:tc>
        <w:tc>
          <w:tcPr>
            <w:tcW w:w="3150" w:type="dxa"/>
          </w:tcPr>
          <w:p ns2:paraId="7932D1D1" ns2:textId="7BA42B39" w:rsidR="00303B4B" w:rsidRDefault="00303B4B" w:rsidP="00A53F2C">
            <w:pPr>
              <w:pStyle w:val="Paragraph0"/>
              <w:spacing w:before="120" w:after="120"/>
              <w:rPr>
                <w:rFonts w:eastAsia="Calibri"/>
              </w:rPr>
            </w:pPr>
            <w:r>
              <w:rPr>
                <w:rFonts w:eastAsia="Calibri"/>
              </w:rPr>
              <w:t>2019-003717-34</w:t>
            </w:r>
          </w:p>
        </w:tc>
      </w:tr>
    </w:tbl>
    <w:p ns2:paraId="72E3FDA2" ns2:textId="5AE76943" w:rsidR="00736E3F" w:rsidRPr="00CC1153" w:rsidRDefault="00736E3F" w:rsidP="00736E3F">
      <w:pPr>
        <w:pStyle w:val="Paragraph0"/>
      </w:pPr>
    </w:p>
    <w:p ns2:paraId="0E515594" ns2:textId="0F83FEC8" w:rsidR="00A53F2C" w:rsidRDefault="00736E3F" w:rsidP="006E0E95">
      <w:pPr>
        <w:pStyle w:val="Paragraph0"/>
        <w:keepNext/>
        <w:rPr>
          <w:rFonts w:ascii="Times New Roman Bold" w:eastAsia="SimSun" w:hAnsi="Times New Roman Bold"/>
          <w:color w:val="000000"/>
        </w:rPr>
      </w:pPr>
      <w:del w:id="108" w:author="GoldenCorpusHarness" w:date="2026-03-28T21:57:49Z">
        <w:r>
          <w:delText>Approval Date: 05 July 2022</w:delText>
        </w:r>
      </w:del>
    </w:p>
    <w:p ns2:paraId="4AE284E2" ns2:textId="11553EA7" w:rsidR="00B94631" w:rsidRPr="006E0E95" w:rsidRDefault="00B94631" w:rsidP="002D1EA4">
      <w:pPr>
        <w:rPr>
          <w:rFonts w:ascii="Times New Roman Bold" w:hAnsi="Times New Roman Bold"/>
        </w:rPr>
      </w:pPr>
      <w:r>
        <w:br w:type="page"/>
      </w:r>
    </w:p>
    <w:p ns2:paraId="5241DC34" ns2:textId="77777777" w:rsidR="00501903" w:rsidRPr="00501903" w:rsidRDefault="00501903" w:rsidP="00501903">
      <w:pPr>
        <w:pStyle w:val="Paragraph0"/>
        <w:keepNext/>
        <w:spacing w:before="240"/>
        <w:rPr>
          <w:rFonts w:ascii="Times New Roman Bold" w:eastAsia="SimSun" w:hAnsi="Times New Roman Bold"/>
          <w:b/>
          <w:color w:val="000000"/>
        </w:rPr>
      </w:pPr>
      <w:ins w:id="109" w:author="GoldenCorpusHarness" w:date="2026-03-28T21:57:49Z">
        <w:r>
          <w:t xml:space="preserve">Protocol-specific </w:t>
        </w:r>
      </w:ins>
      <w:r>
        <w:t xml:space="preserve">Sponsor </w:t>
      </w:r>
      <w:del w:id="110" w:author="GoldenCorpusHarness" w:date="2026-03-28T21:57:49Z">
        <w:r>
          <w:delText>S</w:delText>
        </w:r>
      </w:del>
      <w:ins w:id="111" w:author="GoldenCorpusHarness" w:date="2026-03-28T21:57:49Z">
        <w:r>
          <w:t>contact information can be found in the Invest</w:t>
        </w:r>
      </w:ins>
      <w:r>
        <w:t>ig</w:t>
      </w:r>
      <w:del w:id="112" w:author="GoldenCorpusHarness" w:date="2026-03-28T21:57:49Z">
        <w:r>
          <w:delText>n</w:delText>
        </w:r>
      </w:del>
      <w:r>
        <w:t>ator</w:t>
      </w:r>
      <w:ins w:id="113" w:author="GoldenCorpusHarness" w:date="2026-03-28T21:57:49Z">
        <w:r>
          <w:t xml:space="preserve"> Stud</w:t>
        </w:r>
      </w:ins>
      <w:r>
        <w:t>y</w:t>
      </w:r>
      <w:ins w:id="114" w:author="GoldenCorpusHarness" w:date="2026-03-28T21:57:49Z">
        <w:r>
          <w:t xml:space="preserve"> File Binder (or equivalent).</w:t>
        </w:r>
      </w:ins>
    </w:p>
    <w:p ns2:paraId="43A98D95" ns2:textId="77777777" w:rsidR="00501903" w:rsidRPr="00501903" w:rsidRDefault="00501903" w:rsidP="00501903">
      <w:pPr>
        <w:pStyle w:val="Paragraph0"/>
        <w:rPr>
          <w:rFonts w:eastAsia="SimSun"/>
          <w:color w:val="000000"/>
        </w:rPr>
      </w:pPr>
    </w:p>
    <w:p ns2:paraId="5AA96D09" ns2: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ns2:paraId="00F34C0F" ns2:textId="77777777" w:rsidTr="00501903">
        <w:trPr>
          <w:cantSplit/>
          <w:jc w:val="center"/>
        </w:trPr>
        <w:tc>
          <w:tcPr>
            <w:tcW w:w="3153" w:type="pct"/>
            <w:tcBorders>
              <w:top w:val="single" w:sz="4" w:space="0" w:color="auto"/>
            </w:tcBorders>
          </w:tcPr>
          <w:p ns2:paraId="30C8DF4B" ns2:textId="77777777" w:rsidR="00501903" w:rsidRPr="00CE2ACD" w:rsidRDefault="00501903" w:rsidP="00CE2ACD">
            <w:pPr>
              <w:pStyle w:val="Paragraph0"/>
              <w:keepNext/>
              <w:rPr>
                <w:rFonts w:eastAsia="SimSun"/>
                <w:color w:val="000000"/>
              </w:rPr>
            </w:pPr>
            <w:r w:rsidRPr="00853D01">
              <w:rPr>
                <w:color w:val="000000"/>
              </w:rPr>
              <w:t>Typed Name:</w:t>
            </w:r>
            <w:r w:rsidRPr="00CE2ACD">
              <w:rPr>
                <w:color w:val="000000"/>
              </w:rPr>
              <w:br/>
            </w:r>
            <w:r w:rsidRPr="00853D01">
              <w:rPr>
                <w:color w:val="000000"/>
              </w:rPr>
              <w:t>Title:</w:t>
            </w:r>
          </w:p>
        </w:tc>
        <w:tc>
          <w:tcPr>
            <w:tcW w:w="168" w:type="pct"/>
          </w:tcPr>
          <w:p ns2:paraId="252AFEBD" ns2:textId="77777777" w:rsidR="00501903" w:rsidRPr="00501903" w:rsidRDefault="00501903" w:rsidP="00501903">
            <w:pPr>
              <w:pStyle w:val="Paragraph0"/>
              <w:rPr>
                <w:rFonts w:eastAsia="SimSun"/>
                <w:color w:val="000000"/>
              </w:rPr>
            </w:pPr>
          </w:p>
        </w:tc>
        <w:tc>
          <w:tcPr>
            <w:tcW w:w="1679" w:type="pct"/>
            <w:tcBorders>
              <w:top w:val="single" w:sz="4" w:space="0" w:color="auto"/>
            </w:tcBorders>
          </w:tcPr>
          <w:p ns2:paraId="7D7B5EDD" ns2:textId="77777777" w:rsidR="00501903" w:rsidRPr="00501903" w:rsidRDefault="00501903" w:rsidP="00CE2ACD">
            <w:pPr>
              <w:pStyle w:val="Paragraph0"/>
              <w:keepNext/>
              <w:rPr>
                <w:rFonts w:eastAsia="SimSun"/>
                <w:color w:val="000000"/>
              </w:rPr>
            </w:pPr>
            <w:r w:rsidRPr="00CE2ACD">
              <w:rPr>
                <w:color w:val="000000"/>
              </w:rPr>
              <w:t>Date</w:t>
            </w:r>
          </w:p>
        </w:tc>
      </w:tr>
    </w:tbl>
    <w:p ns2:paraId="10B99406" ns2:textId="77777777" w:rsidR="00501903" w:rsidRPr="00501903" w:rsidRDefault="00501903" w:rsidP="00501903">
      <w:pPr>
        <w:pStyle w:val="Paragraph0"/>
        <w:rPr>
          <w:rFonts w:eastAsia="SimSun"/>
          <w:b/>
        </w:rPr>
      </w:pPr>
      <w:ins w:id="115" w:author="GoldenCorpusHarness" w:date="2026-03-28T21:57:49Z">
        <w:r>
          <w:t>I agree to conduct this clinical study in accordance with the design outlined in this protocol and to abide by all provisions of this protocol.</w:t>
        </w:r>
      </w:ins>
    </w:p>
    <w:p ns2:paraId="3A7062FA" ns2:textId="77777777" w:rsidR="00501903" w:rsidRPr="00501903" w:rsidRDefault="00501903" w:rsidP="00501903">
      <w:pPr>
        <w:pStyle w:val="Paragraph0"/>
        <w:rPr>
          <w:rFonts w:eastAsia="SimSun"/>
          <w:b/>
        </w:rPr>
      </w:pPr>
    </w:p>
    <w:p ns2:paraId="0491EA07" ns2:textId="6224A2B8" w:rsidR="00501903" w:rsidRPr="00501903" w:rsidRDefault="009F3271" w:rsidP="00CE2ACD">
      <w:pPr>
        <w:pStyle w:val="Paragraph0"/>
        <w:keepNext/>
        <w:spacing w:before="240"/>
        <w:rPr>
          <w:rFonts w:eastAsia="SimSun"/>
          <w:b/>
        </w:rPr>
      </w:pPr>
      <w:del w:id="116" w:author="GoldenCorpusHarness" w:date="2026-03-28T21:57:49Z">
        <w:r>
          <w:delText>Protocol-specific Sponsor contact information can be found in the Investigator Study File Binder (or equivalent).</w:delText>
        </w:r>
      </w:del>
    </w:p>
    <w:p ns2:paraId="6CCBB833" ns2:textId="77777777" w:rsidR="00501903" w:rsidRPr="00501903" w:rsidRDefault="00501903" w:rsidP="00501903">
      <w:pPr>
        <w:pStyle w:val="Paragraph0"/>
        <w:keepNext/>
        <w:spacing w:before="240"/>
        <w:rPr>
          <w:rFonts w:ascii="Times New Roman Bold" w:eastAsia="SimSun" w:hAnsi="Times New Roman Bold"/>
          <w:b/>
          <w:color w:val="000000"/>
        </w:rPr>
      </w:pPr>
    </w:p>
    <w:p ns2:paraId="5E667C6E" ns2:textId="77777777" w:rsidR="00501903" w:rsidRPr="00501903" w:rsidRDefault="00501903" w:rsidP="00501903">
      <w:pPr>
        <w:pStyle w:val="Paragraph0"/>
        <w:keepNext/>
        <w:spacing w:before="240"/>
        <w:rPr>
          <w:rFonts w:ascii="Times New Roman Bold" w:eastAsia="SimSun" w:hAnsi="Times New Roman Bold"/>
          <w:b/>
          <w:color w:val="000000"/>
        </w:rPr>
      </w:pPr>
    </w:p>
    <w:p ns2:paraId="1CC06433" ns2:textId="77777777" w:rsidR="00501903" w:rsidRPr="00CE2ACD" w:rsidRDefault="00501903" w:rsidP="00501903">
      <w:pPr>
        <w:pStyle w:val="Paragraph0"/>
        <w:keepNext/>
        <w:spacing w:before="240"/>
        <w:rPr>
          <w:b/>
          <w:color w:val="000000"/>
        </w:rPr>
      </w:pPr>
      <w:ins w:id="117" w:author="GoldenCorpusHarness" w:date="2026-03-28T21:57:49Z">
        <w:r>
          <w:t>DOCUMENT H</w:t>
        </w:r>
      </w:ins>
      <w:r>
        <w:t>I</w:t>
      </w:r>
      <w:del w:id="118" w:author="GoldenCorpusHarness" w:date="2026-03-28T21:57:49Z">
        <w:r>
          <w:delText xml:space="preserve">nvestigator </w:delText>
        </w:r>
      </w:del>
      <w:r>
        <w:t>S</w:t>
      </w:r>
      <w:del w:id="119" w:author="GoldenCorpusHarness" w:date="2026-03-28T21:57:49Z">
        <w:r>
          <w:delText>ignatory</w:delText>
        </w:r>
      </w:del>
      <w:ins w:id="120" w:author="GoldenCorpusHarness" w:date="2026-03-28T21:57:49Z">
        <w:r>
          <w:t>TORY</w:t>
        </w:r>
      </w:ins>
    </w:p>
    <w:p ns2:paraId="1BD0C302" ns2:textId="2049AFB8" w:rsidR="00501903" w:rsidRPr="00CE2ACD" w:rsidRDefault="00501903" w:rsidP="00CE2ACD">
      <w:pPr>
        <w:pStyle w:val="Paragraph0"/>
        <w:keepNext/>
        <w:spacing w:before="240"/>
        <w:rPr>
          <w:color w:val="000000"/>
        </w:rPr>
      </w:pPr>
      <w:del w:id="121" w:author="GoldenCorpusHarness" w:date="2026-03-28T21:57:49Z">
        <w:r>
          <w:delText>I agree to conduct this clinical study in accordance with the design outlined in this protocol and to abide by all provisions of this protocol.</w:delText>
        </w:r>
      </w:del>
    </w:p>
    <w:p ns2:paraId="32D5EC55" ns2:textId="77777777" w:rsidR="00501903" w:rsidRPr="00501903" w:rsidRDefault="00501903" w:rsidP="00501903">
      <w:pPr>
        <w:pStyle w:val="Paragraph0"/>
        <w:rPr>
          <w:rFonts w:eastAsia="SimSun"/>
          <w:color w:val="000000"/>
        </w:rPr>
      </w:pPr>
    </w:p>
    <w:p ns2:paraId="53D85317" ns2:textId="77777777" w:rsidR="00501903" w:rsidRPr="00501903" w:rsidRDefault="00501903" w:rsidP="00501903">
      <w:pPr>
        <w:pStyle w:val="Paragraph0"/>
        <w:rPr>
          <w:rFonts w:eastAsia="SimSun"/>
          <w:color w:val="000000"/>
        </w:rPr>
      </w:pPr>
    </w:p>
    <w:tbl>
      <w:tblPr>
        <w:tblW w:w="5000" w:type="pct"/>
        <w:jc w:val="center"/>
        <w:tblLayout w:type="fixed"/>
        <w:tblLook w:val="0000" w:firstRow="0" w:lastRow="0" w:firstColumn="0" w:lastColumn="0" w:noHBand="0" w:noVBand="0"/>
      </w:tblPr>
      <w:tblGrid>
        <w:gridCol w:w="5676"/>
        <w:gridCol w:w="302"/>
        <w:gridCol w:w="3022"/>
      </w:tblGrid>
      <w:tr w:rsidR="00501903" w:rsidRPr="00501903" ns2:paraId="346EF7E2" ns2:textId="77777777" w:rsidTr="0056612B">
        <w:trPr>
          <w:cantSplit/>
          <w:jc w:val="center"/>
        </w:trPr>
        <w:tc>
          <w:tcPr>
            <w:tcW w:w="3153" w:type="pct"/>
            <w:tcBorders>
              <w:top w:val="single" w:sz="4" w:space="0" w:color="auto"/>
            </w:tcBorders>
          </w:tcPr>
          <w:p ns2:paraId="2CF88DDF" ns2:textId="77777777" w:rsidR="00501903" w:rsidRPr="00CE2ACD" w:rsidRDefault="00501903" w:rsidP="00CE2ACD">
            <w:pPr>
              <w:pStyle w:val="Paragraph0"/>
              <w:keepNext/>
              <w:rPr>
                <w:color w:val="000000"/>
              </w:rPr>
            </w:pPr>
            <w:r w:rsidRPr="00853D01">
              <w:rPr>
                <w:color w:val="000000"/>
              </w:rPr>
              <w:t>Typed Name:</w:t>
            </w:r>
            <w:r w:rsidRPr="00853D01">
              <w:rPr>
                <w:color w:val="000000"/>
              </w:rPr>
              <w:br/>
              <w:t>Title:</w:t>
            </w:r>
          </w:p>
          <w:p ns2:paraId="566768CB" ns2:textId="77777777" w:rsidR="00501903" w:rsidRPr="00501903" w:rsidRDefault="00501903" w:rsidP="00501903">
            <w:pPr>
              <w:pStyle w:val="Paragraph0"/>
              <w:rPr>
                <w:rFonts w:eastAsia="SimSun"/>
                <w:color w:val="000000"/>
              </w:rPr>
            </w:pPr>
          </w:p>
        </w:tc>
        <w:tc>
          <w:tcPr>
            <w:tcW w:w="168" w:type="pct"/>
          </w:tcPr>
          <w:p ns2:paraId="582C2A35" ns2:textId="77777777" w:rsidR="00501903" w:rsidRPr="00501903" w:rsidRDefault="00501903" w:rsidP="00501903">
            <w:pPr>
              <w:pStyle w:val="Paragraph0"/>
              <w:rPr>
                <w:rFonts w:eastAsia="SimSun"/>
                <w:color w:val="000000"/>
              </w:rPr>
            </w:pPr>
          </w:p>
        </w:tc>
        <w:tc>
          <w:tcPr>
            <w:tcW w:w="1679" w:type="pct"/>
            <w:tcBorders>
              <w:top w:val="single" w:sz="4" w:space="0" w:color="auto"/>
            </w:tcBorders>
          </w:tcPr>
          <w:p ns2:paraId="315C13C3" ns2:textId="50A7B67C" w:rsidR="00501903" w:rsidRPr="00501903" w:rsidRDefault="00CE2ACD" w:rsidP="00CE2ACD">
            <w:pPr>
              <w:pStyle w:val="Paragraph0"/>
              <w:rPr>
                <w:b/>
              </w:rPr>
            </w:pPr>
            <w:r w:rsidRPr="00CE2ACD">
              <w:rPr>
                <w:color w:val="000000"/>
              </w:rPr>
              <w:t>Date</w:t>
            </w:r>
          </w:p>
        </w:tc>
      </w:tr>
    </w:tbl>
    <w:p ns2:paraId="20285CFD" ns2:textId="1B9813AC" w:rsidR="00501903" w:rsidRDefault="00501903" w:rsidP="00501903">
      <w:pPr>
        <w:pStyle w:val="Paragraph0"/>
      </w:pPr>
      <w:ins w:id="122" w:author="GoldenCorpusHarness" w:date="2026-03-28T21:57:49Z">
        <w:r>
          <w:t xml:space="preserve">PROTOCOL AMENDMENT SUMMARY OF CHANGES </w:t>
        </w:r>
      </w:ins>
    </w:p>
    <w:p ns2:paraId="5CEFC034" ns2:textId="77777777" w:rsidR="00F73A67" w:rsidRDefault="00F73A67" w:rsidP="00A53F2C">
      <w:pPr>
        <w:sectPr w:rsidR="00F73A67" w:rsidSect="00E32FC5">
          <w:headerReference w:type="even" ns3:id="rId17"/>
          <w:headerReference w:type="default" ns3:id="rId18"/>
          <w:footerReference w:type="even" ns3:id="rId19"/>
          <w:footerReference w:type="default" ns3:id="rId20"/>
          <w:headerReference w:type="first" ns3:id="rId21"/>
          <w:footerReference w:type="first" ns3:id="rId22"/>
          <w:pgSz w:w="12240" w:h="15840" w:code="1"/>
          <w:pgMar w:top="1440" w:right="1440" w:bottom="1440" w:left="1800" w:header="720" w:footer="720" w:gutter="0"/>
          <w:cols w:space="720"/>
          <w:docGrid w:linePitch="326"/>
        </w:sectPr>
      </w:pPr>
      <w:ins w:id="123" w:author="GoldenCorpusHarness" w:date="2026-03-28T21:57:49Z">
        <w:r>
          <w:t>Amendment: 05</w:t>
        </w:r>
      </w:ins>
    </w:p>
    <w:p ns2:paraId="52FC469E" ns2:textId="7176282A" w:rsidR="00E90B0A" w:rsidRPr="00904AD1" w:rsidRDefault="00E90B0A" w:rsidP="00A53F2C">
      <w:pPr>
        <w:pStyle w:val="Heading1"/>
        <w:numPr>
          <w:ilvl w:val="0"/>
          <w:numId w:val="0"/>
        </w:numPr>
        <w:rPr>
          <w:color w:val="000000"/>
        </w:rPr>
      </w:pPr>
      <w:del w:id="124" w:author="GoldenCorpusHarness" w:date="2026-03-28T21:57:49Z">
        <w:r>
          <w:delText>D</w:delText>
        </w:r>
      </w:del>
      <w:r>
        <w:t>O</w:t>
      </w:r>
      <w:del w:id="125" w:author="GoldenCorpusHarness" w:date="2026-03-28T21:57:49Z">
        <w:r>
          <w:delText>CUMENT</w:delText>
        </w:r>
      </w:del>
      <w:ins w:id="126" w:author="GoldenCorpusHarness" w:date="2026-03-28T21:57:49Z">
        <w:r>
          <w:t>verall</w:t>
        </w:r>
      </w:ins>
      <w:r>
        <w:t xml:space="preserve"> </w:t>
      </w:r>
      <w:del w:id="127" w:author="GoldenCorpusHarness" w:date="2026-03-28T21:57:49Z">
        <w:r>
          <w:delText>HISTO</w:delText>
        </w:r>
      </w:del>
      <w:r>
        <w:t>R</w:t>
      </w:r>
      <w:del w:id="128" w:author="GoldenCorpusHarness" w:date="2026-03-28T21:57:49Z">
        <w:r>
          <w:delText>Y</w:delText>
        </w:r>
      </w:del>
      <w:ins w:id="129" w:author="GoldenCorpusHarness" w:date="2026-03-28T21:57:49Z">
        <w:r>
          <w:t>ationale for the Amendment:</w:t>
        </w:r>
      </w:ins>
    </w:p>
    <w:tbl>
      <w:tblPr>
        <w:tblStyle w:val="TableGrid40"/>
        <w:tblW w:w="5000" w:type="pct"/>
        <w:tblInd w:w="-5" w:type="dxa"/>
        <w:tblLook w:val="04A0" w:firstRow="1" w:lastRow="0" w:firstColumn="1" w:lastColumn="0" w:noHBand="0" w:noVBand="1"/>
      </w:tblPr>
      <w:tblGrid>
        <w:gridCol w:w="1979"/>
        <w:gridCol w:w="1832"/>
        <w:gridCol w:w="9139"/>
      </w:tblGrid>
      <w:tr w:rsidR="00E90B0A" w:rsidRPr="00C46ACE" ns2:paraId="618B9177" ns2:textId="77777777" w:rsidTr="003D7C32">
        <w:trPr>
          <w:tblHeader/>
        </w:trPr>
        <w:tc>
          <w:tcPr>
            <w:tcW w:w="1980" w:type="dxa"/>
            <w:vAlign w:val="center"/>
          </w:tcPr>
          <w:p ns2:paraId="332DFF6E" ns2:textId="2E42CDDA" w:rsidR="00E90B0A" w:rsidRPr="00A53F2C" w:rsidRDefault="00E90B0A" w:rsidP="002D1EA4">
            <w:pPr>
              <w:spacing w:before="120" w:after="120"/>
              <w:rPr>
                <w:b/>
              </w:rPr>
            </w:pPr>
            <w:r w:rsidRPr="00A53F2C">
              <w:rPr>
                <w:b/>
              </w:rPr>
              <w:t>Document</w:t>
            </w:r>
          </w:p>
        </w:tc>
        <w:tc>
          <w:tcPr>
            <w:tcW w:w="1833" w:type="dxa"/>
            <w:vAlign w:val="center"/>
          </w:tcPr>
          <w:p ns2:paraId="06ACF2E2" ns2:textId="77777777" w:rsidR="00E90B0A" w:rsidRPr="00A53F2C" w:rsidRDefault="00E90B0A" w:rsidP="002D1EA4">
            <w:pPr>
              <w:spacing w:before="120" w:after="120"/>
              <w:rPr>
                <w:b/>
              </w:rPr>
            </w:pPr>
            <w:r w:rsidRPr="00A53F2C">
              <w:rPr>
                <w:b/>
              </w:rPr>
              <w:t>Date of Issue</w:t>
            </w:r>
          </w:p>
        </w:tc>
        <w:tc>
          <w:tcPr>
            <w:tcW w:w="9147" w:type="dxa"/>
            <w:vAlign w:val="center"/>
          </w:tcPr>
          <w:p ns2:paraId="33EE8C5D" ns2:textId="77777777" w:rsidR="00E90B0A" w:rsidRPr="00A53F2C" w:rsidRDefault="00E90B0A" w:rsidP="002D1EA4">
            <w:pPr>
              <w:spacing w:before="120" w:after="120"/>
              <w:rPr>
                <w:b/>
              </w:rPr>
            </w:pPr>
            <w:r w:rsidRPr="00A53F2C">
              <w:rPr>
                <w:b/>
              </w:rPr>
              <w:t>Overall Rationale</w:t>
            </w:r>
          </w:p>
        </w:tc>
      </w:tr>
      <w:tr w:rsidR="009D6B09" w:rsidRPr="00D5457C" ns2:paraId="70333180" ns2:textId="77777777" w:rsidTr="003D7C32">
        <w:tc>
          <w:tcPr>
            <w:tcW w:w="1980" w:type="dxa"/>
          </w:tcPr>
          <w:p ns2:paraId="2911AF42" ns2:textId="7CD6E641" w:rsidR="009D6B09" w:rsidRDefault="00BF6E06" w:rsidP="002D1EA4">
            <w:pPr>
              <w:spacing w:before="120" w:after="120"/>
            </w:pPr>
            <w:r w:rsidRPr="00BF6E06">
              <w:t>7902-010-0</w:t>
            </w:r>
            <w:r w:rsidR="005F5B89">
              <w:t>4</w:t>
            </w:r>
          </w:p>
        </w:tc>
        <w:tc>
          <w:tcPr>
            <w:tcW w:w="1833" w:type="dxa"/>
          </w:tcPr>
          <w:p ns2:paraId="267D441E" ns2:textId="13E22C01" w:rsidR="009D6B09" w:rsidRDefault="004173BC" w:rsidP="002D1EA4">
            <w:pPr>
              <w:spacing w:before="120" w:after="120"/>
            </w:pPr>
            <w:r>
              <w:t>05-JUL-2022</w:t>
            </w:r>
          </w:p>
        </w:tc>
        <w:tc>
          <w:tcPr>
            <w:tcW w:w="9147" w:type="dxa"/>
          </w:tcPr>
          <w:p ns2:paraId="2EAAF985" ns2:textId="1CBDF9AC" w:rsidR="009D6B09" w:rsidRPr="001861FD" w:rsidRDefault="006A5A18" w:rsidP="002D1EA4">
            <w:pPr>
              <w:spacing w:before="120" w:after="120"/>
            </w:pPr>
            <w:r w:rsidRPr="006A5A18">
              <w:t>Merck Sharp &amp; Dohme Corp. underwent an entity name and address change to Merck Sharp &amp; Dohme LLC, Rahway, NJ, USA. This conversion resulted only in an entity name change and update to the address</w:t>
            </w:r>
            <w:r>
              <w:t>.</w:t>
            </w:r>
          </w:p>
        </w:tc>
      </w:tr>
      <w:tr w:rsidR="00AC6325" w:rsidRPr="00D5457C" ns2:paraId="41233513" ns2:textId="77777777" w:rsidTr="003D7C32">
        <w:tc>
          <w:tcPr>
            <w:tcW w:w="1980" w:type="dxa"/>
          </w:tcPr>
          <w:p ns2:paraId="00AC2845" ns2:textId="7B01EBBF" w:rsidR="00AC6325" w:rsidRDefault="008A015A" w:rsidP="002D1EA4">
            <w:pPr>
              <w:spacing w:before="120" w:after="120"/>
            </w:pPr>
            <w:r>
              <w:t>7902-010-03</w:t>
            </w:r>
          </w:p>
        </w:tc>
        <w:tc>
          <w:tcPr>
            <w:tcW w:w="1833" w:type="dxa"/>
          </w:tcPr>
          <w:p ns2:paraId="679181AE" ns2:textId="7DC44AD7" w:rsidR="00AC6325" w:rsidRDefault="00BF6E06" w:rsidP="002D1EA4">
            <w:pPr>
              <w:spacing w:before="120" w:after="120"/>
            </w:pPr>
            <w:r>
              <w:t>28-MAY-2021</w:t>
            </w:r>
          </w:p>
        </w:tc>
        <w:tc>
          <w:tcPr>
            <w:tcW w:w="9147" w:type="dxa"/>
          </w:tcPr>
          <w:p ns2:paraId="5428ED44" ns2:textId="52E496DE" w:rsidR="00AC6325" w:rsidRPr="00370722" w:rsidRDefault="001861FD" w:rsidP="002D1EA4">
            <w:pPr>
              <w:spacing w:before="120" w:after="120"/>
            </w:pPr>
            <w:r w:rsidRPr="001861FD">
              <w:t>Global amendment to update the dose modification and toxicity management guidelines for irAE</w:t>
            </w:r>
            <w:r w:rsidR="00F93105">
              <w:t>s</w:t>
            </w:r>
            <w:r w:rsidRPr="001861FD">
              <w:t>. The protocol was also updated to comply with lenvatinib label requirements for osteonecrosis of the jaw, NG/G tube update, and FDA commitment to update imaging language.</w:t>
            </w:r>
          </w:p>
        </w:tc>
      </w:tr>
      <w:tr w:rsidR="0046642D" w:rsidRPr="00D5457C" ns2:paraId="0ECFEE6D" ns2:textId="77777777" w:rsidTr="003D7C32">
        <w:tc>
          <w:tcPr>
            <w:tcW w:w="1980" w:type="dxa"/>
          </w:tcPr>
          <w:p ns2:paraId="1B569FC7" ns2:textId="33F84837" w:rsidR="0046642D" w:rsidRDefault="00E56B0B" w:rsidP="002D1EA4">
            <w:pPr>
              <w:spacing w:before="120" w:after="120"/>
            </w:pPr>
            <w:r>
              <w:t>7902-010-02</w:t>
            </w:r>
          </w:p>
        </w:tc>
        <w:tc>
          <w:tcPr>
            <w:tcW w:w="1833" w:type="dxa"/>
          </w:tcPr>
          <w:p ns2:paraId="653C6444" ns2:textId="6E2A4643" w:rsidR="0046642D" w:rsidRDefault="004E2861" w:rsidP="002D1EA4">
            <w:pPr>
              <w:spacing w:before="120" w:after="120"/>
            </w:pPr>
            <w:r>
              <w:t>03</w:t>
            </w:r>
            <w:r w:rsidR="00E56B0B">
              <w:t>-</w:t>
            </w:r>
            <w:r>
              <w:t>JUN</w:t>
            </w:r>
            <w:r w:rsidR="00E56B0B">
              <w:t>-2020</w:t>
            </w:r>
          </w:p>
        </w:tc>
        <w:tc>
          <w:tcPr>
            <w:tcW w:w="9147" w:type="dxa"/>
          </w:tcPr>
          <w:p ns2:paraId="58DF6FC6" ns2:textId="267C9BBD" w:rsidR="0046642D" w:rsidRDefault="00370722" w:rsidP="002D1EA4">
            <w:pPr>
              <w:spacing w:before="120" w:after="120"/>
            </w:pPr>
            <w:r w:rsidRPr="00370722">
              <w:t>To incorporate Health Authority feedback received to date,</w:t>
            </w:r>
            <w:r w:rsidR="00364907">
              <w:t xml:space="preserve"> </w:t>
            </w:r>
            <w:r w:rsidR="00DD666C">
              <w:t xml:space="preserve">modify the driver </w:t>
            </w:r>
            <w:r w:rsidR="00364907">
              <w:t>of IA2</w:t>
            </w:r>
            <w:r w:rsidR="00DD666C">
              <w:t>,</w:t>
            </w:r>
            <w:r w:rsidRPr="00370722">
              <w:t xml:space="preserve"> amend exclusion criteria to allow administration of lenvatinib suspension through a gastrostomy tube, add nonemergency unblinding to guide further treatment decisions of participants with centrally-verified PD, remove iRECIST assessments, </w:t>
            </w:r>
            <w:r w:rsidR="00262D14">
              <w:t xml:space="preserve">and </w:t>
            </w:r>
            <w:r w:rsidRPr="00370722">
              <w:t xml:space="preserve">provide </w:t>
            </w:r>
            <w:r w:rsidR="0044791A">
              <w:t>program-level</w:t>
            </w:r>
            <w:r w:rsidRPr="00370722">
              <w:t xml:space="preserve"> updates, corrections</w:t>
            </w:r>
            <w:r w:rsidR="00F93105">
              <w:t>,</w:t>
            </w:r>
            <w:r w:rsidRPr="00370722">
              <w:t xml:space="preserve"> and clarifications</w:t>
            </w:r>
            <w:r>
              <w:t>.</w:t>
            </w:r>
          </w:p>
        </w:tc>
      </w:tr>
      <w:tr w:rsidR="00E3313F" w:rsidRPr="00D5457C" ns2:paraId="3994491C" ns2:textId="77777777" w:rsidTr="003D7C32">
        <w:tc>
          <w:tcPr>
            <w:tcW w:w="1980" w:type="dxa"/>
          </w:tcPr>
          <w:p ns2:paraId="1A0D2E86" ns2:textId="67085A71" w:rsidR="00E3313F" w:rsidRPr="00A53F2C" w:rsidRDefault="00944AE0" w:rsidP="002D1EA4">
            <w:pPr>
              <w:spacing w:before="120" w:after="120"/>
            </w:pPr>
            <w:r>
              <w:t>7902-010-01</w:t>
            </w:r>
          </w:p>
        </w:tc>
        <w:tc>
          <w:tcPr>
            <w:tcW w:w="1833" w:type="dxa"/>
          </w:tcPr>
          <w:p ns2:paraId="06BE81E8" ns2:textId="11224260" w:rsidR="00E3313F" w:rsidRPr="00A53F2C" w:rsidRDefault="003E0F1A" w:rsidP="002D1EA4">
            <w:pPr>
              <w:spacing w:before="120" w:after="120"/>
            </w:pPr>
            <w:r>
              <w:t>25-OCT</w:t>
            </w:r>
            <w:r w:rsidR="00E56B0B">
              <w:t>-2019</w:t>
            </w:r>
          </w:p>
        </w:tc>
        <w:tc>
          <w:tcPr>
            <w:tcW w:w="9147" w:type="dxa"/>
          </w:tcPr>
          <w:p ns2:paraId="558A66BD" ns2:textId="3A687444" w:rsidR="00E3313F" w:rsidRPr="00A53F2C" w:rsidRDefault="006047BD" w:rsidP="002D1EA4">
            <w:pPr>
              <w:spacing w:before="120" w:after="120"/>
            </w:pPr>
            <w:bookmarkStart w:id="8" w:name="_Hlk22724034"/>
            <w:bookmarkStart w:id="9" w:name="_Hlk22727615"/>
            <w:r>
              <w:t>R</w:t>
            </w:r>
            <w:r w:rsidR="000214A8">
              <w:t>emove</w:t>
            </w:r>
            <w:r>
              <w:t>d</w:t>
            </w:r>
            <w:r w:rsidR="00944AE0">
              <w:t xml:space="preserve"> </w:t>
            </w:r>
            <w:r w:rsidR="000214A8">
              <w:t>anticoagulants</w:t>
            </w:r>
            <w:bookmarkEnd w:id="8"/>
            <w:r w:rsidR="00D36444">
              <w:t>, NSAIDS and aspirin</w:t>
            </w:r>
            <w:r w:rsidR="000214A8">
              <w:t xml:space="preserve"> from the list of prohibited medications </w:t>
            </w:r>
            <w:r>
              <w:t xml:space="preserve">within the Concomitant Therapy </w:t>
            </w:r>
            <w:r w:rsidR="006B322E">
              <w:t>S</w:t>
            </w:r>
            <w:r>
              <w:t xml:space="preserve">ection, </w:t>
            </w:r>
            <w:r w:rsidR="000214A8">
              <w:t xml:space="preserve">as </w:t>
            </w:r>
            <w:r w:rsidR="00D36444">
              <w:t>on</w:t>
            </w:r>
            <w:r w:rsidR="001A0835">
              <w:t>-</w:t>
            </w:r>
            <w:r w:rsidR="00D36444">
              <w:t xml:space="preserve">study use of </w:t>
            </w:r>
            <w:r w:rsidR="000214A8">
              <w:t>anticoagulants</w:t>
            </w:r>
            <w:r w:rsidR="00D36444">
              <w:t>, NSAIDS and aspirin</w:t>
            </w:r>
            <w:r w:rsidR="000214A8">
              <w:t xml:space="preserve"> are allowed</w:t>
            </w:r>
            <w:bookmarkEnd w:id="9"/>
            <w:r w:rsidR="00944AE0">
              <w:t>.</w:t>
            </w:r>
          </w:p>
        </w:tc>
      </w:tr>
      <w:tr w:rsidR="00944AE0" w:rsidRPr="00D5457C" ns2:paraId="45842DBD" ns2:textId="77777777" w:rsidTr="003D7C32">
        <w:tc>
          <w:tcPr>
            <w:tcW w:w="1980" w:type="dxa"/>
          </w:tcPr>
          <w:p ns2:paraId="7312BACF" ns2:textId="5782672C" w:rsidR="00944AE0" w:rsidRDefault="00944AE0" w:rsidP="002D1EA4">
            <w:pPr>
              <w:spacing w:before="120" w:after="120"/>
            </w:pPr>
            <w:r>
              <w:t>7902-010-00</w:t>
            </w:r>
          </w:p>
        </w:tc>
        <w:tc>
          <w:tcPr>
            <w:tcW w:w="1833" w:type="dxa"/>
          </w:tcPr>
          <w:p ns2:paraId="30959335" ns2:textId="22A4A72F" w:rsidR="00944AE0" w:rsidRDefault="00944AE0" w:rsidP="002D1EA4">
            <w:pPr>
              <w:spacing w:before="120" w:after="120"/>
            </w:pPr>
            <w:r>
              <w:t>14-OCT-2019</w:t>
            </w:r>
          </w:p>
        </w:tc>
        <w:tc>
          <w:tcPr>
            <w:tcW w:w="9147" w:type="dxa"/>
          </w:tcPr>
          <w:p ns2:paraId="753D2367" ns2:textId="00E4B338" w:rsidR="00944AE0" w:rsidRDefault="00944AE0" w:rsidP="002D1EA4">
            <w:pPr>
              <w:spacing w:before="120" w:after="120"/>
            </w:pPr>
            <w:r>
              <w:t>Original protocol</w:t>
            </w:r>
          </w:p>
        </w:tc>
      </w:tr>
    </w:tbl>
    <w:p ns2:paraId="08C598F5" ns2:textId="77777777" w:rsidR="00E90B0A" w:rsidRDefault="00E90B0A" w:rsidP="00E3313F">
      <w:ins w:id="130" w:author="GoldenCorpusHarness" w:date="2026-03-28T21:57:49Z">
        <w:r>
          <w:t>Summary of Changes Table</w:t>
        </w:r>
      </w:ins>
    </w:p>
    <w:p ns2:paraId="460E6ABE" ns2:textId="69827B80" w:rsidR="00B34AC4" w:rsidRDefault="00B34AC4">
      <w:pPr>
        <w:rPr>
          <w:rFonts w:eastAsia="MS Gothic"/>
        </w:rPr>
      </w:pPr>
      <w:r>
        <w:rPr>
          <w:rFonts w:eastAsia="MS Gothic"/>
        </w:rPr>
        <w:br w:type="page"/>
      </w:r>
    </w:p>
    <w:p ns2:paraId="19B95FC1" ns2:textId="77777777" w:rsidR="009D6B09" w:rsidRDefault="009D6B09" w:rsidP="009D6B09">
      <w:pPr>
        <w:pStyle w:val="Heading1"/>
        <w:numPr>
          <w:ilvl w:val="0"/>
          <w:numId w:val="0"/>
        </w:numPr>
        <w:rPr>
          <w:rStyle w:val="ParagraphChar"/>
        </w:rPr>
      </w:pPr>
      <w:del w:id="131" w:author="GoldenCorpusHarness" w:date="2026-03-28T21:57:49Z">
        <w:r>
          <w:delText xml:space="preserve">PROTOCOL AMENDMENT SUMMARY OF CHANGES </w:delText>
        </w:r>
      </w:del>
    </w:p>
    <w:p ns2:paraId="779B39F7" ns2:textId="57EF382A" w:rsidR="009D6B09" w:rsidRDefault="009D6B09" w:rsidP="009D6B09">
      <w:pPr>
        <w:pStyle w:val="Paragraph0"/>
        <w:rPr>
          <w:rFonts w:eastAsia="Calibri"/>
          <w:color w:val="000000" w:themeColor="text1"/>
        </w:rPr>
      </w:pPr>
      <w:del w:id="132" w:author="GoldenCorpusHarness" w:date="2026-03-28T21:57:49Z">
        <w:r>
          <w:delText>Amendment: 04</w:delText>
        </w:r>
      </w:del>
    </w:p>
    <w:p ns2:paraId="190BA42E" ns2:textId="77777777" w:rsidR="009D6B09" w:rsidRDefault="009D6B09" w:rsidP="009D6B09">
      <w:pPr>
        <w:pStyle w:val="Paragraph0"/>
        <w:rPr>
          <w:rStyle w:val="ParagraphChar"/>
        </w:rPr>
      </w:pPr>
      <w:r>
        <w:rPr>
          <w:rStyle w:val="ParagraphChar"/>
          <w:b/>
        </w:rPr>
        <w:t>Overall Rationale for the Amendments:</w:t>
      </w:r>
    </w:p>
    <w:p ns2:paraId="6EA63E77" ns2:textId="42FBC29A" w:rsidR="009D6B09" w:rsidRDefault="006A5A18" w:rsidP="009D6B09">
      <w:pPr>
        <w:pStyle w:val="Paragraph0"/>
        <w:rPr>
          <w:rStyle w:val="ParagraphChar"/>
        </w:rPr>
      </w:pPr>
      <w:del w:id="133" w:author="GoldenCorpusHarness" w:date="2026-03-28T21:57:49Z">
        <w:r>
          <w:delText>Sponsor underwent an entity name change and update to the address.</w:delText>
        </w:r>
      </w:del>
    </w:p>
    <w:p ns2:paraId="7AB75F8D" ns2:textId="77777777" w:rsidR="009D6B09" w:rsidRDefault="009D6B09" w:rsidP="009D6B09">
      <w:pPr>
        <w:pStyle w:val="Paragraph0"/>
        <w:rPr>
          <w:b/>
        </w:rPr>
      </w:pPr>
      <w:del w:id="134" w:author="GoldenCorpusHarness" w:date="2026-03-28T21:57:49Z">
        <w:r>
          <w:delText>Summary</w:delText>
        </w:r>
      </w:del>
      <w:ins w:id="135" w:author="GoldenCorpusHarness" w:date="2026-03-28T21:57:49Z">
        <w:r>
          <w:t>TABLE</w:t>
        </w:r>
      </w:ins>
      <w:r>
        <w:t xml:space="preserve"> </w:t>
      </w:r>
      <w:del w:id="136" w:author="GoldenCorpusHarness" w:date="2026-03-28T21:57:49Z">
        <w:r>
          <w:delText>of</w:delText>
        </w:r>
      </w:del>
      <w:ins w:id="137" w:author="GoldenCorpusHarness" w:date="2026-03-28T21:57:49Z">
        <w:r>
          <w:t>OF</w:t>
        </w:r>
      </w:ins>
      <w:r>
        <w:t xml:space="preserve"> C</w:t>
      </w:r>
      <w:del w:id="138" w:author="GoldenCorpusHarness" w:date="2026-03-28T21:57:49Z">
        <w:r>
          <w:delText xml:space="preserve">hanges </w:delText>
        </w:r>
      </w:del>
      <w:ins w:id="139" w:author="GoldenCorpusHarness" w:date="2026-03-28T21:57:49Z">
        <w:r>
          <w:t>ON</w:t>
        </w:r>
      </w:ins>
      <w:r>
        <w:t>T</w:t>
      </w:r>
      <w:del w:id="140" w:author="GoldenCorpusHarness" w:date="2026-03-28T21:57:49Z">
        <w:r>
          <w:delText xml:space="preserve">able: </w:delText>
        </w:r>
      </w:del>
      <w:ins w:id="141" w:author="GoldenCorpusHarness" w:date="2026-03-28T21:57:49Z">
        <w:r>
          <w:t>ENTS</w:t>
        </w:r>
      </w:ins>
    </w:p>
    <w:tbl>
      <w:tblPr>
        <w:tblStyle w:val="TableGrid"/>
        <w:tblW w:w="5000" w:type="pct"/>
        <w:tblInd w:w="-5" w:type="dxa"/>
        <w:tblLook w:val="04A0" w:firstRow="1" w:lastRow="0" w:firstColumn="1" w:lastColumn="0" w:noHBand="0" w:noVBand="1"/>
      </w:tblPr>
      <w:tblGrid>
        <w:gridCol w:w="2971"/>
        <w:gridCol w:w="4303"/>
        <w:gridCol w:w="5676"/>
      </w:tblGrid>
      <w:tr w:rsidR="009D6B09" ns2:paraId="049CECEA" ns2:textId="77777777" w:rsidTr="002D1EA4">
        <w:trPr>
          <w:tblHeader/>
        </w:trPr>
        <w:tc>
          <w:tcPr>
            <w:tcW w:w="2971" w:type="dxa"/>
            <w:vAlign w:val="center"/>
          </w:tcPr>
          <w:p ns2:paraId="67D99C08" ns2:textId="77777777" w:rsidR="009D6B09" w:rsidRPr="007714EA" w:rsidRDefault="009D6B09" w:rsidP="001E02E1">
            <w:pPr>
              <w:pStyle w:val="Paragraph0"/>
              <w:spacing w:before="120" w:after="120"/>
            </w:pPr>
            <w:r w:rsidRPr="000C7D67">
              <w:rPr>
                <w:b/>
                <w:kern w:val="24"/>
                <w:lang w:eastAsia="ja-JP"/>
              </w:rPr>
              <w:t>Section # and Name</w:t>
            </w:r>
          </w:p>
        </w:tc>
        <w:tc>
          <w:tcPr>
            <w:tcW w:w="4303" w:type="dxa"/>
            <w:vAlign w:val="center"/>
          </w:tcPr>
          <w:p ns2:paraId="2243C9D5" ns2:textId="77777777" w:rsidR="009D6B09" w:rsidRPr="007714EA" w:rsidRDefault="009D6B09" w:rsidP="001E02E1">
            <w:pPr>
              <w:pStyle w:val="Paragraph0"/>
              <w:spacing w:before="120" w:after="120"/>
            </w:pPr>
            <w:r w:rsidRPr="000C7D67">
              <w:rPr>
                <w:b/>
                <w:kern w:val="24"/>
                <w:lang w:eastAsia="ja-JP"/>
              </w:rPr>
              <w:t>Description of Change</w:t>
            </w:r>
            <w:r>
              <w:rPr>
                <w:b/>
                <w:kern w:val="24"/>
                <w:lang w:eastAsia="ja-JP"/>
              </w:rPr>
              <w:t xml:space="preserve"> </w:t>
            </w:r>
          </w:p>
        </w:tc>
        <w:tc>
          <w:tcPr>
            <w:tcW w:w="5676" w:type="dxa"/>
            <w:vAlign w:val="center"/>
          </w:tcPr>
          <w:p ns2:paraId="1DA2AB93" ns2:textId="77777777" w:rsidR="009D6B09" w:rsidRPr="007714EA" w:rsidRDefault="009D6B09" w:rsidP="001E02E1">
            <w:pPr>
              <w:pStyle w:val="Paragraph0"/>
              <w:spacing w:before="120" w:after="120"/>
            </w:pPr>
            <w:r w:rsidRPr="000C7D67">
              <w:rPr>
                <w:b/>
                <w:kern w:val="24"/>
                <w:lang w:eastAsia="ja-JP"/>
              </w:rPr>
              <w:t>Brief Rationale</w:t>
            </w:r>
            <w:r>
              <w:rPr>
                <w:b/>
                <w:kern w:val="24"/>
                <w:lang w:eastAsia="ja-JP"/>
              </w:rPr>
              <w:t xml:space="preserve"> </w:t>
            </w:r>
          </w:p>
        </w:tc>
      </w:tr>
      <w:tr w:rsidR="009D6B09" ns2:paraId="5841661D" ns2:textId="77777777" w:rsidTr="002D1EA4">
        <w:tc>
          <w:tcPr>
            <w:tcW w:w="2971" w:type="dxa"/>
          </w:tcPr>
          <w:p ns2:paraId="34FD8342" ns2:textId="77777777" w:rsidR="00BF6E06" w:rsidRDefault="00BF6E06" w:rsidP="00BF6E06">
            <w:pPr>
              <w:pStyle w:val="Paragraph0"/>
              <w:spacing w:before="120" w:after="120"/>
            </w:pPr>
            <w:r>
              <w:t>Title Page</w:t>
            </w:r>
          </w:p>
          <w:p ns2:paraId="7CA13844" ns2:textId="77777777" w:rsidR="00BF6E06" w:rsidRDefault="00BF6E06" w:rsidP="00BF6E06">
            <w:pPr>
              <w:pStyle w:val="Paragraph0"/>
              <w:spacing w:before="120" w:after="120"/>
            </w:pPr>
          </w:p>
          <w:p ns2:paraId="13397D90" ns2:textId="4FF878DF" w:rsidR="009D6B09" w:rsidRPr="00AE1CCB" w:rsidRDefault="00BF6E06" w:rsidP="00BF6E06">
            <w:pPr>
              <w:pStyle w:val="Paragraph0"/>
              <w:spacing w:before="120" w:after="120"/>
            </w:pPr>
            <w:r>
              <w:t>Section 10.1.1 Code of Conduct for Clinical Trials</w:t>
            </w:r>
          </w:p>
        </w:tc>
        <w:tc>
          <w:tcPr>
            <w:tcW w:w="4303" w:type="dxa"/>
          </w:tcPr>
          <w:p ns2:paraId="1F92CBC4" ns2:textId="30D65B3C" w:rsidR="009D6B09" w:rsidRPr="00AE1CCB" w:rsidRDefault="00BF6E06" w:rsidP="001E02E1">
            <w:pPr>
              <w:pStyle w:val="Paragraph0"/>
              <w:spacing w:before="120" w:after="120"/>
            </w:pPr>
            <w:r w:rsidRPr="00BF6E06">
              <w:t>Sponsor entity name and address change</w:t>
            </w:r>
            <w:r>
              <w:t>.</w:t>
            </w:r>
          </w:p>
        </w:tc>
        <w:tc>
          <w:tcPr>
            <w:tcW w:w="5676" w:type="dxa"/>
          </w:tcPr>
          <w:p ns2:paraId="5D9FD87F" ns2:textId="22CD161F" w:rsidR="009D6B09" w:rsidRPr="00AE1CCB" w:rsidRDefault="00BF6E06" w:rsidP="001E02E1">
            <w:pPr>
              <w:pStyle w:val="Paragraph0"/>
              <w:spacing w:before="120" w:after="120"/>
            </w:pPr>
            <w:r w:rsidRPr="00BF6E06">
              <w:t>Merck Sharp &amp; Dohme Corp. underwent an entity name and address change to Merck Sharp &amp; Dohme LLC, Rahway, NJ, USA. This conversion resulted only in an entity name change and update to the address</w:t>
            </w:r>
            <w:r>
              <w:t>.</w:t>
            </w:r>
          </w:p>
        </w:tc>
      </w:tr>
      <w:tr w:rsidR="001B4561" ns2:paraId="5A88EC19" ns2:textId="77777777" w:rsidTr="002D1EA4">
        <w:trPr>
          <w:trHeight w:val="962"/>
        </w:trPr>
        <w:tc>
          <w:tcPr>
            <w:tcW w:w="2971" w:type="dxa"/>
          </w:tcPr>
          <w:p ns2:paraId="58A503B1" ns2:textId="6A0B4130" w:rsidR="001B4561" w:rsidRDefault="001B4561" w:rsidP="001E02E1">
            <w:pPr>
              <w:pStyle w:val="Paragraph0"/>
              <w:spacing w:before="120" w:after="120"/>
            </w:pPr>
            <w:r>
              <w:t xml:space="preserve">Section 4.4 </w:t>
            </w:r>
            <w:r w:rsidR="008B529B" w:rsidRPr="008B529B">
              <w:t>Beginning and End</w:t>
            </w:r>
            <w:r w:rsidR="00763F04">
              <w:t xml:space="preserve"> </w:t>
            </w:r>
            <w:r w:rsidR="008B529B" w:rsidRPr="008B529B">
              <w:t>of</w:t>
            </w:r>
            <w:r w:rsidR="00763F04">
              <w:t xml:space="preserve"> </w:t>
            </w:r>
            <w:r w:rsidR="008B529B" w:rsidRPr="008B529B">
              <w:t>Study Definition</w:t>
            </w:r>
          </w:p>
        </w:tc>
        <w:tc>
          <w:tcPr>
            <w:tcW w:w="4303" w:type="dxa"/>
          </w:tcPr>
          <w:p ns2:paraId="4D8B8381" ns2:textId="493DA5D0" w:rsidR="001B4561" w:rsidRDefault="00746A0B" w:rsidP="001E02E1">
            <w:pPr>
              <w:pStyle w:val="Paragraph0"/>
              <w:spacing w:before="120" w:after="120"/>
            </w:pPr>
            <w:r>
              <w:t xml:space="preserve">Revision </w:t>
            </w:r>
            <w:r w:rsidR="004B0F80">
              <w:t>of last paragraph pertaining to EEA countries</w:t>
            </w:r>
          </w:p>
        </w:tc>
        <w:tc>
          <w:tcPr>
            <w:tcW w:w="5676" w:type="dxa"/>
          </w:tcPr>
          <w:p ns2:paraId="7C40BC68" ns2:textId="0E13E8FF" w:rsidR="001B4561" w:rsidRPr="007C03E5" w:rsidRDefault="00340FBD" w:rsidP="001E02E1">
            <w:pPr>
              <w:pStyle w:val="Paragraph0"/>
              <w:spacing w:before="120" w:after="120"/>
            </w:pPr>
            <w:r w:rsidRPr="00340FBD">
              <w:t>New paragraph included for EEA on local start for member states.</w:t>
            </w:r>
          </w:p>
        </w:tc>
      </w:tr>
      <w:tr w:rsidR="00D04A1B" ns2:paraId="7EA06CC7" ns2:textId="77777777" w:rsidTr="002D1EA4">
        <w:trPr>
          <w:trHeight w:val="1205"/>
        </w:trPr>
        <w:tc>
          <w:tcPr>
            <w:tcW w:w="2971" w:type="dxa"/>
          </w:tcPr>
          <w:p ns2:paraId="18EF6BFF" ns2:textId="413D893F" w:rsidR="00D04A1B" w:rsidRDefault="00D04A1B" w:rsidP="001E02E1">
            <w:pPr>
              <w:pStyle w:val="Paragraph0"/>
              <w:spacing w:before="120" w:after="120"/>
            </w:pPr>
            <w:r>
              <w:t xml:space="preserve">Section </w:t>
            </w:r>
            <w:r w:rsidR="00B8160E">
              <w:t xml:space="preserve">5 Study Population </w:t>
            </w:r>
          </w:p>
        </w:tc>
        <w:tc>
          <w:tcPr>
            <w:tcW w:w="4303" w:type="dxa"/>
          </w:tcPr>
          <w:p ns2:paraId="340EC598" ns2:textId="4F9F227A" w:rsidR="00D04A1B" w:rsidRDefault="00B8160E" w:rsidP="001E02E1">
            <w:pPr>
              <w:pStyle w:val="Paragraph0"/>
              <w:spacing w:before="120" w:after="120"/>
            </w:pPr>
            <w:r>
              <w:t xml:space="preserve">Added new text as the first </w:t>
            </w:r>
            <w:r w:rsidR="00033ABA">
              <w:t>paragraph</w:t>
            </w:r>
            <w:r w:rsidR="00FD34FA">
              <w:t xml:space="preserve"> in Section 5.</w:t>
            </w:r>
          </w:p>
        </w:tc>
        <w:tc>
          <w:tcPr>
            <w:tcW w:w="5676" w:type="dxa"/>
          </w:tcPr>
          <w:p ns2:paraId="35BF1549" ns2:textId="1624487F" w:rsidR="00D04A1B" w:rsidRPr="00E878A9" w:rsidRDefault="00BD1AD9" w:rsidP="001E02E1">
            <w:pPr>
              <w:pStyle w:val="Paragraph0"/>
              <w:spacing w:before="120" w:after="120"/>
            </w:pPr>
            <w:r w:rsidRPr="00BD1AD9">
              <w:t>To clarify the collection, use, and confidentiality of demographic data provided by the participants.</w:t>
            </w:r>
          </w:p>
        </w:tc>
      </w:tr>
      <w:tr w:rsidR="0083775B" ns2:paraId="41CC3FDD" ns2:textId="77777777" w:rsidTr="002D1EA4">
        <w:trPr>
          <w:trHeight w:val="2672"/>
        </w:trPr>
        <w:tc>
          <w:tcPr>
            <w:tcW w:w="2971" w:type="dxa"/>
          </w:tcPr>
          <w:p ns2:paraId="22B3E72E" ns2:textId="168FB5D7" w:rsidR="0083775B" w:rsidRDefault="0083775B" w:rsidP="001E02E1">
            <w:pPr>
              <w:pStyle w:val="Paragraph0"/>
              <w:spacing w:before="120" w:after="120"/>
            </w:pPr>
            <w:r>
              <w:lastRenderedPageBreak/>
              <w:t xml:space="preserve">Section </w:t>
            </w:r>
            <w:r w:rsidR="00081AB6">
              <w:t>5.2 Exclusion Criteria</w:t>
            </w:r>
          </w:p>
        </w:tc>
        <w:tc>
          <w:tcPr>
            <w:tcW w:w="4303" w:type="dxa"/>
          </w:tcPr>
          <w:p ns2:paraId="6AB88B34" ns2:textId="65B6171F" w:rsidR="0083775B" w:rsidRDefault="00E65F0D" w:rsidP="001E02E1">
            <w:pPr>
              <w:pStyle w:val="Paragraph0"/>
              <w:spacing w:before="120" w:after="120"/>
            </w:pPr>
            <w:r>
              <w:t xml:space="preserve">Criterion #19: </w:t>
            </w:r>
            <w:r w:rsidR="00E01963">
              <w:t>i</w:t>
            </w:r>
            <w:r w:rsidR="00E01963" w:rsidRPr="00062C8B">
              <w:t>nsert</w:t>
            </w:r>
            <w:r w:rsidR="00E01963">
              <w:t>ed</w:t>
            </w:r>
            <w:r w:rsidR="00E01963" w:rsidRPr="00062C8B">
              <w:t xml:space="preserve"> COVID-19 vaccine </w:t>
            </w:r>
            <w:r w:rsidR="00E01963">
              <w:t>information</w:t>
            </w:r>
            <w:r w:rsidR="00A33719">
              <w:br/>
            </w:r>
            <w:r w:rsidR="00F67255">
              <w:br/>
              <w:t xml:space="preserve">Criterion #20: </w:t>
            </w:r>
            <w:r w:rsidR="00644745">
              <w:t>r</w:t>
            </w:r>
            <w:r w:rsidR="00644745" w:rsidRPr="00DB3117">
              <w:t>evise</w:t>
            </w:r>
            <w:r w:rsidR="00644745">
              <w:t>d</w:t>
            </w:r>
            <w:r w:rsidR="00644745" w:rsidRPr="00DB3117">
              <w:t xml:space="preserve"> wording </w:t>
            </w:r>
            <w:r w:rsidR="00644745">
              <w:t>related to the u</w:t>
            </w:r>
            <w:r w:rsidR="00644745" w:rsidRPr="00DB3117">
              <w:t>se of other investigational agents/devices</w:t>
            </w:r>
            <w:r w:rsidR="00644745">
              <w:br/>
            </w:r>
            <w:r w:rsidR="00A33719">
              <w:br/>
            </w:r>
            <w:r w:rsidR="00737C43">
              <w:t>Criterion #22: r</w:t>
            </w:r>
            <w:r w:rsidR="00480907">
              <w:t>emoved</w:t>
            </w:r>
            <w:r w:rsidR="00E878A9">
              <w:t xml:space="preserve"> the note under </w:t>
            </w:r>
            <w:r w:rsidR="00A33719">
              <w:t>the criterion</w:t>
            </w:r>
            <w:r w:rsidR="0025303A">
              <w:br/>
            </w:r>
            <w:r w:rsidR="00A33719">
              <w:br/>
              <w:t>Criterion</w:t>
            </w:r>
            <w:r w:rsidR="0025303A">
              <w:t xml:space="preserve">#27: </w:t>
            </w:r>
            <w:r w:rsidR="00AE7176">
              <w:t>r</w:t>
            </w:r>
            <w:r w:rsidR="00AE7176" w:rsidRPr="00833EE6">
              <w:t>evise</w:t>
            </w:r>
            <w:r w:rsidR="00AE7176">
              <w:t>d</w:t>
            </w:r>
            <w:r w:rsidR="00AE7176" w:rsidRPr="00833EE6">
              <w:t xml:space="preserve"> wording </w:t>
            </w:r>
            <w:r w:rsidR="00AE7176">
              <w:t xml:space="preserve">about </w:t>
            </w:r>
            <w:r w:rsidR="00AE7176" w:rsidRPr="00833EE6">
              <w:t>active autoimmune diseases</w:t>
            </w:r>
            <w:r w:rsidR="00AE7176">
              <w:t>.</w:t>
            </w:r>
          </w:p>
        </w:tc>
        <w:tc>
          <w:tcPr>
            <w:tcW w:w="5676" w:type="dxa"/>
          </w:tcPr>
          <w:p ns2:paraId="44C12C46" ns2:textId="5B40559E" w:rsidR="0083775B" w:rsidRPr="008A4E5A" w:rsidRDefault="00737C43" w:rsidP="002D1EA4">
            <w:pPr>
              <w:spacing w:before="120"/>
            </w:pPr>
            <w:r>
              <w:t>Update to new vaccine information</w:t>
            </w:r>
            <w:r w:rsidR="00E01963">
              <w:br/>
            </w:r>
            <w:r w:rsidR="00644745">
              <w:br/>
            </w:r>
            <w:r w:rsidR="00644745">
              <w:br/>
            </w:r>
            <w:r w:rsidR="0025303A">
              <w:t>C</w:t>
            </w:r>
            <w:r w:rsidR="0025303A" w:rsidRPr="00DB68F3">
              <w:t>larify and reduce redundancy</w:t>
            </w:r>
            <w:r w:rsidR="00644745">
              <w:br/>
            </w:r>
            <w:r w:rsidR="00644745">
              <w:br/>
            </w:r>
            <w:r w:rsidR="00644745">
              <w:br/>
            </w:r>
            <w:r w:rsidR="00E01963">
              <w:br/>
            </w:r>
            <w:r w:rsidR="00E878A9" w:rsidRPr="00E878A9">
              <w:t>To ensure that patients with QTcF interval &gt;480 ms are not entered into the trial.</w:t>
            </w:r>
            <w:r w:rsidR="00E40C6E">
              <w:br/>
            </w:r>
            <w:r w:rsidR="00E40C6E">
              <w:br/>
              <w:t>C</w:t>
            </w:r>
            <w:r w:rsidR="00E40C6E" w:rsidRPr="00DB68F3">
              <w:t xml:space="preserve">larify and reduce redundancy </w:t>
            </w:r>
          </w:p>
        </w:tc>
      </w:tr>
      <w:tr w:rsidR="006E6D28" ns2:paraId="233EF968" ns2:textId="77777777" w:rsidTr="002D1EA4">
        <w:trPr>
          <w:trHeight w:val="1421"/>
        </w:trPr>
        <w:tc>
          <w:tcPr>
            <w:tcW w:w="2971" w:type="dxa"/>
          </w:tcPr>
          <w:p ns2:paraId="032069DD" ns2:textId="77968CCB" w:rsidR="006E6D28" w:rsidRDefault="006E6D28" w:rsidP="006E6D28">
            <w:pPr>
              <w:pStyle w:val="Paragraph0"/>
              <w:spacing w:before="120" w:after="120"/>
            </w:pPr>
            <w:r>
              <w:t xml:space="preserve">Section 6.5 </w:t>
            </w:r>
            <w:r w:rsidRPr="000360B3">
              <w:t>Concomitant Therapy</w:t>
            </w:r>
          </w:p>
        </w:tc>
        <w:tc>
          <w:tcPr>
            <w:tcW w:w="4303" w:type="dxa"/>
          </w:tcPr>
          <w:p ns2:paraId="0D89F5CA" ns2:textId="7ADBAFFA" w:rsidR="006E6D28" w:rsidRDefault="006E6D28" w:rsidP="006E6D28">
            <w:pPr>
              <w:pStyle w:val="Paragraph0"/>
              <w:spacing w:before="120" w:after="120"/>
            </w:pPr>
            <w:r>
              <w:t>Updated glucocorticoid use in the prohibited medication lists</w:t>
            </w:r>
            <w:r>
              <w:br/>
            </w:r>
            <w:r>
              <w:br/>
              <w:t xml:space="preserve">Added a note about </w:t>
            </w:r>
            <w:r w:rsidR="00E73DF3">
              <w:t>COVID</w:t>
            </w:r>
            <w:r>
              <w:t>-19 vaccine</w:t>
            </w:r>
          </w:p>
        </w:tc>
        <w:tc>
          <w:tcPr>
            <w:tcW w:w="5676" w:type="dxa"/>
          </w:tcPr>
          <w:p ns2:paraId="00A70A33" ns2:textId="10B5E5CD" w:rsidR="006E6D28" w:rsidRPr="008A4E5A" w:rsidRDefault="006E6D28" w:rsidP="006E6D28">
            <w:pPr>
              <w:pStyle w:val="Paragraph0"/>
              <w:spacing w:before="120" w:after="120"/>
            </w:pPr>
            <w:r>
              <w:t>To provide details for systemic and local steroid use</w:t>
            </w:r>
            <w:r>
              <w:br/>
            </w:r>
            <w:r w:rsidR="00481D27">
              <w:br/>
            </w:r>
            <w:r>
              <w:br/>
              <w:t>T</w:t>
            </w:r>
            <w:r w:rsidRPr="005C52E7">
              <w:t xml:space="preserve">o </w:t>
            </w:r>
            <w:r>
              <w:t>clarify vaccine information</w:t>
            </w:r>
          </w:p>
        </w:tc>
      </w:tr>
      <w:tr w:rsidR="00FB1185" ns2:paraId="1AF25047" ns2:textId="77777777" w:rsidTr="002D1EA4">
        <w:tc>
          <w:tcPr>
            <w:tcW w:w="2971" w:type="dxa"/>
          </w:tcPr>
          <w:p ns2:paraId="684FC3EE" ns2:textId="77777777" w:rsidR="00FB1185" w:rsidRDefault="00FB1185" w:rsidP="003A0CD6">
            <w:pPr>
              <w:pStyle w:val="Paragraph0"/>
              <w:spacing w:before="120" w:after="120"/>
            </w:pPr>
            <w:r>
              <w:t xml:space="preserve">Section 8.3.5.2 </w:t>
            </w:r>
            <w:r w:rsidR="00805D4A">
              <w:t xml:space="preserve">Pregnancy Test </w:t>
            </w:r>
          </w:p>
          <w:p ns2:paraId="53BDFB10" ns2:textId="4AF1A81E" w:rsidR="00805D4A" w:rsidRDefault="006F0089" w:rsidP="003A0CD6">
            <w:pPr>
              <w:pStyle w:val="Paragraph0"/>
              <w:spacing w:before="120" w:after="120"/>
            </w:pPr>
            <w:r>
              <w:t>10.2 Appendix 2: Clinical Laboratory Tests</w:t>
            </w:r>
          </w:p>
        </w:tc>
        <w:tc>
          <w:tcPr>
            <w:tcW w:w="4303" w:type="dxa"/>
          </w:tcPr>
          <w:p ns2:paraId="3A556C68" ns2:textId="3F517496" w:rsidR="00FB1185" w:rsidRDefault="00EA09A6" w:rsidP="003A0CD6">
            <w:pPr>
              <w:pStyle w:val="Paragraph0"/>
              <w:spacing w:before="120" w:after="120"/>
            </w:pPr>
            <w:r>
              <w:t>Revised and m</w:t>
            </w:r>
            <w:r w:rsidR="00052364">
              <w:t xml:space="preserve">oved </w:t>
            </w:r>
            <w:r w:rsidR="004741A6">
              <w:t xml:space="preserve">the text </w:t>
            </w:r>
            <w:r w:rsidR="0063373C">
              <w:t xml:space="preserve">about pregnancy </w:t>
            </w:r>
            <w:r w:rsidR="003C3E37">
              <w:t>test</w:t>
            </w:r>
            <w:r w:rsidR="005F0A93">
              <w:t xml:space="preserve"> from Section 10.2 to Section 8.3.5.2</w:t>
            </w:r>
          </w:p>
        </w:tc>
        <w:tc>
          <w:tcPr>
            <w:tcW w:w="5676" w:type="dxa"/>
          </w:tcPr>
          <w:p ns2:paraId="7A2C9237" ns2:textId="26CE4550" w:rsidR="00FB1185" w:rsidRPr="005B3BB7" w:rsidRDefault="005F0A93" w:rsidP="003A0CD6">
            <w:pPr>
              <w:pStyle w:val="Paragraph0"/>
              <w:spacing w:before="120" w:after="120"/>
            </w:pPr>
            <w:r>
              <w:t>To provide clarification</w:t>
            </w:r>
            <w:r w:rsidR="00046D74">
              <w:t xml:space="preserve"> and clarity</w:t>
            </w:r>
            <w:r>
              <w:t xml:space="preserve"> </w:t>
            </w:r>
          </w:p>
        </w:tc>
      </w:tr>
      <w:tr w:rsidR="003A0CD6" ns2:paraId="0BC2CCE8" ns2:textId="77777777" w:rsidTr="002D1EA4">
        <w:tc>
          <w:tcPr>
            <w:tcW w:w="2971" w:type="dxa"/>
          </w:tcPr>
          <w:p ns2:paraId="0292304C" ns2:textId="134416D3" w:rsidR="003A0CD6" w:rsidRPr="00AE1CCB" w:rsidRDefault="003A0CD6" w:rsidP="003D7C32">
            <w:pPr>
              <w:pStyle w:val="Paragraph0"/>
              <w:pageBreakBefore/>
              <w:spacing w:before="120" w:after="120"/>
            </w:pPr>
            <w:r>
              <w:lastRenderedPageBreak/>
              <w:t xml:space="preserve">Section 8.4 </w:t>
            </w:r>
            <w:r w:rsidRPr="00AB06FA">
              <w:t>Adverse Events, Serious Adverse Events, and Other Reportable Safety Events</w:t>
            </w:r>
            <w:r w:rsidR="005327A4">
              <w:br/>
            </w:r>
            <w:r w:rsidR="005327A4">
              <w:br/>
            </w:r>
            <w:r w:rsidR="00B05CC0">
              <w:t xml:space="preserve">Section </w:t>
            </w:r>
            <w:r w:rsidR="00CA73FE" w:rsidRPr="00CA73FE">
              <w:t>10.3</w:t>
            </w:r>
            <w:r w:rsidR="005313C1">
              <w:t>.1</w:t>
            </w:r>
            <w:r w:rsidR="00CA73FE" w:rsidRPr="00CA73FE">
              <w:tab/>
            </w:r>
            <w:r w:rsidR="000F41DA">
              <w:t>Definitions of Medication</w:t>
            </w:r>
            <w:r w:rsidR="00BA41CC">
              <w:t xml:space="preserve"> Error</w:t>
            </w:r>
            <w:r w:rsidR="00F71750">
              <w:t>, Misuse, and Abuse</w:t>
            </w:r>
            <w:r w:rsidR="000F41DA">
              <w:t xml:space="preserve"> </w:t>
            </w:r>
          </w:p>
        </w:tc>
        <w:tc>
          <w:tcPr>
            <w:tcW w:w="4303" w:type="dxa"/>
          </w:tcPr>
          <w:p ns2:paraId="3D538AAF" ns2:textId="7286FD35" w:rsidR="003A0CD6" w:rsidRPr="00AE1CCB" w:rsidRDefault="003A0CD6" w:rsidP="003A0CD6">
            <w:pPr>
              <w:pStyle w:val="Paragraph0"/>
              <w:spacing w:before="120" w:after="120"/>
            </w:pPr>
            <w:r>
              <w:t>Added language related to investigator documenting SAE related to medication error, misuse, abuse, and their definition</w:t>
            </w:r>
            <w:r>
              <w:br/>
            </w:r>
            <w:r>
              <w:br/>
            </w:r>
            <w:r>
              <w:br/>
              <w:t>Added Section</w:t>
            </w:r>
          </w:p>
        </w:tc>
        <w:tc>
          <w:tcPr>
            <w:tcW w:w="5676" w:type="dxa"/>
          </w:tcPr>
          <w:p ns2:paraId="48FC2275" ns2:textId="07FF0EF1" w:rsidR="003A0CD6" w:rsidRPr="00AE1CCB" w:rsidRDefault="003A0CD6" w:rsidP="003A0CD6">
            <w:pPr>
              <w:pStyle w:val="Paragraph0"/>
              <w:spacing w:before="120" w:after="120"/>
            </w:pPr>
            <w:r w:rsidRPr="005B3BB7">
              <w:t>Per R</w:t>
            </w:r>
            <w:r>
              <w:t>egulation</w:t>
            </w:r>
            <w:r w:rsidRPr="005B3BB7">
              <w:t xml:space="preserve"> (EU) No 536/2014</w:t>
            </w:r>
            <w:r>
              <w:t xml:space="preserve"> of the European</w:t>
            </w:r>
            <w:r w:rsidRPr="005B3BB7">
              <w:t xml:space="preserve"> </w:t>
            </w:r>
            <w:r>
              <w:t>Parliament and of the Council</w:t>
            </w:r>
          </w:p>
        </w:tc>
      </w:tr>
      <w:tr w:rsidR="008831F6" ns2:paraId="70B07EE7" ns2:textId="77777777" w:rsidTr="002D1EA4">
        <w:tc>
          <w:tcPr>
            <w:tcW w:w="2971" w:type="dxa"/>
          </w:tcPr>
          <w:p ns2:paraId="52E8F6F2" ns2:textId="691A9E0E" w:rsidR="008831F6" w:rsidRDefault="008831F6" w:rsidP="00B43A01">
            <w:pPr>
              <w:pStyle w:val="Paragraph0"/>
              <w:spacing w:before="120" w:after="120"/>
            </w:pPr>
            <w:r>
              <w:t xml:space="preserve">Section 8.4.5 </w:t>
            </w:r>
            <w:r w:rsidR="00A709F0" w:rsidRPr="00A709F0">
              <w:t>Pregnancy and Exposure During Breastfeeding</w:t>
            </w:r>
          </w:p>
        </w:tc>
        <w:tc>
          <w:tcPr>
            <w:tcW w:w="4303" w:type="dxa"/>
          </w:tcPr>
          <w:p ns2:paraId="4E56748F" ns2:textId="777D56B8" w:rsidR="008831F6" w:rsidRDefault="007149C2" w:rsidP="00B43A01">
            <w:pPr>
              <w:pStyle w:val="Paragraph0"/>
              <w:spacing w:before="120" w:after="120"/>
            </w:pPr>
            <w:r>
              <w:t xml:space="preserve">Added text </w:t>
            </w:r>
          </w:p>
        </w:tc>
        <w:tc>
          <w:tcPr>
            <w:tcW w:w="5676" w:type="dxa"/>
          </w:tcPr>
          <w:p ns2:paraId="65C27933" ns2:textId="788B3EB9" w:rsidR="008831F6" w:rsidRPr="006B1B0E" w:rsidRDefault="007149C2" w:rsidP="006B1B0E">
            <w:pPr>
              <w:pStyle w:val="Paragraph0"/>
              <w:spacing w:before="120" w:after="120"/>
            </w:pPr>
            <w:r w:rsidRPr="007149C2">
              <w:t>Add new text to make sure investigators are reporting medical reasons for elective termination of pregnancy.</w:t>
            </w:r>
          </w:p>
        </w:tc>
      </w:tr>
      <w:tr w:rsidR="00694686" ns2:paraId="7B24E94B" ns2:textId="77777777" w:rsidTr="002D1EA4">
        <w:tc>
          <w:tcPr>
            <w:tcW w:w="2971" w:type="dxa"/>
          </w:tcPr>
          <w:p ns2:paraId="6DEB6969" ns2:textId="77777777" w:rsidR="00694686" w:rsidRPr="00C33FA4" w:rsidRDefault="00694686" w:rsidP="00B43A01">
            <w:pPr>
              <w:pStyle w:val="Paragraph0"/>
              <w:spacing w:before="120" w:after="120"/>
            </w:pPr>
            <w:r w:rsidRPr="00C33FA4">
              <w:t xml:space="preserve">Section 8.4.7 </w:t>
            </w:r>
            <w:r w:rsidR="003E65FC" w:rsidRPr="00C33FA4">
              <w:t>Events of Clinical Interest</w:t>
            </w:r>
          </w:p>
          <w:p ns2:paraId="6F1B1958" ns2:textId="1A5C6BF8" w:rsidR="003E65FC" w:rsidRPr="00C33FA4" w:rsidRDefault="00F95747" w:rsidP="00B43A01">
            <w:pPr>
              <w:pStyle w:val="Paragraph0"/>
              <w:spacing w:before="120" w:after="120"/>
            </w:pPr>
            <w:r w:rsidRPr="00C33FA4">
              <w:t xml:space="preserve">Section </w:t>
            </w:r>
            <w:r w:rsidR="00D80A15" w:rsidRPr="00C33FA4">
              <w:t>10.3.</w:t>
            </w:r>
            <w:r w:rsidR="00A877A7" w:rsidRPr="00C33FA4">
              <w:t>2</w:t>
            </w:r>
            <w:r w:rsidR="00D80A15" w:rsidRPr="00C33FA4">
              <w:t xml:space="preserve"> Definition of AE</w:t>
            </w:r>
          </w:p>
        </w:tc>
        <w:tc>
          <w:tcPr>
            <w:tcW w:w="4303" w:type="dxa"/>
          </w:tcPr>
          <w:p ns2:paraId="7DA83415" ns2:textId="0B99C693" w:rsidR="00694686" w:rsidRPr="00C33FA4" w:rsidRDefault="00B02FB0" w:rsidP="00B43A01">
            <w:pPr>
              <w:pStyle w:val="Paragraph0"/>
              <w:spacing w:before="120" w:after="120"/>
            </w:pPr>
            <w:r w:rsidRPr="00C33FA4">
              <w:t xml:space="preserve">Added text to clarify </w:t>
            </w:r>
            <w:r w:rsidR="00E52233">
              <w:t>l</w:t>
            </w:r>
            <w:r w:rsidR="00E35EED" w:rsidRPr="00C33FA4">
              <w:t>envatinib overdose reporting</w:t>
            </w:r>
          </w:p>
        </w:tc>
        <w:tc>
          <w:tcPr>
            <w:tcW w:w="5676" w:type="dxa"/>
          </w:tcPr>
          <w:p ns2:paraId="0B46C84F" ns2:textId="77777777" w:rsidR="006B1B0E" w:rsidRPr="00C33FA4" w:rsidRDefault="006B1B0E" w:rsidP="006B1B0E">
            <w:pPr>
              <w:pStyle w:val="Paragraph0"/>
              <w:spacing w:before="120" w:after="120"/>
            </w:pPr>
            <w:r w:rsidRPr="00C33FA4">
              <w:t>To clarify that lenvatinib overdose without an associated AE is not to be reported as an ECI.</w:t>
            </w:r>
          </w:p>
          <w:p ns2:paraId="38E31838" ns2:textId="169AADEC" w:rsidR="00694686" w:rsidRDefault="006D7F2C" w:rsidP="00B43A01">
            <w:pPr>
              <w:pStyle w:val="Paragraph0"/>
              <w:spacing w:before="120" w:after="120"/>
            </w:pPr>
            <w:r w:rsidRPr="00C33FA4">
              <w:t>.</w:t>
            </w:r>
          </w:p>
        </w:tc>
      </w:tr>
      <w:tr w:rsidR="009774F4" ns2:paraId="615DFF98" ns2:textId="77777777" w:rsidTr="002D1EA4">
        <w:tc>
          <w:tcPr>
            <w:tcW w:w="2971" w:type="dxa"/>
          </w:tcPr>
          <w:p ns2:paraId="4F366BA0" ns2:textId="5E5D03A7" w:rsidR="009774F4" w:rsidRDefault="009774F4" w:rsidP="00B43A01">
            <w:pPr>
              <w:pStyle w:val="Paragraph0"/>
              <w:spacing w:before="120" w:after="120"/>
            </w:pPr>
            <w:r>
              <w:t>Section 8.8 Biomarkers</w:t>
            </w:r>
          </w:p>
        </w:tc>
        <w:tc>
          <w:tcPr>
            <w:tcW w:w="4303" w:type="dxa"/>
          </w:tcPr>
          <w:p ns2:paraId="75CBC7B7" ns2:textId="58CC47E7" w:rsidR="009774F4" w:rsidRDefault="00120219" w:rsidP="00B43A01">
            <w:pPr>
              <w:pStyle w:val="Paragraph0"/>
              <w:spacing w:before="120" w:after="120"/>
            </w:pPr>
            <w:r>
              <w:t>Revised “Newly Obtained or Archival Tumor Tissue Collection” to “Tumor Tissue”</w:t>
            </w:r>
          </w:p>
        </w:tc>
        <w:tc>
          <w:tcPr>
            <w:tcW w:w="5676" w:type="dxa"/>
          </w:tcPr>
          <w:p ns2:paraId="25B9BB95" ns2:textId="2FEF5677" w:rsidR="009774F4" w:rsidRPr="006B1B0E" w:rsidRDefault="00120219" w:rsidP="006B1B0E">
            <w:pPr>
              <w:pStyle w:val="Paragraph0"/>
              <w:spacing w:before="120" w:after="120"/>
            </w:pPr>
            <w:r>
              <w:t>To reduce ambiguity</w:t>
            </w:r>
          </w:p>
        </w:tc>
      </w:tr>
      <w:tr w:rsidR="00901356" ns2:paraId="27D8A810" ns2:textId="77777777" w:rsidTr="002D1EA4">
        <w:tc>
          <w:tcPr>
            <w:tcW w:w="2971" w:type="dxa"/>
          </w:tcPr>
          <w:p ns2:paraId="17EE44D5" ns2:textId="69F18C4F" w:rsidR="00901356" w:rsidRDefault="00901356" w:rsidP="00B43A01">
            <w:pPr>
              <w:pStyle w:val="Paragraph0"/>
              <w:spacing w:before="120" w:after="120"/>
            </w:pPr>
            <w:r>
              <w:t>Section 10.3.</w:t>
            </w:r>
            <w:r w:rsidR="00690DF3">
              <w:t>5</w:t>
            </w:r>
            <w:r>
              <w:t xml:space="preserve"> </w:t>
            </w:r>
            <w:r w:rsidR="0017562F">
              <w:t>Recording AE and SAE</w:t>
            </w:r>
            <w:r w:rsidR="00C74CF6">
              <w:t xml:space="preserve"> Assessment of causality </w:t>
            </w:r>
          </w:p>
        </w:tc>
        <w:tc>
          <w:tcPr>
            <w:tcW w:w="4303" w:type="dxa"/>
          </w:tcPr>
          <w:p ns2:paraId="2AD3582D" ns2:textId="659DF848" w:rsidR="00901356" w:rsidRDefault="00C74CF6" w:rsidP="00B43A01">
            <w:pPr>
              <w:pStyle w:val="Paragraph0"/>
              <w:spacing w:before="120" w:after="120"/>
            </w:pPr>
            <w:r>
              <w:t xml:space="preserve">Revised text </w:t>
            </w:r>
            <w:r w:rsidR="00982181">
              <w:t xml:space="preserve">for </w:t>
            </w:r>
            <w:r w:rsidR="003D0BA7">
              <w:t>documentation of causality of AE/SAE</w:t>
            </w:r>
          </w:p>
        </w:tc>
        <w:tc>
          <w:tcPr>
            <w:tcW w:w="5676" w:type="dxa"/>
          </w:tcPr>
          <w:p ns2:paraId="08EA840D" ns2:textId="704AAF9C" w:rsidR="00901356" w:rsidRDefault="00806363" w:rsidP="00B43A01">
            <w:pPr>
              <w:pStyle w:val="Paragraph0"/>
              <w:spacing w:before="120" w:after="120"/>
            </w:pPr>
            <w:r>
              <w:t xml:space="preserve">Provide </w:t>
            </w:r>
            <w:r w:rsidRPr="00806363">
              <w:t>clarification to assessment and documentation</w:t>
            </w:r>
          </w:p>
        </w:tc>
      </w:tr>
      <w:tr w:rsidR="00A12528" ns2:paraId="270FFBF5" ns2:textId="77777777" w:rsidTr="002D1EA4">
        <w:tc>
          <w:tcPr>
            <w:tcW w:w="2971" w:type="dxa"/>
          </w:tcPr>
          <w:p ns2:paraId="7FB71095" ns2:textId="4C7E10B9" w:rsidR="00A12528" w:rsidRDefault="00A12528" w:rsidP="003D7C32">
            <w:pPr>
              <w:pStyle w:val="Paragraph0"/>
              <w:pageBreakBefore/>
              <w:spacing w:before="120" w:after="120"/>
            </w:pPr>
            <w:r>
              <w:lastRenderedPageBreak/>
              <w:t>Section 10.7.2 China-specific Requirements</w:t>
            </w:r>
          </w:p>
        </w:tc>
        <w:tc>
          <w:tcPr>
            <w:tcW w:w="4303" w:type="dxa"/>
          </w:tcPr>
          <w:p ns2:paraId="70A574C9" ns2:textId="20FF92A0" w:rsidR="00B61ED8" w:rsidRDefault="00B61ED8" w:rsidP="00A12528">
            <w:pPr>
              <w:pStyle w:val="Paragraph0"/>
              <w:spacing w:before="120" w:after="120"/>
            </w:pPr>
            <w:r>
              <w:t>Removed text regarding collection of specific biomarker samples in China.</w:t>
            </w:r>
          </w:p>
          <w:p ns2:paraId="2D041845" ns2:textId="127D554A" w:rsidR="00A12528" w:rsidRDefault="00B61ED8" w:rsidP="00A12528">
            <w:pPr>
              <w:pStyle w:val="Paragraph0"/>
              <w:spacing w:before="120" w:after="120"/>
            </w:pPr>
            <w:r>
              <w:t>Added text regarding continued enrollment in China after enrollment of the global portion of the study is complete.</w:t>
            </w:r>
          </w:p>
        </w:tc>
        <w:tc>
          <w:tcPr>
            <w:tcW w:w="5676" w:type="dxa"/>
          </w:tcPr>
          <w:p ns2:paraId="0B852182" ns2:textId="780DCB2E" w:rsidR="00A12528" w:rsidRDefault="00B61ED8" w:rsidP="00A12528">
            <w:pPr>
              <w:pStyle w:val="Paragraph0"/>
              <w:spacing w:before="120" w:after="120"/>
            </w:pPr>
            <w:r>
              <w:t>Reduce ambiguity</w:t>
            </w:r>
            <w:r w:rsidR="00A945BA">
              <w:br/>
            </w:r>
          </w:p>
          <w:p ns2:paraId="1123D786" ns2:textId="512E3E87" w:rsidR="00A12528" w:rsidRDefault="00B61ED8" w:rsidP="00A12528">
            <w:pPr>
              <w:pStyle w:val="Paragraph0"/>
              <w:spacing w:before="120" w:after="120"/>
            </w:pPr>
            <w:r>
              <w:t>Added text to meet China regulatory requirement</w:t>
            </w:r>
          </w:p>
        </w:tc>
      </w:tr>
      <w:tr w:rsidR="003F4F87" ns2:paraId="59699126" ns2:textId="77777777" w:rsidTr="002D1EA4">
        <w:tc>
          <w:tcPr>
            <w:tcW w:w="2971" w:type="dxa"/>
          </w:tcPr>
          <w:p ns2:paraId="35EA2907" ns2:textId="01E80DE3" w:rsidR="003F4F87" w:rsidRDefault="006474AD" w:rsidP="00B43A01">
            <w:pPr>
              <w:pStyle w:val="Paragraph0"/>
              <w:spacing w:before="120" w:after="120"/>
            </w:pPr>
            <w:r>
              <w:t>Section 10.7.4 Japan</w:t>
            </w:r>
            <w:r w:rsidR="00926BB4">
              <w:t>-specific Requirements</w:t>
            </w:r>
          </w:p>
        </w:tc>
        <w:tc>
          <w:tcPr>
            <w:tcW w:w="4303" w:type="dxa"/>
          </w:tcPr>
          <w:p ns2:paraId="7334B546" ns2:textId="6B10C266" w:rsidR="003F4F87" w:rsidRDefault="00926BB4" w:rsidP="00B43A01">
            <w:pPr>
              <w:pStyle w:val="Paragraph0"/>
              <w:spacing w:before="120" w:after="120"/>
            </w:pPr>
            <w:r>
              <w:t>Japan requirements added</w:t>
            </w:r>
          </w:p>
        </w:tc>
        <w:tc>
          <w:tcPr>
            <w:tcW w:w="5676" w:type="dxa"/>
          </w:tcPr>
          <w:p ns2:paraId="481B466D" ns2:textId="630F7931" w:rsidR="003F4F87" w:rsidRDefault="00926BB4" w:rsidP="00B43A01">
            <w:pPr>
              <w:pStyle w:val="Paragraph0"/>
              <w:spacing w:before="120" w:after="120"/>
            </w:pPr>
            <w:r>
              <w:t>T</w:t>
            </w:r>
            <w:r w:rsidRPr="00A034ED">
              <w:t>o clarify the category of drug of the clinical notification submitting to the regulatory authority</w:t>
            </w:r>
          </w:p>
        </w:tc>
      </w:tr>
      <w:tr w:rsidR="00F36F5D" ns2:paraId="4605B295" ns2:textId="77777777" w:rsidTr="002D1EA4">
        <w:tc>
          <w:tcPr>
            <w:tcW w:w="2971" w:type="dxa"/>
          </w:tcPr>
          <w:p ns2:paraId="63C96326" ns2:textId="377035F4" w:rsidR="00F36F5D" w:rsidRDefault="00926BB4" w:rsidP="00B43A01">
            <w:pPr>
              <w:pStyle w:val="Paragraph0"/>
              <w:spacing w:before="120" w:after="120"/>
            </w:pPr>
            <w:r>
              <w:t xml:space="preserve">Section </w:t>
            </w:r>
            <w:r w:rsidR="00F34020">
              <w:t>10.7.</w:t>
            </w:r>
            <w:r w:rsidR="000E63CE">
              <w:t>5</w:t>
            </w:r>
            <w:r w:rsidR="00F34020">
              <w:t xml:space="preserve"> UK</w:t>
            </w:r>
            <w:r w:rsidR="00101F32">
              <w:t>-specific Requirements</w:t>
            </w:r>
          </w:p>
        </w:tc>
        <w:tc>
          <w:tcPr>
            <w:tcW w:w="4303" w:type="dxa"/>
          </w:tcPr>
          <w:p ns2:paraId="3FED8498" ns2:textId="63A94582" w:rsidR="00F36F5D" w:rsidRDefault="00F34020" w:rsidP="00B43A01">
            <w:pPr>
              <w:pStyle w:val="Paragraph0"/>
              <w:spacing w:before="120" w:after="120"/>
            </w:pPr>
            <w:r>
              <w:t>I</w:t>
            </w:r>
            <w:r w:rsidRPr="00062C8B">
              <w:t>nsert</w:t>
            </w:r>
            <w:r>
              <w:t>ed</w:t>
            </w:r>
            <w:r w:rsidRPr="00062C8B">
              <w:t xml:space="preserve"> COVID-19 vaccine </w:t>
            </w:r>
            <w:r>
              <w:t>language</w:t>
            </w:r>
          </w:p>
        </w:tc>
        <w:tc>
          <w:tcPr>
            <w:tcW w:w="5676" w:type="dxa"/>
          </w:tcPr>
          <w:p ns2:paraId="16048241" ns2:textId="17BF503D" w:rsidR="00F36F5D" w:rsidRDefault="00A74770" w:rsidP="00B43A01">
            <w:pPr>
              <w:pStyle w:val="Paragraph0"/>
              <w:spacing w:before="120" w:after="120"/>
            </w:pPr>
            <w:r>
              <w:t>T</w:t>
            </w:r>
            <w:r w:rsidRPr="005C52E7">
              <w:t xml:space="preserve">o </w:t>
            </w:r>
            <w:r>
              <w:t>clarify vaccine information</w:t>
            </w:r>
          </w:p>
        </w:tc>
      </w:tr>
    </w:tbl>
    <w:p ns2:paraId="4B3B910F" ns2:textId="77777777" w:rsidR="009D6B09" w:rsidRPr="00862AFE" w:rsidRDefault="009D6B09" w:rsidP="009D6B09">
      <w:pPr>
        <w:pStyle w:val="Paragraph0"/>
        <w:rPr>
          <w:rStyle w:val="ParagraphChar"/>
        </w:rPr>
      </w:pPr>
      <w:ins w:id="142" w:author="GoldenCorpusHarness" w:date="2026-03-28T21:57:49Z">
        <w:r>
          <w:t>PROTOCOL AMENDMENT SUMMARY OF CHANGES4</w:t>
        </w:r>
      </w:ins>
    </w:p>
    <w:p ns2:paraId="5F2B3691" ns2:textId="77777777" w:rsidR="009D6B09" w:rsidRDefault="009D6B09" w:rsidP="00A53F2C">
      <w:ins w:id="143" w:author="GoldenCorpusHarness" w:date="2026-03-28T21:57:49Z">
        <w:r>
          <w:t>1PROTOCOL SUMMARY19</w:t>
        </w:r>
      </w:ins>
    </w:p>
    <w:p ns2:paraId="3B9F245D" ns2:textId="4ABA1101" w:rsidR="002D1EA4" w:rsidRPr="002D1EA4" w:rsidRDefault="002D1EA4" w:rsidP="002D1EA4">
      <w:pPr>
        <w:sectPr w:rsidR="002D1EA4" w:rsidRPr="002D1EA4" w:rsidSect="00F73A67">
          <w:headerReference w:type="default" ns3:id="rId23"/>
          <w:footerReference w:type="default" ns3:id="rId24"/>
          <w:pgSz w:w="15840" w:h="12240" w:orient="landscape" w:code="1"/>
          <w:pgMar w:top="1800" w:right="1440" w:bottom="1440" w:left="1440" w:header="720" w:footer="720" w:gutter="0"/>
          <w:cols w:space="720"/>
          <w:docGrid w:linePitch="326"/>
        </w:sectPr>
      </w:pPr>
      <w:ins w:id="144" w:author="GoldenCorpusHarness" w:date="2026-03-28T21:57:49Z">
        <w:r>
          <w:t>1.1Synopsis19</w:t>
        </w:r>
      </w:ins>
    </w:p>
    <w:p ns2:paraId="5F5EE754" ns2:textId="74AD68EC" w:rsidR="003B307A" w:rsidRPr="00501903" w:rsidRDefault="003B307A" w:rsidP="003B307A">
      <w:pPr>
        <w:pStyle w:val="Paragraph0"/>
        <w:keepNext/>
        <w:keepLines/>
        <w:tabs>
          <w:tab w:val="left" w:pos="-4590"/>
        </w:tabs>
        <w:spacing w:before="480" w:line="276" w:lineRule="auto"/>
        <w:jc w:val="center"/>
        <w:rPr>
          <w:rFonts w:ascii="Times New Roman Bold" w:hAnsi="Times New Roman Bold"/>
          <w:b/>
          <w:bCs/>
          <w:sz w:val="28"/>
          <w:szCs w:val="28"/>
          <w:lang w:eastAsia="ja-JP"/>
        </w:rPr>
      </w:pPr>
      <w:del w:id="145" w:author="GoldenCorpusHarness" w:date="2026-03-28T21:57:49Z">
        <w:r>
          <w:delText>T</w:delText>
        </w:r>
      </w:del>
      <w:ins w:id="146" w:author="GoldenCorpusHarness" w:date="2026-03-28T21:57:49Z">
        <w:r>
          <w:t>1.2Schem</w:t>
        </w:r>
      </w:ins>
      <w:r>
        <w:t>a</w:t>
      </w:r>
      <w:del w:id="147" w:author="GoldenCorpusHarness" w:date="2026-03-28T21:57:49Z">
        <w:r>
          <w:delText>ble of Contents</w:delText>
        </w:r>
      </w:del>
      <w:ins w:id="148" w:author="GoldenCorpusHarness" w:date="2026-03-28T21:57:49Z">
        <w:r>
          <w:t>25</w:t>
        </w:r>
      </w:ins>
    </w:p>
    <w:p ns2:paraId="0045F9F0" ns2:textId="088AC479" w:rsidR="004F6B15" w:rsidRDefault="00C719CE">
      <w:pPr>
        <w:pStyle w:val="TOC1"/>
        <w:rPr>
          <w:rFonts w:asciiTheme="minorHAnsi" w:eastAsiaTheme="minorEastAsia" w:hAnsiTheme="minorHAnsi" w:cstheme="minorBidi"/>
          <w:b w:val="0"/>
          <w:caps w:val="0"/>
          <w:noProof/>
          <w:sz w:val="22"/>
          <w:szCs w:val="22"/>
        </w:rPr>
      </w:pPr>
      <w:del w:id="149" w:author="GoldenCorpusHarness" w:date="2026-03-28T21:57:49Z">
        <w:r>
          <w:delText>DOCUMENT</w:delText>
        </w:r>
      </w:del>
      <w:ins w:id="150" w:author="GoldenCorpusHarness" w:date="2026-03-28T21:57:49Z">
        <w:r>
          <w:t>1.3Schedule</w:t>
        </w:r>
      </w:ins>
      <w:r>
        <w:t xml:space="preserve"> </w:t>
      </w:r>
      <w:del w:id="151" w:author="GoldenCorpusHarness" w:date="2026-03-28T21:57:49Z">
        <w:r>
          <w:delText>HISTORY3</w:delText>
        </w:r>
      </w:del>
      <w:ins w:id="152" w:author="GoldenCorpusHarness" w:date="2026-03-28T21:57:49Z">
        <w:r>
          <w:t>of Activities27</w:t>
        </w:r>
      </w:ins>
    </w:p>
    <w:p ns2:paraId="17922330" ns2:textId="6D5D1012" w:rsidR="004F6B15" w:rsidRDefault="004F6B15">
      <w:pPr>
        <w:pStyle w:val="TOC1"/>
        <w:rPr>
          <w:rFonts w:asciiTheme="minorHAnsi" w:eastAsiaTheme="minorEastAsia" w:hAnsiTheme="minorHAnsi" w:cstheme="minorBidi"/>
          <w:b w:val="0"/>
          <w:caps w:val="0"/>
          <w:noProof/>
          <w:sz w:val="22"/>
          <w:szCs w:val="22"/>
        </w:rPr>
      </w:pPr>
      <w:ins w:id="153" w:author="GoldenCorpusHarness" w:date="2026-03-28T21:57:49Z">
        <w:r>
          <w:t xml:space="preserve">1.3.1Initial Treatment </w:t>
        </w:r>
      </w:ins>
      <w:r>
        <w:t>P</w:t>
      </w:r>
      <w:del w:id="154" w:author="GoldenCorpusHarness" w:date="2026-03-28T21:57:49Z">
        <w:r>
          <w:delText>ROTOCOL AMENDMENT SUMMARY OF CHANGES4</w:delText>
        </w:r>
      </w:del>
      <w:ins w:id="155" w:author="GoldenCorpusHarness" w:date="2026-03-28T21:57:49Z">
        <w:r>
          <w:t>hase28</w:t>
        </w:r>
      </w:ins>
    </w:p>
    <w:p ns2:paraId="5C5CA85A" ns2:textId="44BAC0E9" w:rsidR="004F6B15" w:rsidRDefault="004F6B15">
      <w:pPr>
        <w:pStyle w:val="TOC1"/>
        <w:rPr>
          <w:rFonts w:asciiTheme="minorHAnsi" w:eastAsiaTheme="minorEastAsia" w:hAnsiTheme="minorHAnsi" w:cstheme="minorBidi"/>
          <w:b w:val="0"/>
          <w:caps w:val="0"/>
          <w:noProof/>
          <w:sz w:val="22"/>
          <w:szCs w:val="22"/>
        </w:rPr>
      </w:pPr>
      <w:r>
        <w:t>1</w:t>
      </w:r>
      <w:del w:id="156" w:author="GoldenCorpusHarness" w:date="2026-03-28T21:57:49Z">
        <w:r>
          <w:delText>Proto</w:delText>
        </w:r>
      </w:del>
      <w:ins w:id="157" w:author="GoldenCorpusHarness" w:date="2026-03-28T21:57:49Z">
        <w:r>
          <w:t>.3.2Se</w:t>
        </w:r>
      </w:ins>
      <w:r>
        <w:t>co</w:t>
      </w:r>
      <w:del w:id="158" w:author="GoldenCorpusHarness" w:date="2026-03-28T21:57:49Z">
        <w:r>
          <w:delText>l</w:delText>
        </w:r>
      </w:del>
      <w:ins w:id="159" w:author="GoldenCorpusHarness" w:date="2026-03-28T21:57:49Z">
        <w:r>
          <w:t>nd</w:t>
        </w:r>
      </w:ins>
      <w:r>
        <w:t xml:space="preserve"> </w:t>
      </w:r>
      <w:del w:id="160" w:author="GoldenCorpusHarness" w:date="2026-03-28T21:57:49Z">
        <w:r>
          <w:delText>S</w:delText>
        </w:r>
      </w:del>
      <w:ins w:id="161" w:author="GoldenCorpusHarness" w:date="2026-03-28T21:57:49Z">
        <w:r>
          <w:t>Co</w:t>
        </w:r>
      </w:ins>
      <w:r>
        <w:t>u</w:t>
      </w:r>
      <w:del w:id="162" w:author="GoldenCorpusHarness" w:date="2026-03-28T21:57:49Z">
        <w:r>
          <w:delText>mm</w:delText>
        </w:r>
      </w:del>
      <w:ins w:id="163" w:author="GoldenCorpusHarness" w:date="2026-03-28T21:57:49Z">
        <w:r>
          <w:t>rse Ph</w:t>
        </w:r>
      </w:ins>
      <w:r>
        <w:t>a</w:t>
      </w:r>
      <w:del w:id="164" w:author="GoldenCorpusHarness" w:date="2026-03-28T21:57:49Z">
        <w:r>
          <w:delText>ry1</w:delText>
        </w:r>
      </w:del>
      <w:ins w:id="165" w:author="GoldenCorpusHarness" w:date="2026-03-28T21:57:49Z">
        <w:r>
          <w:t>se4</w:t>
        </w:r>
      </w:ins>
      <w:r>
        <w:t>7</w:t>
      </w:r>
    </w:p>
    <w:p ns2:paraId="69B36A94" ns2:textId="27011118" w:rsidR="004F6B15" w:rsidRDefault="004F6B15">
      <w:pPr>
        <w:pStyle w:val="TOC2"/>
        <w:rPr>
          <w:rFonts w:asciiTheme="minorHAnsi" w:eastAsiaTheme="minorEastAsia" w:hAnsiTheme="minorHAnsi" w:cstheme="minorBidi"/>
          <w:b w:val="0"/>
          <w:noProof/>
          <w:sz w:val="22"/>
          <w:szCs w:val="22"/>
        </w:rPr>
      </w:pPr>
      <w:del w:id="166" w:author="GoldenCorpusHarness" w:date="2026-03-28T21:57:49Z">
        <w:r>
          <w:delText>1.1Synopsis17</w:delText>
        </w:r>
      </w:del>
      <w:ins w:id="167" w:author="GoldenCorpusHarness" w:date="2026-03-28T21:57:49Z">
        <w:r>
          <w:t>2INTRODUCTION55</w:t>
        </w:r>
      </w:ins>
    </w:p>
    <w:p ns2:paraId="230C92AC" ns2:textId="76F57EF1" w:rsidR="004F6B15" w:rsidRDefault="004F6B15">
      <w:pPr>
        <w:pStyle w:val="TOC2"/>
        <w:rPr>
          <w:rFonts w:asciiTheme="minorHAnsi" w:eastAsiaTheme="minorEastAsia" w:hAnsiTheme="minorHAnsi" w:cstheme="minorBidi"/>
          <w:b w:val="0"/>
          <w:noProof/>
          <w:sz w:val="22"/>
          <w:szCs w:val="22"/>
        </w:rPr>
      </w:pPr>
      <w:ins w:id="168" w:author="GoldenCorpusHarness" w:date="2026-03-28T21:57:49Z">
        <w:r>
          <w:t>2.</w:t>
        </w:r>
      </w:ins>
      <w:r>
        <w:t>1</w:t>
      </w:r>
      <w:del w:id="169" w:author="GoldenCorpusHarness" w:date="2026-03-28T21:57:49Z">
        <w:r>
          <w:delText>.2</w:delText>
        </w:r>
      </w:del>
      <w:r>
        <w:t>S</w:t>
      </w:r>
      <w:del w:id="170" w:author="GoldenCorpusHarness" w:date="2026-03-28T21:57:49Z">
        <w:r>
          <w:delText>ch</w:delText>
        </w:r>
      </w:del>
      <w:ins w:id="171" w:author="GoldenCorpusHarness" w:date="2026-03-28T21:57:49Z">
        <w:r>
          <w:t>tudy Rational</w:t>
        </w:r>
      </w:ins>
      <w:r>
        <w:t>e</w:t>
      </w:r>
      <w:del w:id="172" w:author="GoldenCorpusHarness" w:date="2026-03-28T21:57:49Z">
        <w:r>
          <w:delText>ma21</w:delText>
        </w:r>
      </w:del>
      <w:ins w:id="173" w:author="GoldenCorpusHarness" w:date="2026-03-28T21:57:49Z">
        <w:r>
          <w:t>55</w:t>
        </w:r>
      </w:ins>
    </w:p>
    <w:p ns2:paraId="3463A155" ns2:textId="6A4C54EE" w:rsidR="004F6B15" w:rsidRDefault="004F6B15">
      <w:pPr>
        <w:pStyle w:val="TOC2"/>
        <w:rPr>
          <w:rFonts w:asciiTheme="minorHAnsi" w:eastAsiaTheme="minorEastAsia" w:hAnsiTheme="minorHAnsi" w:cstheme="minorBidi"/>
          <w:b w:val="0"/>
          <w:noProof/>
          <w:sz w:val="22"/>
          <w:szCs w:val="22"/>
        </w:rPr>
      </w:pPr>
      <w:del w:id="174" w:author="GoldenCorpusHarness" w:date="2026-03-28T21:57:49Z">
        <w:r>
          <w:delText>1</w:delText>
        </w:r>
      </w:del>
      <w:ins w:id="175" w:author="GoldenCorpusHarness" w:date="2026-03-28T21:57:49Z">
        <w:r>
          <w:t>2</w:t>
        </w:r>
      </w:ins>
      <w:r>
        <w:t>.</w:t>
      </w:r>
      <w:del w:id="176" w:author="GoldenCorpusHarness" w:date="2026-03-28T21:57:49Z">
        <w:r>
          <w:delText>3S</w:delText>
        </w:r>
      </w:del>
      <w:ins w:id="177" w:author="GoldenCorpusHarness" w:date="2026-03-28T21:57:49Z">
        <w:r>
          <w:t>2Ba</w:t>
        </w:r>
      </w:ins>
      <w:r>
        <w:t>c</w:t>
      </w:r>
      <w:del w:id="178" w:author="GoldenCorpusHarness" w:date="2026-03-28T21:57:49Z">
        <w:r>
          <w:delText>he</w:delText>
        </w:r>
      </w:del>
      <w:ins w:id="179" w:author="GoldenCorpusHarness" w:date="2026-03-28T21:57:49Z">
        <w:r>
          <w:t>kgroun</w:t>
        </w:r>
      </w:ins>
      <w:r>
        <w:t>d</w:t>
      </w:r>
      <w:del w:id="180" w:author="GoldenCorpusHarness" w:date="2026-03-28T21:57:49Z">
        <w:r>
          <w:delText>ule of Activities22</w:delText>
        </w:r>
      </w:del>
      <w:ins w:id="181" w:author="GoldenCorpusHarness" w:date="2026-03-28T21:57:49Z">
        <w:r>
          <w:t>56</w:t>
        </w:r>
      </w:ins>
    </w:p>
    <w:p ns2:paraId="6D311357" ns2:textId="2FEB2DFA" w:rsidR="004F6B15" w:rsidRDefault="004F6B15">
      <w:pPr>
        <w:pStyle w:val="TOC3"/>
        <w:rPr>
          <w:rFonts w:asciiTheme="minorHAnsi" w:eastAsiaTheme="minorEastAsia" w:hAnsiTheme="minorHAnsi" w:cstheme="minorBidi"/>
          <w:noProof/>
          <w:sz w:val="22"/>
          <w:szCs w:val="22"/>
        </w:rPr>
      </w:pPr>
      <w:del w:id="182" w:author="GoldenCorpusHarness" w:date="2026-03-28T21:57:49Z">
        <w:r>
          <w:delText>1</w:delText>
        </w:r>
      </w:del>
      <w:ins w:id="183" w:author="GoldenCorpusHarness" w:date="2026-03-28T21:57:49Z">
        <w:r>
          <w:t>2</w:t>
        </w:r>
      </w:ins>
      <w:r>
        <w:t>.</w:t>
      </w:r>
      <w:del w:id="184" w:author="GoldenCorpusHarness" w:date="2026-03-28T21:57:49Z">
        <w:r>
          <w:delText>3</w:delText>
        </w:r>
      </w:del>
      <w:ins w:id="185" w:author="GoldenCorpusHarness" w:date="2026-03-28T21:57:49Z">
        <w:r>
          <w:t>2</w:t>
        </w:r>
      </w:ins>
      <w:r>
        <w:t>.1</w:t>
      </w:r>
      <w:del w:id="186" w:author="GoldenCorpusHarness" w:date="2026-03-28T21:57:49Z">
        <w:r>
          <w:delText>Ini</w:delText>
        </w:r>
      </w:del>
      <w:ins w:id="187" w:author="GoldenCorpusHarness" w:date="2026-03-28T21:57:49Z">
        <w:r>
          <w:t>Pharmaceu</w:t>
        </w:r>
      </w:ins>
      <w:r>
        <w:t>ti</w:t>
      </w:r>
      <w:ins w:id="188" w:author="GoldenCorpusHarness" w:date="2026-03-28T21:57:49Z">
        <w:r>
          <w:t>c</w:t>
        </w:r>
      </w:ins>
      <w:r>
        <w:t xml:space="preserve">al </w:t>
      </w:r>
      <w:ins w:id="189" w:author="GoldenCorpusHarness" w:date="2026-03-28T21:57:49Z">
        <w:r>
          <w:t xml:space="preserve">and </w:t>
        </w:r>
      </w:ins>
      <w:r>
        <w:t>T</w:t>
      </w:r>
      <w:ins w:id="190" w:author="GoldenCorpusHarness" w:date="2026-03-28T21:57:49Z">
        <w:r>
          <w:t>he</w:t>
        </w:r>
      </w:ins>
      <w:r>
        <w:t>r</w:t>
      </w:r>
      <w:ins w:id="191" w:author="GoldenCorpusHarness" w:date="2026-03-28T21:57:49Z">
        <w:r>
          <w:t>ap</w:t>
        </w:r>
      </w:ins>
      <w:r>
        <w:t>e</w:t>
      </w:r>
      <w:ins w:id="192" w:author="GoldenCorpusHarness" w:date="2026-03-28T21:57:49Z">
        <w:r>
          <w:t>utic B</w:t>
        </w:r>
      </w:ins>
      <w:r>
        <w:t>a</w:t>
      </w:r>
      <w:del w:id="193" w:author="GoldenCorpusHarness" w:date="2026-03-28T21:57:49Z">
        <w:r>
          <w:delText>tme</w:delText>
        </w:r>
      </w:del>
      <w:ins w:id="194" w:author="GoldenCorpusHarness" w:date="2026-03-28T21:57:49Z">
        <w:r>
          <w:t>ckgrou</w:t>
        </w:r>
      </w:ins>
      <w:r>
        <w:t>n</w:t>
      </w:r>
      <w:del w:id="195" w:author="GoldenCorpusHarness" w:date="2026-03-28T21:57:49Z">
        <w:r>
          <w:delText>t Phase22</w:delText>
        </w:r>
      </w:del>
      <w:ins w:id="196" w:author="GoldenCorpusHarness" w:date="2026-03-28T21:57:49Z">
        <w:r>
          <w:t>d57</w:t>
        </w:r>
      </w:ins>
    </w:p>
    <w:p ns2:paraId="0EBFEC2A" ns2:textId="43C59141" w:rsidR="004F6B15" w:rsidRDefault="004F6B15">
      <w:pPr>
        <w:pStyle w:val="TOC3"/>
        <w:rPr>
          <w:rFonts w:asciiTheme="minorHAnsi" w:eastAsiaTheme="minorEastAsia" w:hAnsiTheme="minorHAnsi" w:cstheme="minorBidi"/>
          <w:noProof/>
          <w:sz w:val="22"/>
          <w:szCs w:val="22"/>
        </w:rPr>
      </w:pPr>
      <w:ins w:id="197" w:author="GoldenCorpusHarness" w:date="2026-03-28T21:57:49Z">
        <w:r>
          <w:t>2.2.</w:t>
        </w:r>
      </w:ins>
      <w:r>
        <w:t>1.</w:t>
      </w:r>
      <w:del w:id="198" w:author="GoldenCorpusHarness" w:date="2026-03-28T21:57:49Z">
        <w:r>
          <w:delText>3.2S</w:delText>
        </w:r>
      </w:del>
      <w:ins w:id="199" w:author="GoldenCorpusHarness" w:date="2026-03-28T21:57:49Z">
        <w:r>
          <w:t>1P</w:t>
        </w:r>
      </w:ins>
      <w:r>
        <w:t>e</w:t>
      </w:r>
      <w:del w:id="200" w:author="GoldenCorpusHarness" w:date="2026-03-28T21:57:49Z">
        <w:r>
          <w:delText>c</w:delText>
        </w:r>
      </w:del>
      <w:ins w:id="201" w:author="GoldenCorpusHarness" w:date="2026-03-28T21:57:49Z">
        <w:r>
          <w:t>mbr</w:t>
        </w:r>
      </w:ins>
      <w:r>
        <w:t>o</w:t>
      </w:r>
      <w:del w:id="202" w:author="GoldenCorpusHarness" w:date="2026-03-28T21:57:49Z">
        <w:r>
          <w:delText>nd Co</w:delText>
        </w:r>
      </w:del>
      <w:ins w:id="203" w:author="GoldenCorpusHarness" w:date="2026-03-28T21:57:49Z">
        <w:r>
          <w:t>liz</w:t>
        </w:r>
      </w:ins>
      <w:r>
        <w:t>u</w:t>
      </w:r>
      <w:del w:id="204" w:author="GoldenCorpusHarness" w:date="2026-03-28T21:57:49Z">
        <w:r>
          <w:delText>rse Ph</w:delText>
        </w:r>
      </w:del>
      <w:ins w:id="205" w:author="GoldenCorpusHarness" w:date="2026-03-28T21:57:49Z">
        <w:r>
          <w:t>m</w:t>
        </w:r>
      </w:ins>
      <w:r>
        <w:t>a</w:t>
      </w:r>
      <w:del w:id="206" w:author="GoldenCorpusHarness" w:date="2026-03-28T21:57:49Z">
        <w:r>
          <w:delText>se34</w:delText>
        </w:r>
      </w:del>
      <w:ins w:id="207" w:author="GoldenCorpusHarness" w:date="2026-03-28T21:57:49Z">
        <w:r>
          <w:t>b57</w:t>
        </w:r>
      </w:ins>
    </w:p>
    <w:p ns2:paraId="73D3CEF6" ns2:textId="0B428656" w:rsidR="004F6B15" w:rsidRDefault="004F6B15">
      <w:pPr>
        <w:pStyle w:val="TOC1"/>
        <w:rPr>
          <w:rFonts w:asciiTheme="minorHAnsi" w:eastAsiaTheme="minorEastAsia" w:hAnsiTheme="minorHAnsi" w:cstheme="minorBidi"/>
          <w:b w:val="0"/>
          <w:caps w:val="0"/>
          <w:noProof/>
          <w:sz w:val="22"/>
          <w:szCs w:val="22"/>
        </w:rPr>
      </w:pPr>
      <w:r>
        <w:t>2</w:t>
      </w:r>
      <w:del w:id="208" w:author="GoldenCorpusHarness" w:date="2026-03-28T21:57:49Z">
        <w:r>
          <w:delText>I</w:delText>
        </w:r>
      </w:del>
      <w:ins w:id="209" w:author="GoldenCorpusHarness" w:date="2026-03-28T21:57:49Z">
        <w:r>
          <w:t>.2.1.2Le</w:t>
        </w:r>
      </w:ins>
      <w:r>
        <w:t>n</w:t>
      </w:r>
      <w:del w:id="210" w:author="GoldenCorpusHarness" w:date="2026-03-28T21:57:49Z">
        <w:r>
          <w:delText>troduc</w:delText>
        </w:r>
      </w:del>
      <w:ins w:id="211" w:author="GoldenCorpusHarness" w:date="2026-03-28T21:57:49Z">
        <w:r>
          <w:t>va</w:t>
        </w:r>
      </w:ins>
      <w:r>
        <w:t>ti</w:t>
      </w:r>
      <w:del w:id="212" w:author="GoldenCorpusHarness" w:date="2026-03-28T21:57:49Z">
        <w:r>
          <w:delText>o</w:delText>
        </w:r>
      </w:del>
      <w:r>
        <w:t>n</w:t>
      </w:r>
      <w:del w:id="213" w:author="GoldenCorpusHarness" w:date="2026-03-28T21:57:49Z">
        <w:r>
          <w:delText>41</w:delText>
        </w:r>
      </w:del>
      <w:ins w:id="214" w:author="GoldenCorpusHarness" w:date="2026-03-28T21:57:49Z">
        <w:r>
          <w:t>ib57</w:t>
        </w:r>
      </w:ins>
    </w:p>
    <w:p ns2:paraId="1FB7AD0E" ns2:textId="2FD54204" w:rsidR="004F6B15" w:rsidRDefault="004F6B15">
      <w:pPr>
        <w:pStyle w:val="TOC2"/>
        <w:rPr>
          <w:rFonts w:asciiTheme="minorHAnsi" w:eastAsiaTheme="minorEastAsia" w:hAnsiTheme="minorHAnsi" w:cstheme="minorBidi"/>
          <w:b w:val="0"/>
          <w:noProof/>
          <w:sz w:val="22"/>
          <w:szCs w:val="22"/>
        </w:rPr>
      </w:pPr>
      <w:ins w:id="215" w:author="GoldenCorpusHarness" w:date="2026-03-28T21:57:49Z">
        <w:r>
          <w:t>2.</w:t>
        </w:r>
      </w:ins>
      <w:r>
        <w:t>2.1</w:t>
      </w:r>
      <w:del w:id="216" w:author="GoldenCorpusHarness" w:date="2026-03-28T21:57:49Z">
        <w:r>
          <w:delText>St</w:delText>
        </w:r>
      </w:del>
      <w:ins w:id="217" w:author="GoldenCorpusHarness" w:date="2026-03-28T21:57:49Z">
        <w:r>
          <w:t>.3Pembroliz</w:t>
        </w:r>
      </w:ins>
      <w:r>
        <w:t>u</w:t>
      </w:r>
      <w:del w:id="218" w:author="GoldenCorpusHarness" w:date="2026-03-28T21:57:49Z">
        <w:r>
          <w:delText>dy</w:delText>
        </w:r>
      </w:del>
      <w:ins w:id="219" w:author="GoldenCorpusHarness" w:date="2026-03-28T21:57:49Z">
        <w:r>
          <w:t>mab</w:t>
        </w:r>
      </w:ins>
      <w:r>
        <w:t xml:space="preserve"> </w:t>
      </w:r>
      <w:del w:id="220" w:author="GoldenCorpusHarness" w:date="2026-03-28T21:57:49Z">
        <w:r>
          <w:delText>R</w:delText>
        </w:r>
      </w:del>
      <w:ins w:id="221" w:author="GoldenCorpusHarness" w:date="2026-03-28T21:57:49Z">
        <w:r>
          <w:t>Plus Lenv</w:t>
        </w:r>
      </w:ins>
      <w:r>
        <w:t>ati</w:t>
      </w:r>
      <w:del w:id="222" w:author="GoldenCorpusHarness" w:date="2026-03-28T21:57:49Z">
        <w:r>
          <w:delText>o</w:delText>
        </w:r>
      </w:del>
      <w:r>
        <w:t>n</w:t>
      </w:r>
      <w:del w:id="223" w:author="GoldenCorpusHarness" w:date="2026-03-28T21:57:49Z">
        <w:r>
          <w:delText>ale41</w:delText>
        </w:r>
      </w:del>
      <w:ins w:id="224" w:author="GoldenCorpusHarness" w:date="2026-03-28T21:57:49Z">
        <w:r>
          <w:t>ib58</w:t>
        </w:r>
      </w:ins>
    </w:p>
    <w:p ns2:paraId="6476A4F6" ns2:textId="282CD67A" w:rsidR="004F6B15" w:rsidRDefault="004F6B15">
      <w:pPr>
        <w:pStyle w:val="TOC2"/>
        <w:rPr>
          <w:rFonts w:asciiTheme="minorHAnsi" w:eastAsiaTheme="minorEastAsia" w:hAnsiTheme="minorHAnsi" w:cstheme="minorBidi"/>
          <w:b w:val="0"/>
          <w:noProof/>
          <w:sz w:val="22"/>
          <w:szCs w:val="22"/>
        </w:rPr>
      </w:pPr>
      <w:r>
        <w:t>2.2</w:t>
      </w:r>
      <w:del w:id="225" w:author="GoldenCorpusHarness" w:date="2026-03-28T21:57:49Z">
        <w:r>
          <w:delText>B</w:delText>
        </w:r>
      </w:del>
      <w:ins w:id="226" w:author="GoldenCorpusHarness" w:date="2026-03-28T21:57:49Z">
        <w:r>
          <w:t>.2Preclinic</w:t>
        </w:r>
      </w:ins>
      <w:r>
        <w:t>a</w:t>
      </w:r>
      <w:del w:id="227" w:author="GoldenCorpusHarness" w:date="2026-03-28T21:57:49Z">
        <w:r>
          <w:delText>ckgrou</w:delText>
        </w:r>
      </w:del>
      <w:ins w:id="228" w:author="GoldenCorpusHarness" w:date="2026-03-28T21:57:49Z">
        <w:r>
          <w:t>l a</w:t>
        </w:r>
      </w:ins>
      <w:r>
        <w:t>nd</w:t>
      </w:r>
      <w:del w:id="229" w:author="GoldenCorpusHarness" w:date="2026-03-28T21:57:49Z">
        <w:r>
          <w:delText>42</w:delText>
        </w:r>
      </w:del>
      <w:ins w:id="230" w:author="GoldenCorpusHarness" w:date="2026-03-28T21:57:49Z">
        <w:r>
          <w:t xml:space="preserve"> Clinical Studies59</w:t>
        </w:r>
      </w:ins>
    </w:p>
    <w:p ns2:paraId="36A35805" ns2:textId="61AC2D11" w:rsidR="004F6B15" w:rsidRDefault="004F6B15">
      <w:pPr>
        <w:pStyle w:val="TOC3"/>
        <w:rPr>
          <w:rFonts w:asciiTheme="minorHAnsi" w:eastAsiaTheme="minorEastAsia" w:hAnsiTheme="minorHAnsi" w:cstheme="minorBidi"/>
          <w:noProof/>
          <w:sz w:val="22"/>
          <w:szCs w:val="22"/>
        </w:rPr>
      </w:pPr>
      <w:ins w:id="231" w:author="GoldenCorpusHarness" w:date="2026-03-28T21:57:49Z">
        <w:r>
          <w:t>2.</w:t>
        </w:r>
      </w:ins>
      <w:r>
        <w:t>2.2.1</w:t>
      </w:r>
      <w:ins w:id="232" w:author="GoldenCorpusHarness" w:date="2026-03-28T21:57:49Z">
        <w:r>
          <w:t xml:space="preserve">Completed Studies With </w:t>
        </w:r>
      </w:ins>
      <w:r>
        <w:t>P</w:t>
      </w:r>
      <w:del w:id="233" w:author="GoldenCorpusHarness" w:date="2026-03-28T21:57:49Z">
        <w:r>
          <w:delText>ha</w:delText>
        </w:r>
      </w:del>
      <w:ins w:id="234" w:author="GoldenCorpusHarness" w:date="2026-03-28T21:57:49Z">
        <w:r>
          <w:t>emb</w:t>
        </w:r>
      </w:ins>
      <w:r>
        <w:t>r</w:t>
      </w:r>
      <w:ins w:id="235" w:author="GoldenCorpusHarness" w:date="2026-03-28T21:57:49Z">
        <w:r>
          <w:t>olizu</w:t>
        </w:r>
      </w:ins>
      <w:r>
        <w:t>ma</w:t>
      </w:r>
      <w:del w:id="236" w:author="GoldenCorpusHarness" w:date="2026-03-28T21:57:49Z">
        <w:r>
          <w:delText>ceutical</w:delText>
        </w:r>
      </w:del>
      <w:ins w:id="237" w:author="GoldenCorpusHarness" w:date="2026-03-28T21:57:49Z">
        <w:r>
          <w:t>b</w:t>
        </w:r>
      </w:ins>
      <w:r>
        <w:t xml:space="preserve"> and </w:t>
      </w:r>
      <w:del w:id="238" w:author="GoldenCorpusHarness" w:date="2026-03-28T21:57:49Z">
        <w:r>
          <w:delText>Th</w:delText>
        </w:r>
      </w:del>
      <w:ins w:id="239" w:author="GoldenCorpusHarness" w:date="2026-03-28T21:57:49Z">
        <w:r>
          <w:t>L</w:t>
        </w:r>
      </w:ins>
      <w:r>
        <w:t>e</w:t>
      </w:r>
      <w:del w:id="240" w:author="GoldenCorpusHarness" w:date="2026-03-28T21:57:49Z">
        <w:r>
          <w:delText>r</w:delText>
        </w:r>
      </w:del>
      <w:ins w:id="241" w:author="GoldenCorpusHarness" w:date="2026-03-28T21:57:49Z">
        <w:r>
          <w:t>nv</w:t>
        </w:r>
      </w:ins>
      <w:r>
        <w:t>a</w:t>
      </w:r>
      <w:del w:id="242" w:author="GoldenCorpusHarness" w:date="2026-03-28T21:57:49Z">
        <w:r>
          <w:delText>peu</w:delText>
        </w:r>
      </w:del>
      <w:r>
        <w:t>ti</w:t>
      </w:r>
      <w:del w:id="243" w:author="GoldenCorpusHarness" w:date="2026-03-28T21:57:49Z">
        <w:r>
          <w:delText>c Backgrou</w:delText>
        </w:r>
      </w:del>
      <w:r>
        <w:t>n</w:t>
      </w:r>
      <w:del w:id="244" w:author="GoldenCorpusHarness" w:date="2026-03-28T21:57:49Z">
        <w:r>
          <w:delText>d43</w:delText>
        </w:r>
      </w:del>
      <w:ins w:id="245" w:author="GoldenCorpusHarness" w:date="2026-03-28T21:57:49Z">
        <w:r>
          <w:t>ib59</w:t>
        </w:r>
      </w:ins>
    </w:p>
    <w:p ns2:paraId="33748BD0" ns2:textId="1D1A211F" w:rsidR="004F6B15" w:rsidRDefault="004F6B15">
      <w:pPr>
        <w:pStyle w:val="TOC4"/>
        <w:rPr>
          <w:rFonts w:asciiTheme="minorHAnsi" w:eastAsiaTheme="minorEastAsia" w:hAnsiTheme="minorHAnsi" w:cstheme="minorBidi"/>
          <w:noProof/>
          <w:sz w:val="22"/>
          <w:szCs w:val="22"/>
        </w:rPr>
      </w:pPr>
      <w:r>
        <w:t>2.2.</w:t>
      </w:r>
      <w:del w:id="246" w:author="GoldenCorpusHarness" w:date="2026-03-28T21:57:49Z">
        <w:r>
          <w:delText>1.1</w:delText>
        </w:r>
      </w:del>
      <w:ins w:id="247" w:author="GoldenCorpusHarness" w:date="2026-03-28T21:57:49Z">
        <w:r>
          <w:t xml:space="preserve">3Ongoing Clinical Studies of </w:t>
        </w:r>
      </w:ins>
      <w:r>
        <w:t>Pembrolizumab</w:t>
      </w:r>
      <w:del w:id="248" w:author="GoldenCorpusHarness" w:date="2026-03-28T21:57:49Z">
        <w:r>
          <w:delText>43</w:delText>
        </w:r>
      </w:del>
      <w:ins w:id="249" w:author="GoldenCorpusHarness" w:date="2026-03-28T21:57:49Z">
        <w:r>
          <w:t xml:space="preserve"> and Lenvatinib59</w:t>
        </w:r>
      </w:ins>
    </w:p>
    <w:p ns2:paraId="192475CB" ns2:textId="49E21D3E" w:rsidR="004F6B15" w:rsidRDefault="004F6B15">
      <w:pPr>
        <w:pStyle w:val="TOC4"/>
        <w:rPr>
          <w:rFonts w:asciiTheme="minorHAnsi" w:eastAsiaTheme="minorEastAsia" w:hAnsiTheme="minorHAnsi" w:cstheme="minorBidi"/>
          <w:noProof/>
          <w:sz w:val="22"/>
          <w:szCs w:val="22"/>
        </w:rPr>
      </w:pPr>
      <w:r>
        <w:t>2.</w:t>
      </w:r>
      <w:del w:id="250" w:author="GoldenCorpusHarness" w:date="2026-03-28T21:57:49Z">
        <w:r>
          <w:delText>2.1.2L</w:delText>
        </w:r>
      </w:del>
      <w:ins w:id="251" w:author="GoldenCorpusHarness" w:date="2026-03-28T21:57:49Z">
        <w:r>
          <w:t>3B</w:t>
        </w:r>
      </w:ins>
      <w:r>
        <w:t>en</w:t>
      </w:r>
      <w:del w:id="252" w:author="GoldenCorpusHarness" w:date="2026-03-28T21:57:49Z">
        <w:r>
          <w:delText>va</w:delText>
        </w:r>
      </w:del>
      <w:ins w:id="253" w:author="GoldenCorpusHarness" w:date="2026-03-28T21:57:49Z">
        <w:r>
          <w:t>efi</w:t>
        </w:r>
      </w:ins>
      <w:r>
        <w:t>t</w:t>
      </w:r>
      <w:ins w:id="254" w:author="GoldenCorpusHarness" w:date="2026-03-28T21:57:49Z">
        <w:r>
          <w:t>/R</w:t>
        </w:r>
      </w:ins>
      <w:r>
        <w:t>i</w:t>
      </w:r>
      <w:ins w:id="255" w:author="GoldenCorpusHarness" w:date="2026-03-28T21:57:49Z">
        <w:r>
          <w:t>sk Assessme</w:t>
        </w:r>
      </w:ins>
      <w:r>
        <w:t>n</w:t>
      </w:r>
      <w:del w:id="256" w:author="GoldenCorpusHarness" w:date="2026-03-28T21:57:49Z">
        <w:r>
          <w:delText>ib4</w:delText>
        </w:r>
      </w:del>
      <w:ins w:id="257" w:author="GoldenCorpusHarness" w:date="2026-03-28T21:57:49Z">
        <w:r>
          <w:t>t6</w:t>
        </w:r>
      </w:ins>
      <w:r>
        <w:t>3</w:t>
      </w:r>
    </w:p>
    <w:p ns2:paraId="26C7AE4F" ns2:textId="4EA3AF26" w:rsidR="004F6B15" w:rsidRDefault="004F6B15">
      <w:pPr>
        <w:pStyle w:val="TOC4"/>
        <w:rPr>
          <w:rFonts w:asciiTheme="minorHAnsi" w:eastAsiaTheme="minorEastAsia" w:hAnsiTheme="minorHAnsi" w:cstheme="minorBidi"/>
          <w:noProof/>
          <w:sz w:val="22"/>
          <w:szCs w:val="22"/>
        </w:rPr>
      </w:pPr>
      <w:del w:id="258" w:author="GoldenCorpusHarness" w:date="2026-03-28T21:57:49Z">
        <w:r>
          <w:delText>2.2.1.</w:delText>
        </w:r>
      </w:del>
      <w:r>
        <w:t>3</w:t>
      </w:r>
      <w:ins w:id="259" w:author="GoldenCorpusHarness" w:date="2026-03-28T21:57:49Z">
        <w:r>
          <w:t>HY</w:t>
        </w:r>
      </w:ins>
      <w:r>
        <w:t>P</w:t>
      </w:r>
      <w:del w:id="260" w:author="GoldenCorpusHarness" w:date="2026-03-28T21:57:49Z">
        <w:r>
          <w:delText>embrolizumab</w:delText>
        </w:r>
      </w:del>
      <w:ins w:id="261" w:author="GoldenCorpusHarness" w:date="2026-03-28T21:57:49Z">
        <w:r>
          <w:t>OTHESES,</w:t>
        </w:r>
      </w:ins>
      <w:r>
        <w:t xml:space="preserve"> </w:t>
      </w:r>
      <w:ins w:id="262" w:author="GoldenCorpusHarness" w:date="2026-03-28T21:57:49Z">
        <w:r>
          <w:t>OBJECTIVES, AND END</w:t>
        </w:r>
      </w:ins>
      <w:r>
        <w:t>P</w:t>
      </w:r>
      <w:del w:id="263" w:author="GoldenCorpusHarness" w:date="2026-03-28T21:57:49Z">
        <w:r>
          <w:delText>lus Lenvatinib44</w:delText>
        </w:r>
      </w:del>
      <w:ins w:id="264" w:author="GoldenCorpusHarness" w:date="2026-03-28T21:57:49Z">
        <w:r>
          <w:t>OINTS65</w:t>
        </w:r>
      </w:ins>
    </w:p>
    <w:p ns2:paraId="5576E411" ns2:textId="5A3E3CFA" w:rsidR="004F6B15" w:rsidRDefault="004F6B15">
      <w:pPr>
        <w:pStyle w:val="TOC3"/>
        <w:rPr>
          <w:rFonts w:asciiTheme="minorHAnsi" w:eastAsiaTheme="minorEastAsia" w:hAnsiTheme="minorHAnsi" w:cstheme="minorBidi"/>
          <w:noProof/>
          <w:sz w:val="22"/>
          <w:szCs w:val="22"/>
        </w:rPr>
      </w:pPr>
      <w:del w:id="265" w:author="GoldenCorpusHarness" w:date="2026-03-28T21:57:49Z">
        <w:r>
          <w:delText>2.2.2Preclinical</w:delText>
        </w:r>
      </w:del>
      <w:ins w:id="266" w:author="GoldenCorpusHarness" w:date="2026-03-28T21:57:49Z">
        <w:r>
          <w:t>4STUDY</w:t>
        </w:r>
      </w:ins>
      <w:r>
        <w:t xml:space="preserve"> </w:t>
      </w:r>
      <w:del w:id="267" w:author="GoldenCorpusHarness" w:date="2026-03-28T21:57:49Z">
        <w:r>
          <w:delText xml:space="preserve">and Clinical </w:delText>
        </w:r>
      </w:del>
      <w:ins w:id="268" w:author="GoldenCorpusHarness" w:date="2026-03-28T21:57:49Z">
        <w:r>
          <w:t>DE</w:t>
        </w:r>
      </w:ins>
      <w:r>
        <w:t>S</w:t>
      </w:r>
      <w:del w:id="269" w:author="GoldenCorpusHarness" w:date="2026-03-28T21:57:49Z">
        <w:r>
          <w:delText>tudies44</w:delText>
        </w:r>
      </w:del>
      <w:ins w:id="270" w:author="GoldenCorpusHarness" w:date="2026-03-28T21:57:49Z">
        <w:r>
          <w:t>IGN68</w:t>
        </w:r>
      </w:ins>
    </w:p>
    <w:p ns2:paraId="4D183212" ns2:textId="05F4CB61" w:rsidR="004F6B15" w:rsidRDefault="004F6B15">
      <w:pPr>
        <w:pStyle w:val="TOC4"/>
        <w:rPr>
          <w:rFonts w:asciiTheme="minorHAnsi" w:eastAsiaTheme="minorEastAsia" w:hAnsiTheme="minorHAnsi" w:cstheme="minorBidi"/>
          <w:noProof/>
          <w:sz w:val="22"/>
          <w:szCs w:val="22"/>
        </w:rPr>
      </w:pPr>
      <w:del w:id="271" w:author="GoldenCorpusHarness" w:date="2026-03-28T21:57:49Z">
        <w:r>
          <w:delText>2.2.2</w:delText>
        </w:r>
      </w:del>
      <w:ins w:id="272" w:author="GoldenCorpusHarness" w:date="2026-03-28T21:57:49Z">
        <w:r>
          <w:t>4</w:t>
        </w:r>
      </w:ins>
      <w:r>
        <w:t>.1</w:t>
      </w:r>
      <w:del w:id="273" w:author="GoldenCorpusHarness" w:date="2026-03-28T21:57:49Z">
        <w:r>
          <w:delText>Comp</w:delText>
        </w:r>
      </w:del>
      <w:ins w:id="274" w:author="GoldenCorpusHarness" w:date="2026-03-28T21:57:49Z">
        <w:r>
          <w:t>Overa</w:t>
        </w:r>
      </w:ins>
      <w:r>
        <w:t>l</w:t>
      </w:r>
      <w:del w:id="275" w:author="GoldenCorpusHarness" w:date="2026-03-28T21:57:49Z">
        <w:r>
          <w:delText>eted</w:delText>
        </w:r>
      </w:del>
      <w:ins w:id="276" w:author="GoldenCorpusHarness" w:date="2026-03-28T21:57:49Z">
        <w:r>
          <w:t>l</w:t>
        </w:r>
      </w:ins>
      <w:r>
        <w:t xml:space="preserve"> </w:t>
      </w:r>
      <w:del w:id="277" w:author="GoldenCorpusHarness" w:date="2026-03-28T21:57:49Z">
        <w:r>
          <w:delText>Studi</w:delText>
        </w:r>
      </w:del>
      <w:ins w:id="278" w:author="GoldenCorpusHarness" w:date="2026-03-28T21:57:49Z">
        <w:r>
          <w:t>D</w:t>
        </w:r>
      </w:ins>
      <w:r>
        <w:t>es</w:t>
      </w:r>
      <w:del w:id="279" w:author="GoldenCorpusHarness" w:date="2026-03-28T21:57:49Z">
        <w:r>
          <w:delText xml:space="preserve"> W</w:delText>
        </w:r>
      </w:del>
      <w:r>
        <w:t>i</w:t>
      </w:r>
      <w:del w:id="280" w:author="GoldenCorpusHarness" w:date="2026-03-28T21:57:49Z">
        <w:r>
          <w:delText>th Pembrolizumab a</w:delText>
        </w:r>
      </w:del>
      <w:ins w:id="281" w:author="GoldenCorpusHarness" w:date="2026-03-28T21:57:49Z">
        <w:r>
          <w:t>g</w:t>
        </w:r>
      </w:ins>
      <w:r>
        <w:t>n</w:t>
      </w:r>
      <w:del w:id="282" w:author="GoldenCorpusHarness" w:date="2026-03-28T21:57:49Z">
        <w:r>
          <w:delText>d Lenvatinib44</w:delText>
        </w:r>
      </w:del>
      <w:ins w:id="283" w:author="GoldenCorpusHarness" w:date="2026-03-28T21:57:49Z">
        <w:r>
          <w:t>68</w:t>
        </w:r>
      </w:ins>
    </w:p>
    <w:p ns2:paraId="3445CAD6" ns2:textId="5C889BD2" w:rsidR="004F6B15" w:rsidRDefault="004F6B15">
      <w:pPr>
        <w:pStyle w:val="TOC3"/>
        <w:rPr>
          <w:rFonts w:asciiTheme="minorHAnsi" w:eastAsiaTheme="minorEastAsia" w:hAnsiTheme="minorHAnsi" w:cstheme="minorBidi"/>
          <w:noProof/>
          <w:sz w:val="22"/>
          <w:szCs w:val="22"/>
        </w:rPr>
      </w:pPr>
      <w:del w:id="284" w:author="GoldenCorpusHarness" w:date="2026-03-28T21:57:49Z">
        <w:r>
          <w:delText>2</w:delText>
        </w:r>
      </w:del>
      <w:ins w:id="285" w:author="GoldenCorpusHarness" w:date="2026-03-28T21:57:49Z">
        <w:r>
          <w:t>4</w:t>
        </w:r>
      </w:ins>
      <w:r>
        <w:t>.2</w:t>
      </w:r>
      <w:del w:id="286" w:author="GoldenCorpusHarness" w:date="2026-03-28T21:57:49Z">
        <w:r>
          <w:delText>.3O</w:delText>
        </w:r>
      </w:del>
      <w:ins w:id="287" w:author="GoldenCorpusHarness" w:date="2026-03-28T21:57:49Z">
        <w:r>
          <w:t>Scie</w:t>
        </w:r>
      </w:ins>
      <w:r>
        <w:t>n</w:t>
      </w:r>
      <w:del w:id="288" w:author="GoldenCorpusHarness" w:date="2026-03-28T21:57:49Z">
        <w:r>
          <w:delText>go</w:delText>
        </w:r>
      </w:del>
      <w:ins w:id="289" w:author="GoldenCorpusHarness" w:date="2026-03-28T21:57:49Z">
        <w:r>
          <w:t>t</w:t>
        </w:r>
      </w:ins>
      <w:r>
        <w:t>i</w:t>
      </w:r>
      <w:del w:id="290" w:author="GoldenCorpusHarness" w:date="2026-03-28T21:57:49Z">
        <w:r>
          <w:delText>ng Clin</w:delText>
        </w:r>
      </w:del>
      <w:ins w:id="291" w:author="GoldenCorpusHarness" w:date="2026-03-28T21:57:49Z">
        <w:r>
          <w:t>f</w:t>
        </w:r>
      </w:ins>
      <w:r>
        <w:t>ic</w:t>
      </w:r>
      <w:ins w:id="292" w:author="GoldenCorpusHarness" w:date="2026-03-28T21:57:49Z">
        <w:r>
          <w:t xml:space="preserve"> Ration</w:t>
        </w:r>
      </w:ins>
      <w:r>
        <w:t>al</w:t>
      </w:r>
      <w:ins w:id="293" w:author="GoldenCorpusHarness" w:date="2026-03-28T21:57:49Z">
        <w:r>
          <w:t>e for</w:t>
        </w:r>
      </w:ins>
      <w:r>
        <w:t xml:space="preserve"> Stud</w:t>
      </w:r>
      <w:del w:id="294" w:author="GoldenCorpusHarness" w:date="2026-03-28T21:57:49Z">
        <w:r>
          <w:delText>i</w:delText>
        </w:r>
      </w:del>
      <w:ins w:id="295" w:author="GoldenCorpusHarness" w:date="2026-03-28T21:57:49Z">
        <w:r>
          <w:t>y D</w:t>
        </w:r>
      </w:ins>
      <w:r>
        <w:t>es</w:t>
      </w:r>
      <w:del w:id="296" w:author="GoldenCorpusHarness" w:date="2026-03-28T21:57:49Z">
        <w:r>
          <w:delText xml:space="preserve"> of Pembrol</w:delText>
        </w:r>
      </w:del>
      <w:r>
        <w:t>i</w:t>
      </w:r>
      <w:del w:id="297" w:author="GoldenCorpusHarness" w:date="2026-03-28T21:57:49Z">
        <w:r>
          <w:delText>zumab a</w:delText>
        </w:r>
      </w:del>
      <w:ins w:id="298" w:author="GoldenCorpusHarness" w:date="2026-03-28T21:57:49Z">
        <w:r>
          <w:t>g</w:t>
        </w:r>
      </w:ins>
      <w:r>
        <w:t>n</w:t>
      </w:r>
      <w:del w:id="299" w:author="GoldenCorpusHarness" w:date="2026-03-28T21:57:49Z">
        <w:r>
          <w:delText>d Lenvatinib45</w:delText>
        </w:r>
      </w:del>
      <w:ins w:id="300" w:author="GoldenCorpusHarness" w:date="2026-03-28T21:57:49Z">
        <w:r>
          <w:t>70</w:t>
        </w:r>
      </w:ins>
    </w:p>
    <w:p ns2:paraId="7483359A" ns2:textId="38721959" w:rsidR="004F6B15" w:rsidRDefault="004F6B15">
      <w:pPr>
        <w:pStyle w:val="TOC2"/>
        <w:rPr>
          <w:rFonts w:asciiTheme="minorHAnsi" w:eastAsiaTheme="minorEastAsia" w:hAnsiTheme="minorHAnsi" w:cstheme="minorBidi"/>
          <w:b w:val="0"/>
          <w:noProof/>
          <w:sz w:val="22"/>
          <w:szCs w:val="22"/>
        </w:rPr>
      </w:pPr>
      <w:ins w:id="301" w:author="GoldenCorpusHarness" w:date="2026-03-28T21:57:49Z">
        <w:r>
          <w:t>4.</w:t>
        </w:r>
      </w:ins>
      <w:r>
        <w:t>2.</w:t>
      </w:r>
      <w:del w:id="302" w:author="GoldenCorpusHarness" w:date="2026-03-28T21:57:49Z">
        <w:r>
          <w:delText>3B</w:delText>
        </w:r>
      </w:del>
      <w:ins w:id="303" w:author="GoldenCorpusHarness" w:date="2026-03-28T21:57:49Z">
        <w:r>
          <w:t>1Rational</w:t>
        </w:r>
      </w:ins>
      <w:r>
        <w:t>e</w:t>
      </w:r>
      <w:ins w:id="304" w:author="GoldenCorpusHarness" w:date="2026-03-28T21:57:49Z">
        <w:r>
          <w:t xml:space="preserve"> for E</w:t>
        </w:r>
      </w:ins>
      <w:r>
        <w:t>n</w:t>
      </w:r>
      <w:del w:id="305" w:author="GoldenCorpusHarness" w:date="2026-03-28T21:57:49Z">
        <w:r>
          <w:delText>ef</w:delText>
        </w:r>
      </w:del>
      <w:ins w:id="306" w:author="GoldenCorpusHarness" w:date="2026-03-28T21:57:49Z">
        <w:r>
          <w:t>dpo</w:t>
        </w:r>
      </w:ins>
      <w:r>
        <w:t>i</w:t>
      </w:r>
      <w:del w:id="307" w:author="GoldenCorpusHarness" w:date="2026-03-28T21:57:49Z">
        <w:r>
          <w:delText>t/Risk Assessme</w:delText>
        </w:r>
      </w:del>
      <w:r>
        <w:t>nt</w:t>
      </w:r>
      <w:del w:id="308" w:author="GoldenCorpusHarness" w:date="2026-03-28T21:57:49Z">
        <w:r>
          <w:delText>49</w:delText>
        </w:r>
      </w:del>
      <w:ins w:id="309" w:author="GoldenCorpusHarness" w:date="2026-03-28T21:57:49Z">
        <w:r>
          <w:t>s70</w:t>
        </w:r>
      </w:ins>
    </w:p>
    <w:p ns2:paraId="68AC482F" ns2:textId="07F026A1" w:rsidR="004F6B15" w:rsidRDefault="004F6B15">
      <w:pPr>
        <w:pStyle w:val="TOC1"/>
        <w:rPr>
          <w:rFonts w:asciiTheme="minorHAnsi" w:eastAsiaTheme="minorEastAsia" w:hAnsiTheme="minorHAnsi" w:cstheme="minorBidi"/>
          <w:b w:val="0"/>
          <w:caps w:val="0"/>
          <w:noProof/>
          <w:sz w:val="22"/>
          <w:szCs w:val="22"/>
        </w:rPr>
      </w:pPr>
      <w:del w:id="310" w:author="GoldenCorpusHarness" w:date="2026-03-28T21:57:49Z">
        <w:r>
          <w:delText>3H</w:delText>
        </w:r>
      </w:del>
      <w:ins w:id="311" w:author="GoldenCorpusHarness" w:date="2026-03-28T21:57:49Z">
        <w:r>
          <w:t>4.2.1.1Efficac</w:t>
        </w:r>
      </w:ins>
      <w:r>
        <w:t>y</w:t>
      </w:r>
      <w:del w:id="312" w:author="GoldenCorpusHarness" w:date="2026-03-28T21:57:49Z">
        <w:r>
          <w:delText>potheses, Objectives, and</w:delText>
        </w:r>
      </w:del>
      <w:r>
        <w:t xml:space="preserve"> Endpoints</w:t>
      </w:r>
      <w:del w:id="313" w:author="GoldenCorpusHarness" w:date="2026-03-28T21:57:49Z">
        <w:r>
          <w:delText>5</w:delText>
        </w:r>
      </w:del>
      <w:ins w:id="314" w:author="GoldenCorpusHarness" w:date="2026-03-28T21:57:49Z">
        <w:r>
          <w:t>7</w:t>
        </w:r>
      </w:ins>
      <w:r>
        <w:t>0</w:t>
      </w:r>
    </w:p>
    <w:p ns2:paraId="345A1B00" ns2:textId="53717085" w:rsidR="004F6B15" w:rsidRDefault="004F6B15">
      <w:pPr>
        <w:pStyle w:val="TOC1"/>
        <w:rPr>
          <w:rFonts w:asciiTheme="minorHAnsi" w:eastAsiaTheme="minorEastAsia" w:hAnsiTheme="minorHAnsi" w:cstheme="minorBidi"/>
          <w:b w:val="0"/>
          <w:caps w:val="0"/>
          <w:noProof/>
          <w:sz w:val="22"/>
          <w:szCs w:val="22"/>
        </w:rPr>
      </w:pPr>
      <w:r>
        <w:t>4</w:t>
      </w:r>
      <w:ins w:id="315" w:author="GoldenCorpusHarness" w:date="2026-03-28T21:57:49Z">
        <w:r>
          <w:t>.2.1.1.1RECI</w:t>
        </w:r>
      </w:ins>
      <w:r>
        <w:t>S</w:t>
      </w:r>
      <w:del w:id="316" w:author="GoldenCorpusHarness" w:date="2026-03-28T21:57:49Z">
        <w:r>
          <w:delText>tudy</w:delText>
        </w:r>
      </w:del>
      <w:ins w:id="317" w:author="GoldenCorpusHarness" w:date="2026-03-28T21:57:49Z">
        <w:r>
          <w:t>T</w:t>
        </w:r>
      </w:ins>
      <w:r>
        <w:t xml:space="preserve"> </w:t>
      </w:r>
      <w:del w:id="318" w:author="GoldenCorpusHarness" w:date="2026-03-28T21:57:49Z">
        <w:r>
          <w:delText>Design5</w:delText>
        </w:r>
      </w:del>
      <w:r>
        <w:t>1</w:t>
      </w:r>
      <w:ins w:id="319" w:author="GoldenCorpusHarness" w:date="2026-03-28T21:57:49Z">
        <w:r>
          <w:t>.170</w:t>
        </w:r>
      </w:ins>
    </w:p>
    <w:p ns2:paraId="7FCAA65D" ns2:textId="2686728D" w:rsidR="004F6B15" w:rsidRDefault="004F6B15">
      <w:pPr>
        <w:pStyle w:val="TOC2"/>
        <w:rPr>
          <w:rFonts w:asciiTheme="minorHAnsi" w:eastAsiaTheme="minorEastAsia" w:hAnsiTheme="minorHAnsi" w:cstheme="minorBidi"/>
          <w:b w:val="0"/>
          <w:noProof/>
          <w:sz w:val="22"/>
          <w:szCs w:val="22"/>
        </w:rPr>
      </w:pPr>
      <w:r>
        <w:t>4.</w:t>
      </w:r>
      <w:ins w:id="320" w:author="GoldenCorpusHarness" w:date="2026-03-28T21:57:49Z">
        <w:r>
          <w:t>2.</w:t>
        </w:r>
      </w:ins>
      <w:r>
        <w:t>1</w:t>
      </w:r>
      <w:del w:id="321" w:author="GoldenCorpusHarness" w:date="2026-03-28T21:57:49Z">
        <w:r>
          <w:delText>Ov</w:delText>
        </w:r>
      </w:del>
      <w:ins w:id="322" w:author="GoldenCorpusHarness" w:date="2026-03-28T21:57:49Z">
        <w:r>
          <w:t>.2Saf</w:t>
        </w:r>
      </w:ins>
      <w:r>
        <w:t>e</w:t>
      </w:r>
      <w:del w:id="323" w:author="GoldenCorpusHarness" w:date="2026-03-28T21:57:49Z">
        <w:r>
          <w:delText>rall</w:delText>
        </w:r>
      </w:del>
      <w:ins w:id="324" w:author="GoldenCorpusHarness" w:date="2026-03-28T21:57:49Z">
        <w:r>
          <w:t>ty</w:t>
        </w:r>
      </w:ins>
      <w:r>
        <w:t xml:space="preserve"> </w:t>
      </w:r>
      <w:del w:id="325" w:author="GoldenCorpusHarness" w:date="2026-03-28T21:57:49Z">
        <w:r>
          <w:delText>De</w:delText>
        </w:r>
      </w:del>
      <w:ins w:id="326" w:author="GoldenCorpusHarness" w:date="2026-03-28T21:57:49Z">
        <w:r>
          <w:t>Endpoint</w:t>
        </w:r>
      </w:ins>
      <w:r>
        <w:t>s</w:t>
      </w:r>
      <w:del w:id="327" w:author="GoldenCorpusHarness" w:date="2026-03-28T21:57:49Z">
        <w:r>
          <w:delText>ign5</w:delText>
        </w:r>
      </w:del>
      <w:ins w:id="328" w:author="GoldenCorpusHarness" w:date="2026-03-28T21:57:49Z">
        <w:r>
          <w:t>7</w:t>
        </w:r>
      </w:ins>
      <w:r>
        <w:t>1</w:t>
      </w:r>
    </w:p>
    <w:p ns2:paraId="1C5D360C" ns2:textId="0EFBC42A" w:rsidR="004F6B15" w:rsidRDefault="004F6B15">
      <w:pPr>
        <w:pStyle w:val="TOC2"/>
        <w:rPr>
          <w:rFonts w:asciiTheme="minorHAnsi" w:eastAsiaTheme="minorEastAsia" w:hAnsiTheme="minorHAnsi" w:cstheme="minorBidi"/>
          <w:b w:val="0"/>
          <w:noProof/>
          <w:sz w:val="22"/>
          <w:szCs w:val="22"/>
        </w:rPr>
      </w:pPr>
      <w:r>
        <w:t>4.2</w:t>
      </w:r>
      <w:del w:id="329" w:author="GoldenCorpusHarness" w:date="2026-03-28T21:57:49Z">
        <w:r>
          <w:delText>Sc</w:delText>
        </w:r>
      </w:del>
      <w:ins w:id="330" w:author="GoldenCorpusHarness" w:date="2026-03-28T21:57:49Z">
        <w:r>
          <w:t>.1.3Exploratory Endpo</w:t>
        </w:r>
      </w:ins>
      <w:r>
        <w:t>i</w:t>
      </w:r>
      <w:del w:id="331" w:author="GoldenCorpusHarness" w:date="2026-03-28T21:57:49Z">
        <w:r>
          <w:delText>e</w:delText>
        </w:r>
      </w:del>
      <w:r>
        <w:t>nt</w:t>
      </w:r>
      <w:del w:id="332" w:author="GoldenCorpusHarness" w:date="2026-03-28T21:57:49Z">
        <w:r>
          <w:delText>ific Rationale for Study De</w:delText>
        </w:r>
      </w:del>
      <w:r>
        <w:t>s</w:t>
      </w:r>
      <w:del w:id="333" w:author="GoldenCorpusHarness" w:date="2026-03-28T21:57:49Z">
        <w:r>
          <w:delText>ign53</w:delText>
        </w:r>
      </w:del>
      <w:ins w:id="334" w:author="GoldenCorpusHarness" w:date="2026-03-28T21:57:49Z">
        <w:r>
          <w:t>71</w:t>
        </w:r>
      </w:ins>
    </w:p>
    <w:p ns2:paraId="3EEF325E" ns2:textId="2201A986" w:rsidR="004F6B15" w:rsidRDefault="004F6B15">
      <w:pPr>
        <w:pStyle w:val="TOC3"/>
        <w:rPr>
          <w:rFonts w:asciiTheme="minorHAnsi" w:eastAsiaTheme="minorEastAsia" w:hAnsiTheme="minorHAnsi" w:cstheme="minorBidi"/>
          <w:noProof/>
          <w:sz w:val="22"/>
          <w:szCs w:val="22"/>
        </w:rPr>
      </w:pPr>
      <w:r>
        <w:t>4.2</w:t>
      </w:r>
      <w:ins w:id="335" w:author="GoldenCorpusHarness" w:date="2026-03-28T21:57:49Z">
        <w:r>
          <w:t>.1.3</w:t>
        </w:r>
      </w:ins>
      <w:r>
        <w:t xml:space="preserve">.1Rationale for </w:t>
      </w:r>
      <w:ins w:id="336" w:author="GoldenCorpusHarness" w:date="2026-03-28T21:57:49Z">
        <w:r>
          <w:t xml:space="preserve">Patient-reported Outcomes </w:t>
        </w:r>
      </w:ins>
      <w:r>
        <w:t>Endpoints</w:t>
      </w:r>
      <w:del w:id="337" w:author="GoldenCorpusHarness" w:date="2026-03-28T21:57:49Z">
        <w:r>
          <w:delText>53</w:delText>
        </w:r>
      </w:del>
      <w:ins w:id="338" w:author="GoldenCorpusHarness" w:date="2026-03-28T21:57:49Z">
        <w:r>
          <w:t>71</w:t>
        </w:r>
      </w:ins>
    </w:p>
    <w:p ns2:paraId="796C08FA" ns2:textId="595C1694" w:rsidR="004F6B15" w:rsidRDefault="004F6B15">
      <w:pPr>
        <w:pStyle w:val="TOC4"/>
        <w:rPr>
          <w:rFonts w:asciiTheme="minorHAnsi" w:eastAsiaTheme="minorEastAsia" w:hAnsiTheme="minorHAnsi" w:cstheme="minorBidi"/>
          <w:noProof/>
          <w:sz w:val="22"/>
          <w:szCs w:val="22"/>
        </w:rPr>
      </w:pPr>
      <w:r>
        <w:t>4.2.1.</w:t>
      </w:r>
      <w:del w:id="339" w:author="GoldenCorpusHarness" w:date="2026-03-28T21:57:49Z">
        <w:r>
          <w:delText>1Eff</w:delText>
        </w:r>
      </w:del>
      <w:ins w:id="340" w:author="GoldenCorpusHarness" w:date="2026-03-28T21:57:49Z">
        <w:r>
          <w:t>4Pharmacokinet</w:t>
        </w:r>
      </w:ins>
      <w:r>
        <w:t>ic</w:t>
      </w:r>
      <w:del w:id="341" w:author="GoldenCorpusHarness" w:date="2026-03-28T21:57:49Z">
        <w:r>
          <w:delText>acy</w:delText>
        </w:r>
      </w:del>
      <w:r>
        <w:t xml:space="preserve"> Endpoints</w:t>
      </w:r>
      <w:del w:id="342" w:author="GoldenCorpusHarness" w:date="2026-03-28T21:57:49Z">
        <w:r>
          <w:delText>53</w:delText>
        </w:r>
      </w:del>
      <w:ins w:id="343" w:author="GoldenCorpusHarness" w:date="2026-03-28T21:57:49Z">
        <w:r>
          <w:t>72</w:t>
        </w:r>
      </w:ins>
    </w:p>
    <w:p ns2:paraId="40A14DF0" ns2:textId="3C6F7A95" w:rsidR="004F6B15" w:rsidRDefault="004F6B15">
      <w:pPr>
        <w:pStyle w:val="TOC5"/>
        <w:rPr>
          <w:rFonts w:asciiTheme="minorHAnsi" w:eastAsiaTheme="minorEastAsia" w:hAnsiTheme="minorHAnsi" w:cstheme="minorBidi"/>
          <w:noProof/>
          <w:sz w:val="22"/>
          <w:szCs w:val="22"/>
        </w:rPr>
      </w:pPr>
      <w:r>
        <w:t>4.2.1.</w:t>
      </w:r>
      <w:del w:id="344" w:author="GoldenCorpusHarness" w:date="2026-03-28T21:57:49Z">
        <w:r>
          <w:delText>1.1R</w:delText>
        </w:r>
      </w:del>
      <w:ins w:id="345" w:author="GoldenCorpusHarness" w:date="2026-03-28T21:57:49Z">
        <w:r>
          <w:t xml:space="preserve">5Pharmacodynamic </w:t>
        </w:r>
      </w:ins>
      <w:r>
        <w:t>E</w:t>
      </w:r>
      <w:del w:id="346" w:author="GoldenCorpusHarness" w:date="2026-03-28T21:57:49Z">
        <w:r>
          <w:delText>CIST 1.153</w:delText>
        </w:r>
      </w:del>
      <w:ins w:id="347" w:author="GoldenCorpusHarness" w:date="2026-03-28T21:57:49Z">
        <w:r>
          <w:t>ndpoints72</w:t>
        </w:r>
      </w:ins>
    </w:p>
    <w:p ns2:paraId="0737D86B" ns2:textId="72E1C590" w:rsidR="004F6B15" w:rsidRDefault="004F6B15">
      <w:pPr>
        <w:pStyle w:val="TOC4"/>
        <w:rPr>
          <w:rFonts w:asciiTheme="minorHAnsi" w:eastAsiaTheme="minorEastAsia" w:hAnsiTheme="minorHAnsi" w:cstheme="minorBidi"/>
          <w:noProof/>
          <w:sz w:val="22"/>
          <w:szCs w:val="22"/>
        </w:rPr>
      </w:pPr>
      <w:r>
        <w:t>4.2.1.</w:t>
      </w:r>
      <w:del w:id="348" w:author="GoldenCorpusHarness" w:date="2026-03-28T21:57:49Z">
        <w:r>
          <w:delText>2S</w:delText>
        </w:r>
      </w:del>
      <w:ins w:id="349" w:author="GoldenCorpusHarness" w:date="2026-03-28T21:57:49Z">
        <w:r>
          <w:t>6Pl</w:t>
        </w:r>
      </w:ins>
      <w:r>
        <w:t>a</w:t>
      </w:r>
      <w:del w:id="350" w:author="GoldenCorpusHarness" w:date="2026-03-28T21:57:49Z">
        <w:r>
          <w:delText>f</w:delText>
        </w:r>
      </w:del>
      <w:ins w:id="351" w:author="GoldenCorpusHarness" w:date="2026-03-28T21:57:49Z">
        <w:r>
          <w:t>nn</w:t>
        </w:r>
      </w:ins>
      <w:r>
        <w:t>e</w:t>
      </w:r>
      <w:ins w:id="352" w:author="GoldenCorpusHarness" w:date="2026-03-28T21:57:49Z">
        <w:r>
          <w:t>d Explora</w:t>
        </w:r>
      </w:ins>
      <w:r>
        <w:t>t</w:t>
      </w:r>
      <w:ins w:id="353" w:author="GoldenCorpusHarness" w:date="2026-03-28T21:57:49Z">
        <w:r>
          <w:t>or</w:t>
        </w:r>
      </w:ins>
      <w:r>
        <w:t xml:space="preserve">y </w:t>
      </w:r>
      <w:del w:id="354" w:author="GoldenCorpusHarness" w:date="2026-03-28T21:57:49Z">
        <w:r>
          <w:delText>Endp</w:delText>
        </w:r>
      </w:del>
      <w:ins w:id="355" w:author="GoldenCorpusHarness" w:date="2026-03-28T21:57:49Z">
        <w:r>
          <w:t>Bi</w:t>
        </w:r>
      </w:ins>
      <w:r>
        <w:t>o</w:t>
      </w:r>
      <w:del w:id="356" w:author="GoldenCorpusHarness" w:date="2026-03-28T21:57:49Z">
        <w:r>
          <w:delText>int</w:delText>
        </w:r>
      </w:del>
      <w:ins w:id="357" w:author="GoldenCorpusHarness" w:date="2026-03-28T21:57:49Z">
        <w:r>
          <w:t>marker Re</w:t>
        </w:r>
      </w:ins>
      <w:r>
        <w:t>s</w:t>
      </w:r>
      <w:del w:id="358" w:author="GoldenCorpusHarness" w:date="2026-03-28T21:57:49Z">
        <w:r>
          <w:delText>53</w:delText>
        </w:r>
      </w:del>
      <w:ins w:id="359" w:author="GoldenCorpusHarness" w:date="2026-03-28T21:57:49Z">
        <w:r>
          <w:t>earch72</w:t>
        </w:r>
      </w:ins>
    </w:p>
    <w:p ns2:paraId="04762763" ns2:textId="70D97EB0" w:rsidR="004F6B15" w:rsidRDefault="004F6B15">
      <w:pPr>
        <w:pStyle w:val="TOC4"/>
        <w:rPr>
          <w:rFonts w:asciiTheme="minorHAnsi" w:eastAsiaTheme="minorEastAsia" w:hAnsiTheme="minorHAnsi" w:cstheme="minorBidi"/>
          <w:noProof/>
          <w:sz w:val="22"/>
          <w:szCs w:val="22"/>
        </w:rPr>
      </w:pPr>
      <w:r>
        <w:t>4.2.</w:t>
      </w:r>
      <w:del w:id="360" w:author="GoldenCorpusHarness" w:date="2026-03-28T21:57:49Z">
        <w:r>
          <w:delText>1.3Ex</w:delText>
        </w:r>
      </w:del>
      <w:ins w:id="361" w:author="GoldenCorpusHarness" w:date="2026-03-28T21:57:49Z">
        <w:r>
          <w:t>2Rationale for the Use of Com</w:t>
        </w:r>
      </w:ins>
      <w:r>
        <w:t>p</w:t>
      </w:r>
      <w:del w:id="362" w:author="GoldenCorpusHarness" w:date="2026-03-28T21:57:49Z">
        <w:r>
          <w:delText>lo</w:delText>
        </w:r>
      </w:del>
      <w:ins w:id="363" w:author="GoldenCorpusHarness" w:date="2026-03-28T21:57:49Z">
        <w:r>
          <w:t>a</w:t>
        </w:r>
      </w:ins>
      <w:r>
        <w:t>rator</w:t>
      </w:r>
      <w:del w:id="364" w:author="GoldenCorpusHarness" w:date="2026-03-28T21:57:49Z">
        <w:r>
          <w:delText>y Endp</w:delText>
        </w:r>
      </w:del>
      <w:ins w:id="365" w:author="GoldenCorpusHarness" w:date="2026-03-28T21:57:49Z">
        <w:r>
          <w:t>/Placeb</w:t>
        </w:r>
      </w:ins>
      <w:r>
        <w:t>o</w:t>
      </w:r>
      <w:del w:id="366" w:author="GoldenCorpusHarness" w:date="2026-03-28T21:57:49Z">
        <w:r>
          <w:delText>ints5</w:delText>
        </w:r>
      </w:del>
      <w:ins w:id="367" w:author="GoldenCorpusHarness" w:date="2026-03-28T21:57:49Z">
        <w:r>
          <w:t>7</w:t>
        </w:r>
      </w:ins>
      <w:r>
        <w:t>4</w:t>
      </w:r>
    </w:p>
    <w:p ns2:paraId="43D1C261" ns2:textId="7BB28F8E" w:rsidR="004F6B15" w:rsidRDefault="004F6B15">
      <w:pPr>
        <w:pStyle w:val="TOC5"/>
        <w:rPr>
          <w:rFonts w:asciiTheme="minorHAnsi" w:eastAsiaTheme="minorEastAsia" w:hAnsiTheme="minorHAnsi" w:cstheme="minorBidi"/>
          <w:noProof/>
          <w:sz w:val="22"/>
          <w:szCs w:val="22"/>
        </w:rPr>
      </w:pPr>
      <w:r>
        <w:t>4.</w:t>
      </w:r>
      <w:del w:id="368" w:author="GoldenCorpusHarness" w:date="2026-03-28T21:57:49Z">
        <w:r>
          <w:delText>2.1.</w:delText>
        </w:r>
      </w:del>
      <w:r>
        <w:t>3</w:t>
      </w:r>
      <w:del w:id="369" w:author="GoldenCorpusHarness" w:date="2026-03-28T21:57:49Z">
        <w:r>
          <w:delText>.1R</w:delText>
        </w:r>
      </w:del>
      <w:ins w:id="370" w:author="GoldenCorpusHarness" w:date="2026-03-28T21:57:49Z">
        <w:r>
          <w:t>Justific</w:t>
        </w:r>
      </w:ins>
      <w:r>
        <w:t>ation</w:t>
      </w:r>
      <w:del w:id="371" w:author="GoldenCorpusHarness" w:date="2026-03-28T21:57:49Z">
        <w:r>
          <w:delText>ale</w:delText>
        </w:r>
      </w:del>
      <w:r>
        <w:t xml:space="preserve"> for </w:t>
      </w:r>
      <w:del w:id="372" w:author="GoldenCorpusHarness" w:date="2026-03-28T21:57:49Z">
        <w:r>
          <w:delText>Pati</w:delText>
        </w:r>
      </w:del>
      <w:ins w:id="373" w:author="GoldenCorpusHarness" w:date="2026-03-28T21:57:49Z">
        <w:r>
          <w:t>Dos</w:t>
        </w:r>
      </w:ins>
      <w:r>
        <w:t>e</w:t>
      </w:r>
      <w:del w:id="374" w:author="GoldenCorpusHarness" w:date="2026-03-28T21:57:49Z">
        <w:r>
          <w:delText>nt-reported Outcomes Endpoints5</w:delText>
        </w:r>
      </w:del>
      <w:ins w:id="375" w:author="GoldenCorpusHarness" w:date="2026-03-28T21:57:49Z">
        <w:r>
          <w:t>7</w:t>
        </w:r>
      </w:ins>
      <w:r>
        <w:t>4</w:t>
      </w:r>
    </w:p>
    <w:p ns2:paraId="611ACCAB" ns2:textId="2E506757" w:rsidR="004F6B15" w:rsidRDefault="004F6B15">
      <w:pPr>
        <w:pStyle w:val="TOC4"/>
        <w:rPr>
          <w:rFonts w:asciiTheme="minorHAnsi" w:eastAsiaTheme="minorEastAsia" w:hAnsiTheme="minorHAnsi" w:cstheme="minorBidi"/>
          <w:noProof/>
          <w:sz w:val="22"/>
          <w:szCs w:val="22"/>
        </w:rPr>
      </w:pPr>
      <w:r>
        <w:t>4.</w:t>
      </w:r>
      <w:del w:id="376" w:author="GoldenCorpusHarness" w:date="2026-03-28T21:57:49Z">
        <w:r>
          <w:delText>2</w:delText>
        </w:r>
      </w:del>
      <w:ins w:id="377" w:author="GoldenCorpusHarness" w:date="2026-03-28T21:57:49Z">
        <w:r>
          <w:t>3</w:t>
        </w:r>
      </w:ins>
      <w:r>
        <w:t>.1</w:t>
      </w:r>
      <w:del w:id="378" w:author="GoldenCorpusHarness" w:date="2026-03-28T21:57:49Z">
        <w:r>
          <w:delText>.4</w:delText>
        </w:r>
      </w:del>
      <w:r>
        <w:t>P</w:t>
      </w:r>
      <w:del w:id="379" w:author="GoldenCorpusHarness" w:date="2026-03-28T21:57:49Z">
        <w:r>
          <w:delText>ha</w:delText>
        </w:r>
      </w:del>
      <w:ins w:id="380" w:author="GoldenCorpusHarness" w:date="2026-03-28T21:57:49Z">
        <w:r>
          <w:t>emb</w:t>
        </w:r>
      </w:ins>
      <w:r>
        <w:t>r</w:t>
      </w:r>
      <w:ins w:id="381" w:author="GoldenCorpusHarness" w:date="2026-03-28T21:57:49Z">
        <w:r>
          <w:t>olizu</w:t>
        </w:r>
      </w:ins>
      <w:r>
        <w:t>ma</w:t>
      </w:r>
      <w:del w:id="382" w:author="GoldenCorpusHarness" w:date="2026-03-28T21:57:49Z">
        <w:r>
          <w:delText>cokinetic Endpoints55</w:delText>
        </w:r>
      </w:del>
      <w:ins w:id="383" w:author="GoldenCorpusHarness" w:date="2026-03-28T21:57:49Z">
        <w:r>
          <w:t>b74</w:t>
        </w:r>
      </w:ins>
    </w:p>
    <w:p ns2:paraId="5C2A9642" ns2:textId="59D40615" w:rsidR="004F6B15" w:rsidRDefault="004F6B15">
      <w:pPr>
        <w:pStyle w:val="TOC4"/>
        <w:rPr>
          <w:rFonts w:asciiTheme="minorHAnsi" w:eastAsiaTheme="minorEastAsia" w:hAnsiTheme="minorHAnsi" w:cstheme="minorBidi"/>
          <w:noProof/>
          <w:sz w:val="22"/>
          <w:szCs w:val="22"/>
        </w:rPr>
      </w:pPr>
      <w:r>
        <w:t>4.</w:t>
      </w:r>
      <w:ins w:id="384" w:author="GoldenCorpusHarness" w:date="2026-03-28T21:57:49Z">
        <w:r>
          <w:t>3.</w:t>
        </w:r>
      </w:ins>
      <w:r>
        <w:t>2</w:t>
      </w:r>
      <w:del w:id="385" w:author="GoldenCorpusHarness" w:date="2026-03-28T21:57:49Z">
        <w:r>
          <w:delText>.1.5Ph</w:delText>
        </w:r>
      </w:del>
      <w:ins w:id="386" w:author="GoldenCorpusHarness" w:date="2026-03-28T21:57:49Z">
        <w:r>
          <w:t>Lenv</w:t>
        </w:r>
      </w:ins>
      <w:r>
        <w:t>a</w:t>
      </w:r>
      <w:del w:id="387" w:author="GoldenCorpusHarness" w:date="2026-03-28T21:57:49Z">
        <w:r>
          <w:delText>rmacodynamic Endpo</w:delText>
        </w:r>
      </w:del>
      <w:ins w:id="388" w:author="GoldenCorpusHarness" w:date="2026-03-28T21:57:49Z">
        <w:r>
          <w:t>t</w:t>
        </w:r>
      </w:ins>
      <w:r>
        <w:t>in</w:t>
      </w:r>
      <w:del w:id="389" w:author="GoldenCorpusHarness" w:date="2026-03-28T21:57:49Z">
        <w:r>
          <w:delText>ts</w:delText>
        </w:r>
      </w:del>
      <w:ins w:id="390" w:author="GoldenCorpusHarness" w:date="2026-03-28T21:57:49Z">
        <w:r>
          <w:t>ib7</w:t>
        </w:r>
      </w:ins>
      <w:r>
        <w:t>5</w:t>
      </w:r>
      <w:del w:id="391" w:author="GoldenCorpusHarness" w:date="2026-03-28T21:57:49Z">
        <w:r>
          <w:delText>5</w:delText>
        </w:r>
      </w:del>
    </w:p>
    <w:p ns2:paraId="68D34F85" ns2:textId="59EB838C" w:rsidR="004F6B15" w:rsidRDefault="004F6B15">
      <w:pPr>
        <w:pStyle w:val="TOC4"/>
        <w:rPr>
          <w:rFonts w:asciiTheme="minorHAnsi" w:eastAsiaTheme="minorEastAsia" w:hAnsiTheme="minorHAnsi" w:cstheme="minorBidi"/>
          <w:noProof/>
          <w:sz w:val="22"/>
          <w:szCs w:val="22"/>
        </w:rPr>
      </w:pPr>
      <w:r>
        <w:t>4.</w:t>
      </w:r>
      <w:del w:id="392" w:author="GoldenCorpusHarness" w:date="2026-03-28T21:57:49Z">
        <w:r>
          <w:delText>2</w:delText>
        </w:r>
      </w:del>
      <w:ins w:id="393" w:author="GoldenCorpusHarness" w:date="2026-03-28T21:57:49Z">
        <w:r>
          <w:t>3</w:t>
        </w:r>
      </w:ins>
      <w:r>
        <w:t>.</w:t>
      </w:r>
      <w:del w:id="394" w:author="GoldenCorpusHarness" w:date="2026-03-28T21:57:49Z">
        <w:r>
          <w:delText>1.6Pl</w:delText>
        </w:r>
      </w:del>
      <w:ins w:id="395" w:author="GoldenCorpusHarness" w:date="2026-03-28T21:57:49Z">
        <w:r>
          <w:t>3St</w:t>
        </w:r>
      </w:ins>
      <w:r>
        <w:t>a</w:t>
      </w:r>
      <w:ins w:id="396" w:author="GoldenCorpusHarness" w:date="2026-03-28T21:57:49Z">
        <w:r>
          <w:t>rti</w:t>
        </w:r>
      </w:ins>
      <w:r>
        <w:t>n</w:t>
      </w:r>
      <w:del w:id="397" w:author="GoldenCorpusHarness" w:date="2026-03-28T21:57:49Z">
        <w:r>
          <w:delText>n</w:delText>
        </w:r>
      </w:del>
      <w:ins w:id="398" w:author="GoldenCorpusHarness" w:date="2026-03-28T21:57:49Z">
        <w:r>
          <w:t>g Dos</w:t>
        </w:r>
      </w:ins>
      <w:r>
        <w:t>e</w:t>
      </w:r>
      <w:del w:id="399" w:author="GoldenCorpusHarness" w:date="2026-03-28T21:57:49Z">
        <w:r>
          <w:delText>d</w:delText>
        </w:r>
      </w:del>
      <w:r>
        <w:t xml:space="preserve"> </w:t>
      </w:r>
      <w:del w:id="400" w:author="GoldenCorpusHarness" w:date="2026-03-28T21:57:49Z">
        <w:r>
          <w:delText>Expl</w:delText>
        </w:r>
      </w:del>
      <w:ins w:id="401" w:author="GoldenCorpusHarness" w:date="2026-03-28T21:57:49Z">
        <w:r>
          <w:t>f</w:t>
        </w:r>
      </w:ins>
      <w:r>
        <w:t>or</w:t>
      </w:r>
      <w:del w:id="402" w:author="GoldenCorpusHarness" w:date="2026-03-28T21:57:49Z">
        <w:r>
          <w:delText>a</w:delText>
        </w:r>
      </w:del>
      <w:ins w:id="403" w:author="GoldenCorpusHarness" w:date="2026-03-28T21:57:49Z">
        <w:r>
          <w:t xml:space="preserve"> This S</w:t>
        </w:r>
      </w:ins>
      <w:r>
        <w:t>t</w:t>
      </w:r>
      <w:del w:id="404" w:author="GoldenCorpusHarness" w:date="2026-03-28T21:57:49Z">
        <w:r>
          <w:delText>or</w:delText>
        </w:r>
      </w:del>
      <w:ins w:id="405" w:author="GoldenCorpusHarness" w:date="2026-03-28T21:57:49Z">
        <w:r>
          <w:t>ud</w:t>
        </w:r>
      </w:ins>
      <w:r>
        <w:t>y</w:t>
      </w:r>
      <w:del w:id="406" w:author="GoldenCorpusHarness" w:date="2026-03-28T21:57:49Z">
        <w:r>
          <w:delText xml:space="preserve"> Biomarker Research55</w:delText>
        </w:r>
      </w:del>
      <w:ins w:id="407" w:author="GoldenCorpusHarness" w:date="2026-03-28T21:57:49Z">
        <w:r>
          <w:t>76</w:t>
        </w:r>
      </w:ins>
    </w:p>
    <w:p ns2:paraId="0D9E9097" ns2:textId="36C07334" w:rsidR="004F6B15" w:rsidRDefault="004F6B15">
      <w:pPr>
        <w:pStyle w:val="TOC3"/>
        <w:rPr>
          <w:rFonts w:asciiTheme="minorHAnsi" w:eastAsiaTheme="minorEastAsia" w:hAnsiTheme="minorHAnsi" w:cstheme="minorBidi"/>
          <w:noProof/>
          <w:sz w:val="22"/>
          <w:szCs w:val="22"/>
        </w:rPr>
      </w:pPr>
      <w:r>
        <w:t>4.</w:t>
      </w:r>
      <w:del w:id="408" w:author="GoldenCorpusHarness" w:date="2026-03-28T21:57:49Z">
        <w:r>
          <w:delText>2</w:delText>
        </w:r>
      </w:del>
      <w:ins w:id="409" w:author="GoldenCorpusHarness" w:date="2026-03-28T21:57:49Z">
        <w:r>
          <w:t>3</w:t>
        </w:r>
      </w:ins>
      <w:r>
        <w:t>.</w:t>
      </w:r>
      <w:del w:id="410" w:author="GoldenCorpusHarness" w:date="2026-03-28T21:57:49Z">
        <w:r>
          <w:delText>2R</w:delText>
        </w:r>
      </w:del>
      <w:ins w:id="411" w:author="GoldenCorpusHarness" w:date="2026-03-28T21:57:49Z">
        <w:r>
          <w:t>4M</w:t>
        </w:r>
      </w:ins>
      <w:r>
        <w:t>a</w:t>
      </w:r>
      <w:del w:id="412" w:author="GoldenCorpusHarness" w:date="2026-03-28T21:57:49Z">
        <w:r>
          <w:delText>t</w:delText>
        </w:r>
      </w:del>
      <w:ins w:id="413" w:author="GoldenCorpusHarness" w:date="2026-03-28T21:57:49Z">
        <w:r>
          <w:t>x</w:t>
        </w:r>
      </w:ins>
      <w:r>
        <w:t>i</w:t>
      </w:r>
      <w:ins w:id="414" w:author="GoldenCorpusHarness" w:date="2026-03-28T21:57:49Z">
        <w:r>
          <w:t>mum D</w:t>
        </w:r>
      </w:ins>
      <w:r>
        <w:t>o</w:t>
      </w:r>
      <w:del w:id="415" w:author="GoldenCorpusHarness" w:date="2026-03-28T21:57:49Z">
        <w:r>
          <w:delText>nal</w:delText>
        </w:r>
      </w:del>
      <w:ins w:id="416" w:author="GoldenCorpusHarness" w:date="2026-03-28T21:57:49Z">
        <w:r>
          <w:t>se Exposur</w:t>
        </w:r>
      </w:ins>
      <w:r>
        <w:t xml:space="preserve">e for </w:t>
      </w:r>
      <w:ins w:id="417" w:author="GoldenCorpusHarness" w:date="2026-03-28T21:57:49Z">
        <w:r>
          <w:t>This S</w:t>
        </w:r>
      </w:ins>
      <w:r>
        <w:t>t</w:t>
      </w:r>
      <w:del w:id="418" w:author="GoldenCorpusHarness" w:date="2026-03-28T21:57:49Z">
        <w:r>
          <w:delText>he Use of Comparator/Placebo5</w:delText>
        </w:r>
      </w:del>
      <w:ins w:id="419" w:author="GoldenCorpusHarness" w:date="2026-03-28T21:57:49Z">
        <w:r>
          <w:t>udy</w:t>
        </w:r>
      </w:ins>
      <w:r>
        <w:t>7</w:t>
      </w:r>
      <w:ins w:id="420" w:author="GoldenCorpusHarness" w:date="2026-03-28T21:57:49Z">
        <w:r>
          <w:t>6</w:t>
        </w:r>
      </w:ins>
    </w:p>
    <w:p ns2:paraId="171D9A38" ns2:textId="5F4FAA22" w:rsidR="004F6B15" w:rsidRDefault="004F6B15">
      <w:pPr>
        <w:pStyle w:val="TOC2"/>
        <w:rPr>
          <w:rFonts w:asciiTheme="minorHAnsi" w:eastAsiaTheme="minorEastAsia" w:hAnsiTheme="minorHAnsi" w:cstheme="minorBidi"/>
          <w:b w:val="0"/>
          <w:noProof/>
          <w:sz w:val="22"/>
          <w:szCs w:val="22"/>
        </w:rPr>
      </w:pPr>
      <w:r>
        <w:t>4.</w:t>
      </w:r>
      <w:del w:id="421" w:author="GoldenCorpusHarness" w:date="2026-03-28T21:57:49Z">
        <w:r>
          <w:delText>3J</w:delText>
        </w:r>
      </w:del>
      <w:ins w:id="422" w:author="GoldenCorpusHarness" w:date="2026-03-28T21:57:49Z">
        <w:r>
          <w:t>4Beginning and End-of-St</w:t>
        </w:r>
      </w:ins>
      <w:r>
        <w:t>u</w:t>
      </w:r>
      <w:del w:id="423" w:author="GoldenCorpusHarness" w:date="2026-03-28T21:57:49Z">
        <w:r>
          <w:delText>sti</w:delText>
        </w:r>
      </w:del>
      <w:ins w:id="424" w:author="GoldenCorpusHarness" w:date="2026-03-28T21:57:49Z">
        <w:r>
          <w:t>dy De</w:t>
        </w:r>
      </w:ins>
      <w:r>
        <w:t>fi</w:t>
      </w:r>
      <w:del w:id="425" w:author="GoldenCorpusHarness" w:date="2026-03-28T21:57:49Z">
        <w:r>
          <w:delText>ca</w:delText>
        </w:r>
      </w:del>
      <w:ins w:id="426" w:author="GoldenCorpusHarness" w:date="2026-03-28T21:57:49Z">
        <w:r>
          <w:t>ni</w:t>
        </w:r>
      </w:ins>
      <w:r>
        <w:t>tion</w:t>
      </w:r>
      <w:del w:id="427" w:author="GoldenCorpusHarness" w:date="2026-03-28T21:57:49Z">
        <w:r>
          <w:delText xml:space="preserve"> for Dose5</w:delText>
        </w:r>
      </w:del>
      <w:r>
        <w:t>7</w:t>
      </w:r>
      <w:ins w:id="428" w:author="GoldenCorpusHarness" w:date="2026-03-28T21:57:49Z">
        <w:r>
          <w:t>6</w:t>
        </w:r>
      </w:ins>
    </w:p>
    <w:p ns2:paraId="65B21402" ns2:textId="17C71FA3" w:rsidR="004F6B15" w:rsidRDefault="004F6B15">
      <w:pPr>
        <w:pStyle w:val="TOC3"/>
        <w:rPr>
          <w:rFonts w:asciiTheme="minorHAnsi" w:eastAsiaTheme="minorEastAsia" w:hAnsiTheme="minorHAnsi" w:cstheme="minorBidi"/>
          <w:noProof/>
          <w:sz w:val="22"/>
          <w:szCs w:val="22"/>
        </w:rPr>
      </w:pPr>
      <w:r>
        <w:t>4.</w:t>
      </w:r>
      <w:del w:id="429" w:author="GoldenCorpusHarness" w:date="2026-03-28T21:57:49Z">
        <w:r>
          <w:delText>3</w:delText>
        </w:r>
      </w:del>
      <w:ins w:id="430" w:author="GoldenCorpusHarness" w:date="2026-03-28T21:57:49Z">
        <w:r>
          <w:t>4</w:t>
        </w:r>
      </w:ins>
      <w:r>
        <w:t>.1</w:t>
      </w:r>
      <w:del w:id="431" w:author="GoldenCorpusHarness" w:date="2026-03-28T21:57:49Z">
        <w:r>
          <w:delText>Pembro</w:delText>
        </w:r>
      </w:del>
      <w:ins w:id="432" w:author="GoldenCorpusHarness" w:date="2026-03-28T21:57:49Z">
        <w:r>
          <w:t>C</w:t>
        </w:r>
      </w:ins>
      <w:r>
        <w:t>li</w:t>
      </w:r>
      <w:del w:id="433" w:author="GoldenCorpusHarness" w:date="2026-03-28T21:57:49Z">
        <w:r>
          <w:delText>z</w:delText>
        </w:r>
      </w:del>
      <w:ins w:id="434" w:author="GoldenCorpusHarness" w:date="2026-03-28T21:57:49Z">
        <w:r>
          <w:t>nical Criteria for Early St</w:t>
        </w:r>
      </w:ins>
      <w:r>
        <w:t>u</w:t>
      </w:r>
      <w:ins w:id="435" w:author="GoldenCorpusHarness" w:date="2026-03-28T21:57:49Z">
        <w:r>
          <w:t>dy Ter</w:t>
        </w:r>
      </w:ins>
      <w:r>
        <w:t>m</w:t>
      </w:r>
      <w:ins w:id="436" w:author="GoldenCorpusHarness" w:date="2026-03-28T21:57:49Z">
        <w:r>
          <w:t>in</w:t>
        </w:r>
      </w:ins>
      <w:r>
        <w:t>a</w:t>
      </w:r>
      <w:del w:id="437" w:author="GoldenCorpusHarness" w:date="2026-03-28T21:57:49Z">
        <w:r>
          <w:delText>b5</w:delText>
        </w:r>
      </w:del>
      <w:ins w:id="438" w:author="GoldenCorpusHarness" w:date="2026-03-28T21:57:49Z">
        <w:r>
          <w:t>tion</w:t>
        </w:r>
      </w:ins>
      <w:r>
        <w:t>7</w:t>
      </w:r>
      <w:ins w:id="439" w:author="GoldenCorpusHarness" w:date="2026-03-28T21:57:49Z">
        <w:r>
          <w:t>7</w:t>
        </w:r>
      </w:ins>
    </w:p>
    <w:p ns2:paraId="7BB67D5F" ns2:textId="4B758E41" w:rsidR="004F6B15" w:rsidRDefault="004F6B15">
      <w:pPr>
        <w:pStyle w:val="TOC3"/>
        <w:rPr>
          <w:rFonts w:asciiTheme="minorHAnsi" w:eastAsiaTheme="minorEastAsia" w:hAnsiTheme="minorHAnsi" w:cstheme="minorBidi"/>
          <w:noProof/>
          <w:sz w:val="22"/>
          <w:szCs w:val="22"/>
        </w:rPr>
      </w:pPr>
      <w:del w:id="440" w:author="GoldenCorpusHarness" w:date="2026-03-28T21:57:49Z">
        <w:r>
          <w:delText>4.3.2</w:delText>
        </w:r>
      </w:del>
      <w:ins w:id="441" w:author="GoldenCorpusHarness" w:date="2026-03-28T21:57:49Z">
        <w:r>
          <w:t>5STUDY POPU</w:t>
        </w:r>
      </w:ins>
      <w:r>
        <w:t>L</w:t>
      </w:r>
      <w:del w:id="442" w:author="GoldenCorpusHarness" w:date="2026-03-28T21:57:49Z">
        <w:r>
          <w:delText>envatinib5</w:delText>
        </w:r>
      </w:del>
      <w:ins w:id="443" w:author="GoldenCorpusHarness" w:date="2026-03-28T21:57:49Z">
        <w:r>
          <w:t>ATION7</w:t>
        </w:r>
      </w:ins>
      <w:r>
        <w:t>8</w:t>
      </w:r>
    </w:p>
    <w:p ns2:paraId="22F48DE4" ns2:textId="46C8B95B" w:rsidR="004F6B15" w:rsidRDefault="004F6B15">
      <w:pPr>
        <w:pStyle w:val="TOC3"/>
        <w:rPr>
          <w:rFonts w:asciiTheme="minorHAnsi" w:eastAsiaTheme="minorEastAsia" w:hAnsiTheme="minorHAnsi" w:cstheme="minorBidi"/>
          <w:noProof/>
          <w:sz w:val="22"/>
          <w:szCs w:val="22"/>
        </w:rPr>
      </w:pPr>
      <w:del w:id="444" w:author="GoldenCorpusHarness" w:date="2026-03-28T21:57:49Z">
        <w:r>
          <w:delText>4</w:delText>
        </w:r>
      </w:del>
      <w:ins w:id="445" w:author="GoldenCorpusHarness" w:date="2026-03-28T21:57:49Z">
        <w:r>
          <w:t>5</w:t>
        </w:r>
      </w:ins>
      <w:r>
        <w:t>.</w:t>
      </w:r>
      <w:del w:id="446" w:author="GoldenCorpusHarness" w:date="2026-03-28T21:57:49Z">
        <w:r>
          <w:delText>3.3S</w:delText>
        </w:r>
      </w:del>
      <w:ins w:id="447" w:author="GoldenCorpusHarness" w:date="2026-03-28T21:57:49Z">
        <w:r>
          <w:t>1Inclusion Cri</w:t>
        </w:r>
      </w:ins>
      <w:r>
        <w:t>t</w:t>
      </w:r>
      <w:ins w:id="448" w:author="GoldenCorpusHarness" w:date="2026-03-28T21:57:49Z">
        <w:r>
          <w:t>eri</w:t>
        </w:r>
      </w:ins>
      <w:r>
        <w:t>a</w:t>
      </w:r>
      <w:del w:id="449" w:author="GoldenCorpusHarness" w:date="2026-03-28T21:57:49Z">
        <w:r>
          <w:delText>rting Dose for This Study59</w:delText>
        </w:r>
      </w:del>
      <w:ins w:id="450" w:author="GoldenCorpusHarness" w:date="2026-03-28T21:57:49Z">
        <w:r>
          <w:t>78</w:t>
        </w:r>
      </w:ins>
    </w:p>
    <w:p ns2:paraId="1AF4185B" ns2:textId="2FC03B12" w:rsidR="004F6B15" w:rsidRDefault="004F6B15">
      <w:pPr>
        <w:pStyle w:val="TOC3"/>
        <w:rPr>
          <w:rFonts w:asciiTheme="minorHAnsi" w:eastAsiaTheme="minorEastAsia" w:hAnsiTheme="minorHAnsi" w:cstheme="minorBidi"/>
          <w:noProof/>
          <w:sz w:val="22"/>
          <w:szCs w:val="22"/>
        </w:rPr>
      </w:pPr>
      <w:del w:id="451" w:author="GoldenCorpusHarness" w:date="2026-03-28T21:57:49Z">
        <w:r>
          <w:delText>4</w:delText>
        </w:r>
      </w:del>
      <w:ins w:id="452" w:author="GoldenCorpusHarness" w:date="2026-03-28T21:57:49Z">
        <w:r>
          <w:t>5</w:t>
        </w:r>
      </w:ins>
      <w:r>
        <w:t>.</w:t>
      </w:r>
      <w:del w:id="453" w:author="GoldenCorpusHarness" w:date="2026-03-28T21:57:49Z">
        <w:r>
          <w:delText>3.4Maximum Dose/</w:delText>
        </w:r>
      </w:del>
      <w:ins w:id="454" w:author="GoldenCorpusHarness" w:date="2026-03-28T21:57:49Z">
        <w:r>
          <w:t>2</w:t>
        </w:r>
      </w:ins>
      <w:r>
        <w:t>Ex</w:t>
      </w:r>
      <w:del w:id="455" w:author="GoldenCorpusHarness" w:date="2026-03-28T21:57:49Z">
        <w:r>
          <w:delText>p</w:delText>
        </w:r>
      </w:del>
      <w:ins w:id="456" w:author="GoldenCorpusHarness" w:date="2026-03-28T21:57:49Z">
        <w:r>
          <w:t>clusi</w:t>
        </w:r>
      </w:ins>
      <w:r>
        <w:t>o</w:t>
      </w:r>
      <w:del w:id="457" w:author="GoldenCorpusHarness" w:date="2026-03-28T21:57:49Z">
        <w:r>
          <w:delText>su</w:delText>
        </w:r>
      </w:del>
      <w:ins w:id="458" w:author="GoldenCorpusHarness" w:date="2026-03-28T21:57:49Z">
        <w:r>
          <w:t>n C</w:t>
        </w:r>
      </w:ins>
      <w:r>
        <w:t>r</w:t>
      </w:r>
      <w:ins w:id="459" w:author="GoldenCorpusHarness" w:date="2026-03-28T21:57:49Z">
        <w:r>
          <w:t>it</w:t>
        </w:r>
      </w:ins>
      <w:r>
        <w:t>e</w:t>
      </w:r>
      <w:del w:id="460" w:author="GoldenCorpusHarness" w:date="2026-03-28T21:57:49Z">
        <w:r>
          <w:delText xml:space="preserve"> fo</w:delText>
        </w:r>
      </w:del>
      <w:r>
        <w:t>r</w:t>
      </w:r>
      <w:del w:id="461" w:author="GoldenCorpusHarness" w:date="2026-03-28T21:57:49Z">
        <w:r>
          <w:delText xml:space="preserve"> Th</w:delText>
        </w:r>
      </w:del>
      <w:r>
        <w:t>i</w:t>
      </w:r>
      <w:del w:id="462" w:author="GoldenCorpusHarness" w:date="2026-03-28T21:57:49Z">
        <w:r>
          <w:delText>s Study59</w:delText>
        </w:r>
      </w:del>
      <w:ins w:id="463" w:author="GoldenCorpusHarness" w:date="2026-03-28T21:57:49Z">
        <w:r>
          <w:t>a81</w:t>
        </w:r>
      </w:ins>
    </w:p>
    <w:p ns2:paraId="21571B33" ns2:textId="29BF2FAD" w:rsidR="004F6B15" w:rsidRDefault="004F6B15">
      <w:pPr>
        <w:pStyle w:val="TOC2"/>
        <w:rPr>
          <w:rFonts w:asciiTheme="minorHAnsi" w:eastAsiaTheme="minorEastAsia" w:hAnsiTheme="minorHAnsi" w:cstheme="minorBidi"/>
          <w:b w:val="0"/>
          <w:noProof/>
          <w:sz w:val="22"/>
          <w:szCs w:val="22"/>
        </w:rPr>
      </w:pPr>
      <w:del w:id="464" w:author="GoldenCorpusHarness" w:date="2026-03-28T21:57:49Z">
        <w:r>
          <w:delText>4</w:delText>
        </w:r>
      </w:del>
      <w:ins w:id="465" w:author="GoldenCorpusHarness" w:date="2026-03-28T21:57:49Z">
        <w:r>
          <w:t>5</w:t>
        </w:r>
      </w:ins>
      <w:r>
        <w:t>.</w:t>
      </w:r>
      <w:del w:id="466" w:author="GoldenCorpusHarness" w:date="2026-03-28T21:57:49Z">
        <w:r>
          <w:delText>4B</w:delText>
        </w:r>
      </w:del>
      <w:ins w:id="467" w:author="GoldenCorpusHarness" w:date="2026-03-28T21:57:49Z">
        <w:r>
          <w:t>3Lif</w:t>
        </w:r>
      </w:ins>
      <w:r>
        <w:t>e</w:t>
      </w:r>
      <w:del w:id="468" w:author="GoldenCorpusHarness" w:date="2026-03-28T21:57:49Z">
        <w:r>
          <w:delText>g</w:delText>
        </w:r>
      </w:del>
      <w:ins w:id="469" w:author="GoldenCorpusHarness" w:date="2026-03-28T21:57:49Z">
        <w:r>
          <w:t>style Cons</w:t>
        </w:r>
      </w:ins>
      <w:r>
        <w:t>i</w:t>
      </w:r>
      <w:del w:id="470" w:author="GoldenCorpusHarness" w:date="2026-03-28T21:57:49Z">
        <w:r>
          <w:delText xml:space="preserve">nning </w:delText>
        </w:r>
      </w:del>
      <w:ins w:id="471" w:author="GoldenCorpusHarness" w:date="2026-03-28T21:57:49Z">
        <w:r>
          <w:t>der</w:t>
        </w:r>
      </w:ins>
      <w:r>
        <w:t>a</w:t>
      </w:r>
      <w:del w:id="472" w:author="GoldenCorpusHarness" w:date="2026-03-28T21:57:49Z">
        <w:r>
          <w:delText>nd End of Study Defini</w:delText>
        </w:r>
      </w:del>
      <w:r>
        <w:t>tion</w:t>
      </w:r>
      <w:del w:id="473" w:author="GoldenCorpusHarness" w:date="2026-03-28T21:57:49Z">
        <w:r>
          <w:delText>59</w:delText>
        </w:r>
      </w:del>
      <w:ins w:id="474" w:author="GoldenCorpusHarness" w:date="2026-03-28T21:57:49Z">
        <w:r>
          <w:t>s84</w:t>
        </w:r>
      </w:ins>
    </w:p>
    <w:p ns2:paraId="25BB3996" ns2:textId="33C13107" w:rsidR="004F6B15" w:rsidRDefault="004F6B15">
      <w:pPr>
        <w:pStyle w:val="TOC3"/>
        <w:rPr>
          <w:rFonts w:asciiTheme="minorHAnsi" w:eastAsiaTheme="minorEastAsia" w:hAnsiTheme="minorHAnsi" w:cstheme="minorBidi"/>
          <w:noProof/>
          <w:sz w:val="22"/>
          <w:szCs w:val="22"/>
        </w:rPr>
      </w:pPr>
      <w:del w:id="475" w:author="GoldenCorpusHarness" w:date="2026-03-28T21:57:49Z">
        <w:r>
          <w:delText>4</w:delText>
        </w:r>
      </w:del>
      <w:ins w:id="476" w:author="GoldenCorpusHarness" w:date="2026-03-28T21:57:49Z">
        <w:r>
          <w:t>5</w:t>
        </w:r>
      </w:ins>
      <w:r>
        <w:t>.</w:t>
      </w:r>
      <w:del w:id="477" w:author="GoldenCorpusHarness" w:date="2026-03-28T21:57:49Z">
        <w:r>
          <w:delText>4</w:delText>
        </w:r>
      </w:del>
      <w:ins w:id="478" w:author="GoldenCorpusHarness" w:date="2026-03-28T21:57:49Z">
        <w:r>
          <w:t>3</w:t>
        </w:r>
      </w:ins>
      <w:r>
        <w:t>.1</w:t>
      </w:r>
      <w:del w:id="479" w:author="GoldenCorpusHarness" w:date="2026-03-28T21:57:49Z">
        <w:r>
          <w:delText>C</w:delText>
        </w:r>
      </w:del>
      <w:ins w:id="480" w:author="GoldenCorpusHarness" w:date="2026-03-28T21:57:49Z">
        <w:r>
          <w:t>Mea</w:t>
        </w:r>
      </w:ins>
      <w:r>
        <w:t>l</w:t>
      </w:r>
      <w:ins w:id="481" w:author="GoldenCorpusHarness" w:date="2026-03-28T21:57:49Z">
        <w:r>
          <w:t>s and D</w:t>
        </w:r>
      </w:ins>
      <w:r>
        <w:t>i</w:t>
      </w:r>
      <w:del w:id="482" w:author="GoldenCorpusHarness" w:date="2026-03-28T21:57:49Z">
        <w:r>
          <w:delText>n</w:delText>
        </w:r>
      </w:del>
      <w:ins w:id="483" w:author="GoldenCorpusHarness" w:date="2026-03-28T21:57:49Z">
        <w:r>
          <w:t>etary Restr</w:t>
        </w:r>
      </w:ins>
      <w:r>
        <w:t>ic</w:t>
      </w:r>
      <w:del w:id="484" w:author="GoldenCorpusHarness" w:date="2026-03-28T21:57:49Z">
        <w:r>
          <w:delText>al Criteria for Early Study Termina</w:delText>
        </w:r>
      </w:del>
      <w:r>
        <w:t>tion</w:t>
      </w:r>
      <w:del w:id="485" w:author="GoldenCorpusHarness" w:date="2026-03-28T21:57:49Z">
        <w:r>
          <w:delText>59</w:delText>
        </w:r>
      </w:del>
      <w:ins w:id="486" w:author="GoldenCorpusHarness" w:date="2026-03-28T21:57:49Z">
        <w:r>
          <w:t>s84</w:t>
        </w:r>
      </w:ins>
    </w:p>
    <w:p ns2:paraId="1A9D02F7" ns2:textId="53703988" w:rsidR="004F6B15" w:rsidRDefault="004F6B15">
      <w:pPr>
        <w:pStyle w:val="TOC1"/>
        <w:rPr>
          <w:rFonts w:asciiTheme="minorHAnsi" w:eastAsiaTheme="minorEastAsia" w:hAnsiTheme="minorHAnsi" w:cstheme="minorBidi"/>
          <w:b w:val="0"/>
          <w:caps w:val="0"/>
          <w:noProof/>
          <w:sz w:val="22"/>
          <w:szCs w:val="22"/>
        </w:rPr>
      </w:pPr>
      <w:r>
        <w:t>5</w:t>
      </w:r>
      <w:ins w:id="487" w:author="GoldenCorpusHarness" w:date="2026-03-28T21:57:49Z">
        <w:r>
          <w:t>.4</w:t>
        </w:r>
      </w:ins>
      <w:r>
        <w:t>S</w:t>
      </w:r>
      <w:del w:id="488" w:author="GoldenCorpusHarness" w:date="2026-03-28T21:57:49Z">
        <w:r>
          <w:delText>t</w:delText>
        </w:r>
      </w:del>
      <w:ins w:id="489" w:author="GoldenCorpusHarness" w:date="2026-03-28T21:57:49Z">
        <w:r>
          <w:t>creen Fail</w:t>
        </w:r>
      </w:ins>
      <w:r>
        <w:t>u</w:t>
      </w:r>
      <w:del w:id="490" w:author="GoldenCorpusHarness" w:date="2026-03-28T21:57:49Z">
        <w:r>
          <w:delText>dy Population60</w:delText>
        </w:r>
      </w:del>
      <w:ins w:id="491" w:author="GoldenCorpusHarness" w:date="2026-03-28T21:57:49Z">
        <w:r>
          <w:t>res84</w:t>
        </w:r>
      </w:ins>
    </w:p>
    <w:p ns2:paraId="14877E8C" ns2:textId="47A103A1" w:rsidR="004F6B15" w:rsidRDefault="004F6B15">
      <w:pPr>
        <w:pStyle w:val="TOC2"/>
        <w:rPr>
          <w:rFonts w:asciiTheme="minorHAnsi" w:eastAsiaTheme="minorEastAsia" w:hAnsiTheme="minorHAnsi" w:cstheme="minorBidi"/>
          <w:b w:val="0"/>
          <w:noProof/>
          <w:sz w:val="22"/>
          <w:szCs w:val="22"/>
        </w:rPr>
      </w:pPr>
      <w:r>
        <w:t>5.</w:t>
      </w:r>
      <w:del w:id="492" w:author="GoldenCorpusHarness" w:date="2026-03-28T21:57:49Z">
        <w:r>
          <w:delText>1I</w:delText>
        </w:r>
      </w:del>
      <w:ins w:id="493" w:author="GoldenCorpusHarness" w:date="2026-03-28T21:57:49Z">
        <w:r>
          <w:t>5Participa</w:t>
        </w:r>
      </w:ins>
      <w:r>
        <w:t>n</w:t>
      </w:r>
      <w:ins w:id="494" w:author="GoldenCorpusHarness" w:date="2026-03-28T21:57:49Z">
        <w:r>
          <w:t>t Repla</w:t>
        </w:r>
      </w:ins>
      <w:r>
        <w:t>c</w:t>
      </w:r>
      <w:del w:id="495" w:author="GoldenCorpusHarness" w:date="2026-03-28T21:57:49Z">
        <w:r>
          <w:delText>lusio</w:delText>
        </w:r>
      </w:del>
      <w:ins w:id="496" w:author="GoldenCorpusHarness" w:date="2026-03-28T21:57:49Z">
        <w:r>
          <w:t>eme</w:t>
        </w:r>
      </w:ins>
      <w:r>
        <w:t>n</w:t>
      </w:r>
      <w:ins w:id="497" w:author="GoldenCorpusHarness" w:date="2026-03-28T21:57:49Z">
        <w:r>
          <w:t>t</w:t>
        </w:r>
      </w:ins>
      <w:r>
        <w:t xml:space="preserve"> </w:t>
      </w:r>
      <w:del w:id="498" w:author="GoldenCorpusHarness" w:date="2026-03-28T21:57:49Z">
        <w:r>
          <w:delText>C</w:delText>
        </w:r>
      </w:del>
      <w:ins w:id="499" w:author="GoldenCorpusHarness" w:date="2026-03-28T21:57:49Z">
        <w:r>
          <w:t>St</w:t>
        </w:r>
      </w:ins>
      <w:r>
        <w:t>r</w:t>
      </w:r>
      <w:del w:id="500" w:author="GoldenCorpusHarness" w:date="2026-03-28T21:57:49Z">
        <w:r>
          <w:delText>i</w:delText>
        </w:r>
      </w:del>
      <w:ins w:id="501" w:author="GoldenCorpusHarness" w:date="2026-03-28T21:57:49Z">
        <w:r>
          <w:t>a</w:t>
        </w:r>
      </w:ins>
      <w:r>
        <w:t>te</w:t>
      </w:r>
      <w:del w:id="502" w:author="GoldenCorpusHarness" w:date="2026-03-28T21:57:49Z">
        <w:r>
          <w:delText>ria60</w:delText>
        </w:r>
      </w:del>
      <w:ins w:id="503" w:author="GoldenCorpusHarness" w:date="2026-03-28T21:57:49Z">
        <w:r>
          <w:t>gy84</w:t>
        </w:r>
      </w:ins>
    </w:p>
    <w:p ns2:paraId="2D0E78E8" ns2:textId="4F3DCA11" w:rsidR="004F6B15" w:rsidRDefault="004F6B15">
      <w:pPr>
        <w:pStyle w:val="TOC2"/>
        <w:rPr>
          <w:rFonts w:asciiTheme="minorHAnsi" w:eastAsiaTheme="minorEastAsia" w:hAnsiTheme="minorHAnsi" w:cstheme="minorBidi"/>
          <w:b w:val="0"/>
          <w:noProof/>
          <w:sz w:val="22"/>
          <w:szCs w:val="22"/>
        </w:rPr>
      </w:pPr>
      <w:ins w:id="504" w:author="GoldenCorpusHarness" w:date="2026-03-28T21:57:49Z">
        <w:r>
          <w:t>6STUDY INTERVENTION8</w:t>
        </w:r>
      </w:ins>
      <w:r>
        <w:t>5</w:t>
      </w:r>
      <w:del w:id="505" w:author="GoldenCorpusHarness" w:date="2026-03-28T21:57:49Z">
        <w:r>
          <w:delText>.2Exclusion Criteria63</w:delText>
        </w:r>
      </w:del>
    </w:p>
    <w:p ns2:paraId="1F413107" ns2:textId="42FF23AE" w:rsidR="004F6B15" w:rsidRDefault="004F6B15">
      <w:pPr>
        <w:pStyle w:val="TOC2"/>
        <w:rPr>
          <w:rFonts w:asciiTheme="minorHAnsi" w:eastAsiaTheme="minorEastAsia" w:hAnsiTheme="minorHAnsi" w:cstheme="minorBidi"/>
          <w:b w:val="0"/>
          <w:noProof/>
          <w:sz w:val="22"/>
          <w:szCs w:val="22"/>
        </w:rPr>
      </w:pPr>
      <w:del w:id="506" w:author="GoldenCorpusHarness" w:date="2026-03-28T21:57:49Z">
        <w:r>
          <w:delText>5</w:delText>
        </w:r>
      </w:del>
      <w:ins w:id="507" w:author="GoldenCorpusHarness" w:date="2026-03-28T21:57:49Z">
        <w:r>
          <w:t>6</w:t>
        </w:r>
      </w:ins>
      <w:r>
        <w:t>.</w:t>
      </w:r>
      <w:del w:id="508" w:author="GoldenCorpusHarness" w:date="2026-03-28T21:57:49Z">
        <w:r>
          <w:delText>3Lifes</w:delText>
        </w:r>
      </w:del>
      <w:ins w:id="509" w:author="GoldenCorpusHarness" w:date="2026-03-28T21:57:49Z">
        <w:r>
          <w:t>1S</w:t>
        </w:r>
      </w:ins>
      <w:r>
        <w:t>t</w:t>
      </w:r>
      <w:ins w:id="510" w:author="GoldenCorpusHarness" w:date="2026-03-28T21:57:49Z">
        <w:r>
          <w:t>ud</w:t>
        </w:r>
      </w:ins>
      <w:r>
        <w:t>y</w:t>
      </w:r>
      <w:del w:id="511" w:author="GoldenCorpusHarness" w:date="2026-03-28T21:57:49Z">
        <w:r>
          <w:delText>le</w:delText>
        </w:r>
      </w:del>
      <w:r>
        <w:t xml:space="preserve"> </w:t>
      </w:r>
      <w:del w:id="512" w:author="GoldenCorpusHarness" w:date="2026-03-28T21:57:49Z">
        <w:r>
          <w:delText>Co</w:delText>
        </w:r>
      </w:del>
      <w:ins w:id="513" w:author="GoldenCorpusHarness" w:date="2026-03-28T21:57:49Z">
        <w:r>
          <w:t>I</w:t>
        </w:r>
      </w:ins>
      <w:r>
        <w:t>n</w:t>
      </w:r>
      <w:del w:id="514" w:author="GoldenCorpusHarness" w:date="2026-03-28T21:57:49Z">
        <w:r>
          <w:delText>sid</w:delText>
        </w:r>
      </w:del>
      <w:ins w:id="515" w:author="GoldenCorpusHarness" w:date="2026-03-28T21:57:49Z">
        <w:r>
          <w:t>t</w:t>
        </w:r>
      </w:ins>
      <w:r>
        <w:t>er</w:t>
      </w:r>
      <w:del w:id="516" w:author="GoldenCorpusHarness" w:date="2026-03-28T21:57:49Z">
        <w:r>
          <w:delText>a</w:delText>
        </w:r>
      </w:del>
      <w:ins w:id="517" w:author="GoldenCorpusHarness" w:date="2026-03-28T21:57:49Z">
        <w:r>
          <w:t>ven</w:t>
        </w:r>
      </w:ins>
      <w:r>
        <w:t>tion</w:t>
      </w:r>
      <w:ins w:id="518" w:author="GoldenCorpusHarness" w:date="2026-03-28T21:57:49Z">
        <w:r>
          <w:t>(</w:t>
        </w:r>
      </w:ins>
      <w:r>
        <w:t>s</w:t>
      </w:r>
      <w:del w:id="519" w:author="GoldenCorpusHarness" w:date="2026-03-28T21:57:49Z">
        <w:r>
          <w:delText>67</w:delText>
        </w:r>
      </w:del>
      <w:ins w:id="520" w:author="GoldenCorpusHarness" w:date="2026-03-28T21:57:49Z">
        <w:r>
          <w:t>) Administered85</w:t>
        </w:r>
      </w:ins>
    </w:p>
    <w:p ns2:paraId="23029DBB" ns2:textId="520929B9" w:rsidR="004F6B15" w:rsidRDefault="004F6B15">
      <w:pPr>
        <w:pStyle w:val="TOC3"/>
        <w:rPr>
          <w:rFonts w:asciiTheme="minorHAnsi" w:eastAsiaTheme="minorEastAsia" w:hAnsiTheme="minorHAnsi" w:cstheme="minorBidi"/>
          <w:noProof/>
          <w:sz w:val="22"/>
          <w:szCs w:val="22"/>
        </w:rPr>
      </w:pPr>
      <w:del w:id="521" w:author="GoldenCorpusHarness" w:date="2026-03-28T21:57:49Z">
        <w:r>
          <w:delText>5.3</w:delText>
        </w:r>
      </w:del>
      <w:ins w:id="522" w:author="GoldenCorpusHarness" w:date="2026-03-28T21:57:49Z">
        <w:r>
          <w:t>6</w:t>
        </w:r>
      </w:ins>
      <w:r>
        <w:t>.1</w:t>
      </w:r>
      <w:del w:id="523" w:author="GoldenCorpusHarness" w:date="2026-03-28T21:57:49Z">
        <w:r>
          <w:delText>M</w:delText>
        </w:r>
      </w:del>
      <w:ins w:id="524" w:author="GoldenCorpusHarness" w:date="2026-03-28T21:57:49Z">
        <w:r>
          <w:t>.1Tr</w:t>
        </w:r>
      </w:ins>
      <w:r>
        <w:t>ea</w:t>
      </w:r>
      <w:del w:id="525" w:author="GoldenCorpusHarness" w:date="2026-03-28T21:57:49Z">
        <w:r>
          <w:delText>ls a</w:delText>
        </w:r>
      </w:del>
      <w:ins w:id="526" w:author="GoldenCorpusHarness" w:date="2026-03-28T21:57:49Z">
        <w:r>
          <w:t>tme</w:t>
        </w:r>
      </w:ins>
      <w:r>
        <w:t>n</w:t>
      </w:r>
      <w:del w:id="527" w:author="GoldenCorpusHarness" w:date="2026-03-28T21:57:49Z">
        <w:r>
          <w:delText>d Die</w:delText>
        </w:r>
      </w:del>
      <w:r>
        <w:t>t</w:t>
      </w:r>
      <w:del w:id="528" w:author="GoldenCorpusHarness" w:date="2026-03-28T21:57:49Z">
        <w:r>
          <w:delText>ary Restrictions6</w:delText>
        </w:r>
      </w:del>
      <w:ins w:id="529" w:author="GoldenCorpusHarness" w:date="2026-03-28T21:57:49Z">
        <w:r>
          <w:t>8</w:t>
        </w:r>
      </w:ins>
      <w:r>
        <w:t>7</w:t>
      </w:r>
    </w:p>
    <w:p ns2:paraId="3669CDA6" ns2:textId="44479CAF" w:rsidR="004F6B15" w:rsidRDefault="004F6B15">
      <w:pPr>
        <w:pStyle w:val="TOC2"/>
        <w:rPr>
          <w:rFonts w:asciiTheme="minorHAnsi" w:eastAsiaTheme="minorEastAsia" w:hAnsiTheme="minorHAnsi" w:cstheme="minorBidi"/>
          <w:b w:val="0"/>
          <w:noProof/>
          <w:sz w:val="22"/>
          <w:szCs w:val="22"/>
        </w:rPr>
      </w:pPr>
      <w:del w:id="530" w:author="GoldenCorpusHarness" w:date="2026-03-28T21:57:49Z">
        <w:r>
          <w:delText>5</w:delText>
        </w:r>
      </w:del>
      <w:ins w:id="531" w:author="GoldenCorpusHarness" w:date="2026-03-28T21:57:49Z">
        <w:r>
          <w:t>6</w:t>
        </w:r>
      </w:ins>
      <w:r>
        <w:t>.</w:t>
      </w:r>
      <w:del w:id="532" w:author="GoldenCorpusHarness" w:date="2026-03-28T21:57:49Z">
        <w:r>
          <w:delText>4Sc</w:delText>
        </w:r>
      </w:del>
      <w:ins w:id="533" w:author="GoldenCorpusHarness" w:date="2026-03-28T21:57:49Z">
        <w:r>
          <w:t>2P</w:t>
        </w:r>
      </w:ins>
      <w:r>
        <w:t>re</w:t>
      </w:r>
      <w:ins w:id="534" w:author="GoldenCorpusHarness" w:date="2026-03-28T21:57:49Z">
        <w:r>
          <w:t>paration/Handling/Storag</w:t>
        </w:r>
      </w:ins>
      <w:r>
        <w:t>e</w:t>
      </w:r>
      <w:ins w:id="535" w:author="GoldenCorpusHarness" w:date="2026-03-28T21:57:49Z">
        <w:r>
          <w:t>/Accou</w:t>
        </w:r>
      </w:ins>
      <w:r>
        <w:t>n</w:t>
      </w:r>
      <w:del w:id="536" w:author="GoldenCorpusHarness" w:date="2026-03-28T21:57:49Z">
        <w:r>
          <w:delText xml:space="preserve"> F</w:delText>
        </w:r>
      </w:del>
      <w:ins w:id="537" w:author="GoldenCorpusHarness" w:date="2026-03-28T21:57:49Z">
        <w:r>
          <w:t>t</w:t>
        </w:r>
      </w:ins>
      <w:r>
        <w:t>a</w:t>
      </w:r>
      <w:ins w:id="538" w:author="GoldenCorpusHarness" w:date="2026-03-28T21:57:49Z">
        <w:r>
          <w:t>b</w:t>
        </w:r>
      </w:ins>
      <w:r>
        <w:t>il</w:t>
      </w:r>
      <w:del w:id="539" w:author="GoldenCorpusHarness" w:date="2026-03-28T21:57:49Z">
        <w:r>
          <w:delText>ures6</w:delText>
        </w:r>
      </w:del>
      <w:ins w:id="540" w:author="GoldenCorpusHarness" w:date="2026-03-28T21:57:49Z">
        <w:r>
          <w:t>ity8</w:t>
        </w:r>
      </w:ins>
      <w:r>
        <w:t>7</w:t>
      </w:r>
    </w:p>
    <w:p ns2:paraId="1403346C" ns2:textId="23245B94" w:rsidR="004F6B15" w:rsidRDefault="004F6B15">
      <w:pPr>
        <w:pStyle w:val="TOC2"/>
        <w:rPr>
          <w:rFonts w:asciiTheme="minorHAnsi" w:eastAsiaTheme="minorEastAsia" w:hAnsiTheme="minorHAnsi" w:cstheme="minorBidi"/>
          <w:b w:val="0"/>
          <w:noProof/>
          <w:sz w:val="22"/>
          <w:szCs w:val="22"/>
        </w:rPr>
      </w:pPr>
      <w:del w:id="541" w:author="GoldenCorpusHarness" w:date="2026-03-28T21:57:49Z">
        <w:r>
          <w:delText>5</w:delText>
        </w:r>
      </w:del>
      <w:ins w:id="542" w:author="GoldenCorpusHarness" w:date="2026-03-28T21:57:49Z">
        <w:r>
          <w:t>6</w:t>
        </w:r>
      </w:ins>
      <w:r>
        <w:t>.</w:t>
      </w:r>
      <w:del w:id="543" w:author="GoldenCorpusHarness" w:date="2026-03-28T21:57:49Z">
        <w:r>
          <w:delText>5</w:delText>
        </w:r>
      </w:del>
      <w:ins w:id="544" w:author="GoldenCorpusHarness" w:date="2026-03-28T21:57:49Z">
        <w:r>
          <w:t xml:space="preserve">2.1Dose </w:t>
        </w:r>
      </w:ins>
      <w:r>
        <w:t>P</w:t>
      </w:r>
      <w:del w:id="545" w:author="GoldenCorpusHarness" w:date="2026-03-28T21:57:49Z">
        <w:r>
          <w:delText>a</w:delText>
        </w:r>
      </w:del>
      <w:r>
        <w:t>r</w:t>
      </w:r>
      <w:del w:id="546" w:author="GoldenCorpusHarness" w:date="2026-03-28T21:57:49Z">
        <w:r>
          <w:delText>tici</w:delText>
        </w:r>
      </w:del>
      <w:ins w:id="547" w:author="GoldenCorpusHarness" w:date="2026-03-28T21:57:49Z">
        <w:r>
          <w:t>e</w:t>
        </w:r>
      </w:ins>
      <w:r>
        <w:t>pa</w:t>
      </w:r>
      <w:del w:id="548" w:author="GoldenCorpusHarness" w:date="2026-03-28T21:57:49Z">
        <w:r>
          <w:delText>nt Replacement St</w:delText>
        </w:r>
      </w:del>
      <w:r>
        <w:t>rat</w:t>
      </w:r>
      <w:del w:id="549" w:author="GoldenCorpusHarness" w:date="2026-03-28T21:57:49Z">
        <w:r>
          <w:delText>egy6</w:delText>
        </w:r>
      </w:del>
      <w:ins w:id="550" w:author="GoldenCorpusHarness" w:date="2026-03-28T21:57:49Z">
        <w:r>
          <w:t>ion8</w:t>
        </w:r>
      </w:ins>
      <w:r>
        <w:t>7</w:t>
      </w:r>
    </w:p>
    <w:p ns2:paraId="59FEC1EA" ns2:textId="7B9121C6" w:rsidR="004F6B15" w:rsidRDefault="004F6B15">
      <w:pPr>
        <w:pStyle w:val="TOC1"/>
        <w:rPr>
          <w:rFonts w:asciiTheme="minorHAnsi" w:eastAsiaTheme="minorEastAsia" w:hAnsiTheme="minorHAnsi" w:cstheme="minorBidi"/>
          <w:b w:val="0"/>
          <w:caps w:val="0"/>
          <w:noProof/>
          <w:sz w:val="22"/>
          <w:szCs w:val="22"/>
        </w:rPr>
      </w:pPr>
      <w:r>
        <w:t>6</w:t>
      </w:r>
      <w:ins w:id="551" w:author="GoldenCorpusHarness" w:date="2026-03-28T21:57:49Z">
        <w:r>
          <w:t xml:space="preserve">.2.2Handling, </w:t>
        </w:r>
      </w:ins>
      <w:r>
        <w:t>St</w:t>
      </w:r>
      <w:ins w:id="552" w:author="GoldenCorpusHarness" w:date="2026-03-28T21:57:49Z">
        <w:r>
          <w:t>orage, and Acco</w:t>
        </w:r>
      </w:ins>
      <w:r>
        <w:t>u</w:t>
      </w:r>
      <w:del w:id="553" w:author="GoldenCorpusHarness" w:date="2026-03-28T21:57:49Z">
        <w:r>
          <w:delText>dy I</w:delText>
        </w:r>
      </w:del>
      <w:r>
        <w:t>nt</w:t>
      </w:r>
      <w:del w:id="554" w:author="GoldenCorpusHarness" w:date="2026-03-28T21:57:49Z">
        <w:r>
          <w:delText>erven</w:delText>
        </w:r>
      </w:del>
      <w:ins w:id="555" w:author="GoldenCorpusHarness" w:date="2026-03-28T21:57:49Z">
        <w:r>
          <w:t>abili</w:t>
        </w:r>
      </w:ins>
      <w:r>
        <w:t>t</w:t>
      </w:r>
      <w:del w:id="556" w:author="GoldenCorpusHarness" w:date="2026-03-28T21:57:49Z">
        <w:r>
          <w:delText>ion6</w:delText>
        </w:r>
      </w:del>
      <w:ins w:id="557" w:author="GoldenCorpusHarness" w:date="2026-03-28T21:57:49Z">
        <w:r>
          <w:t>y8</w:t>
        </w:r>
      </w:ins>
      <w:r>
        <w:t>7</w:t>
      </w:r>
    </w:p>
    <w:p ns2:paraId="1D620E11" ns2:textId="17001F65" w:rsidR="004F6B15" w:rsidRDefault="004F6B15">
      <w:pPr>
        <w:pStyle w:val="TOC2"/>
        <w:rPr>
          <w:rFonts w:asciiTheme="minorHAnsi" w:eastAsiaTheme="minorEastAsia" w:hAnsiTheme="minorHAnsi" w:cstheme="minorBidi"/>
          <w:b w:val="0"/>
          <w:noProof/>
          <w:sz w:val="22"/>
          <w:szCs w:val="22"/>
        </w:rPr>
      </w:pPr>
      <w:r>
        <w:t>6.</w:t>
      </w:r>
      <w:del w:id="558" w:author="GoldenCorpusHarness" w:date="2026-03-28T21:57:49Z">
        <w:r>
          <w:delText>1S</w:delText>
        </w:r>
      </w:del>
      <w:ins w:id="559" w:author="GoldenCorpusHarness" w:date="2026-03-28T21:57:49Z">
        <w:r>
          <w:t xml:space="preserve">3Measures </w:t>
        </w:r>
      </w:ins>
      <w:r>
        <w:t>t</w:t>
      </w:r>
      <w:del w:id="560" w:author="GoldenCorpusHarness" w:date="2026-03-28T21:57:49Z">
        <w:r>
          <w:delText>u</w:delText>
        </w:r>
      </w:del>
      <w:ins w:id="561" w:author="GoldenCorpusHarness" w:date="2026-03-28T21:57:49Z">
        <w:r>
          <w:t>o Minimize Bias: Ran</w:t>
        </w:r>
      </w:ins>
      <w:r>
        <w:t>d</w:t>
      </w:r>
      <w:del w:id="562" w:author="GoldenCorpusHarness" w:date="2026-03-28T21:57:49Z">
        <w:r>
          <w:delText>y Interven</w:delText>
        </w:r>
      </w:del>
      <w:ins w:id="563" w:author="GoldenCorpusHarness" w:date="2026-03-28T21:57:49Z">
        <w:r>
          <w:t>omiza</w:t>
        </w:r>
      </w:ins>
      <w:r>
        <w:t>tion</w:t>
      </w:r>
      <w:del w:id="564" w:author="GoldenCorpusHarness" w:date="2026-03-28T21:57:49Z">
        <w:r>
          <w:delText>(s)</w:delText>
        </w:r>
      </w:del>
      <w:r>
        <w:t xml:space="preserve"> </w:t>
      </w:r>
      <w:del w:id="565" w:author="GoldenCorpusHarness" w:date="2026-03-28T21:57:49Z">
        <w:r>
          <w:delText>A</w:delText>
        </w:r>
      </w:del>
      <w:ins w:id="566" w:author="GoldenCorpusHarness" w:date="2026-03-28T21:57:49Z">
        <w:r>
          <w:t>an</w:t>
        </w:r>
      </w:ins>
      <w:r>
        <w:t>d</w:t>
      </w:r>
      <w:del w:id="567" w:author="GoldenCorpusHarness" w:date="2026-03-28T21:57:49Z">
        <w:r>
          <w:delText>m</w:delText>
        </w:r>
      </w:del>
      <w:ins w:id="568" w:author="GoldenCorpusHarness" w:date="2026-03-28T21:57:49Z">
        <w:r>
          <w:t xml:space="preserve"> Bl</w:t>
        </w:r>
      </w:ins>
      <w:r>
        <w:t>in</w:t>
      </w:r>
      <w:ins w:id="569" w:author="GoldenCorpusHarness" w:date="2026-03-28T21:57:49Z">
        <w:r>
          <w:t>d</w:t>
        </w:r>
      </w:ins>
      <w:r>
        <w:t>i</w:t>
      </w:r>
      <w:del w:id="570" w:author="GoldenCorpusHarness" w:date="2026-03-28T21:57:49Z">
        <w:r>
          <w:delText>stered67</w:delText>
        </w:r>
      </w:del>
      <w:ins w:id="571" w:author="GoldenCorpusHarness" w:date="2026-03-28T21:57:49Z">
        <w:r>
          <w:t>ng88</w:t>
        </w:r>
      </w:ins>
    </w:p>
    <w:p ns2:paraId="55C276C5" ns2:textId="60FD099B" w:rsidR="004F6B15" w:rsidRDefault="004F6B15">
      <w:pPr>
        <w:pStyle w:val="TOC2"/>
        <w:rPr>
          <w:rFonts w:asciiTheme="minorHAnsi" w:eastAsiaTheme="minorEastAsia" w:hAnsiTheme="minorHAnsi" w:cstheme="minorBidi"/>
          <w:b w:val="0"/>
          <w:noProof/>
          <w:sz w:val="22"/>
          <w:szCs w:val="22"/>
        </w:rPr>
      </w:pPr>
      <w:r>
        <w:t>6.</w:t>
      </w:r>
      <w:del w:id="572" w:author="GoldenCorpusHarness" w:date="2026-03-28T21:57:49Z">
        <w:r>
          <w:delText>2P</w:delText>
        </w:r>
      </w:del>
      <w:ins w:id="573" w:author="GoldenCorpusHarness" w:date="2026-03-28T21:57:49Z">
        <w:r>
          <w:t>3.1Inte</w:t>
        </w:r>
      </w:ins>
      <w:r>
        <w:t>r</w:t>
      </w:r>
      <w:ins w:id="574" w:author="GoldenCorpusHarness" w:date="2026-03-28T21:57:49Z">
        <w:r>
          <w:t>v</w:t>
        </w:r>
      </w:ins>
      <w:r>
        <w:t>e</w:t>
      </w:r>
      <w:del w:id="575" w:author="GoldenCorpusHarness" w:date="2026-03-28T21:57:49Z">
        <w:r>
          <w:delText>para</w:delText>
        </w:r>
      </w:del>
      <w:ins w:id="576" w:author="GoldenCorpusHarness" w:date="2026-03-28T21:57:49Z">
        <w:r>
          <w:t>n</w:t>
        </w:r>
      </w:ins>
      <w:r>
        <w:t>tion</w:t>
      </w:r>
      <w:del w:id="577" w:author="GoldenCorpusHarness" w:date="2026-03-28T21:57:49Z">
        <w:r>
          <w:delText>/Ha</w:delText>
        </w:r>
      </w:del>
      <w:ins w:id="578" w:author="GoldenCorpusHarness" w:date="2026-03-28T21:57:49Z">
        <w:r>
          <w:t xml:space="preserve"> Assig</w:t>
        </w:r>
      </w:ins>
      <w:r>
        <w:t>n</w:t>
      </w:r>
      <w:del w:id="579" w:author="GoldenCorpusHarness" w:date="2026-03-28T21:57:49Z">
        <w:r>
          <w:delText>dling/Storag</w:delText>
        </w:r>
      </w:del>
      <w:ins w:id="580" w:author="GoldenCorpusHarness" w:date="2026-03-28T21:57:49Z">
        <w:r>
          <w:t>m</w:t>
        </w:r>
      </w:ins>
      <w:r>
        <w:t>e</w:t>
      </w:r>
      <w:del w:id="581" w:author="GoldenCorpusHarness" w:date="2026-03-28T21:57:49Z">
        <w:r>
          <w:delText>/Accou</w:delText>
        </w:r>
      </w:del>
      <w:r>
        <w:t>nt</w:t>
      </w:r>
      <w:del w:id="582" w:author="GoldenCorpusHarness" w:date="2026-03-28T21:57:49Z">
        <w:r>
          <w:delText>ability69</w:delText>
        </w:r>
      </w:del>
      <w:ins w:id="583" w:author="GoldenCorpusHarness" w:date="2026-03-28T21:57:49Z">
        <w:r>
          <w:t>88</w:t>
        </w:r>
      </w:ins>
    </w:p>
    <w:p ns2:paraId="2053402E" ns2:textId="00AD4A83" w:rsidR="004F6B15" w:rsidRDefault="004F6B15">
      <w:pPr>
        <w:pStyle w:val="TOC3"/>
        <w:rPr>
          <w:rFonts w:asciiTheme="minorHAnsi" w:eastAsiaTheme="minorEastAsia" w:hAnsiTheme="minorHAnsi" w:cstheme="minorBidi"/>
          <w:noProof/>
          <w:sz w:val="22"/>
          <w:szCs w:val="22"/>
        </w:rPr>
      </w:pPr>
      <w:r>
        <w:t>6.</w:t>
      </w:r>
      <w:ins w:id="584" w:author="GoldenCorpusHarness" w:date="2026-03-28T21:57:49Z">
        <w:r>
          <w:t>3.</w:t>
        </w:r>
      </w:ins>
      <w:r>
        <w:t>2</w:t>
      </w:r>
      <w:del w:id="585" w:author="GoldenCorpusHarness" w:date="2026-03-28T21:57:49Z">
        <w:r>
          <w:delText>.1Dose P</w:delText>
        </w:r>
      </w:del>
      <w:ins w:id="586" w:author="GoldenCorpusHarness" w:date="2026-03-28T21:57:49Z">
        <w:r>
          <w:t>St</w:t>
        </w:r>
      </w:ins>
      <w:r>
        <w:t>r</w:t>
      </w:r>
      <w:del w:id="587" w:author="GoldenCorpusHarness" w:date="2026-03-28T21:57:49Z">
        <w:r>
          <w:delText>ep</w:delText>
        </w:r>
      </w:del>
      <w:r>
        <w:t>a</w:t>
      </w:r>
      <w:del w:id="588" w:author="GoldenCorpusHarness" w:date="2026-03-28T21:57:49Z">
        <w:r>
          <w:delText>r</w:delText>
        </w:r>
      </w:del>
      <w:ins w:id="589" w:author="GoldenCorpusHarness" w:date="2026-03-28T21:57:49Z">
        <w:r>
          <w:t>tific</w:t>
        </w:r>
      </w:ins>
      <w:r>
        <w:t>ation</w:t>
      </w:r>
      <w:del w:id="590" w:author="GoldenCorpusHarness" w:date="2026-03-28T21:57:49Z">
        <w:r>
          <w:delText>69</w:delText>
        </w:r>
      </w:del>
      <w:ins w:id="591" w:author="GoldenCorpusHarness" w:date="2026-03-28T21:57:49Z">
        <w:r>
          <w:t>88</w:t>
        </w:r>
      </w:ins>
    </w:p>
    <w:p ns2:paraId="34D1EBAB" ns2:textId="72567F3D" w:rsidR="004F6B15" w:rsidRDefault="004F6B15">
      <w:pPr>
        <w:pStyle w:val="TOC3"/>
        <w:rPr>
          <w:rFonts w:asciiTheme="minorHAnsi" w:eastAsiaTheme="minorEastAsia" w:hAnsiTheme="minorHAnsi" w:cstheme="minorBidi"/>
          <w:noProof/>
          <w:sz w:val="22"/>
          <w:szCs w:val="22"/>
        </w:rPr>
      </w:pPr>
      <w:r>
        <w:t>6.</w:t>
      </w:r>
      <w:del w:id="592" w:author="GoldenCorpusHarness" w:date="2026-03-28T21:57:49Z">
        <w:r>
          <w:delText>2</w:delText>
        </w:r>
      </w:del>
      <w:ins w:id="593" w:author="GoldenCorpusHarness" w:date="2026-03-28T21:57:49Z">
        <w:r>
          <w:t>3</w:t>
        </w:r>
      </w:ins>
      <w:r>
        <w:t>.</w:t>
      </w:r>
      <w:del w:id="594" w:author="GoldenCorpusHarness" w:date="2026-03-28T21:57:49Z">
        <w:r>
          <w:delText>2Hand</w:delText>
        </w:r>
      </w:del>
      <w:ins w:id="595" w:author="GoldenCorpusHarness" w:date="2026-03-28T21:57:49Z">
        <w:r>
          <w:t>3B</w:t>
        </w:r>
      </w:ins>
      <w:r>
        <w:t>lin</w:t>
      </w:r>
      <w:ins w:id="596" w:author="GoldenCorpusHarness" w:date="2026-03-28T21:57:49Z">
        <w:r>
          <w:t>din</w:t>
        </w:r>
      </w:ins>
      <w:r>
        <w:t>g</w:t>
      </w:r>
      <w:del w:id="597" w:author="GoldenCorpusHarness" w:date="2026-03-28T21:57:49Z">
        <w:r>
          <w:delText>, Storage, and Accountability69</w:delText>
        </w:r>
      </w:del>
      <w:ins w:id="598" w:author="GoldenCorpusHarness" w:date="2026-03-28T21:57:49Z">
        <w:r>
          <w:t>88</w:t>
        </w:r>
      </w:ins>
    </w:p>
    <w:p ns2:paraId="744AD97B" ns2:textId="1E45DB58" w:rsidR="004F6B15" w:rsidRDefault="004F6B15">
      <w:pPr>
        <w:pStyle w:val="TOC2"/>
        <w:rPr>
          <w:rFonts w:asciiTheme="minorHAnsi" w:eastAsiaTheme="minorEastAsia" w:hAnsiTheme="minorHAnsi" w:cstheme="minorBidi"/>
          <w:b w:val="0"/>
          <w:noProof/>
          <w:sz w:val="22"/>
          <w:szCs w:val="22"/>
        </w:rPr>
      </w:pPr>
      <w:r>
        <w:t>6.</w:t>
      </w:r>
      <w:del w:id="599" w:author="GoldenCorpusHarness" w:date="2026-03-28T21:57:49Z">
        <w:r>
          <w:delText>3M</w:delText>
        </w:r>
      </w:del>
      <w:ins w:id="600" w:author="GoldenCorpusHarness" w:date="2026-03-28T21:57:49Z">
        <w:r>
          <w:t>4Study Int</w:t>
        </w:r>
      </w:ins>
      <w:r>
        <w:t>e</w:t>
      </w:r>
      <w:del w:id="601" w:author="GoldenCorpusHarness" w:date="2026-03-28T21:57:49Z">
        <w:r>
          <w:delText>asu</w:delText>
        </w:r>
      </w:del>
      <w:r>
        <w:t>r</w:t>
      </w:r>
      <w:ins w:id="602" w:author="GoldenCorpusHarness" w:date="2026-03-28T21:57:49Z">
        <w:r>
          <w:t>v</w:t>
        </w:r>
      </w:ins>
      <w:r>
        <w:t>e</w:t>
      </w:r>
      <w:del w:id="603" w:author="GoldenCorpusHarness" w:date="2026-03-28T21:57:49Z">
        <w:r>
          <w:delText>s to Mi</w:delText>
        </w:r>
      </w:del>
      <w:r>
        <w:t>n</w:t>
      </w:r>
      <w:del w:id="604" w:author="GoldenCorpusHarness" w:date="2026-03-28T21:57:49Z">
        <w:r>
          <w:delText>imize Bias: Randomiza</w:delText>
        </w:r>
      </w:del>
      <w:r>
        <w:t xml:space="preserve">tion </w:t>
      </w:r>
      <w:ins w:id="605" w:author="GoldenCorpusHarness" w:date="2026-03-28T21:57:49Z">
        <w:r>
          <w:t>Compli</w:t>
        </w:r>
      </w:ins>
      <w:r>
        <w:t>an</w:t>
      </w:r>
      <w:del w:id="606" w:author="GoldenCorpusHarness" w:date="2026-03-28T21:57:49Z">
        <w:r>
          <w:delText>d Blinding70</w:delText>
        </w:r>
      </w:del>
      <w:ins w:id="607" w:author="GoldenCorpusHarness" w:date="2026-03-28T21:57:49Z">
        <w:r>
          <w:t>ce89</w:t>
        </w:r>
      </w:ins>
    </w:p>
    <w:p ns2:paraId="76864621" ns2:textId="0923C10E" w:rsidR="004F6B15" w:rsidRDefault="004F6B15">
      <w:pPr>
        <w:pStyle w:val="TOC3"/>
        <w:rPr>
          <w:rFonts w:asciiTheme="minorHAnsi" w:eastAsiaTheme="minorEastAsia" w:hAnsiTheme="minorHAnsi" w:cstheme="minorBidi"/>
          <w:noProof/>
          <w:sz w:val="22"/>
          <w:szCs w:val="22"/>
        </w:rPr>
      </w:pPr>
      <w:r>
        <w:t>6.</w:t>
      </w:r>
      <w:del w:id="608" w:author="GoldenCorpusHarness" w:date="2026-03-28T21:57:49Z">
        <w:r>
          <w:delText>3.1I</w:delText>
        </w:r>
      </w:del>
      <w:ins w:id="609" w:author="GoldenCorpusHarness" w:date="2026-03-28T21:57:49Z">
        <w:r>
          <w:t>5Concomita</w:t>
        </w:r>
      </w:ins>
      <w:r>
        <w:t>nt</w:t>
      </w:r>
      <w:ins w:id="610" w:author="GoldenCorpusHarness" w:date="2026-03-28T21:57:49Z">
        <w:r>
          <w:t xml:space="preserve"> Th</w:t>
        </w:r>
      </w:ins>
      <w:r>
        <w:t>er</w:t>
      </w:r>
      <w:del w:id="611" w:author="GoldenCorpusHarness" w:date="2026-03-28T21:57:49Z">
        <w:r>
          <w:delText>vention Assignment70</w:delText>
        </w:r>
      </w:del>
      <w:ins w:id="612" w:author="GoldenCorpusHarness" w:date="2026-03-28T21:57:49Z">
        <w:r>
          <w:t>apy89</w:t>
        </w:r>
      </w:ins>
    </w:p>
    <w:p ns2:paraId="183D6956" ns2:textId="317720B6" w:rsidR="004F6B15" w:rsidRDefault="004F6B15">
      <w:pPr>
        <w:pStyle w:val="TOC3"/>
        <w:rPr>
          <w:rFonts w:asciiTheme="minorHAnsi" w:eastAsiaTheme="minorEastAsia" w:hAnsiTheme="minorHAnsi" w:cstheme="minorBidi"/>
          <w:noProof/>
          <w:sz w:val="22"/>
          <w:szCs w:val="22"/>
        </w:rPr>
      </w:pPr>
      <w:r>
        <w:t>6.</w:t>
      </w:r>
      <w:del w:id="613" w:author="GoldenCorpusHarness" w:date="2026-03-28T21:57:49Z">
        <w:r>
          <w:delText>3</w:delText>
        </w:r>
      </w:del>
      <w:ins w:id="614" w:author="GoldenCorpusHarness" w:date="2026-03-28T21:57:49Z">
        <w:r>
          <w:t>5</w:t>
        </w:r>
      </w:ins>
      <w:r>
        <w:t>.</w:t>
      </w:r>
      <w:del w:id="615" w:author="GoldenCorpusHarness" w:date="2026-03-28T21:57:49Z">
        <w:r>
          <w:delText>2Stratif</w:delText>
        </w:r>
      </w:del>
      <w:ins w:id="616" w:author="GoldenCorpusHarness" w:date="2026-03-28T21:57:49Z">
        <w:r>
          <w:t>1Rescue Med</w:t>
        </w:r>
      </w:ins>
      <w:r>
        <w:t>ication</w:t>
      </w:r>
      <w:del w:id="617" w:author="GoldenCorpusHarness" w:date="2026-03-28T21:57:49Z">
        <w:r>
          <w:delText>7</w:delText>
        </w:r>
      </w:del>
      <w:ins w:id="618" w:author="GoldenCorpusHarness" w:date="2026-03-28T21:57:49Z">
        <w:r>
          <w:t>s and Supportive Care9</w:t>
        </w:r>
      </w:ins>
      <w:r>
        <w:t>0</w:t>
      </w:r>
    </w:p>
    <w:p ns2:paraId="06FEB9C6" ns2:textId="16BAA95A" w:rsidR="004F6B15" w:rsidRDefault="004F6B15">
      <w:pPr>
        <w:pStyle w:val="TOC3"/>
        <w:rPr>
          <w:rFonts w:asciiTheme="minorHAnsi" w:eastAsiaTheme="minorEastAsia" w:hAnsiTheme="minorHAnsi" w:cstheme="minorBidi"/>
          <w:noProof/>
          <w:sz w:val="22"/>
          <w:szCs w:val="22"/>
        </w:rPr>
      </w:pPr>
      <w:r>
        <w:t>6.</w:t>
      </w:r>
      <w:del w:id="619" w:author="GoldenCorpusHarness" w:date="2026-03-28T21:57:49Z">
        <w:r>
          <w:delText>3</w:delText>
        </w:r>
      </w:del>
      <w:ins w:id="620" w:author="GoldenCorpusHarness" w:date="2026-03-28T21:57:49Z">
        <w:r>
          <w:t>5</w:t>
        </w:r>
      </w:ins>
      <w:r>
        <w:t>.</w:t>
      </w:r>
      <w:del w:id="621" w:author="GoldenCorpusHarness" w:date="2026-03-28T21:57:49Z">
        <w:r>
          <w:delText>3Bl</w:delText>
        </w:r>
      </w:del>
      <w:ins w:id="622" w:author="GoldenCorpusHarness" w:date="2026-03-28T21:57:49Z">
        <w:r>
          <w:t>2Drug Interact</w:t>
        </w:r>
      </w:ins>
      <w:r>
        <w:t>i</w:t>
      </w:r>
      <w:ins w:id="623" w:author="GoldenCorpusHarness" w:date="2026-03-28T21:57:49Z">
        <w:r>
          <w:t>o</w:t>
        </w:r>
      </w:ins>
      <w:r>
        <w:t>n</w:t>
      </w:r>
      <w:del w:id="624" w:author="GoldenCorpusHarness" w:date="2026-03-28T21:57:49Z">
        <w:r>
          <w:delText>ding7</w:delText>
        </w:r>
      </w:del>
      <w:ins w:id="625" w:author="GoldenCorpusHarness" w:date="2026-03-28T21:57:49Z">
        <w:r>
          <w:t>s9</w:t>
        </w:r>
      </w:ins>
      <w:r>
        <w:t>0</w:t>
      </w:r>
    </w:p>
    <w:p ns2:paraId="752996E0" ns2:textId="155B070A" w:rsidR="004F6B15" w:rsidRDefault="004F6B15">
      <w:pPr>
        <w:pStyle w:val="TOC2"/>
        <w:rPr>
          <w:rFonts w:asciiTheme="minorHAnsi" w:eastAsiaTheme="minorEastAsia" w:hAnsiTheme="minorHAnsi" w:cstheme="minorBidi"/>
          <w:b w:val="0"/>
          <w:noProof/>
          <w:sz w:val="22"/>
          <w:szCs w:val="22"/>
        </w:rPr>
      </w:pPr>
      <w:r>
        <w:t>6.</w:t>
      </w:r>
      <w:del w:id="626" w:author="GoldenCorpusHarness" w:date="2026-03-28T21:57:49Z">
        <w:r>
          <w:delText>4Stu</w:delText>
        </w:r>
      </w:del>
      <w:ins w:id="627" w:author="GoldenCorpusHarness" w:date="2026-03-28T21:57:49Z">
        <w:r>
          <w:t>6Dose Mo</w:t>
        </w:r>
      </w:ins>
      <w:r>
        <w:t>d</w:t>
      </w:r>
      <w:del w:id="628" w:author="GoldenCorpusHarness" w:date="2026-03-28T21:57:49Z">
        <w:r>
          <w:delText>y Interven</w:delText>
        </w:r>
      </w:del>
      <w:ins w:id="629" w:author="GoldenCorpusHarness" w:date="2026-03-28T21:57:49Z">
        <w:r>
          <w:t>ifica</w:t>
        </w:r>
      </w:ins>
      <w:r>
        <w:t xml:space="preserve">tion </w:t>
      </w:r>
      <w:del w:id="630" w:author="GoldenCorpusHarness" w:date="2026-03-28T21:57:49Z">
        <w:r>
          <w:delText>C</w:delText>
        </w:r>
      </w:del>
      <w:ins w:id="631" w:author="GoldenCorpusHarness" w:date="2026-03-28T21:57:49Z">
        <w:r>
          <w:t>(Escalati</w:t>
        </w:r>
      </w:ins>
      <w:r>
        <w:t>o</w:t>
      </w:r>
      <w:del w:id="632" w:author="GoldenCorpusHarness" w:date="2026-03-28T21:57:49Z">
        <w:r>
          <w:delText>mpl</w:delText>
        </w:r>
      </w:del>
      <w:ins w:id="633" w:author="GoldenCorpusHarness" w:date="2026-03-28T21:57:49Z">
        <w:r>
          <w:t>n/T</w:t>
        </w:r>
      </w:ins>
      <w:r>
        <w:t>i</w:t>
      </w:r>
      <w:ins w:id="634" w:author="GoldenCorpusHarness" w:date="2026-03-28T21:57:49Z">
        <w:r>
          <w:t>tr</w:t>
        </w:r>
      </w:ins>
      <w:r>
        <w:t>a</w:t>
      </w:r>
      <w:ins w:id="635" w:author="GoldenCorpusHarness" w:date="2026-03-28T21:57:49Z">
        <w:r>
          <w:t>tio</w:t>
        </w:r>
      </w:ins>
      <w:r>
        <w:t>n</w:t>
      </w:r>
      <w:del w:id="636" w:author="GoldenCorpusHarness" w:date="2026-03-28T21:57:49Z">
        <w:r>
          <w:delText>c</w:delText>
        </w:r>
      </w:del>
      <w:ins w:id="637" w:author="GoldenCorpusHarness" w:date="2026-03-28T21:57:49Z">
        <w:r>
          <w:t>/Oth</w:t>
        </w:r>
      </w:ins>
      <w:r>
        <w:t>e</w:t>
      </w:r>
      <w:del w:id="638" w:author="GoldenCorpusHarness" w:date="2026-03-28T21:57:49Z">
        <w:r>
          <w:delText>70</w:delText>
        </w:r>
      </w:del>
      <w:ins w:id="639" w:author="GoldenCorpusHarness" w:date="2026-03-28T21:57:49Z">
        <w:r>
          <w:t>r)91</w:t>
        </w:r>
      </w:ins>
    </w:p>
    <w:p ns2:paraId="578E072F" ns2:textId="3C524B23" w:rsidR="004F6B15" w:rsidRDefault="004F6B15">
      <w:pPr>
        <w:pStyle w:val="TOC2"/>
        <w:rPr>
          <w:rFonts w:asciiTheme="minorHAnsi" w:eastAsiaTheme="minorEastAsia" w:hAnsiTheme="minorHAnsi" w:cstheme="minorBidi"/>
          <w:b w:val="0"/>
          <w:noProof/>
          <w:sz w:val="22"/>
          <w:szCs w:val="22"/>
        </w:rPr>
      </w:pPr>
      <w:r>
        <w:t>6.</w:t>
      </w:r>
      <w:del w:id="640" w:author="GoldenCorpusHarness" w:date="2026-03-28T21:57:49Z">
        <w:r>
          <w:delText>5C</w:delText>
        </w:r>
      </w:del>
      <w:ins w:id="641" w:author="GoldenCorpusHarness" w:date="2026-03-28T21:57:49Z">
        <w:r>
          <w:t>6.1Immune-Related Events and Dose Modificati</w:t>
        </w:r>
      </w:ins>
      <w:r>
        <w:t>on</w:t>
      </w:r>
      <w:ins w:id="642" w:author="GoldenCorpusHarness" w:date="2026-03-28T21:57:49Z">
        <w:r>
          <w:t xml:space="preserve"> (Withhold, Treat, Dis</w:t>
        </w:r>
      </w:ins>
      <w:r>
        <w:t>co</w:t>
      </w:r>
      <w:del w:id="643" w:author="GoldenCorpusHarness" w:date="2026-03-28T21:57:49Z">
        <w:r>
          <w:delText>mita</w:delText>
        </w:r>
      </w:del>
      <w:r>
        <w:t>nt</w:t>
      </w:r>
      <w:del w:id="644" w:author="GoldenCorpusHarness" w:date="2026-03-28T21:57:49Z">
        <w:r>
          <w:delText xml:space="preserve"> Th</w:delText>
        </w:r>
      </w:del>
      <w:ins w:id="645" w:author="GoldenCorpusHarness" w:date="2026-03-28T21:57:49Z">
        <w:r>
          <w:t>inu</w:t>
        </w:r>
      </w:ins>
      <w:r>
        <w:t>e</w:t>
      </w:r>
      <w:del w:id="646" w:author="GoldenCorpusHarness" w:date="2026-03-28T21:57:49Z">
        <w:r>
          <w:delText>rapy71</w:delText>
        </w:r>
      </w:del>
      <w:ins w:id="647" w:author="GoldenCorpusHarness" w:date="2026-03-28T21:57:49Z">
        <w:r>
          <w:t>)92</w:t>
        </w:r>
      </w:ins>
    </w:p>
    <w:p ns2:paraId="7EB680FE" ns2:textId="339CB01F" w:rsidR="004F6B15" w:rsidRDefault="004F6B15">
      <w:pPr>
        <w:pStyle w:val="TOC3"/>
        <w:rPr>
          <w:rFonts w:asciiTheme="minorHAnsi" w:eastAsiaTheme="minorEastAsia" w:hAnsiTheme="minorHAnsi" w:cstheme="minorBidi"/>
          <w:noProof/>
          <w:sz w:val="22"/>
          <w:szCs w:val="22"/>
        </w:rPr>
      </w:pPr>
      <w:r>
        <w:t>6.</w:t>
      </w:r>
      <w:del w:id="648" w:author="GoldenCorpusHarness" w:date="2026-03-28T21:57:49Z">
        <w:r>
          <w:delText>5</w:delText>
        </w:r>
      </w:del>
      <w:ins w:id="649" w:author="GoldenCorpusHarness" w:date="2026-03-28T21:57:49Z">
        <w:r>
          <w:t>6</w:t>
        </w:r>
      </w:ins>
      <w:r>
        <w:t>.</w:t>
      </w:r>
      <w:del w:id="650" w:author="GoldenCorpusHarness" w:date="2026-03-28T21:57:49Z">
        <w:r>
          <w:delText>1Re</w:delText>
        </w:r>
      </w:del>
      <w:ins w:id="651" w:author="GoldenCorpusHarness" w:date="2026-03-28T21:57:49Z">
        <w:r>
          <w:t>2Do</w:t>
        </w:r>
      </w:ins>
      <w:r>
        <w:t>s</w:t>
      </w:r>
      <w:del w:id="652" w:author="GoldenCorpusHarness" w:date="2026-03-28T21:57:49Z">
        <w:r>
          <w:delText>cu</w:delText>
        </w:r>
      </w:del>
      <w:r>
        <w:t>e M</w:t>
      </w:r>
      <w:del w:id="653" w:author="GoldenCorpusHarness" w:date="2026-03-28T21:57:49Z">
        <w:r>
          <w:delText>e</w:delText>
        </w:r>
      </w:del>
      <w:ins w:id="654" w:author="GoldenCorpusHarness" w:date="2026-03-28T21:57:49Z">
        <w:r>
          <w:t>o</w:t>
        </w:r>
      </w:ins>
      <w:r>
        <w:t>d</w:t>
      </w:r>
      <w:ins w:id="655" w:author="GoldenCorpusHarness" w:date="2026-03-28T21:57:49Z">
        <w:r>
          <w:t>if</w:t>
        </w:r>
      </w:ins>
      <w:r>
        <w:t>ication</w:t>
      </w:r>
      <w:del w:id="656" w:author="GoldenCorpusHarness" w:date="2026-03-28T21:57:49Z">
        <w:r>
          <w:delText>s</w:delText>
        </w:r>
      </w:del>
      <w:r>
        <w:t xml:space="preserve"> </w:t>
      </w:r>
      <w:ins w:id="657" w:author="GoldenCorpusHarness" w:date="2026-03-28T21:57:49Z">
        <w:r>
          <w:t>with Lenv</w:t>
        </w:r>
      </w:ins>
      <w:r>
        <w:t>a</w:t>
      </w:r>
      <w:del w:id="658" w:author="GoldenCorpusHarness" w:date="2026-03-28T21:57:49Z">
        <w:r>
          <w:delText>nd Suppor</w:delText>
        </w:r>
      </w:del>
      <w:r>
        <w:t>ti</w:t>
      </w:r>
      <w:del w:id="659" w:author="GoldenCorpusHarness" w:date="2026-03-28T21:57:49Z">
        <w:r>
          <w:delText>ve Care</w:delText>
        </w:r>
      </w:del>
      <w:ins w:id="660" w:author="GoldenCorpusHarness" w:date="2026-03-28T21:57:49Z">
        <w:r>
          <w:t>nib9</w:t>
        </w:r>
      </w:ins>
      <w:r>
        <w:t>7</w:t>
      </w:r>
      <w:del w:id="661" w:author="GoldenCorpusHarness" w:date="2026-03-28T21:57:49Z">
        <w:r>
          <w:delText>2</w:delText>
        </w:r>
      </w:del>
    </w:p>
    <w:p ns2:paraId="3A7F9832" ns2:textId="0AA6E7DE" w:rsidR="004F6B15" w:rsidRDefault="004F6B15">
      <w:pPr>
        <w:pStyle w:val="TOC3"/>
        <w:rPr>
          <w:rFonts w:asciiTheme="minorHAnsi" w:eastAsiaTheme="minorEastAsia" w:hAnsiTheme="minorHAnsi" w:cstheme="minorBidi"/>
          <w:noProof/>
          <w:sz w:val="22"/>
          <w:szCs w:val="22"/>
        </w:rPr>
      </w:pPr>
      <w:r>
        <w:t>6.</w:t>
      </w:r>
      <w:del w:id="662" w:author="GoldenCorpusHarness" w:date="2026-03-28T21:57:49Z">
        <w:r>
          <w:delText>5</w:delText>
        </w:r>
      </w:del>
      <w:ins w:id="663" w:author="GoldenCorpusHarness" w:date="2026-03-28T21:57:49Z">
        <w:r>
          <w:t>6</w:t>
        </w:r>
      </w:ins>
      <w:r>
        <w:t>.2</w:t>
      </w:r>
      <w:del w:id="664" w:author="GoldenCorpusHarness" w:date="2026-03-28T21:57:49Z">
        <w:r>
          <w:delText>Dru</w:delText>
        </w:r>
      </w:del>
      <w:ins w:id="665" w:author="GoldenCorpusHarness" w:date="2026-03-28T21:57:49Z">
        <w:r>
          <w:t>.1Mana</w:t>
        </w:r>
      </w:ins>
      <w:r>
        <w:t>g</w:t>
      </w:r>
      <w:del w:id="666" w:author="GoldenCorpusHarness" w:date="2026-03-28T21:57:49Z">
        <w:r>
          <w:delText xml:space="preserve"> I</w:delText>
        </w:r>
      </w:del>
      <w:ins w:id="667" w:author="GoldenCorpusHarness" w:date="2026-03-28T21:57:49Z">
        <w:r>
          <w:t>eme</w:t>
        </w:r>
      </w:ins>
      <w:r>
        <w:t>nt</w:t>
      </w:r>
      <w:ins w:id="668" w:author="GoldenCorpusHarness" w:date="2026-03-28T21:57:49Z">
        <w:r>
          <w:t xml:space="preserve"> of Hyp</w:t>
        </w:r>
      </w:ins>
      <w:r>
        <w:t>er</w:t>
      </w:r>
      <w:del w:id="669" w:author="GoldenCorpusHarness" w:date="2026-03-28T21:57:49Z">
        <w:r>
          <w:delText>ac</w:delText>
        </w:r>
      </w:del>
      <w:r>
        <w:t>t</w:t>
      </w:r>
      <w:ins w:id="670" w:author="GoldenCorpusHarness" w:date="2026-03-28T21:57:49Z">
        <w:r>
          <w:t>ens</w:t>
        </w:r>
      </w:ins>
      <w:r>
        <w:t>ion</w:t>
      </w:r>
      <w:del w:id="671" w:author="GoldenCorpusHarness" w:date="2026-03-28T21:57:49Z">
        <w:r>
          <w:delText>s72</w:delText>
        </w:r>
      </w:del>
      <w:ins w:id="672" w:author="GoldenCorpusHarness" w:date="2026-03-28T21:57:49Z">
        <w:r>
          <w:t>99</w:t>
        </w:r>
      </w:ins>
    </w:p>
    <w:p ns2:paraId="4BFE7CD2" ns2:textId="3A6AA879" w:rsidR="004F6B15" w:rsidRDefault="004F6B15">
      <w:pPr>
        <w:pStyle w:val="TOC2"/>
        <w:rPr>
          <w:rFonts w:asciiTheme="minorHAnsi" w:eastAsiaTheme="minorEastAsia" w:hAnsiTheme="minorHAnsi" w:cstheme="minorBidi"/>
          <w:b w:val="0"/>
          <w:noProof/>
          <w:sz w:val="22"/>
          <w:szCs w:val="22"/>
        </w:rPr>
      </w:pPr>
      <w:r>
        <w:t>6.6</w:t>
      </w:r>
      <w:del w:id="673" w:author="GoldenCorpusHarness" w:date="2026-03-28T21:57:49Z">
        <w:r>
          <w:delText>D</w:delText>
        </w:r>
      </w:del>
      <w:ins w:id="674" w:author="GoldenCorpusHarness" w:date="2026-03-28T21:57:49Z">
        <w:r>
          <w:t xml:space="preserve">.2.2Management </w:t>
        </w:r>
      </w:ins>
      <w:r>
        <w:t>o</w:t>
      </w:r>
      <w:del w:id="675" w:author="GoldenCorpusHarness" w:date="2026-03-28T21:57:49Z">
        <w:r>
          <w:delText>s</w:delText>
        </w:r>
      </w:del>
      <w:ins w:id="676" w:author="GoldenCorpusHarness" w:date="2026-03-28T21:57:49Z">
        <w:r>
          <w:t>f Prot</w:t>
        </w:r>
      </w:ins>
      <w:r>
        <w:t>e</w:t>
      </w:r>
      <w:del w:id="677" w:author="GoldenCorpusHarness" w:date="2026-03-28T21:57:49Z">
        <w:r>
          <w:delText xml:space="preserve"> Mod</w:delText>
        </w:r>
      </w:del>
      <w:r>
        <w:t>i</w:t>
      </w:r>
      <w:del w:id="678" w:author="GoldenCorpusHarness" w:date="2026-03-28T21:57:49Z">
        <w:r>
          <w:delText>f</w:delText>
        </w:r>
      </w:del>
      <w:ins w:id="679" w:author="GoldenCorpusHarness" w:date="2026-03-28T21:57:49Z">
        <w:r>
          <w:t>nur</w:t>
        </w:r>
      </w:ins>
      <w:r>
        <w:t>i</w:t>
      </w:r>
      <w:del w:id="680" w:author="GoldenCorpusHarness" w:date="2026-03-28T21:57:49Z">
        <w:r>
          <w:delText>c</w:delText>
        </w:r>
      </w:del>
      <w:r>
        <w:t>a</w:t>
      </w:r>
      <w:del w:id="681" w:author="GoldenCorpusHarness" w:date="2026-03-28T21:57:49Z">
        <w:r>
          <w:delText>tion (Escalation/Titration/Other)73</w:delText>
        </w:r>
      </w:del>
      <w:ins w:id="682" w:author="GoldenCorpusHarness" w:date="2026-03-28T21:57:49Z">
        <w:r>
          <w:t>101</w:t>
        </w:r>
      </w:ins>
    </w:p>
    <w:p ns2:paraId="7D076924" ns2:textId="00FECB99" w:rsidR="004F6B15" w:rsidRDefault="004F6B15">
      <w:pPr>
        <w:pStyle w:val="TOC3"/>
        <w:rPr>
          <w:rFonts w:asciiTheme="minorHAnsi" w:eastAsiaTheme="minorEastAsia" w:hAnsiTheme="minorHAnsi" w:cstheme="minorBidi"/>
          <w:noProof/>
          <w:sz w:val="22"/>
          <w:szCs w:val="22"/>
        </w:rPr>
      </w:pPr>
      <w:r>
        <w:t>6.6.</w:t>
      </w:r>
      <w:del w:id="683" w:author="GoldenCorpusHarness" w:date="2026-03-28T21:57:49Z">
        <w:r>
          <w:delText>1I</w:delText>
        </w:r>
      </w:del>
      <w:ins w:id="684" w:author="GoldenCorpusHarness" w:date="2026-03-28T21:57:49Z">
        <w:r>
          <w:t>2.3Manage</w:t>
        </w:r>
      </w:ins>
      <w:r>
        <w:t>m</w:t>
      </w:r>
      <w:del w:id="685" w:author="GoldenCorpusHarness" w:date="2026-03-28T21:57:49Z">
        <w:r>
          <w:delText>mune-Related Ev</w:delText>
        </w:r>
      </w:del>
      <w:r>
        <w:t>ent</w:t>
      </w:r>
      <w:del w:id="686" w:author="GoldenCorpusHarness" w:date="2026-03-28T21:57:49Z">
        <w:r>
          <w:delText>s</w:delText>
        </w:r>
      </w:del>
      <w:r>
        <w:t xml:space="preserve"> </w:t>
      </w:r>
      <w:del w:id="687" w:author="GoldenCorpusHarness" w:date="2026-03-28T21:57:49Z">
        <w:r>
          <w:delText>and D</w:delText>
        </w:r>
      </w:del>
      <w:r>
        <w:t>o</w:t>
      </w:r>
      <w:del w:id="688" w:author="GoldenCorpusHarness" w:date="2026-03-28T21:57:49Z">
        <w:r>
          <w:delText>se Modi</w:delText>
        </w:r>
      </w:del>
      <w:r>
        <w:t>f</w:t>
      </w:r>
      <w:del w:id="689" w:author="GoldenCorpusHarness" w:date="2026-03-28T21:57:49Z">
        <w:r>
          <w:delText>ication (Withhold, Treat,</w:delText>
        </w:r>
      </w:del>
      <w:r>
        <w:t xml:space="preserve"> Di</w:t>
      </w:r>
      <w:del w:id="690" w:author="GoldenCorpusHarness" w:date="2026-03-28T21:57:49Z">
        <w:r>
          <w:delText>scontinu</w:delText>
        </w:r>
      </w:del>
      <w:ins w:id="691" w:author="GoldenCorpusHarness" w:date="2026-03-28T21:57:49Z">
        <w:r>
          <w:t>arrh</w:t>
        </w:r>
      </w:ins>
      <w:r>
        <w:t>e</w:t>
      </w:r>
      <w:del w:id="692" w:author="GoldenCorpusHarness" w:date="2026-03-28T21:57:49Z">
        <w:r>
          <w:delText>)73</w:delText>
        </w:r>
      </w:del>
      <w:ins w:id="693" w:author="GoldenCorpusHarness" w:date="2026-03-28T21:57:49Z">
        <w:r>
          <w:t>a101</w:t>
        </w:r>
      </w:ins>
    </w:p>
    <w:p ns2:paraId="205976A7" ns2:textId="198DF43B" w:rsidR="004F6B15" w:rsidRDefault="004F6B15">
      <w:pPr>
        <w:pStyle w:val="TOC3"/>
        <w:rPr>
          <w:rFonts w:asciiTheme="minorHAnsi" w:eastAsiaTheme="minorEastAsia" w:hAnsiTheme="minorHAnsi" w:cstheme="minorBidi"/>
          <w:noProof/>
          <w:sz w:val="22"/>
          <w:szCs w:val="22"/>
        </w:rPr>
      </w:pPr>
      <w:r>
        <w:t>6.6.2</w:t>
      </w:r>
      <w:del w:id="694" w:author="GoldenCorpusHarness" w:date="2026-03-28T21:57:49Z">
        <w:r>
          <w:delText>D</w:delText>
        </w:r>
      </w:del>
      <w:ins w:id="695" w:author="GoldenCorpusHarness" w:date="2026-03-28T21:57:49Z">
        <w:r>
          <w:t xml:space="preserve">.4Management </w:t>
        </w:r>
      </w:ins>
      <w:r>
        <w:t>o</w:t>
      </w:r>
      <w:del w:id="696" w:author="GoldenCorpusHarness" w:date="2026-03-28T21:57:49Z">
        <w:r>
          <w:delText>s</w:delText>
        </w:r>
      </w:del>
      <w:ins w:id="697" w:author="GoldenCorpusHarness" w:date="2026-03-28T21:57:49Z">
        <w:r>
          <w:t>f H</w:t>
        </w:r>
      </w:ins>
      <w:r>
        <w:t>e</w:t>
      </w:r>
      <w:del w:id="698" w:author="GoldenCorpusHarness" w:date="2026-03-28T21:57:49Z">
        <w:r>
          <w:delText xml:space="preserve"> M</w:delText>
        </w:r>
      </w:del>
      <w:ins w:id="699" w:author="GoldenCorpusHarness" w:date="2026-03-28T21:57:49Z">
        <w:r>
          <w:t>pat</w:t>
        </w:r>
      </w:ins>
      <w:r>
        <w:t>o</w:t>
      </w:r>
      <w:del w:id="700" w:author="GoldenCorpusHarness" w:date="2026-03-28T21:57:49Z">
        <w:r>
          <w:delText>dif</w:delText>
        </w:r>
      </w:del>
      <w:ins w:id="701" w:author="GoldenCorpusHarness" w:date="2026-03-28T21:57:49Z">
        <w:r>
          <w:t>tox</w:t>
        </w:r>
      </w:ins>
      <w:r>
        <w:t>ic</w:t>
      </w:r>
      <w:del w:id="702" w:author="GoldenCorpusHarness" w:date="2026-03-28T21:57:49Z">
        <w:r>
          <w:delText>ation w</w:delText>
        </w:r>
      </w:del>
      <w:r>
        <w:t>it</w:t>
      </w:r>
      <w:del w:id="703" w:author="GoldenCorpusHarness" w:date="2026-03-28T21:57:49Z">
        <w:r>
          <w:delText>h Lenvatinib79</w:delText>
        </w:r>
      </w:del>
      <w:ins w:id="704" w:author="GoldenCorpusHarness" w:date="2026-03-28T21:57:49Z">
        <w:r>
          <w:t>y102</w:t>
        </w:r>
      </w:ins>
    </w:p>
    <w:p ns2:paraId="23299FCA" ns2:textId="0D511B3E" w:rsidR="004F6B15" w:rsidRDefault="004F6B15">
      <w:pPr>
        <w:pStyle w:val="TOC4"/>
        <w:rPr>
          <w:rFonts w:asciiTheme="minorHAnsi" w:eastAsiaTheme="minorEastAsia" w:hAnsiTheme="minorHAnsi" w:cstheme="minorBidi"/>
          <w:noProof/>
          <w:sz w:val="22"/>
          <w:szCs w:val="22"/>
        </w:rPr>
      </w:pPr>
      <w:r>
        <w:t>6.6.2.</w:t>
      </w:r>
      <w:del w:id="705" w:author="GoldenCorpusHarness" w:date="2026-03-28T21:57:49Z">
        <w:r>
          <w:delText>1</w:delText>
        </w:r>
      </w:del>
      <w:ins w:id="706" w:author="GoldenCorpusHarness" w:date="2026-03-28T21:57:49Z">
        <w:r>
          <w:t>5</w:t>
        </w:r>
      </w:ins>
      <w:r>
        <w:t xml:space="preserve">Management of </w:t>
      </w:r>
      <w:del w:id="707" w:author="GoldenCorpusHarness" w:date="2026-03-28T21:57:49Z">
        <w:r>
          <w:delText>Hyp</w:delText>
        </w:r>
      </w:del>
      <w:ins w:id="708" w:author="GoldenCorpusHarness" w:date="2026-03-28T21:57:49Z">
        <w:r>
          <w:t>Thrombo</w:t>
        </w:r>
      </w:ins>
      <w:r>
        <w:t>e</w:t>
      </w:r>
      <w:del w:id="709" w:author="GoldenCorpusHarness" w:date="2026-03-28T21:57:49Z">
        <w:r>
          <w:delText>rt</w:delText>
        </w:r>
      </w:del>
      <w:ins w:id="710" w:author="GoldenCorpusHarness" w:date="2026-03-28T21:57:49Z">
        <w:r>
          <w:t>mbolic Ev</w:t>
        </w:r>
      </w:ins>
      <w:r>
        <w:t>en</w:t>
      </w:r>
      <w:ins w:id="711" w:author="GoldenCorpusHarness" w:date="2026-03-28T21:57:49Z">
        <w:r>
          <w:t>t</w:t>
        </w:r>
      </w:ins>
      <w:r>
        <w:t>s</w:t>
      </w:r>
      <w:del w:id="712" w:author="GoldenCorpusHarness" w:date="2026-03-28T21:57:49Z">
        <w:r>
          <w:delText>ion8</w:delText>
        </w:r>
      </w:del>
      <w:r>
        <w:t>1</w:t>
      </w:r>
      <w:ins w:id="713" w:author="GoldenCorpusHarness" w:date="2026-03-28T21:57:49Z">
        <w:r>
          <w:t>02</w:t>
        </w:r>
      </w:ins>
    </w:p>
    <w:p ns2:paraId="0EE3C7ED" ns2:textId="32AB7008" w:rsidR="004F6B15" w:rsidRDefault="004F6B15">
      <w:pPr>
        <w:pStyle w:val="TOC4"/>
        <w:rPr>
          <w:rFonts w:asciiTheme="minorHAnsi" w:eastAsiaTheme="minorEastAsia" w:hAnsiTheme="minorHAnsi" w:cstheme="minorBidi"/>
          <w:noProof/>
          <w:sz w:val="22"/>
          <w:szCs w:val="22"/>
        </w:rPr>
      </w:pPr>
      <w:r>
        <w:t>6.6.2.</w:t>
      </w:r>
      <w:del w:id="714" w:author="GoldenCorpusHarness" w:date="2026-03-28T21:57:49Z">
        <w:r>
          <w:delText>2</w:delText>
        </w:r>
      </w:del>
      <w:ins w:id="715" w:author="GoldenCorpusHarness" w:date="2026-03-28T21:57:49Z">
        <w:r>
          <w:t>6</w:t>
        </w:r>
      </w:ins>
      <w:r>
        <w:t>Management of P</w:t>
      </w:r>
      <w:ins w:id="716" w:author="GoldenCorpusHarness" w:date="2026-03-28T21:57:49Z">
        <w:r>
          <w:t>osterior Reversible Encephalopathy Synd</w:t>
        </w:r>
      </w:ins>
      <w:r>
        <w:t>ro</w:t>
      </w:r>
      <w:ins w:id="717" w:author="GoldenCorpusHarness" w:date="2026-03-28T21:57:49Z">
        <w:r>
          <w:t>me/Reversible Encephalopathy Syndrome/ Reversible Pos</w:t>
        </w:r>
      </w:ins>
      <w:r>
        <w:t>te</w:t>
      </w:r>
      <w:del w:id="718" w:author="GoldenCorpusHarness" w:date="2026-03-28T21:57:49Z">
        <w:r>
          <w:delText>inu</w:delText>
        </w:r>
      </w:del>
      <w:r>
        <w:t>ri</w:t>
      </w:r>
      <w:ins w:id="719" w:author="GoldenCorpusHarness" w:date="2026-03-28T21:57:49Z">
        <w:r>
          <w:t>or Leukoenceph</w:t>
        </w:r>
      </w:ins>
      <w:r>
        <w:t>a</w:t>
      </w:r>
      <w:del w:id="720" w:author="GoldenCorpusHarness" w:date="2026-03-28T21:57:49Z">
        <w:r>
          <w:delText>83</w:delText>
        </w:r>
      </w:del>
      <w:ins w:id="721" w:author="GoldenCorpusHarness" w:date="2026-03-28T21:57:49Z">
        <w:r>
          <w:t>lopathy Syndrome102</w:t>
        </w:r>
      </w:ins>
    </w:p>
    <w:p ns2:paraId="537983C5" ns2:textId="6E87C65E" w:rsidR="004F6B15" w:rsidRDefault="004F6B15">
      <w:pPr>
        <w:pStyle w:val="TOC4"/>
        <w:rPr>
          <w:rFonts w:asciiTheme="minorHAnsi" w:eastAsiaTheme="minorEastAsia" w:hAnsiTheme="minorHAnsi" w:cstheme="minorBidi"/>
          <w:noProof/>
          <w:sz w:val="22"/>
          <w:szCs w:val="22"/>
        </w:rPr>
      </w:pPr>
      <w:r>
        <w:t>6.6.2.</w:t>
      </w:r>
      <w:del w:id="722" w:author="GoldenCorpusHarness" w:date="2026-03-28T21:57:49Z">
        <w:r>
          <w:delText>3</w:delText>
        </w:r>
      </w:del>
      <w:ins w:id="723" w:author="GoldenCorpusHarness" w:date="2026-03-28T21:57:49Z">
        <w:r>
          <w:t>7</w:t>
        </w:r>
      </w:ins>
      <w:r>
        <w:t xml:space="preserve">Management of </w:t>
      </w:r>
      <w:del w:id="724" w:author="GoldenCorpusHarness" w:date="2026-03-28T21:57:49Z">
        <w:r>
          <w:delText>D</w:delText>
        </w:r>
      </w:del>
      <w:ins w:id="725" w:author="GoldenCorpusHarness" w:date="2026-03-28T21:57:49Z">
        <w:r>
          <w:t>Hypocalcem</w:t>
        </w:r>
      </w:ins>
      <w:r>
        <w:t>ia</w:t>
      </w:r>
      <w:del w:id="726" w:author="GoldenCorpusHarness" w:date="2026-03-28T21:57:49Z">
        <w:r>
          <w:delText>rrhea84</w:delText>
        </w:r>
      </w:del>
      <w:ins w:id="727" w:author="GoldenCorpusHarness" w:date="2026-03-28T21:57:49Z">
        <w:r>
          <w:t>103</w:t>
        </w:r>
      </w:ins>
    </w:p>
    <w:p ns2:paraId="77C11100" ns2:textId="376B548C" w:rsidR="004F6B15" w:rsidRDefault="004F6B15">
      <w:pPr>
        <w:pStyle w:val="TOC4"/>
        <w:rPr>
          <w:rFonts w:asciiTheme="minorHAnsi" w:eastAsiaTheme="minorEastAsia" w:hAnsiTheme="minorHAnsi" w:cstheme="minorBidi"/>
          <w:noProof/>
          <w:sz w:val="22"/>
          <w:szCs w:val="22"/>
        </w:rPr>
      </w:pPr>
      <w:r>
        <w:t>6.6.2.</w:t>
      </w:r>
      <w:del w:id="728" w:author="GoldenCorpusHarness" w:date="2026-03-28T21:57:49Z">
        <w:r>
          <w:delText>4</w:delText>
        </w:r>
      </w:del>
      <w:ins w:id="729" w:author="GoldenCorpusHarness" w:date="2026-03-28T21:57:49Z">
        <w:r>
          <w:t>8</w:t>
        </w:r>
      </w:ins>
      <w:r>
        <w:t>Management of He</w:t>
      </w:r>
      <w:del w:id="730" w:author="GoldenCorpusHarness" w:date="2026-03-28T21:57:49Z">
        <w:r>
          <w:delText>p</w:delText>
        </w:r>
      </w:del>
      <w:ins w:id="731" w:author="GoldenCorpusHarness" w:date="2026-03-28T21:57:49Z">
        <w:r>
          <w:t>morrh</w:t>
        </w:r>
      </w:ins>
      <w:r>
        <w:t>a</w:t>
      </w:r>
      <w:del w:id="732" w:author="GoldenCorpusHarness" w:date="2026-03-28T21:57:49Z">
        <w:r>
          <w:delText>totoxicity84</w:delText>
        </w:r>
      </w:del>
      <w:ins w:id="733" w:author="GoldenCorpusHarness" w:date="2026-03-28T21:57:49Z">
        <w:r>
          <w:t>ge103</w:t>
        </w:r>
      </w:ins>
    </w:p>
    <w:p ns2:paraId="44B6378B" ns2:textId="69662EDC" w:rsidR="004F6B15" w:rsidRDefault="004F6B15">
      <w:pPr>
        <w:pStyle w:val="TOC4"/>
        <w:rPr>
          <w:rFonts w:asciiTheme="minorHAnsi" w:eastAsiaTheme="minorEastAsia" w:hAnsiTheme="minorHAnsi" w:cstheme="minorBidi"/>
          <w:noProof/>
          <w:sz w:val="22"/>
          <w:szCs w:val="22"/>
        </w:rPr>
      </w:pPr>
      <w:r>
        <w:t>6.6.2.</w:t>
      </w:r>
      <w:del w:id="734" w:author="GoldenCorpusHarness" w:date="2026-03-28T21:57:49Z">
        <w:r>
          <w:delText>5</w:delText>
        </w:r>
      </w:del>
      <w:ins w:id="735" w:author="GoldenCorpusHarness" w:date="2026-03-28T21:57:49Z">
        <w:r>
          <w:t>9</w:t>
        </w:r>
      </w:ins>
      <w:r>
        <w:t xml:space="preserve">Management of </w:t>
      </w:r>
      <w:del w:id="736" w:author="GoldenCorpusHarness" w:date="2026-03-28T21:57:49Z">
        <w:r>
          <w:delText>Th</w:delText>
        </w:r>
      </w:del>
      <w:ins w:id="737" w:author="GoldenCorpusHarness" w:date="2026-03-28T21:57:49Z">
        <w:r>
          <w:t>Gast</w:t>
        </w:r>
      </w:ins>
      <w:r>
        <w:t>ro</w:t>
      </w:r>
      <w:del w:id="738" w:author="GoldenCorpusHarness" w:date="2026-03-28T21:57:49Z">
        <w:r>
          <w:delText>mboembol</w:delText>
        </w:r>
      </w:del>
      <w:r>
        <w:t>i</w:t>
      </w:r>
      <w:del w:id="739" w:author="GoldenCorpusHarness" w:date="2026-03-28T21:57:49Z">
        <w:r>
          <w:delText>c Eve</w:delText>
        </w:r>
      </w:del>
      <w:r>
        <w:t>nt</w:t>
      </w:r>
      <w:ins w:id="740" w:author="GoldenCorpusHarness" w:date="2026-03-28T21:57:49Z">
        <w:r>
          <w:t>e</w:t>
        </w:r>
      </w:ins>
      <w:r>
        <w:t>s</w:t>
      </w:r>
      <w:del w:id="741" w:author="GoldenCorpusHarness" w:date="2026-03-28T21:57:49Z">
        <w:r>
          <w:delText>84</w:delText>
        </w:r>
      </w:del>
      <w:ins w:id="742" w:author="GoldenCorpusHarness" w:date="2026-03-28T21:57:49Z">
        <w:r>
          <w:t>tinal Perforation or Fistula Formation103</w:t>
        </w:r>
      </w:ins>
    </w:p>
    <w:p ns2:paraId="1D7DA3CB" ns2:textId="4DDC54CB" w:rsidR="004F6B15" w:rsidRDefault="004F6B15">
      <w:pPr>
        <w:pStyle w:val="TOC4"/>
        <w:rPr>
          <w:rFonts w:asciiTheme="minorHAnsi" w:eastAsiaTheme="minorEastAsia" w:hAnsiTheme="minorHAnsi" w:cstheme="minorBidi"/>
          <w:noProof/>
          <w:sz w:val="22"/>
          <w:szCs w:val="22"/>
        </w:rPr>
      </w:pPr>
      <w:r>
        <w:t>6.6.2.</w:t>
      </w:r>
      <w:del w:id="743" w:author="GoldenCorpusHarness" w:date="2026-03-28T21:57:49Z">
        <w:r>
          <w:delText>6</w:delText>
        </w:r>
      </w:del>
      <w:ins w:id="744" w:author="GoldenCorpusHarness" w:date="2026-03-28T21:57:49Z">
        <w:r>
          <w:t>10</w:t>
        </w:r>
      </w:ins>
      <w:r>
        <w:t xml:space="preserve">Management of </w:t>
      </w:r>
      <w:ins w:id="745" w:author="GoldenCorpusHarness" w:date="2026-03-28T21:57:49Z">
        <w:r>
          <w:t xml:space="preserve">QT </w:t>
        </w:r>
      </w:ins>
      <w:r>
        <w:t>P</w:t>
      </w:r>
      <w:ins w:id="746" w:author="GoldenCorpusHarness" w:date="2026-03-28T21:57:49Z">
        <w:r>
          <w:t>r</w:t>
        </w:r>
      </w:ins>
      <w:r>
        <w:t>o</w:t>
      </w:r>
      <w:del w:id="747" w:author="GoldenCorpusHarness" w:date="2026-03-28T21:57:49Z">
        <w:r>
          <w:delText>s</w:delText>
        </w:r>
      </w:del>
      <w:ins w:id="748" w:author="GoldenCorpusHarness" w:date="2026-03-28T21:57:49Z">
        <w:r>
          <w:t>longa</w:t>
        </w:r>
      </w:ins>
      <w:r>
        <w:t>t</w:t>
      </w:r>
      <w:del w:id="749" w:author="GoldenCorpusHarness" w:date="2026-03-28T21:57:49Z">
        <w:r>
          <w:delText>er</w:delText>
        </w:r>
      </w:del>
      <w:r>
        <w:t>io</w:t>
      </w:r>
      <w:del w:id="750" w:author="GoldenCorpusHarness" w:date="2026-03-28T21:57:49Z">
        <w:r>
          <w:delText>r Reversible E</w:delText>
        </w:r>
      </w:del>
      <w:r>
        <w:t>n</w:t>
      </w:r>
      <w:del w:id="751" w:author="GoldenCorpusHarness" w:date="2026-03-28T21:57:49Z">
        <w:r>
          <w:delText>cephalopathy Syndrome/Reversible Encephalopathy Syndrome/ Reversible Posterior Leukoencephalopathy Syndrome84</w:delText>
        </w:r>
      </w:del>
      <w:ins w:id="752" w:author="GoldenCorpusHarness" w:date="2026-03-28T21:57:49Z">
        <w:r>
          <w:t>103</w:t>
        </w:r>
      </w:ins>
    </w:p>
    <w:p ns2:paraId="7801637B" ns2:textId="5D047DB5" w:rsidR="004F6B15" w:rsidRDefault="004F6B15">
      <w:pPr>
        <w:pStyle w:val="TOC4"/>
        <w:rPr>
          <w:rFonts w:asciiTheme="minorHAnsi" w:eastAsiaTheme="minorEastAsia" w:hAnsiTheme="minorHAnsi" w:cstheme="minorBidi"/>
          <w:noProof/>
          <w:sz w:val="22"/>
          <w:szCs w:val="22"/>
        </w:rPr>
      </w:pPr>
      <w:r>
        <w:t>6.6.2.</w:t>
      </w:r>
      <w:del w:id="753" w:author="GoldenCorpusHarness" w:date="2026-03-28T21:57:49Z">
        <w:r>
          <w:delText>7</w:delText>
        </w:r>
      </w:del>
      <w:ins w:id="754" w:author="GoldenCorpusHarness" w:date="2026-03-28T21:57:49Z">
        <w:r>
          <w:t>11</w:t>
        </w:r>
      </w:ins>
      <w:r>
        <w:t xml:space="preserve">Management of </w:t>
      </w:r>
      <w:del w:id="755" w:author="GoldenCorpusHarness" w:date="2026-03-28T21:57:49Z">
        <w:r>
          <w:delText>Hyp</w:delText>
        </w:r>
      </w:del>
      <w:ins w:id="756" w:author="GoldenCorpusHarness" w:date="2026-03-28T21:57:49Z">
        <w:r>
          <w:t>Oste</w:t>
        </w:r>
      </w:ins>
      <w:r>
        <w:t>o</w:t>
      </w:r>
      <w:ins w:id="757" w:author="GoldenCorpusHarness" w:date="2026-03-28T21:57:49Z">
        <w:r>
          <w:t>ne</w:t>
        </w:r>
      </w:ins>
      <w:r>
        <w:t>c</w:t>
      </w:r>
      <w:ins w:id="758" w:author="GoldenCorpusHarness" w:date="2026-03-28T21:57:49Z">
        <w:r>
          <w:t>rosis of the J</w:t>
        </w:r>
      </w:ins>
      <w:r>
        <w:t>a</w:t>
      </w:r>
      <w:del w:id="759" w:author="GoldenCorpusHarness" w:date="2026-03-28T21:57:49Z">
        <w:r>
          <w:delText>lcemia85</w:delText>
        </w:r>
      </w:del>
      <w:ins w:id="760" w:author="GoldenCorpusHarness" w:date="2026-03-28T21:57:49Z">
        <w:r>
          <w:t>w103</w:t>
        </w:r>
      </w:ins>
    </w:p>
    <w:p ns2:paraId="6852637C" ns2:textId="05C6F7DE" w:rsidR="004F6B15" w:rsidRDefault="004F6B15">
      <w:pPr>
        <w:pStyle w:val="TOC4"/>
        <w:rPr>
          <w:rFonts w:asciiTheme="minorHAnsi" w:eastAsiaTheme="minorEastAsia" w:hAnsiTheme="minorHAnsi" w:cstheme="minorBidi"/>
          <w:noProof/>
          <w:sz w:val="22"/>
          <w:szCs w:val="22"/>
        </w:rPr>
      </w:pPr>
      <w:r>
        <w:t>6.6.</w:t>
      </w:r>
      <w:del w:id="761" w:author="GoldenCorpusHarness" w:date="2026-03-28T21:57:49Z">
        <w:r>
          <w:delText>2.8</w:delText>
        </w:r>
      </w:del>
      <w:ins w:id="762" w:author="GoldenCorpusHarness" w:date="2026-03-28T21:57:49Z">
        <w:r>
          <w:t xml:space="preserve">3Dose </w:t>
        </w:r>
      </w:ins>
      <w:r>
        <w:t>M</w:t>
      </w:r>
      <w:ins w:id="763" w:author="GoldenCorpusHarness" w:date="2026-03-28T21:57:49Z">
        <w:r>
          <w:t>odific</w:t>
        </w:r>
      </w:ins>
      <w:r>
        <w:t>a</w:t>
      </w:r>
      <w:ins w:id="764" w:author="GoldenCorpusHarness" w:date="2026-03-28T21:57:49Z">
        <w:r>
          <w:t>tio</w:t>
        </w:r>
      </w:ins>
      <w:r>
        <w:t>n</w:t>
      </w:r>
      <w:del w:id="765" w:author="GoldenCorpusHarness" w:date="2026-03-28T21:57:49Z">
        <w:r>
          <w:delText>agement</w:delText>
        </w:r>
      </w:del>
      <w:ins w:id="766" w:author="GoldenCorpusHarness" w:date="2026-03-28T21:57:49Z">
        <w:r>
          <w:t>s</w:t>
        </w:r>
      </w:ins>
      <w:r>
        <w:t xml:space="preserve"> </w:t>
      </w:r>
      <w:del w:id="767" w:author="GoldenCorpusHarness" w:date="2026-03-28T21:57:49Z">
        <w:r>
          <w:delText>o</w:delText>
        </w:r>
      </w:del>
      <w:r>
        <w:t>f</w:t>
      </w:r>
      <w:del w:id="768" w:author="GoldenCorpusHarness" w:date="2026-03-28T21:57:49Z">
        <w:r>
          <w:delText xml:space="preserve"> Hem</w:delText>
        </w:r>
      </w:del>
      <w:r>
        <w:t>or</w:t>
      </w:r>
      <w:ins w:id="769" w:author="GoldenCorpusHarness" w:date="2026-03-28T21:57:49Z">
        <w:r>
          <w:t xml:space="preserve"> Ove</w:t>
        </w:r>
      </w:ins>
      <w:r>
        <w:t>r</w:t>
      </w:r>
      <w:del w:id="770" w:author="GoldenCorpusHarness" w:date="2026-03-28T21:57:49Z">
        <w:r>
          <w:delText>h</w:delText>
        </w:r>
      </w:del>
      <w:ins w:id="771" w:author="GoldenCorpusHarness" w:date="2026-03-28T21:57:49Z">
        <w:r>
          <w:t>l</w:t>
        </w:r>
      </w:ins>
      <w:r>
        <w:t>a</w:t>
      </w:r>
      <w:ins w:id="772" w:author="GoldenCorpusHarness" w:date="2026-03-28T21:57:49Z">
        <w:r>
          <w:t>ppin</w:t>
        </w:r>
      </w:ins>
      <w:r>
        <w:t>g</w:t>
      </w:r>
      <w:ins w:id="773" w:author="GoldenCorpusHarness" w:date="2026-03-28T21:57:49Z">
        <w:r>
          <w:t xml:space="preserve"> Toxiciti</w:t>
        </w:r>
      </w:ins>
      <w:r>
        <w:t>e</w:t>
      </w:r>
      <w:del w:id="774" w:author="GoldenCorpusHarness" w:date="2026-03-28T21:57:49Z">
        <w:r>
          <w:delText>85</w:delText>
        </w:r>
      </w:del>
      <w:ins w:id="775" w:author="GoldenCorpusHarness" w:date="2026-03-28T21:57:49Z">
        <w:r>
          <w:t>s104</w:t>
        </w:r>
      </w:ins>
    </w:p>
    <w:p ns2:paraId="3BBF8B5A" ns2:textId="017E62F4" w:rsidR="004F6B15" w:rsidRDefault="004F6B15">
      <w:pPr>
        <w:pStyle w:val="TOC4"/>
        <w:rPr>
          <w:rFonts w:asciiTheme="minorHAnsi" w:eastAsiaTheme="minorEastAsia" w:hAnsiTheme="minorHAnsi" w:cstheme="minorBidi"/>
          <w:noProof/>
          <w:sz w:val="22"/>
          <w:szCs w:val="22"/>
        </w:rPr>
      </w:pPr>
      <w:r>
        <w:t>6.6.</w:t>
      </w:r>
      <w:del w:id="776" w:author="GoldenCorpusHarness" w:date="2026-03-28T21:57:49Z">
        <w:r>
          <w:delText>2.9Manag</w:delText>
        </w:r>
      </w:del>
      <w:ins w:id="777" w:author="GoldenCorpusHarness" w:date="2026-03-28T21:57:49Z">
        <w:r>
          <w:t>4Oth</w:t>
        </w:r>
      </w:ins>
      <w:r>
        <w:t>e</w:t>
      </w:r>
      <w:del w:id="778" w:author="GoldenCorpusHarness" w:date="2026-03-28T21:57:49Z">
        <w:r>
          <w:delText>m</w:delText>
        </w:r>
      </w:del>
      <w:ins w:id="779" w:author="GoldenCorpusHarness" w:date="2026-03-28T21:57:49Z">
        <w:r>
          <w:t>r Allow</w:t>
        </w:r>
      </w:ins>
      <w:r>
        <w:t>e</w:t>
      </w:r>
      <w:del w:id="780" w:author="GoldenCorpusHarness" w:date="2026-03-28T21:57:49Z">
        <w:r>
          <w:delText>nt</w:delText>
        </w:r>
      </w:del>
      <w:ins w:id="781" w:author="GoldenCorpusHarness" w:date="2026-03-28T21:57:49Z">
        <w:r>
          <w:t>d</w:t>
        </w:r>
      </w:ins>
      <w:r>
        <w:t xml:space="preserve"> </w:t>
      </w:r>
      <w:ins w:id="782" w:author="GoldenCorpusHarness" w:date="2026-03-28T21:57:49Z">
        <w:r>
          <w:t>D</w:t>
        </w:r>
      </w:ins>
      <w:r>
        <w:t>o</w:t>
      </w:r>
      <w:del w:id="783" w:author="GoldenCorpusHarness" w:date="2026-03-28T21:57:49Z">
        <w:r>
          <w:delText>f</w:delText>
        </w:r>
      </w:del>
      <w:ins w:id="784" w:author="GoldenCorpusHarness" w:date="2026-03-28T21:57:49Z">
        <w:r>
          <w:t>se</w:t>
        </w:r>
      </w:ins>
      <w:r>
        <w:t xml:space="preserve"> </w:t>
      </w:r>
      <w:del w:id="785" w:author="GoldenCorpusHarness" w:date="2026-03-28T21:57:49Z">
        <w:r>
          <w:delText>Gastroi</w:delText>
        </w:r>
      </w:del>
      <w:ins w:id="786" w:author="GoldenCorpusHarness" w:date="2026-03-28T21:57:49Z">
        <w:r>
          <w:t>I</w:t>
        </w:r>
      </w:ins>
      <w:r>
        <w:t>nte</w:t>
      </w:r>
      <w:del w:id="787" w:author="GoldenCorpusHarness" w:date="2026-03-28T21:57:49Z">
        <w:r>
          <w:delText>stinal Pe</w:delText>
        </w:r>
      </w:del>
      <w:r>
        <w:t>r</w:t>
      </w:r>
      <w:del w:id="788" w:author="GoldenCorpusHarness" w:date="2026-03-28T21:57:49Z">
        <w:r>
          <w:delText>fo</w:delText>
        </w:r>
      </w:del>
      <w:r>
        <w:t>r</w:t>
      </w:r>
      <w:del w:id="789" w:author="GoldenCorpusHarness" w:date="2026-03-28T21:57:49Z">
        <w:r>
          <w:delText>a</w:delText>
        </w:r>
      </w:del>
      <w:ins w:id="790" w:author="GoldenCorpusHarness" w:date="2026-03-28T21:57:49Z">
        <w:r>
          <w:t>up</w:t>
        </w:r>
      </w:ins>
      <w:r>
        <w:t>tion</w:t>
      </w:r>
      <w:del w:id="791" w:author="GoldenCorpusHarness" w:date="2026-03-28T21:57:49Z">
        <w:r>
          <w:delText xml:space="preserve"> or Fi</w:delText>
        </w:r>
      </w:del>
      <w:r>
        <w:t>s</w:t>
      </w:r>
      <w:del w:id="792" w:author="GoldenCorpusHarness" w:date="2026-03-28T21:57:49Z">
        <w:r>
          <w:delText>tula Formation8</w:delText>
        </w:r>
      </w:del>
      <w:ins w:id="793" w:author="GoldenCorpusHarness" w:date="2026-03-28T21:57:49Z">
        <w:r>
          <w:t>10</w:t>
        </w:r>
      </w:ins>
      <w:r>
        <w:t>5</w:t>
      </w:r>
    </w:p>
    <w:p ns2:paraId="3E51C679" ns2:textId="61767B2B" w:rsidR="004F6B15" w:rsidRDefault="004F6B15">
      <w:pPr>
        <w:pStyle w:val="TOC4"/>
        <w:rPr>
          <w:rFonts w:asciiTheme="minorHAnsi" w:eastAsiaTheme="minorEastAsia" w:hAnsiTheme="minorHAnsi" w:cstheme="minorBidi"/>
          <w:noProof/>
          <w:sz w:val="22"/>
          <w:szCs w:val="22"/>
        </w:rPr>
      </w:pPr>
      <w:r>
        <w:t>6.</w:t>
      </w:r>
      <w:del w:id="794" w:author="GoldenCorpusHarness" w:date="2026-03-28T21:57:49Z">
        <w:r>
          <w:delText>6.2.</w:delText>
        </w:r>
      </w:del>
      <w:ins w:id="795" w:author="GoldenCorpusHarness" w:date="2026-03-28T21:57:49Z">
        <w:r>
          <w:t>7Second Course</w:t>
        </w:r>
      </w:ins>
      <w:r>
        <w:t>10</w:t>
      </w:r>
      <w:del w:id="796" w:author="GoldenCorpusHarness" w:date="2026-03-28T21:57:49Z">
        <w:r>
          <w:delText>Management of QT Prolongation8</w:delText>
        </w:r>
      </w:del>
      <w:r>
        <w:t>5</w:t>
      </w:r>
    </w:p>
    <w:p ns2:paraId="6237F46F" ns2:textId="160C2505" w:rsidR="004F6B15" w:rsidRDefault="004F6B15">
      <w:pPr>
        <w:pStyle w:val="TOC4"/>
        <w:rPr>
          <w:rFonts w:asciiTheme="minorHAnsi" w:eastAsiaTheme="minorEastAsia" w:hAnsiTheme="minorHAnsi" w:cstheme="minorBidi"/>
          <w:noProof/>
          <w:sz w:val="22"/>
          <w:szCs w:val="22"/>
        </w:rPr>
      </w:pPr>
      <w:r>
        <w:t>6.</w:t>
      </w:r>
      <w:del w:id="797" w:author="GoldenCorpusHarness" w:date="2026-03-28T21:57:49Z">
        <w:r>
          <w:delText>6.2.11Ma</w:delText>
        </w:r>
      </w:del>
      <w:ins w:id="798" w:author="GoldenCorpusHarness" w:date="2026-03-28T21:57:49Z">
        <w:r>
          <w:t>8I</w:t>
        </w:r>
      </w:ins>
      <w:r>
        <w:t>n</w:t>
      </w:r>
      <w:del w:id="799" w:author="GoldenCorpusHarness" w:date="2026-03-28T21:57:49Z">
        <w:r>
          <w:delText>ag</w:delText>
        </w:r>
      </w:del>
      <w:ins w:id="800" w:author="GoldenCorpusHarness" w:date="2026-03-28T21:57:49Z">
        <w:r>
          <w:t>t</w:t>
        </w:r>
      </w:ins>
      <w:r>
        <w:t>e</w:t>
      </w:r>
      <w:del w:id="801" w:author="GoldenCorpusHarness" w:date="2026-03-28T21:57:49Z">
        <w:r>
          <w:delText>m</w:delText>
        </w:r>
      </w:del>
      <w:ins w:id="802" w:author="GoldenCorpusHarness" w:date="2026-03-28T21:57:49Z">
        <w:r>
          <w:t>rv</w:t>
        </w:r>
      </w:ins>
      <w:r>
        <w:t>ent</w:t>
      </w:r>
      <w:ins w:id="803" w:author="GoldenCorpusHarness" w:date="2026-03-28T21:57:49Z">
        <w:r>
          <w:t>ion</w:t>
        </w:r>
      </w:ins>
      <w:r>
        <w:t xml:space="preserve"> </w:t>
      </w:r>
      <w:del w:id="804" w:author="GoldenCorpusHarness" w:date="2026-03-28T21:57:49Z">
        <w:r>
          <w:delText>o</w:delText>
        </w:r>
      </w:del>
      <w:ins w:id="805" w:author="GoldenCorpusHarness" w:date="2026-03-28T21:57:49Z">
        <w:r>
          <w:t>A</w:t>
        </w:r>
      </w:ins>
      <w:r>
        <w:t>f</w:t>
      </w:r>
      <w:del w:id="806" w:author="GoldenCorpusHarness" w:date="2026-03-28T21:57:49Z">
        <w:r>
          <w:delText xml:space="preserve"> Os</w:delText>
        </w:r>
      </w:del>
      <w:r>
        <w:t>te</w:t>
      </w:r>
      <w:del w:id="807" w:author="GoldenCorpusHarness" w:date="2026-03-28T21:57:49Z">
        <w:r>
          <w:delText>o</w:delText>
        </w:r>
      </w:del>
      <w:ins w:id="808" w:author="GoldenCorpusHarness" w:date="2026-03-28T21:57:49Z">
        <w:r>
          <w:t>r the E</w:t>
        </w:r>
      </w:ins>
      <w:r>
        <w:t>n</w:t>
      </w:r>
      <w:del w:id="809" w:author="GoldenCorpusHarness" w:date="2026-03-28T21:57:49Z">
        <w:r>
          <w:delText>ecrosis</w:delText>
        </w:r>
      </w:del>
      <w:ins w:id="810" w:author="GoldenCorpusHarness" w:date="2026-03-28T21:57:49Z">
        <w:r>
          <w:t>d</w:t>
        </w:r>
      </w:ins>
      <w:r>
        <w:t xml:space="preserve"> of the </w:t>
      </w:r>
      <w:del w:id="811" w:author="GoldenCorpusHarness" w:date="2026-03-28T21:57:49Z">
        <w:r>
          <w:delText>Jaw85</w:delText>
        </w:r>
      </w:del>
      <w:ins w:id="812" w:author="GoldenCorpusHarness" w:date="2026-03-28T21:57:49Z">
        <w:r>
          <w:t>Study106</w:t>
        </w:r>
      </w:ins>
    </w:p>
    <w:p ns2:paraId="17A9366B" ns2:textId="50E99747" w:rsidR="004F6B15" w:rsidRDefault="004F6B15">
      <w:pPr>
        <w:pStyle w:val="TOC3"/>
        <w:rPr>
          <w:rFonts w:asciiTheme="minorHAnsi" w:eastAsiaTheme="minorEastAsia" w:hAnsiTheme="minorHAnsi" w:cstheme="minorBidi"/>
          <w:noProof/>
          <w:sz w:val="22"/>
          <w:szCs w:val="22"/>
        </w:rPr>
      </w:pPr>
      <w:r>
        <w:t>6.</w:t>
      </w:r>
      <w:del w:id="813" w:author="GoldenCorpusHarness" w:date="2026-03-28T21:57:49Z">
        <w:r>
          <w:delText>6.3Dose Mod</w:delText>
        </w:r>
      </w:del>
      <w:ins w:id="814" w:author="GoldenCorpusHarness" w:date="2026-03-28T21:57:49Z">
        <w:r>
          <w:t>9Cl</w:t>
        </w:r>
      </w:ins>
      <w:r>
        <w:t>i</w:t>
      </w:r>
      <w:del w:id="815" w:author="GoldenCorpusHarness" w:date="2026-03-28T21:57:49Z">
        <w:r>
          <w:delText>f</w:delText>
        </w:r>
      </w:del>
      <w:ins w:id="816" w:author="GoldenCorpusHarness" w:date="2026-03-28T21:57:49Z">
        <w:r>
          <w:t>n</w:t>
        </w:r>
      </w:ins>
      <w:r>
        <w:t>ica</w:t>
      </w:r>
      <w:del w:id="817" w:author="GoldenCorpusHarness" w:date="2026-03-28T21:57:49Z">
        <w:r>
          <w:delText>tions</w:delText>
        </w:r>
      </w:del>
      <w:ins w:id="818" w:author="GoldenCorpusHarness" w:date="2026-03-28T21:57:49Z">
        <w:r>
          <w:t>l</w:t>
        </w:r>
      </w:ins>
      <w:r>
        <w:t xml:space="preserve"> </w:t>
      </w:r>
      <w:del w:id="819" w:author="GoldenCorpusHarness" w:date="2026-03-28T21:57:49Z">
        <w:r>
          <w:delText>for Overla</w:delText>
        </w:r>
      </w:del>
      <w:ins w:id="820" w:author="GoldenCorpusHarness" w:date="2026-03-28T21:57:49Z">
        <w:r>
          <w:t>Su</w:t>
        </w:r>
      </w:ins>
      <w:r>
        <w:t>pp</w:t>
      </w:r>
      <w:del w:id="821" w:author="GoldenCorpusHarness" w:date="2026-03-28T21:57:49Z">
        <w:r>
          <w:delText>ing Toxicit</w:delText>
        </w:r>
      </w:del>
      <w:ins w:id="822" w:author="GoldenCorpusHarness" w:date="2026-03-28T21:57:49Z">
        <w:r>
          <w:t>l</w:t>
        </w:r>
      </w:ins>
      <w:r>
        <w:t>ies</w:t>
      </w:r>
      <w:del w:id="823" w:author="GoldenCorpusHarness" w:date="2026-03-28T21:57:49Z">
        <w:r>
          <w:delText>85</w:delText>
        </w:r>
      </w:del>
      <w:ins w:id="824" w:author="GoldenCorpusHarness" w:date="2026-03-28T21:57:49Z">
        <w:r>
          <w:t xml:space="preserve"> Disclosure106</w:t>
        </w:r>
      </w:ins>
    </w:p>
    <w:p ns2:paraId="51997685" ns2:textId="15F57B51" w:rsidR="004F6B15" w:rsidRDefault="004F6B15">
      <w:pPr>
        <w:pStyle w:val="TOC3"/>
        <w:rPr>
          <w:rFonts w:asciiTheme="minorHAnsi" w:eastAsiaTheme="minorEastAsia" w:hAnsiTheme="minorHAnsi" w:cstheme="minorBidi"/>
          <w:noProof/>
          <w:sz w:val="22"/>
          <w:szCs w:val="22"/>
        </w:rPr>
      </w:pPr>
      <w:r>
        <w:t>6.</w:t>
      </w:r>
      <w:del w:id="825" w:author="GoldenCorpusHarness" w:date="2026-03-28T21:57:49Z">
        <w:r>
          <w:delText>6.4O</w:delText>
        </w:r>
      </w:del>
      <w:ins w:id="826" w:author="GoldenCorpusHarness" w:date="2026-03-28T21:57:49Z">
        <w:r>
          <w:t>10S</w:t>
        </w:r>
      </w:ins>
      <w:r>
        <w:t>t</w:t>
      </w:r>
      <w:del w:id="827" w:author="GoldenCorpusHarness" w:date="2026-03-28T21:57:49Z">
        <w:r>
          <w:delText>he</w:delText>
        </w:r>
      </w:del>
      <w:ins w:id="828" w:author="GoldenCorpusHarness" w:date="2026-03-28T21:57:49Z">
        <w:r>
          <w:t>anda</w:t>
        </w:r>
      </w:ins>
      <w:r>
        <w:t>r</w:t>
      </w:r>
      <w:del w:id="829" w:author="GoldenCorpusHarness" w:date="2026-03-28T21:57:49Z">
        <w:r>
          <w:delText xml:space="preserve"> Allowe</w:delText>
        </w:r>
      </w:del>
      <w:r>
        <w:t xml:space="preserve">d </w:t>
      </w:r>
      <w:del w:id="830" w:author="GoldenCorpusHarness" w:date="2026-03-28T21:57:49Z">
        <w:r>
          <w:delText>D</w:delText>
        </w:r>
      </w:del>
      <w:ins w:id="831" w:author="GoldenCorpusHarness" w:date="2026-03-28T21:57:49Z">
        <w:r>
          <w:t>P</w:t>
        </w:r>
      </w:ins>
      <w:r>
        <w:t>o</w:t>
      </w:r>
      <w:ins w:id="832" w:author="GoldenCorpusHarness" w:date="2026-03-28T21:57:49Z">
        <w:r>
          <w:t>licie</w:t>
        </w:r>
      </w:ins>
      <w:r>
        <w:t>s</w:t>
      </w:r>
      <w:del w:id="833" w:author="GoldenCorpusHarness" w:date="2026-03-28T21:57:49Z">
        <w:r>
          <w:delText>e Interruptions87</w:delText>
        </w:r>
      </w:del>
      <w:ins w:id="834" w:author="GoldenCorpusHarness" w:date="2026-03-28T21:57:49Z">
        <w:r>
          <w:t>106</w:t>
        </w:r>
      </w:ins>
    </w:p>
    <w:p ns2:paraId="0764A962" ns2:textId="63A7E804" w:rsidR="004F6B15" w:rsidRDefault="004F6B15">
      <w:pPr>
        <w:pStyle w:val="TOC2"/>
        <w:rPr>
          <w:rFonts w:asciiTheme="minorHAnsi" w:eastAsiaTheme="minorEastAsia" w:hAnsiTheme="minorHAnsi" w:cstheme="minorBidi"/>
          <w:b w:val="0"/>
          <w:noProof/>
          <w:sz w:val="22"/>
          <w:szCs w:val="22"/>
        </w:rPr>
      </w:pPr>
      <w:del w:id="835" w:author="GoldenCorpusHarness" w:date="2026-03-28T21:57:49Z">
        <w:r>
          <w:delText>6.</w:delText>
        </w:r>
      </w:del>
      <w:r>
        <w:t>7</w:t>
      </w:r>
      <w:ins w:id="836" w:author="GoldenCorpusHarness" w:date="2026-03-28T21:57:49Z">
        <w:r>
          <w:t>DI</w:t>
        </w:r>
      </w:ins>
      <w:r>
        <w:t>S</w:t>
      </w:r>
      <w:del w:id="837" w:author="GoldenCorpusHarness" w:date="2026-03-28T21:57:49Z">
        <w:r>
          <w:delText>econd</w:delText>
        </w:r>
      </w:del>
      <w:ins w:id="838" w:author="GoldenCorpusHarness" w:date="2026-03-28T21:57:49Z">
        <w:r>
          <w:t>CONTINUATION</w:t>
        </w:r>
      </w:ins>
      <w:r>
        <w:t xml:space="preserve"> </w:t>
      </w:r>
      <w:ins w:id="839" w:author="GoldenCorpusHarness" w:date="2026-03-28T21:57:49Z">
        <w:r>
          <w:t>OF STUDY INTERVENTION AND PARTI</w:t>
        </w:r>
      </w:ins>
      <w:r>
        <w:t>C</w:t>
      </w:r>
      <w:del w:id="840" w:author="GoldenCorpusHarness" w:date="2026-03-28T21:57:49Z">
        <w:r>
          <w:delText>ourse8</w:delText>
        </w:r>
      </w:del>
      <w:ins w:id="841" w:author="GoldenCorpusHarness" w:date="2026-03-28T21:57:49Z">
        <w:r>
          <w:t>IPANT WITHDRAWAL10</w:t>
        </w:r>
      </w:ins>
      <w:r>
        <w:t>7</w:t>
      </w:r>
    </w:p>
    <w:p ns2:paraId="3BC2B8A5" ns2:textId="3E7CD7A3" w:rsidR="004F6B15" w:rsidRDefault="004F6B15">
      <w:pPr>
        <w:pStyle w:val="TOC2"/>
        <w:rPr>
          <w:rFonts w:asciiTheme="minorHAnsi" w:eastAsiaTheme="minorEastAsia" w:hAnsiTheme="minorHAnsi" w:cstheme="minorBidi"/>
          <w:b w:val="0"/>
          <w:noProof/>
          <w:sz w:val="22"/>
          <w:szCs w:val="22"/>
        </w:rPr>
      </w:pPr>
      <w:del w:id="842" w:author="GoldenCorpusHarness" w:date="2026-03-28T21:57:49Z">
        <w:r>
          <w:delText>6</w:delText>
        </w:r>
      </w:del>
      <w:ins w:id="843" w:author="GoldenCorpusHarness" w:date="2026-03-28T21:57:49Z">
        <w:r>
          <w:t>7</w:t>
        </w:r>
      </w:ins>
      <w:r>
        <w:t>.</w:t>
      </w:r>
      <w:del w:id="844" w:author="GoldenCorpusHarness" w:date="2026-03-28T21:57:49Z">
        <w:r>
          <w:delText>8</w:delText>
        </w:r>
      </w:del>
      <w:ins w:id="845" w:author="GoldenCorpusHarness" w:date="2026-03-28T21:57:49Z">
        <w:r>
          <w:t xml:space="preserve">1Discontinuation of Study </w:t>
        </w:r>
      </w:ins>
      <w:r>
        <w:t>Intervention</w:t>
      </w:r>
      <w:del w:id="846" w:author="GoldenCorpusHarness" w:date="2026-03-28T21:57:49Z">
        <w:r>
          <w:delText xml:space="preserve"> After the End of the Study88</w:delText>
        </w:r>
      </w:del>
      <w:ins w:id="847" w:author="GoldenCorpusHarness" w:date="2026-03-28T21:57:49Z">
        <w:r>
          <w:t>107</w:t>
        </w:r>
      </w:ins>
    </w:p>
    <w:p ns2:paraId="38325394" ns2:textId="24FD3816" w:rsidR="004F6B15" w:rsidRDefault="004F6B15">
      <w:pPr>
        <w:pStyle w:val="TOC2"/>
        <w:rPr>
          <w:rFonts w:asciiTheme="minorHAnsi" w:eastAsiaTheme="minorEastAsia" w:hAnsiTheme="minorHAnsi" w:cstheme="minorBidi"/>
          <w:b w:val="0"/>
          <w:noProof/>
          <w:sz w:val="22"/>
          <w:szCs w:val="22"/>
        </w:rPr>
      </w:pPr>
      <w:del w:id="848" w:author="GoldenCorpusHarness" w:date="2026-03-28T21:57:49Z">
        <w:r>
          <w:delText>6</w:delText>
        </w:r>
      </w:del>
      <w:ins w:id="849" w:author="GoldenCorpusHarness" w:date="2026-03-28T21:57:49Z">
        <w:r>
          <w:t>7</w:t>
        </w:r>
      </w:ins>
      <w:r>
        <w:t>.</w:t>
      </w:r>
      <w:del w:id="850" w:author="GoldenCorpusHarness" w:date="2026-03-28T21:57:49Z">
        <w:r>
          <w:delText>9Clin</w:delText>
        </w:r>
      </w:del>
      <w:ins w:id="851" w:author="GoldenCorpusHarness" w:date="2026-03-28T21:57:49Z">
        <w:r>
          <w:t>2Part</w:t>
        </w:r>
      </w:ins>
      <w:r>
        <w:t>ic</w:t>
      </w:r>
      <w:ins w:id="852" w:author="GoldenCorpusHarness" w:date="2026-03-28T21:57:49Z">
        <w:r>
          <w:t>ipant Withdraw</w:t>
        </w:r>
      </w:ins>
      <w:r>
        <w:t xml:space="preserve">al </w:t>
      </w:r>
      <w:ins w:id="853" w:author="GoldenCorpusHarness" w:date="2026-03-28T21:57:49Z">
        <w:r>
          <w:t xml:space="preserve">From the </w:t>
        </w:r>
      </w:ins>
      <w:r>
        <w:t>S</w:t>
      </w:r>
      <w:ins w:id="854" w:author="GoldenCorpusHarness" w:date="2026-03-28T21:57:49Z">
        <w:r>
          <w:t>t</w:t>
        </w:r>
      </w:ins>
      <w:r>
        <w:t>u</w:t>
      </w:r>
      <w:del w:id="855" w:author="GoldenCorpusHarness" w:date="2026-03-28T21:57:49Z">
        <w:r>
          <w:delText>pplies Disclosure88</w:delText>
        </w:r>
      </w:del>
      <w:ins w:id="856" w:author="GoldenCorpusHarness" w:date="2026-03-28T21:57:49Z">
        <w:r>
          <w:t>dy109</w:t>
        </w:r>
      </w:ins>
    </w:p>
    <w:p ns2:paraId="7DBD3319" ns2:textId="1797C9BF" w:rsidR="004F6B15" w:rsidRDefault="004F6B15">
      <w:pPr>
        <w:pStyle w:val="TOC1"/>
        <w:rPr>
          <w:rFonts w:asciiTheme="minorHAnsi" w:eastAsiaTheme="minorEastAsia" w:hAnsiTheme="minorHAnsi" w:cstheme="minorBidi"/>
          <w:b w:val="0"/>
          <w:caps w:val="0"/>
          <w:noProof/>
          <w:sz w:val="22"/>
          <w:szCs w:val="22"/>
        </w:rPr>
      </w:pPr>
      <w:r>
        <w:t>7</w:t>
      </w:r>
      <w:del w:id="857" w:author="GoldenCorpusHarness" w:date="2026-03-28T21:57:49Z">
        <w:r>
          <w:delText>Di</w:delText>
        </w:r>
      </w:del>
      <w:ins w:id="858" w:author="GoldenCorpusHarness" w:date="2026-03-28T21:57:49Z">
        <w:r>
          <w:t>.3Lo</w:t>
        </w:r>
      </w:ins>
      <w:r>
        <w:t>s</w:t>
      </w:r>
      <w:del w:id="859" w:author="GoldenCorpusHarness" w:date="2026-03-28T21:57:49Z">
        <w:r>
          <w:delText>continuation of Study Intervention and Participan</w:delText>
        </w:r>
      </w:del>
      <w:r>
        <w:t xml:space="preserve">t </w:t>
      </w:r>
      <w:del w:id="860" w:author="GoldenCorpusHarness" w:date="2026-03-28T21:57:49Z">
        <w:r>
          <w:delText>Wi</w:delText>
        </w:r>
      </w:del>
      <w:r>
        <w:t>t</w:t>
      </w:r>
      <w:del w:id="861" w:author="GoldenCorpusHarness" w:date="2026-03-28T21:57:49Z">
        <w:r>
          <w:delText>hdra</w:delText>
        </w:r>
      </w:del>
      <w:ins w:id="862" w:author="GoldenCorpusHarness" w:date="2026-03-28T21:57:49Z">
        <w:r>
          <w:t>o Follo</w:t>
        </w:r>
      </w:ins>
      <w:r>
        <w:t>w</w:t>
      </w:r>
      <w:del w:id="863" w:author="GoldenCorpusHarness" w:date="2026-03-28T21:57:49Z">
        <w:r>
          <w:delText>al88</w:delText>
        </w:r>
      </w:del>
      <w:ins w:id="864" w:author="GoldenCorpusHarness" w:date="2026-03-28T21:57:49Z">
        <w:r>
          <w:t>-up109</w:t>
        </w:r>
      </w:ins>
    </w:p>
    <w:p ns2:paraId="5E5E3A38" ns2:textId="2B97A0CC" w:rsidR="004F6B15" w:rsidRDefault="004F6B15">
      <w:pPr>
        <w:pStyle w:val="TOC2"/>
        <w:rPr>
          <w:rFonts w:asciiTheme="minorHAnsi" w:eastAsiaTheme="minorEastAsia" w:hAnsiTheme="minorHAnsi" w:cstheme="minorBidi"/>
          <w:b w:val="0"/>
          <w:noProof/>
          <w:sz w:val="22"/>
          <w:szCs w:val="22"/>
        </w:rPr>
      </w:pPr>
      <w:del w:id="865" w:author="GoldenCorpusHarness" w:date="2026-03-28T21:57:49Z">
        <w:r>
          <w:delText>7.</w:delText>
        </w:r>
      </w:del>
      <w:ins w:id="866" w:author="GoldenCorpusHarness" w:date="2026-03-28T21:57:49Z">
        <w:r>
          <w:t>8STUDY ASSESSMENTS AND PROCEDURES</w:t>
        </w:r>
      </w:ins>
      <w:r>
        <w:t>1</w:t>
      </w:r>
      <w:del w:id="867" w:author="GoldenCorpusHarness" w:date="2026-03-28T21:57:49Z">
        <w:r>
          <w:delText>Discontinuation of Study Intervention88</w:delText>
        </w:r>
      </w:del>
      <w:ins w:id="868" w:author="GoldenCorpusHarness" w:date="2026-03-28T21:57:49Z">
        <w:r>
          <w:t>10</w:t>
        </w:r>
      </w:ins>
    </w:p>
    <w:p ns2:paraId="5FEC6529" ns2:textId="76D7BD04" w:rsidR="004F6B15" w:rsidRDefault="004F6B15">
      <w:pPr>
        <w:pStyle w:val="TOC2"/>
        <w:rPr>
          <w:rFonts w:asciiTheme="minorHAnsi" w:eastAsiaTheme="minorEastAsia" w:hAnsiTheme="minorHAnsi" w:cstheme="minorBidi"/>
          <w:b w:val="0"/>
          <w:noProof/>
          <w:sz w:val="22"/>
          <w:szCs w:val="22"/>
        </w:rPr>
      </w:pPr>
      <w:del w:id="869" w:author="GoldenCorpusHarness" w:date="2026-03-28T21:57:49Z">
        <w:r>
          <w:delText>7</w:delText>
        </w:r>
      </w:del>
      <w:ins w:id="870" w:author="GoldenCorpusHarness" w:date="2026-03-28T21:57:49Z">
        <w:r>
          <w:t>8</w:t>
        </w:r>
      </w:ins>
      <w:r>
        <w:t>.</w:t>
      </w:r>
      <w:del w:id="871" w:author="GoldenCorpusHarness" w:date="2026-03-28T21:57:49Z">
        <w:r>
          <w:delText>2P</w:delText>
        </w:r>
      </w:del>
      <w:ins w:id="872" w:author="GoldenCorpusHarness" w:date="2026-03-28T21:57:49Z">
        <w:r>
          <w:t>1Administr</w:t>
        </w:r>
      </w:ins>
      <w:r>
        <w:t>a</w:t>
      </w:r>
      <w:del w:id="873" w:author="GoldenCorpusHarness" w:date="2026-03-28T21:57:49Z">
        <w:r>
          <w:delText>r</w:delText>
        </w:r>
      </w:del>
      <w:r>
        <w:t>ti</w:t>
      </w:r>
      <w:del w:id="874" w:author="GoldenCorpusHarness" w:date="2026-03-28T21:57:49Z">
        <w:r>
          <w:delText>cip</w:delText>
        </w:r>
      </w:del>
      <w:ins w:id="875" w:author="GoldenCorpusHarness" w:date="2026-03-28T21:57:49Z">
        <w:r>
          <w:t xml:space="preserve">ve </w:t>
        </w:r>
      </w:ins>
      <w:r>
        <w:t>an</w:t>
      </w:r>
      <w:del w:id="876" w:author="GoldenCorpusHarness" w:date="2026-03-28T21:57:49Z">
        <w:r>
          <w:delText>t</w:delText>
        </w:r>
      </w:del>
      <w:ins w:id="877" w:author="GoldenCorpusHarness" w:date="2026-03-28T21:57:49Z">
        <w:r>
          <w:t>d</w:t>
        </w:r>
      </w:ins>
      <w:r>
        <w:t xml:space="preserve"> </w:t>
      </w:r>
      <w:del w:id="878" w:author="GoldenCorpusHarness" w:date="2026-03-28T21:57:49Z">
        <w:r>
          <w:delText>Withd</w:delText>
        </w:r>
      </w:del>
      <w:ins w:id="879" w:author="GoldenCorpusHarness" w:date="2026-03-28T21:57:49Z">
        <w:r>
          <w:t>Gene</w:t>
        </w:r>
      </w:ins>
      <w:r>
        <w:t>r</w:t>
      </w:r>
      <w:del w:id="880" w:author="GoldenCorpusHarness" w:date="2026-03-28T21:57:49Z">
        <w:r>
          <w:delText>aw</w:delText>
        </w:r>
      </w:del>
      <w:r>
        <w:t xml:space="preserve">al </w:t>
      </w:r>
      <w:del w:id="881" w:author="GoldenCorpusHarness" w:date="2026-03-28T21:57:49Z">
        <w:r>
          <w:delText>F</w:delText>
        </w:r>
      </w:del>
      <w:ins w:id="882" w:author="GoldenCorpusHarness" w:date="2026-03-28T21:57:49Z">
        <w:r>
          <w:t>P</w:t>
        </w:r>
      </w:ins>
      <w:r>
        <w:t>ro</w:t>
      </w:r>
      <w:del w:id="883" w:author="GoldenCorpusHarness" w:date="2026-03-28T21:57:49Z">
        <w:r>
          <w:delText>m th</w:delText>
        </w:r>
      </w:del>
      <w:ins w:id="884" w:author="GoldenCorpusHarness" w:date="2026-03-28T21:57:49Z">
        <w:r>
          <w:t>c</w:t>
        </w:r>
      </w:ins>
      <w:r>
        <w:t>e</w:t>
      </w:r>
      <w:del w:id="885" w:author="GoldenCorpusHarness" w:date="2026-03-28T21:57:49Z">
        <w:r>
          <w:delText xml:space="preserve"> St</w:delText>
        </w:r>
      </w:del>
      <w:ins w:id="886" w:author="GoldenCorpusHarness" w:date="2026-03-28T21:57:49Z">
        <w:r>
          <w:t>d</w:t>
        </w:r>
      </w:ins>
      <w:r>
        <w:t>u</w:t>
      </w:r>
      <w:del w:id="887" w:author="GoldenCorpusHarness" w:date="2026-03-28T21:57:49Z">
        <w:r>
          <w:delText>dy9</w:delText>
        </w:r>
      </w:del>
      <w:ins w:id="888" w:author="GoldenCorpusHarness" w:date="2026-03-28T21:57:49Z">
        <w:r>
          <w:t>res11</w:t>
        </w:r>
      </w:ins>
      <w:r>
        <w:t>0</w:t>
      </w:r>
    </w:p>
    <w:p ns2:paraId="0AF1C88A" ns2:textId="0B0F8BEC" w:rsidR="004F6B15" w:rsidRDefault="004F6B15">
      <w:pPr>
        <w:pStyle w:val="TOC2"/>
        <w:rPr>
          <w:rFonts w:asciiTheme="minorHAnsi" w:eastAsiaTheme="minorEastAsia" w:hAnsiTheme="minorHAnsi" w:cstheme="minorBidi"/>
          <w:b w:val="0"/>
          <w:noProof/>
          <w:sz w:val="22"/>
          <w:szCs w:val="22"/>
        </w:rPr>
      </w:pPr>
      <w:del w:id="889" w:author="GoldenCorpusHarness" w:date="2026-03-28T21:57:49Z">
        <w:r>
          <w:delText>7</w:delText>
        </w:r>
      </w:del>
      <w:ins w:id="890" w:author="GoldenCorpusHarness" w:date="2026-03-28T21:57:49Z">
        <w:r>
          <w:t>8</w:t>
        </w:r>
      </w:ins>
      <w:r>
        <w:t>.</w:t>
      </w:r>
      <w:del w:id="891" w:author="GoldenCorpusHarness" w:date="2026-03-28T21:57:49Z">
        <w:r>
          <w:delText>3L</w:delText>
        </w:r>
      </w:del>
      <w:ins w:id="892" w:author="GoldenCorpusHarness" w:date="2026-03-28T21:57:49Z">
        <w:r>
          <w:t>1.1Inf</w:t>
        </w:r>
      </w:ins>
      <w:r>
        <w:t>o</w:t>
      </w:r>
      <w:ins w:id="893" w:author="GoldenCorpusHarness" w:date="2026-03-28T21:57:49Z">
        <w:r>
          <w:t>rmed Con</w:t>
        </w:r>
      </w:ins>
      <w:r>
        <w:t>s</w:t>
      </w:r>
      <w:ins w:id="894" w:author="GoldenCorpusHarness" w:date="2026-03-28T21:57:49Z">
        <w:r>
          <w:t>en</w:t>
        </w:r>
      </w:ins>
      <w:r>
        <w:t>t</w:t>
      </w:r>
      <w:del w:id="895" w:author="GoldenCorpusHarness" w:date="2026-03-28T21:57:49Z">
        <w:r>
          <w:delText xml:space="preserve"> to Follow-up9</w:delText>
        </w:r>
      </w:del>
      <w:ins w:id="896" w:author="GoldenCorpusHarness" w:date="2026-03-28T21:57:49Z">
        <w:r>
          <w:t>11</w:t>
        </w:r>
      </w:ins>
      <w:r>
        <w:t>0</w:t>
      </w:r>
    </w:p>
    <w:p ns2:paraId="78A70629" ns2:textId="7C48D4C2" w:rsidR="004F6B15" w:rsidRDefault="004F6B15">
      <w:pPr>
        <w:pStyle w:val="TOC1"/>
        <w:rPr>
          <w:rFonts w:asciiTheme="minorHAnsi" w:eastAsiaTheme="minorEastAsia" w:hAnsiTheme="minorHAnsi" w:cstheme="minorBidi"/>
          <w:b w:val="0"/>
          <w:caps w:val="0"/>
          <w:noProof/>
          <w:sz w:val="22"/>
          <w:szCs w:val="22"/>
        </w:rPr>
      </w:pPr>
      <w:r>
        <w:t>8</w:t>
      </w:r>
      <w:del w:id="897" w:author="GoldenCorpusHarness" w:date="2026-03-28T21:57:49Z">
        <w:r>
          <w:delText>Stu</w:delText>
        </w:r>
      </w:del>
      <w:ins w:id="898" w:author="GoldenCorpusHarness" w:date="2026-03-28T21:57:49Z">
        <w:r>
          <w:t>.1.1.1General Informe</w:t>
        </w:r>
      </w:ins>
      <w:r>
        <w:t>d</w:t>
      </w:r>
      <w:del w:id="899" w:author="GoldenCorpusHarness" w:date="2026-03-28T21:57:49Z">
        <w:r>
          <w:delText>y</w:delText>
        </w:r>
      </w:del>
      <w:r>
        <w:t xml:space="preserve"> </w:t>
      </w:r>
      <w:del w:id="900" w:author="GoldenCorpusHarness" w:date="2026-03-28T21:57:49Z">
        <w:r>
          <w:delText>A</w:delText>
        </w:r>
      </w:del>
      <w:ins w:id="901" w:author="GoldenCorpusHarness" w:date="2026-03-28T21:57:49Z">
        <w:r>
          <w:t>Con</w:t>
        </w:r>
      </w:ins>
      <w:r>
        <w:t>s</w:t>
      </w:r>
      <w:del w:id="902" w:author="GoldenCorpusHarness" w:date="2026-03-28T21:57:49Z">
        <w:r>
          <w:delText>sessm</w:delText>
        </w:r>
      </w:del>
      <w:r>
        <w:t>ent</w:t>
      </w:r>
      <w:del w:id="903" w:author="GoldenCorpusHarness" w:date="2026-03-28T21:57:49Z">
        <w:r>
          <w:delText>s and Procedures9</w:delText>
        </w:r>
      </w:del>
      <w:r>
        <w:t>1</w:t>
      </w:r>
      <w:ins w:id="904" w:author="GoldenCorpusHarness" w:date="2026-03-28T21:57:49Z">
        <w:r>
          <w:t>11</w:t>
        </w:r>
      </w:ins>
    </w:p>
    <w:p ns2:paraId="3AA43D4B" ns2:textId="3F2113B3" w:rsidR="004F6B15" w:rsidRDefault="004F6B15">
      <w:pPr>
        <w:pStyle w:val="TOC2"/>
        <w:rPr>
          <w:rFonts w:asciiTheme="minorHAnsi" w:eastAsiaTheme="minorEastAsia" w:hAnsiTheme="minorHAnsi" w:cstheme="minorBidi"/>
          <w:b w:val="0"/>
          <w:noProof/>
          <w:sz w:val="22"/>
          <w:szCs w:val="22"/>
        </w:rPr>
      </w:pPr>
      <w:r>
        <w:t>8.1</w:t>
      </w:r>
      <w:del w:id="905" w:author="GoldenCorpusHarness" w:date="2026-03-28T21:57:49Z">
        <w:r>
          <w:delText>Adm</w:delText>
        </w:r>
      </w:del>
      <w:ins w:id="906" w:author="GoldenCorpusHarness" w:date="2026-03-28T21:57:49Z">
        <w:r>
          <w:t>.2Inclus</w:t>
        </w:r>
      </w:ins>
      <w:r>
        <w:t>i</w:t>
      </w:r>
      <w:ins w:id="907" w:author="GoldenCorpusHarness" w:date="2026-03-28T21:57:49Z">
        <w:r>
          <w:t>o</w:t>
        </w:r>
      </w:ins>
      <w:r>
        <w:t>n</w:t>
      </w:r>
      <w:ins w:id="908" w:author="GoldenCorpusHarness" w:date="2026-03-28T21:57:49Z">
        <w:r>
          <w:t>/Exclus</w:t>
        </w:r>
      </w:ins>
      <w:r>
        <w:t>i</w:t>
      </w:r>
      <w:del w:id="909" w:author="GoldenCorpusHarness" w:date="2026-03-28T21:57:49Z">
        <w:r>
          <w:delText>s</w:delText>
        </w:r>
      </w:del>
      <w:ins w:id="910" w:author="GoldenCorpusHarness" w:date="2026-03-28T21:57:49Z">
        <w:r>
          <w:t>on Cri</w:t>
        </w:r>
      </w:ins>
      <w:r>
        <w:t>t</w:t>
      </w:r>
      <w:del w:id="911" w:author="GoldenCorpusHarness" w:date="2026-03-28T21:57:49Z">
        <w:r>
          <w:delText>rative and Gen</w:delText>
        </w:r>
      </w:del>
      <w:r>
        <w:t>er</w:t>
      </w:r>
      <w:ins w:id="912" w:author="GoldenCorpusHarness" w:date="2026-03-28T21:57:49Z">
        <w:r>
          <w:t>i</w:t>
        </w:r>
      </w:ins>
      <w:r>
        <w:t>a</w:t>
      </w:r>
      <w:del w:id="913" w:author="GoldenCorpusHarness" w:date="2026-03-28T21:57:49Z">
        <w:r>
          <w:delText>l Procedures9</w:delText>
        </w:r>
      </w:del>
      <w:r>
        <w:t>1</w:t>
      </w:r>
      <w:ins w:id="914" w:author="GoldenCorpusHarness" w:date="2026-03-28T21:57:49Z">
        <w:r>
          <w:t>11</w:t>
        </w:r>
      </w:ins>
    </w:p>
    <w:p ns2:paraId="49D03D63" ns2:textId="0235FED2" w:rsidR="004F6B15" w:rsidRDefault="004F6B15">
      <w:pPr>
        <w:pStyle w:val="TOC3"/>
        <w:rPr>
          <w:rFonts w:asciiTheme="minorHAnsi" w:eastAsiaTheme="minorEastAsia" w:hAnsiTheme="minorHAnsi" w:cstheme="minorBidi"/>
          <w:noProof/>
          <w:sz w:val="22"/>
          <w:szCs w:val="22"/>
        </w:rPr>
      </w:pPr>
      <w:r>
        <w:t>8.1.</w:t>
      </w:r>
      <w:del w:id="915" w:author="GoldenCorpusHarness" w:date="2026-03-28T21:57:49Z">
        <w:r>
          <w:delText>1</w:delText>
        </w:r>
      </w:del>
      <w:ins w:id="916" w:author="GoldenCorpusHarness" w:date="2026-03-28T21:57:49Z">
        <w:r>
          <w:t xml:space="preserve">3Participant </w:t>
        </w:r>
      </w:ins>
      <w:r>
        <w:t>I</w:t>
      </w:r>
      <w:del w:id="917" w:author="GoldenCorpusHarness" w:date="2026-03-28T21:57:49Z">
        <w:r>
          <w:delText>nforme</w:delText>
        </w:r>
      </w:del>
      <w:r>
        <w:t>d</w:t>
      </w:r>
      <w:del w:id="918" w:author="GoldenCorpusHarness" w:date="2026-03-28T21:57:49Z">
        <w:r>
          <w:delText xml:space="preserve"> Cons</w:delText>
        </w:r>
      </w:del>
      <w:r>
        <w:t>ent</w:t>
      </w:r>
      <w:del w:id="919" w:author="GoldenCorpusHarness" w:date="2026-03-28T21:57:49Z">
        <w:r>
          <w:delText>9</w:delText>
        </w:r>
      </w:del>
      <w:ins w:id="920" w:author="GoldenCorpusHarness" w:date="2026-03-28T21:57:49Z">
        <w:r>
          <w:t>ification Card</w:t>
        </w:r>
      </w:ins>
      <w:r>
        <w:t>1</w:t>
      </w:r>
      <w:ins w:id="921" w:author="GoldenCorpusHarness" w:date="2026-03-28T21:57:49Z">
        <w:r>
          <w:t>11</w:t>
        </w:r>
      </w:ins>
    </w:p>
    <w:p ns2:paraId="54CFE252" ns2:textId="226E4A4B" w:rsidR="004F6B15" w:rsidRDefault="004F6B15">
      <w:pPr>
        <w:pStyle w:val="TOC4"/>
        <w:rPr>
          <w:rFonts w:asciiTheme="minorHAnsi" w:eastAsiaTheme="minorEastAsia" w:hAnsiTheme="minorHAnsi" w:cstheme="minorBidi"/>
          <w:noProof/>
          <w:sz w:val="22"/>
          <w:szCs w:val="22"/>
        </w:rPr>
      </w:pPr>
      <w:r>
        <w:t>8.1.</w:t>
      </w:r>
      <w:del w:id="922" w:author="GoldenCorpusHarness" w:date="2026-03-28T21:57:49Z">
        <w:r>
          <w:delText>1.1G</w:delText>
        </w:r>
      </w:del>
      <w:ins w:id="923" w:author="GoldenCorpusHarness" w:date="2026-03-28T21:57:49Z">
        <w:r>
          <w:t>4M</w:t>
        </w:r>
      </w:ins>
      <w:r>
        <w:t>e</w:t>
      </w:r>
      <w:del w:id="924" w:author="GoldenCorpusHarness" w:date="2026-03-28T21:57:49Z">
        <w:r>
          <w:delText>ner</w:delText>
        </w:r>
      </w:del>
      <w:ins w:id="925" w:author="GoldenCorpusHarness" w:date="2026-03-28T21:57:49Z">
        <w:r>
          <w:t>dic</w:t>
        </w:r>
      </w:ins>
      <w:r>
        <w:t xml:space="preserve">al </w:t>
      </w:r>
      <w:del w:id="926" w:author="GoldenCorpusHarness" w:date="2026-03-28T21:57:49Z">
        <w:r>
          <w:delText>Inf</w:delText>
        </w:r>
      </w:del>
      <w:ins w:id="927" w:author="GoldenCorpusHarness" w:date="2026-03-28T21:57:49Z">
        <w:r>
          <w:t>Hist</w:t>
        </w:r>
      </w:ins>
      <w:r>
        <w:t>or</w:t>
      </w:r>
      <w:del w:id="928" w:author="GoldenCorpusHarness" w:date="2026-03-28T21:57:49Z">
        <w:r>
          <w:delText>med Consent9</w:delText>
        </w:r>
      </w:del>
      <w:ins w:id="929" w:author="GoldenCorpusHarness" w:date="2026-03-28T21:57:49Z">
        <w:r>
          <w:t>y11</w:t>
        </w:r>
      </w:ins>
      <w:r>
        <w:t>2</w:t>
      </w:r>
    </w:p>
    <w:p ns2:paraId="462A3815" ns2:textId="30E4D922" w:rsidR="004F6B15" w:rsidRDefault="004F6B15">
      <w:pPr>
        <w:pStyle w:val="TOC3"/>
        <w:rPr>
          <w:rFonts w:asciiTheme="minorHAnsi" w:eastAsiaTheme="minorEastAsia" w:hAnsiTheme="minorHAnsi" w:cstheme="minorBidi"/>
          <w:noProof/>
          <w:sz w:val="22"/>
          <w:szCs w:val="22"/>
        </w:rPr>
      </w:pPr>
      <w:r>
        <w:t>8.1.</w:t>
      </w:r>
      <w:del w:id="930" w:author="GoldenCorpusHarness" w:date="2026-03-28T21:57:49Z">
        <w:r>
          <w:delText>2I</w:delText>
        </w:r>
      </w:del>
      <w:ins w:id="931" w:author="GoldenCorpusHarness" w:date="2026-03-28T21:57:49Z">
        <w:r>
          <w:t>5Prior and Co</w:t>
        </w:r>
      </w:ins>
      <w:r>
        <w:t>nc</w:t>
      </w:r>
      <w:del w:id="932" w:author="GoldenCorpusHarness" w:date="2026-03-28T21:57:49Z">
        <w:r>
          <w:delText>lus</w:delText>
        </w:r>
      </w:del>
      <w:ins w:id="933" w:author="GoldenCorpusHarness" w:date="2026-03-28T21:57:49Z">
        <w:r>
          <w:t>omitant Medicat</w:t>
        </w:r>
      </w:ins>
      <w:r>
        <w:t>ion</w:t>
      </w:r>
      <w:del w:id="934" w:author="GoldenCorpusHarness" w:date="2026-03-28T21:57:49Z">
        <w:r>
          <w:delText>/Exclu</w:delText>
        </w:r>
      </w:del>
      <w:r>
        <w:t>s</w:t>
      </w:r>
      <w:ins w:id="935" w:author="GoldenCorpusHarness" w:date="2026-03-28T21:57:49Z">
        <w:r>
          <w:t xml:space="preserve"> Rev</w:t>
        </w:r>
      </w:ins>
      <w:r>
        <w:t>i</w:t>
      </w:r>
      <w:del w:id="936" w:author="GoldenCorpusHarness" w:date="2026-03-28T21:57:49Z">
        <w:r>
          <w:delText>on Crit</w:delText>
        </w:r>
      </w:del>
      <w:r>
        <w:t>e</w:t>
      </w:r>
      <w:del w:id="937" w:author="GoldenCorpusHarness" w:date="2026-03-28T21:57:49Z">
        <w:r>
          <w:delText>ria9</w:delText>
        </w:r>
      </w:del>
      <w:ins w:id="938" w:author="GoldenCorpusHarness" w:date="2026-03-28T21:57:49Z">
        <w:r>
          <w:t>w11</w:t>
        </w:r>
      </w:ins>
      <w:r>
        <w:t>2</w:t>
      </w:r>
    </w:p>
    <w:p ns2:paraId="5CB664BB" ns2:textId="55B99EE4" w:rsidR="004F6B15" w:rsidRDefault="004F6B15">
      <w:pPr>
        <w:pStyle w:val="TOC3"/>
        <w:rPr>
          <w:rFonts w:asciiTheme="minorHAnsi" w:eastAsiaTheme="minorEastAsia" w:hAnsiTheme="minorHAnsi" w:cstheme="minorBidi"/>
          <w:noProof/>
          <w:sz w:val="22"/>
          <w:szCs w:val="22"/>
        </w:rPr>
      </w:pPr>
      <w:r>
        <w:t>8.1.</w:t>
      </w:r>
      <w:del w:id="939" w:author="GoldenCorpusHarness" w:date="2026-03-28T21:57:49Z">
        <w:r>
          <w:delText>3</w:delText>
        </w:r>
      </w:del>
      <w:ins w:id="940" w:author="GoldenCorpusHarness" w:date="2026-03-28T21:57:49Z">
        <w:r>
          <w:t>5.1</w:t>
        </w:r>
      </w:ins>
      <w:r>
        <w:t>P</w:t>
      </w:r>
      <w:del w:id="941" w:author="GoldenCorpusHarness" w:date="2026-03-28T21:57:49Z">
        <w:r>
          <w:delText>a</w:delText>
        </w:r>
      </w:del>
      <w:r>
        <w:t>r</w:t>
      </w:r>
      <w:del w:id="942" w:author="GoldenCorpusHarness" w:date="2026-03-28T21:57:49Z">
        <w:r>
          <w:delText>t</w:delText>
        </w:r>
      </w:del>
      <w:r>
        <w:t>i</w:t>
      </w:r>
      <w:del w:id="943" w:author="GoldenCorpusHarness" w:date="2026-03-28T21:57:49Z">
        <w:r>
          <w:delText>cipant</w:delText>
        </w:r>
      </w:del>
      <w:ins w:id="944" w:author="GoldenCorpusHarness" w:date="2026-03-28T21:57:49Z">
        <w:r>
          <w:t>or</w:t>
        </w:r>
      </w:ins>
      <w:r>
        <w:t xml:space="preserve"> </w:t>
      </w:r>
      <w:del w:id="945" w:author="GoldenCorpusHarness" w:date="2026-03-28T21:57:49Z">
        <w:r>
          <w:delText>I</w:delText>
        </w:r>
      </w:del>
      <w:ins w:id="946" w:author="GoldenCorpusHarness" w:date="2026-03-28T21:57:49Z">
        <w:r>
          <w:t>Me</w:t>
        </w:r>
      </w:ins>
      <w:r>
        <w:t>d</w:t>
      </w:r>
      <w:del w:id="947" w:author="GoldenCorpusHarness" w:date="2026-03-28T21:57:49Z">
        <w:r>
          <w:delText>entif</w:delText>
        </w:r>
      </w:del>
      <w:r>
        <w:t>ication</w:t>
      </w:r>
      <w:del w:id="948" w:author="GoldenCorpusHarness" w:date="2026-03-28T21:57:49Z">
        <w:r>
          <w:delText xml:space="preserve"> Card9</w:delText>
        </w:r>
      </w:del>
      <w:ins w:id="949" w:author="GoldenCorpusHarness" w:date="2026-03-28T21:57:49Z">
        <w:r>
          <w:t>s11</w:t>
        </w:r>
      </w:ins>
      <w:r>
        <w:t>2</w:t>
      </w:r>
    </w:p>
    <w:p ns2:paraId="5C433160" ns2:textId="317DA50D" w:rsidR="004F6B15" w:rsidRDefault="004F6B15">
      <w:pPr>
        <w:pStyle w:val="TOC3"/>
        <w:rPr>
          <w:rFonts w:asciiTheme="minorHAnsi" w:eastAsiaTheme="minorEastAsia" w:hAnsiTheme="minorHAnsi" w:cstheme="minorBidi"/>
          <w:noProof/>
          <w:sz w:val="22"/>
          <w:szCs w:val="22"/>
        </w:rPr>
      </w:pPr>
      <w:r>
        <w:t>8.1.</w:t>
      </w:r>
      <w:del w:id="950" w:author="GoldenCorpusHarness" w:date="2026-03-28T21:57:49Z">
        <w:r>
          <w:delText>4</w:delText>
        </w:r>
      </w:del>
      <w:ins w:id="951" w:author="GoldenCorpusHarness" w:date="2026-03-28T21:57:49Z">
        <w:r>
          <w:t xml:space="preserve">5.2Concomitant </w:t>
        </w:r>
      </w:ins>
      <w:r>
        <w:t>Medica</w:t>
      </w:r>
      <w:del w:id="952" w:author="GoldenCorpusHarness" w:date="2026-03-28T21:57:49Z">
        <w:r>
          <w:delText>l H</w:delText>
        </w:r>
      </w:del>
      <w:ins w:id="953" w:author="GoldenCorpusHarness" w:date="2026-03-28T21:57:49Z">
        <w:r>
          <w:t>t</w:t>
        </w:r>
      </w:ins>
      <w:r>
        <w:t>i</w:t>
      </w:r>
      <w:ins w:id="954" w:author="GoldenCorpusHarness" w:date="2026-03-28T21:57:49Z">
        <w:r>
          <w:t>on</w:t>
        </w:r>
      </w:ins>
      <w:r>
        <w:t>s</w:t>
      </w:r>
      <w:del w:id="955" w:author="GoldenCorpusHarness" w:date="2026-03-28T21:57:49Z">
        <w:r>
          <w:delText>tory93</w:delText>
        </w:r>
      </w:del>
      <w:ins w:id="956" w:author="GoldenCorpusHarness" w:date="2026-03-28T21:57:49Z">
        <w:r>
          <w:t>112</w:t>
        </w:r>
      </w:ins>
    </w:p>
    <w:p ns2:paraId="18CA08BE" ns2:textId="59C6A00E" w:rsidR="004F6B15" w:rsidRDefault="004F6B15">
      <w:pPr>
        <w:pStyle w:val="TOC3"/>
        <w:rPr>
          <w:rFonts w:asciiTheme="minorHAnsi" w:eastAsiaTheme="minorEastAsia" w:hAnsiTheme="minorHAnsi" w:cstheme="minorBidi"/>
          <w:noProof/>
          <w:sz w:val="22"/>
          <w:szCs w:val="22"/>
        </w:rPr>
      </w:pPr>
      <w:r>
        <w:t>8.1.</w:t>
      </w:r>
      <w:del w:id="957" w:author="GoldenCorpusHarness" w:date="2026-03-28T21:57:49Z">
        <w:r>
          <w:delText>5Pr</w:delText>
        </w:r>
      </w:del>
      <w:ins w:id="958" w:author="GoldenCorpusHarness" w:date="2026-03-28T21:57:49Z">
        <w:r>
          <w:t>6Ass</w:t>
        </w:r>
      </w:ins>
      <w:r>
        <w:t>i</w:t>
      </w:r>
      <w:del w:id="959" w:author="GoldenCorpusHarness" w:date="2026-03-28T21:57:49Z">
        <w:r>
          <w:delText>or a</w:delText>
        </w:r>
      </w:del>
      <w:ins w:id="960" w:author="GoldenCorpusHarness" w:date="2026-03-28T21:57:49Z">
        <w:r>
          <w:t>g</w:t>
        </w:r>
      </w:ins>
      <w:r>
        <w:t>n</w:t>
      </w:r>
      <w:del w:id="961" w:author="GoldenCorpusHarness" w:date="2026-03-28T21:57:49Z">
        <w:r>
          <w:delText>d Conco</w:delText>
        </w:r>
      </w:del>
      <w:r>
        <w:t>m</w:t>
      </w:r>
      <w:del w:id="962" w:author="GoldenCorpusHarness" w:date="2026-03-28T21:57:49Z">
        <w:r>
          <w:delText>ita</w:delText>
        </w:r>
      </w:del>
      <w:ins w:id="963" w:author="GoldenCorpusHarness" w:date="2026-03-28T21:57:49Z">
        <w:r>
          <w:t>e</w:t>
        </w:r>
      </w:ins>
      <w:r>
        <w:t xml:space="preserve">nt </w:t>
      </w:r>
      <w:del w:id="964" w:author="GoldenCorpusHarness" w:date="2026-03-28T21:57:49Z">
        <w:r>
          <w:delText>M</w:delText>
        </w:r>
      </w:del>
      <w:ins w:id="965" w:author="GoldenCorpusHarness" w:date="2026-03-28T21:57:49Z">
        <w:r>
          <w:t>of Scr</w:t>
        </w:r>
      </w:ins>
      <w:r>
        <w:t>e</w:t>
      </w:r>
      <w:del w:id="966" w:author="GoldenCorpusHarness" w:date="2026-03-28T21:57:49Z">
        <w:r>
          <w:delText>d</w:delText>
        </w:r>
      </w:del>
      <w:ins w:id="967" w:author="GoldenCorpusHarness" w:date="2026-03-28T21:57:49Z">
        <w:r>
          <w:t>en</w:t>
        </w:r>
      </w:ins>
      <w:r>
        <w:t>i</w:t>
      </w:r>
      <w:del w:id="968" w:author="GoldenCorpusHarness" w:date="2026-03-28T21:57:49Z">
        <w:r>
          <w:delText>catio</w:delText>
        </w:r>
      </w:del>
      <w:r>
        <w:t>n</w:t>
      </w:r>
      <w:del w:id="969" w:author="GoldenCorpusHarness" w:date="2026-03-28T21:57:49Z">
        <w:r>
          <w:delText>s</w:delText>
        </w:r>
      </w:del>
      <w:ins w:id="970" w:author="GoldenCorpusHarness" w:date="2026-03-28T21:57:49Z">
        <w:r>
          <w:t>g</w:t>
        </w:r>
      </w:ins>
      <w:r>
        <w:t xml:space="preserve"> </w:t>
      </w:r>
      <w:del w:id="971" w:author="GoldenCorpusHarness" w:date="2026-03-28T21:57:49Z">
        <w:r>
          <w:delText>R</w:delText>
        </w:r>
      </w:del>
      <w:ins w:id="972" w:author="GoldenCorpusHarness" w:date="2026-03-28T21:57:49Z">
        <w:r>
          <w:t>Numb</w:t>
        </w:r>
      </w:ins>
      <w:r>
        <w:t>e</w:t>
      </w:r>
      <w:del w:id="973" w:author="GoldenCorpusHarness" w:date="2026-03-28T21:57:49Z">
        <w:r>
          <w:delText>view93</w:delText>
        </w:r>
      </w:del>
      <w:ins w:id="974" w:author="GoldenCorpusHarness" w:date="2026-03-28T21:57:49Z">
        <w:r>
          <w:t>r112</w:t>
        </w:r>
      </w:ins>
    </w:p>
    <w:p ns2:paraId="19BE24D6" ns2:textId="299514A6" w:rsidR="004F6B15" w:rsidRDefault="004F6B15">
      <w:pPr>
        <w:pStyle w:val="TOC4"/>
        <w:rPr>
          <w:rFonts w:asciiTheme="minorHAnsi" w:eastAsiaTheme="minorEastAsia" w:hAnsiTheme="minorHAnsi" w:cstheme="minorBidi"/>
          <w:noProof/>
          <w:sz w:val="22"/>
          <w:szCs w:val="22"/>
        </w:rPr>
      </w:pPr>
      <w:r>
        <w:t>8.1.</w:t>
      </w:r>
      <w:del w:id="975" w:author="GoldenCorpusHarness" w:date="2026-03-28T21:57:49Z">
        <w:r>
          <w:delText>5.1P</w:delText>
        </w:r>
      </w:del>
      <w:ins w:id="976" w:author="GoldenCorpusHarness" w:date="2026-03-28T21:57:49Z">
        <w:r>
          <w:t>7Assignment of T</w:t>
        </w:r>
      </w:ins>
      <w:r>
        <w:t>r</w:t>
      </w:r>
      <w:ins w:id="977" w:author="GoldenCorpusHarness" w:date="2026-03-28T21:57:49Z">
        <w:r>
          <w:t>eatment/Random</w:t>
        </w:r>
      </w:ins>
      <w:r>
        <w:t>i</w:t>
      </w:r>
      <w:del w:id="978" w:author="GoldenCorpusHarness" w:date="2026-03-28T21:57:49Z">
        <w:r>
          <w:delText>or Medic</w:delText>
        </w:r>
      </w:del>
      <w:ins w:id="979" w:author="GoldenCorpusHarness" w:date="2026-03-28T21:57:49Z">
        <w:r>
          <w:t>z</w:t>
        </w:r>
      </w:ins>
      <w:r>
        <w:t>ation</w:t>
      </w:r>
      <w:del w:id="980" w:author="GoldenCorpusHarness" w:date="2026-03-28T21:57:49Z">
        <w:r>
          <w:delText>s93</w:delText>
        </w:r>
      </w:del>
      <w:ins w:id="981" w:author="GoldenCorpusHarness" w:date="2026-03-28T21:57:49Z">
        <w:r>
          <w:t xml:space="preserve"> Number112</w:t>
        </w:r>
      </w:ins>
    </w:p>
    <w:p ns2:paraId="2E97E7FB" ns2:textId="31C3B3AB" w:rsidR="004F6B15" w:rsidRDefault="004F6B15">
      <w:pPr>
        <w:pStyle w:val="TOC4"/>
        <w:rPr>
          <w:rFonts w:asciiTheme="minorHAnsi" w:eastAsiaTheme="minorEastAsia" w:hAnsiTheme="minorHAnsi" w:cstheme="minorBidi"/>
          <w:noProof/>
          <w:sz w:val="22"/>
          <w:szCs w:val="22"/>
        </w:rPr>
      </w:pPr>
      <w:r>
        <w:t>8.1.</w:t>
      </w:r>
      <w:del w:id="982" w:author="GoldenCorpusHarness" w:date="2026-03-28T21:57:49Z">
        <w:r>
          <w:delText>5.2C</w:delText>
        </w:r>
      </w:del>
      <w:ins w:id="983" w:author="GoldenCorpusHarness" w:date="2026-03-28T21:57:49Z">
        <w:r>
          <w:t>8Study Interventi</w:t>
        </w:r>
      </w:ins>
      <w:r>
        <w:t>on</w:t>
      </w:r>
      <w:del w:id="984" w:author="GoldenCorpusHarness" w:date="2026-03-28T21:57:49Z">
        <w:r>
          <w:delText>co</w:delText>
        </w:r>
      </w:del>
      <w:ins w:id="985" w:author="GoldenCorpusHarness" w:date="2026-03-28T21:57:49Z">
        <w:r>
          <w:t xml:space="preserve"> Ad</w:t>
        </w:r>
      </w:ins>
      <w:r>
        <w:t>mi</w:t>
      </w:r>
      <w:ins w:id="986" w:author="GoldenCorpusHarness" w:date="2026-03-28T21:57:49Z">
        <w:r>
          <w:t>nis</w:t>
        </w:r>
      </w:ins>
      <w:r>
        <w:t>t</w:t>
      </w:r>
      <w:del w:id="987" w:author="GoldenCorpusHarness" w:date="2026-03-28T21:57:49Z">
        <w:r>
          <w:delText>ant Medic</w:delText>
        </w:r>
      </w:del>
      <w:ins w:id="988" w:author="GoldenCorpusHarness" w:date="2026-03-28T21:57:49Z">
        <w:r>
          <w:t>r</w:t>
        </w:r>
      </w:ins>
      <w:r>
        <w:t>ation</w:t>
      </w:r>
      <w:del w:id="989" w:author="GoldenCorpusHarness" w:date="2026-03-28T21:57:49Z">
        <w:r>
          <w:delText>s9</w:delText>
        </w:r>
      </w:del>
      <w:ins w:id="990" w:author="GoldenCorpusHarness" w:date="2026-03-28T21:57:49Z">
        <w:r>
          <w:t>11</w:t>
        </w:r>
      </w:ins>
      <w:r>
        <w:t>3</w:t>
      </w:r>
    </w:p>
    <w:p ns2:paraId="14AB518B" ns2:textId="476F005E" w:rsidR="004F6B15" w:rsidRDefault="004F6B15">
      <w:pPr>
        <w:pStyle w:val="TOC3"/>
        <w:rPr>
          <w:rFonts w:asciiTheme="minorHAnsi" w:eastAsiaTheme="minorEastAsia" w:hAnsiTheme="minorHAnsi" w:cstheme="minorBidi"/>
          <w:noProof/>
          <w:sz w:val="22"/>
          <w:szCs w:val="22"/>
        </w:rPr>
      </w:pPr>
      <w:r>
        <w:t>8.1.</w:t>
      </w:r>
      <w:del w:id="991" w:author="GoldenCorpusHarness" w:date="2026-03-28T21:57:49Z">
        <w:r>
          <w:delText>6Ass</w:delText>
        </w:r>
      </w:del>
      <w:ins w:id="992" w:author="GoldenCorpusHarness" w:date="2026-03-28T21:57:49Z">
        <w:r>
          <w:t>8.1T</w:t>
        </w:r>
      </w:ins>
      <w:r>
        <w:t>i</w:t>
      </w:r>
      <w:ins w:id="993" w:author="GoldenCorpusHarness" w:date="2026-03-28T21:57:49Z">
        <w:r>
          <w:t>min</w:t>
        </w:r>
      </w:ins>
      <w:r>
        <w:t>g</w:t>
      </w:r>
      <w:del w:id="994" w:author="GoldenCorpusHarness" w:date="2026-03-28T21:57:49Z">
        <w:r>
          <w:delText>nment</w:delText>
        </w:r>
      </w:del>
      <w:r>
        <w:t xml:space="preserve"> of </w:t>
      </w:r>
      <w:del w:id="995" w:author="GoldenCorpusHarness" w:date="2026-03-28T21:57:49Z">
        <w:r>
          <w:delText>Scr</w:delText>
        </w:r>
      </w:del>
      <w:ins w:id="996" w:author="GoldenCorpusHarness" w:date="2026-03-28T21:57:49Z">
        <w:r>
          <w:t>Dos</w:t>
        </w:r>
      </w:ins>
      <w:r>
        <w:t>e</w:t>
      </w:r>
      <w:del w:id="997" w:author="GoldenCorpusHarness" w:date="2026-03-28T21:57:49Z">
        <w:r>
          <w:delText>e</w:delText>
        </w:r>
      </w:del>
      <w:ins w:id="998" w:author="GoldenCorpusHarness" w:date="2026-03-28T21:57:49Z">
        <w:r>
          <w:t xml:space="preserve"> Admi</w:t>
        </w:r>
      </w:ins>
      <w:r>
        <w:t>ni</w:t>
      </w:r>
      <w:ins w:id="999" w:author="GoldenCorpusHarness" w:date="2026-03-28T21:57:49Z">
        <w:r>
          <w:t>stratio</w:t>
        </w:r>
      </w:ins>
      <w:r>
        <w:t>n</w:t>
      </w:r>
      <w:del w:id="1000" w:author="GoldenCorpusHarness" w:date="2026-03-28T21:57:49Z">
        <w:r>
          <w:delText>g Number9</w:delText>
        </w:r>
      </w:del>
      <w:ins w:id="1001" w:author="GoldenCorpusHarness" w:date="2026-03-28T21:57:49Z">
        <w:r>
          <w:t>11</w:t>
        </w:r>
      </w:ins>
      <w:r>
        <w:t>3</w:t>
      </w:r>
    </w:p>
    <w:p ns2:paraId="0B63EE4F" ns2:textId="7ECFF53B" w:rsidR="004F6B15" w:rsidRDefault="004F6B15">
      <w:pPr>
        <w:pStyle w:val="TOC3"/>
        <w:rPr>
          <w:rFonts w:asciiTheme="minorHAnsi" w:eastAsiaTheme="minorEastAsia" w:hAnsiTheme="minorHAnsi" w:cstheme="minorBidi"/>
          <w:noProof/>
          <w:sz w:val="22"/>
          <w:szCs w:val="22"/>
        </w:rPr>
      </w:pPr>
      <w:r>
        <w:t>8.1.</w:t>
      </w:r>
      <w:del w:id="1002" w:author="GoldenCorpusHarness" w:date="2026-03-28T21:57:49Z">
        <w:r>
          <w:delText>7Ass</w:delText>
        </w:r>
      </w:del>
      <w:ins w:id="1003" w:author="GoldenCorpusHarness" w:date="2026-03-28T21:57:49Z">
        <w:r>
          <w:t>8.2Compl</w:t>
        </w:r>
      </w:ins>
      <w:r>
        <w:t>i</w:t>
      </w:r>
      <w:del w:id="1004" w:author="GoldenCorpusHarness" w:date="2026-03-28T21:57:49Z">
        <w:r>
          <w:delText>gnment of Treatment/R</w:delText>
        </w:r>
      </w:del>
      <w:r>
        <w:t>an</w:t>
      </w:r>
      <w:del w:id="1005" w:author="GoldenCorpusHarness" w:date="2026-03-28T21:57:49Z">
        <w:r>
          <w:delText>domization Numb</w:delText>
        </w:r>
      </w:del>
      <w:ins w:id="1006" w:author="GoldenCorpusHarness" w:date="2026-03-28T21:57:49Z">
        <w:r>
          <w:t>c</w:t>
        </w:r>
      </w:ins>
      <w:r>
        <w:t>e</w:t>
      </w:r>
      <w:del w:id="1007" w:author="GoldenCorpusHarness" w:date="2026-03-28T21:57:49Z">
        <w:r>
          <w:delText>r9</w:delText>
        </w:r>
      </w:del>
      <w:ins w:id="1008" w:author="GoldenCorpusHarness" w:date="2026-03-28T21:57:49Z">
        <w:r>
          <w:t>11</w:t>
        </w:r>
      </w:ins>
      <w:r>
        <w:t>3</w:t>
      </w:r>
    </w:p>
    <w:p ns2:paraId="13B9F1A4" ns2:textId="13C4FB5D" w:rsidR="004F6B15" w:rsidRDefault="004F6B15">
      <w:pPr>
        <w:pStyle w:val="TOC3"/>
        <w:rPr>
          <w:rFonts w:asciiTheme="minorHAnsi" w:eastAsiaTheme="minorEastAsia" w:hAnsiTheme="minorHAnsi" w:cstheme="minorBidi"/>
          <w:noProof/>
          <w:sz w:val="22"/>
          <w:szCs w:val="22"/>
        </w:rPr>
      </w:pPr>
      <w:r>
        <w:t>8.1.</w:t>
      </w:r>
      <w:del w:id="1009" w:author="GoldenCorpusHarness" w:date="2026-03-28T21:57:49Z">
        <w:r>
          <w:delText>8Study I</w:delText>
        </w:r>
      </w:del>
      <w:ins w:id="1010" w:author="GoldenCorpusHarness" w:date="2026-03-28T21:57:49Z">
        <w:r>
          <w:t>9Disco</w:t>
        </w:r>
      </w:ins>
      <w:r>
        <w:t>nt</w:t>
      </w:r>
      <w:del w:id="1011" w:author="GoldenCorpusHarness" w:date="2026-03-28T21:57:49Z">
        <w:r>
          <w:delText>erve</w:delText>
        </w:r>
      </w:del>
      <w:ins w:id="1012" w:author="GoldenCorpusHarness" w:date="2026-03-28T21:57:49Z">
        <w:r>
          <w:t>i</w:t>
        </w:r>
      </w:ins>
      <w:r>
        <w:t>n</w:t>
      </w:r>
      <w:ins w:id="1013" w:author="GoldenCorpusHarness" w:date="2026-03-28T21:57:49Z">
        <w:r>
          <w:t>ua</w:t>
        </w:r>
      </w:ins>
      <w:r>
        <w:t xml:space="preserve">tion </w:t>
      </w:r>
      <w:del w:id="1014" w:author="GoldenCorpusHarness" w:date="2026-03-28T21:57:49Z">
        <w:r>
          <w:delText>A</w:delText>
        </w:r>
      </w:del>
      <w:ins w:id="1015" w:author="GoldenCorpusHarness" w:date="2026-03-28T21:57:49Z">
        <w:r>
          <w:t>an</w:t>
        </w:r>
      </w:ins>
      <w:r>
        <w:t>d</w:t>
      </w:r>
      <w:del w:id="1016" w:author="GoldenCorpusHarness" w:date="2026-03-28T21:57:49Z">
        <w:r>
          <w:delText>m</w:delText>
        </w:r>
      </w:del>
      <w:ins w:id="1017" w:author="GoldenCorpusHarness" w:date="2026-03-28T21:57:49Z">
        <w:r>
          <w:t xml:space="preserve"> W</w:t>
        </w:r>
      </w:ins>
      <w:r>
        <w:t>i</w:t>
      </w:r>
      <w:del w:id="1018" w:author="GoldenCorpusHarness" w:date="2026-03-28T21:57:49Z">
        <w:r>
          <w:delText>nis</w:delText>
        </w:r>
      </w:del>
      <w:r>
        <w:t>t</w:t>
      </w:r>
      <w:ins w:id="1019" w:author="GoldenCorpusHarness" w:date="2026-03-28T21:57:49Z">
        <w:r>
          <w:t>hd</w:t>
        </w:r>
      </w:ins>
      <w:r>
        <w:t>ra</w:t>
      </w:r>
      <w:del w:id="1020" w:author="GoldenCorpusHarness" w:date="2026-03-28T21:57:49Z">
        <w:r>
          <w:delText>tion9</w:delText>
        </w:r>
      </w:del>
      <w:ins w:id="1021" w:author="GoldenCorpusHarness" w:date="2026-03-28T21:57:49Z">
        <w:r>
          <w:t>wal11</w:t>
        </w:r>
      </w:ins>
      <w:r>
        <w:t>4</w:t>
      </w:r>
    </w:p>
    <w:p ns2:paraId="5F77E91B" ns2:textId="1EE891C8" w:rsidR="004F6B15" w:rsidRDefault="004F6B15">
      <w:pPr>
        <w:pStyle w:val="TOC4"/>
        <w:rPr>
          <w:rFonts w:asciiTheme="minorHAnsi" w:eastAsiaTheme="minorEastAsia" w:hAnsiTheme="minorHAnsi" w:cstheme="minorBidi"/>
          <w:noProof/>
          <w:sz w:val="22"/>
          <w:szCs w:val="22"/>
        </w:rPr>
      </w:pPr>
      <w:r>
        <w:t>8.1.</w:t>
      </w:r>
      <w:del w:id="1022" w:author="GoldenCorpusHarness" w:date="2026-03-28T21:57:49Z">
        <w:r>
          <w:delText>8.</w:delText>
        </w:r>
      </w:del>
      <w:r>
        <w:t>1</w:t>
      </w:r>
      <w:del w:id="1023" w:author="GoldenCorpusHarness" w:date="2026-03-28T21:57:49Z">
        <w:r>
          <w:delText>T</w:delText>
        </w:r>
      </w:del>
      <w:ins w:id="1024" w:author="GoldenCorpusHarness" w:date="2026-03-28T21:57:49Z">
        <w:r>
          <w:t>0Part</w:t>
        </w:r>
      </w:ins>
      <w:r>
        <w:t>i</w:t>
      </w:r>
      <w:del w:id="1025" w:author="GoldenCorpusHarness" w:date="2026-03-28T21:57:49Z">
        <w:r>
          <w:delText>m</w:delText>
        </w:r>
      </w:del>
      <w:ins w:id="1026" w:author="GoldenCorpusHarness" w:date="2026-03-28T21:57:49Z">
        <w:r>
          <w:t>cipant Blind</w:t>
        </w:r>
      </w:ins>
      <w:r>
        <w:t>ing</w:t>
      </w:r>
      <w:del w:id="1027" w:author="GoldenCorpusHarness" w:date="2026-03-28T21:57:49Z">
        <w:r>
          <w:delText xml:space="preserve"> of Dose Adm</w:delText>
        </w:r>
      </w:del>
      <w:ins w:id="1028" w:author="GoldenCorpusHarness" w:date="2026-03-28T21:57:49Z">
        <w:r>
          <w:t>/Unbl</w:t>
        </w:r>
      </w:ins>
      <w:r>
        <w:t>in</w:t>
      </w:r>
      <w:ins w:id="1029" w:author="GoldenCorpusHarness" w:date="2026-03-28T21:57:49Z">
        <w:r>
          <w:t>d</w:t>
        </w:r>
      </w:ins>
      <w:r>
        <w:t>i</w:t>
      </w:r>
      <w:del w:id="1030" w:author="GoldenCorpusHarness" w:date="2026-03-28T21:57:49Z">
        <w:r>
          <w:delText>stratio</w:delText>
        </w:r>
      </w:del>
      <w:r>
        <w:t>n</w:t>
      </w:r>
      <w:del w:id="1031" w:author="GoldenCorpusHarness" w:date="2026-03-28T21:57:49Z">
        <w:r>
          <w:delText>9</w:delText>
        </w:r>
      </w:del>
      <w:ins w:id="1032" w:author="GoldenCorpusHarness" w:date="2026-03-28T21:57:49Z">
        <w:r>
          <w:t>g11</w:t>
        </w:r>
      </w:ins>
      <w:r>
        <w:t>4</w:t>
      </w:r>
    </w:p>
    <w:p ns2:paraId="1636AA6C" ns2:textId="7A252C74" w:rsidR="004F6B15" w:rsidRDefault="004F6B15">
      <w:pPr>
        <w:pStyle w:val="TOC4"/>
        <w:rPr>
          <w:rFonts w:asciiTheme="minorHAnsi" w:eastAsiaTheme="minorEastAsia" w:hAnsiTheme="minorHAnsi" w:cstheme="minorBidi"/>
          <w:noProof/>
          <w:sz w:val="22"/>
          <w:szCs w:val="22"/>
        </w:rPr>
      </w:pPr>
      <w:r>
        <w:t>8.1.</w:t>
      </w:r>
      <w:del w:id="1033" w:author="GoldenCorpusHarness" w:date="2026-03-28T21:57:49Z">
        <w:r>
          <w:delText>8.2</w:delText>
        </w:r>
      </w:del>
      <w:ins w:id="1034" w:author="GoldenCorpusHarness" w:date="2026-03-28T21:57:49Z">
        <w:r>
          <w:t>11</w:t>
        </w:r>
      </w:ins>
      <w:r>
        <w:t>C</w:t>
      </w:r>
      <w:del w:id="1035" w:author="GoldenCorpusHarness" w:date="2026-03-28T21:57:49Z">
        <w:r>
          <w:delText>omp</w:delText>
        </w:r>
      </w:del>
      <w:ins w:id="1036" w:author="GoldenCorpusHarness" w:date="2026-03-28T21:57:49Z">
        <w:r>
          <w:t>a</w:t>
        </w:r>
      </w:ins>
      <w:r>
        <w:t>li</w:t>
      </w:r>
      <w:ins w:id="1037" w:author="GoldenCorpusHarness" w:date="2026-03-28T21:57:49Z">
        <w:r>
          <w:t>br</w:t>
        </w:r>
      </w:ins>
      <w:r>
        <w:t>a</w:t>
      </w:r>
      <w:ins w:id="1038" w:author="GoldenCorpusHarness" w:date="2026-03-28T21:57:49Z">
        <w:r>
          <w:t>tio</w:t>
        </w:r>
      </w:ins>
      <w:r>
        <w:t>n</w:t>
      </w:r>
      <w:del w:id="1039" w:author="GoldenCorpusHarness" w:date="2026-03-28T21:57:49Z">
        <w:r>
          <w:delText>c</w:delText>
        </w:r>
      </w:del>
      <w:ins w:id="1040" w:author="GoldenCorpusHarness" w:date="2026-03-28T21:57:49Z">
        <w:r>
          <w:t xml:space="preserve"> of Equipm</w:t>
        </w:r>
      </w:ins>
      <w:r>
        <w:t>e</w:t>
      </w:r>
      <w:del w:id="1041" w:author="GoldenCorpusHarness" w:date="2026-03-28T21:57:49Z">
        <w:r>
          <w:delText>94</w:delText>
        </w:r>
      </w:del>
      <w:ins w:id="1042" w:author="GoldenCorpusHarness" w:date="2026-03-28T21:57:49Z">
        <w:r>
          <w:t>nt115</w:t>
        </w:r>
      </w:ins>
    </w:p>
    <w:p ns2:paraId="4A349D24" ns2:textId="2447088C" w:rsidR="004F6B15" w:rsidRDefault="004F6B15">
      <w:pPr>
        <w:pStyle w:val="TOC3"/>
        <w:rPr>
          <w:rFonts w:asciiTheme="minorHAnsi" w:eastAsiaTheme="minorEastAsia" w:hAnsiTheme="minorHAnsi" w:cstheme="minorBidi"/>
          <w:noProof/>
          <w:sz w:val="22"/>
          <w:szCs w:val="22"/>
        </w:rPr>
      </w:pPr>
      <w:r>
        <w:t>8.1.</w:t>
      </w:r>
      <w:del w:id="1043" w:author="GoldenCorpusHarness" w:date="2026-03-28T21:57:49Z">
        <w:r>
          <w:delText>9D</w:delText>
        </w:r>
      </w:del>
      <w:ins w:id="1044" w:author="GoldenCorpusHarness" w:date="2026-03-28T21:57:49Z">
        <w:r>
          <w:t>12Tumor T</w:t>
        </w:r>
      </w:ins>
      <w:r>
        <w:t>is</w:t>
      </w:r>
      <w:del w:id="1045" w:author="GoldenCorpusHarness" w:date="2026-03-28T21:57:49Z">
        <w:r>
          <w:delText>c</w:delText>
        </w:r>
      </w:del>
      <w:ins w:id="1046" w:author="GoldenCorpusHarness" w:date="2026-03-28T21:57:49Z">
        <w:r>
          <w:t>sue f</w:t>
        </w:r>
      </w:ins>
      <w:r>
        <w:t>o</w:t>
      </w:r>
      <w:del w:id="1047" w:author="GoldenCorpusHarness" w:date="2026-03-28T21:57:49Z">
        <w:r>
          <w:delText>n</w:delText>
        </w:r>
      </w:del>
      <w:ins w:id="1048" w:author="GoldenCorpusHarness" w:date="2026-03-28T21:57:49Z">
        <w:r>
          <w:t>r Biomarker S</w:t>
        </w:r>
      </w:ins>
      <w:r>
        <w:t>t</w:t>
      </w:r>
      <w:del w:id="1049" w:author="GoldenCorpusHarness" w:date="2026-03-28T21:57:49Z">
        <w:r>
          <w:delText>inu</w:delText>
        </w:r>
      </w:del>
      <w:r>
        <w:t>at</w:t>
      </w:r>
      <w:del w:id="1050" w:author="GoldenCorpusHarness" w:date="2026-03-28T21:57:49Z">
        <w:r>
          <w:delText>ion and Withdrawal9</w:delText>
        </w:r>
      </w:del>
      <w:ins w:id="1051" w:author="GoldenCorpusHarness" w:date="2026-03-28T21:57:49Z">
        <w:r>
          <w:t>us11</w:t>
        </w:r>
      </w:ins>
      <w:r>
        <w:t>5</w:t>
      </w:r>
    </w:p>
    <w:p ns2:paraId="5F7D58D9" ns2:textId="5F1B81C5" w:rsidR="004F6B15" w:rsidRDefault="004F6B15">
      <w:pPr>
        <w:pStyle w:val="TOC3"/>
        <w:rPr>
          <w:rFonts w:asciiTheme="minorHAnsi" w:eastAsiaTheme="minorEastAsia" w:hAnsiTheme="minorHAnsi" w:cstheme="minorBidi"/>
          <w:noProof/>
          <w:sz w:val="22"/>
          <w:szCs w:val="22"/>
        </w:rPr>
      </w:pPr>
      <w:r>
        <w:t>8.</w:t>
      </w:r>
      <w:del w:id="1052" w:author="GoldenCorpusHarness" w:date="2026-03-28T21:57:49Z">
        <w:r>
          <w:delText>1.10Part</w:delText>
        </w:r>
      </w:del>
      <w:ins w:id="1053" w:author="GoldenCorpusHarness" w:date="2026-03-28T21:57:49Z">
        <w:r>
          <w:t>2Eff</w:t>
        </w:r>
      </w:ins>
      <w:r>
        <w:t>ic</w:t>
      </w:r>
      <w:del w:id="1054" w:author="GoldenCorpusHarness" w:date="2026-03-28T21:57:49Z">
        <w:r>
          <w:delText>ip</w:delText>
        </w:r>
      </w:del>
      <w:r>
        <w:t>a</w:t>
      </w:r>
      <w:ins w:id="1055" w:author="GoldenCorpusHarness" w:date="2026-03-28T21:57:49Z">
        <w:r>
          <w:t>cy Assessme</w:t>
        </w:r>
      </w:ins>
      <w:r>
        <w:t>nt</w:t>
      </w:r>
      <w:del w:id="1056" w:author="GoldenCorpusHarness" w:date="2026-03-28T21:57:49Z">
        <w:r>
          <w:delText xml:space="preserve"> Blinding/Unblinding95</w:delText>
        </w:r>
      </w:del>
      <w:ins w:id="1057" w:author="GoldenCorpusHarness" w:date="2026-03-28T21:57:49Z">
        <w:r>
          <w:t>s116</w:t>
        </w:r>
      </w:ins>
    </w:p>
    <w:p ns2:paraId="66C676D0" ns2:textId="7E676854" w:rsidR="004F6B15" w:rsidRDefault="004F6B15">
      <w:pPr>
        <w:pStyle w:val="TOC3"/>
        <w:rPr>
          <w:rFonts w:asciiTheme="minorHAnsi" w:eastAsiaTheme="minorEastAsia" w:hAnsiTheme="minorHAnsi" w:cstheme="minorBidi"/>
          <w:noProof/>
          <w:sz w:val="22"/>
          <w:szCs w:val="22"/>
        </w:rPr>
      </w:pPr>
      <w:r>
        <w:t>8.</w:t>
      </w:r>
      <w:del w:id="1058" w:author="GoldenCorpusHarness" w:date="2026-03-28T21:57:49Z">
        <w:r>
          <w:delText>1</w:delText>
        </w:r>
      </w:del>
      <w:ins w:id="1059" w:author="GoldenCorpusHarness" w:date="2026-03-28T21:57:49Z">
        <w:r>
          <w:t>2</w:t>
        </w:r>
      </w:ins>
      <w:r>
        <w:t>.1</w:t>
      </w:r>
      <w:del w:id="1060" w:author="GoldenCorpusHarness" w:date="2026-03-28T21:57:49Z">
        <w:r>
          <w:delText>1C</w:delText>
        </w:r>
      </w:del>
      <w:ins w:id="1061" w:author="GoldenCorpusHarness" w:date="2026-03-28T21:57:49Z">
        <w:r>
          <w:t>Tumor Im</w:t>
        </w:r>
      </w:ins>
      <w:r>
        <w:t>a</w:t>
      </w:r>
      <w:del w:id="1062" w:author="GoldenCorpusHarness" w:date="2026-03-28T21:57:49Z">
        <w:r>
          <w:delText>l</w:delText>
        </w:r>
      </w:del>
      <w:ins w:id="1063" w:author="GoldenCorpusHarness" w:date="2026-03-28T21:57:49Z">
        <w:r>
          <w:t>g</w:t>
        </w:r>
      </w:ins>
      <w:r>
        <w:t>i</w:t>
      </w:r>
      <w:del w:id="1064" w:author="GoldenCorpusHarness" w:date="2026-03-28T21:57:49Z">
        <w:r>
          <w:delText>br</w:delText>
        </w:r>
      </w:del>
      <w:ins w:id="1065" w:author="GoldenCorpusHarness" w:date="2026-03-28T21:57:49Z">
        <w:r>
          <w:t xml:space="preserve">ng </w:t>
        </w:r>
      </w:ins>
      <w:r>
        <w:t>a</w:t>
      </w:r>
      <w:ins w:id="1066" w:author="GoldenCorpusHarness" w:date="2026-03-28T21:57:49Z">
        <w:r>
          <w:t>nd Assessmen</w:t>
        </w:r>
      </w:ins>
      <w:r>
        <w:t>t</w:t>
      </w:r>
      <w:del w:id="1067" w:author="GoldenCorpusHarness" w:date="2026-03-28T21:57:49Z">
        <w:r>
          <w:delText>ion</w:delText>
        </w:r>
      </w:del>
      <w:r>
        <w:t xml:space="preserve"> of </w:t>
      </w:r>
      <w:del w:id="1068" w:author="GoldenCorpusHarness" w:date="2026-03-28T21:57:49Z">
        <w:r>
          <w:delText>Equ</w:delText>
        </w:r>
      </w:del>
      <w:ins w:id="1069" w:author="GoldenCorpusHarness" w:date="2026-03-28T21:57:49Z">
        <w:r>
          <w:t>D</w:t>
        </w:r>
      </w:ins>
      <w:r>
        <w:t>i</w:t>
      </w:r>
      <w:del w:id="1070" w:author="GoldenCorpusHarness" w:date="2026-03-28T21:57:49Z">
        <w:r>
          <w:delText>pm</w:delText>
        </w:r>
      </w:del>
      <w:ins w:id="1071" w:author="GoldenCorpusHarness" w:date="2026-03-28T21:57:49Z">
        <w:r>
          <w:t>s</w:t>
        </w:r>
      </w:ins>
      <w:r>
        <w:t>e</w:t>
      </w:r>
      <w:del w:id="1072" w:author="GoldenCorpusHarness" w:date="2026-03-28T21:57:49Z">
        <w:r>
          <w:delText>nt9</w:delText>
        </w:r>
      </w:del>
      <w:ins w:id="1073" w:author="GoldenCorpusHarness" w:date="2026-03-28T21:57:49Z">
        <w:r>
          <w:t>ase11</w:t>
        </w:r>
      </w:ins>
      <w:r>
        <w:t>6</w:t>
      </w:r>
    </w:p>
    <w:p ns2:paraId="66C8FEAC" ns2:textId="6D409B24" w:rsidR="004F6B15" w:rsidRDefault="004F6B15">
      <w:pPr>
        <w:pStyle w:val="TOC3"/>
        <w:rPr>
          <w:rFonts w:asciiTheme="minorHAnsi" w:eastAsiaTheme="minorEastAsia" w:hAnsiTheme="minorHAnsi" w:cstheme="minorBidi"/>
          <w:noProof/>
          <w:sz w:val="22"/>
          <w:szCs w:val="22"/>
        </w:rPr>
      </w:pPr>
      <w:r>
        <w:t>8</w:t>
      </w:r>
      <w:ins w:id="1074" w:author="GoldenCorpusHarness" w:date="2026-03-28T21:57:49Z">
        <w:r>
          <w:t>.2</w:t>
        </w:r>
      </w:ins>
      <w:r>
        <w:t>.1.1</w:t>
      </w:r>
      <w:del w:id="1075" w:author="GoldenCorpusHarness" w:date="2026-03-28T21:57:49Z">
        <w:r>
          <w:delText>2</w:delText>
        </w:r>
      </w:del>
      <w:ins w:id="1076" w:author="GoldenCorpusHarness" w:date="2026-03-28T21:57:49Z">
        <w:r>
          <w:t xml:space="preserve">Initial </w:t>
        </w:r>
      </w:ins>
      <w:r>
        <w:t xml:space="preserve">Tumor </w:t>
      </w:r>
      <w:del w:id="1077" w:author="GoldenCorpusHarness" w:date="2026-03-28T21:57:49Z">
        <w:r>
          <w:delText>Ti</w:delText>
        </w:r>
      </w:del>
      <w:ins w:id="1078" w:author="GoldenCorpusHarness" w:date="2026-03-28T21:57:49Z">
        <w:r>
          <w:t>Scan</w:t>
        </w:r>
      </w:ins>
      <w:r>
        <w:t>s</w:t>
      </w:r>
      <w:del w:id="1079" w:author="GoldenCorpusHarness" w:date="2026-03-28T21:57:49Z">
        <w:r>
          <w:delText>sue for Biomarker Status96</w:delText>
        </w:r>
      </w:del>
      <w:ins w:id="1080" w:author="GoldenCorpusHarness" w:date="2026-03-28T21:57:49Z">
        <w:r>
          <w:t>117</w:t>
        </w:r>
      </w:ins>
    </w:p>
    <w:p ns2:paraId="47DF0904" ns2:textId="4A772548" w:rsidR="004F6B15" w:rsidRDefault="004F6B15">
      <w:pPr>
        <w:pStyle w:val="TOC2"/>
        <w:rPr>
          <w:rFonts w:asciiTheme="minorHAnsi" w:eastAsiaTheme="minorEastAsia" w:hAnsiTheme="minorHAnsi" w:cstheme="minorBidi"/>
          <w:b w:val="0"/>
          <w:noProof/>
          <w:sz w:val="22"/>
          <w:szCs w:val="22"/>
        </w:rPr>
      </w:pPr>
      <w:r>
        <w:t>8.2</w:t>
      </w:r>
      <w:del w:id="1081" w:author="GoldenCorpusHarness" w:date="2026-03-28T21:57:49Z">
        <w:r>
          <w:delText>Effi</w:delText>
        </w:r>
      </w:del>
      <w:ins w:id="1082" w:author="GoldenCorpusHarness" w:date="2026-03-28T21:57:49Z">
        <w:r>
          <w:t>.1.2Tumor S</w:t>
        </w:r>
      </w:ins>
      <w:r>
        <w:t>ca</w:t>
      </w:r>
      <w:del w:id="1083" w:author="GoldenCorpusHarness" w:date="2026-03-28T21:57:49Z">
        <w:r>
          <w:delText>c</w:delText>
        </w:r>
      </w:del>
      <w:ins w:id="1084" w:author="GoldenCorpusHarness" w:date="2026-03-28T21:57:49Z">
        <w:r>
          <w:t>ns During the Stud</w:t>
        </w:r>
      </w:ins>
      <w:r>
        <w:t>y</w:t>
      </w:r>
      <w:del w:id="1085" w:author="GoldenCorpusHarness" w:date="2026-03-28T21:57:49Z">
        <w:r>
          <w:delText xml:space="preserve"> Assessments96</w:delText>
        </w:r>
      </w:del>
      <w:ins w:id="1086" w:author="GoldenCorpusHarness" w:date="2026-03-28T21:57:49Z">
        <w:r>
          <w:t>117</w:t>
        </w:r>
      </w:ins>
    </w:p>
    <w:p ns2:paraId="5269B3F2" ns2:textId="7C70FC79" w:rsidR="004F6B15" w:rsidRDefault="004F6B15">
      <w:pPr>
        <w:pStyle w:val="TOC3"/>
        <w:rPr>
          <w:rFonts w:asciiTheme="minorHAnsi" w:eastAsiaTheme="minorEastAsia" w:hAnsiTheme="minorHAnsi" w:cstheme="minorBidi"/>
          <w:noProof/>
          <w:sz w:val="22"/>
          <w:szCs w:val="22"/>
        </w:rPr>
      </w:pPr>
      <w:r>
        <w:t>8.2.1</w:t>
      </w:r>
      <w:ins w:id="1087" w:author="GoldenCorpusHarness" w:date="2026-03-28T21:57:49Z">
        <w:r>
          <w:t xml:space="preserve">.3End-of-treatment and Follow-up </w:t>
        </w:r>
      </w:ins>
      <w:r>
        <w:t xml:space="preserve">Tumor </w:t>
      </w:r>
      <w:del w:id="1088" w:author="GoldenCorpusHarness" w:date="2026-03-28T21:57:49Z">
        <w:r>
          <w:delText xml:space="preserve">Imaging </w:delText>
        </w:r>
      </w:del>
      <w:ins w:id="1089" w:author="GoldenCorpusHarness" w:date="2026-03-28T21:57:49Z">
        <w:r>
          <w:t>Sc</w:t>
        </w:r>
      </w:ins>
      <w:r>
        <w:t>an</w:t>
      </w:r>
      <w:del w:id="1090" w:author="GoldenCorpusHarness" w:date="2026-03-28T21:57:49Z">
        <w:r>
          <w:delText>d A</w:delText>
        </w:r>
      </w:del>
      <w:r>
        <w:t>s</w:t>
      </w:r>
      <w:del w:id="1091" w:author="GoldenCorpusHarness" w:date="2026-03-28T21:57:49Z">
        <w:r>
          <w:delText>sessment of Disease96</w:delText>
        </w:r>
      </w:del>
      <w:ins w:id="1092" w:author="GoldenCorpusHarness" w:date="2026-03-28T21:57:49Z">
        <w:r>
          <w:t>118</w:t>
        </w:r>
      </w:ins>
    </w:p>
    <w:p ns2:paraId="3C292E6B" ns2:textId="33D4B33C" w:rsidR="004F6B15" w:rsidRDefault="004F6B15">
      <w:pPr>
        <w:pStyle w:val="TOC4"/>
        <w:rPr>
          <w:rFonts w:asciiTheme="minorHAnsi" w:eastAsiaTheme="minorEastAsia" w:hAnsiTheme="minorHAnsi" w:cstheme="minorBidi"/>
          <w:noProof/>
          <w:sz w:val="22"/>
          <w:szCs w:val="22"/>
        </w:rPr>
      </w:pPr>
      <w:r>
        <w:t>8.2.1.</w:t>
      </w:r>
      <w:del w:id="1093" w:author="GoldenCorpusHarness" w:date="2026-03-28T21:57:49Z">
        <w:r>
          <w:delText>1I</w:delText>
        </w:r>
      </w:del>
      <w:ins w:id="1094" w:author="GoldenCorpusHarness" w:date="2026-03-28T21:57:49Z">
        <w:r>
          <w:t>4Seco</w:t>
        </w:r>
      </w:ins>
      <w:r>
        <w:t>n</w:t>
      </w:r>
      <w:del w:id="1095" w:author="GoldenCorpusHarness" w:date="2026-03-28T21:57:49Z">
        <w:r>
          <w:delText>i</w:delText>
        </w:r>
      </w:del>
      <w:ins w:id="1096" w:author="GoldenCorpusHarness" w:date="2026-03-28T21:57:49Z">
        <w:r>
          <w:t>d Course (Re</w:t>
        </w:r>
      </w:ins>
      <w:r>
        <w:t>t</w:t>
      </w:r>
      <w:del w:id="1097" w:author="GoldenCorpusHarness" w:date="2026-03-28T21:57:49Z">
        <w:r>
          <w:delText>i</w:delText>
        </w:r>
      </w:del>
      <w:ins w:id="1098" w:author="GoldenCorpusHarness" w:date="2026-03-28T21:57:49Z">
        <w:r>
          <w:t>re</w:t>
        </w:r>
      </w:ins>
      <w:r>
        <w:t>a</w:t>
      </w:r>
      <w:del w:id="1099" w:author="GoldenCorpusHarness" w:date="2026-03-28T21:57:49Z">
        <w:r>
          <w:delText>l</w:delText>
        </w:r>
      </w:del>
      <w:ins w:id="1100" w:author="GoldenCorpusHarness" w:date="2026-03-28T21:57:49Z">
        <w:r>
          <w:t>tment)</w:t>
        </w:r>
      </w:ins>
      <w:r>
        <w:t xml:space="preserve"> Tumor </w:t>
      </w:r>
      <w:del w:id="1101" w:author="GoldenCorpusHarness" w:date="2026-03-28T21:57:49Z">
        <w:r>
          <w:delText>Im</w:delText>
        </w:r>
      </w:del>
      <w:ins w:id="1102" w:author="GoldenCorpusHarness" w:date="2026-03-28T21:57:49Z">
        <w:r>
          <w:t>Sc</w:t>
        </w:r>
      </w:ins>
      <w:r>
        <w:t>a</w:t>
      </w:r>
      <w:del w:id="1103" w:author="GoldenCorpusHarness" w:date="2026-03-28T21:57:49Z">
        <w:r>
          <w:delText>gi</w:delText>
        </w:r>
      </w:del>
      <w:r>
        <w:t>n</w:t>
      </w:r>
      <w:del w:id="1104" w:author="GoldenCorpusHarness" w:date="2026-03-28T21:57:49Z">
        <w:r>
          <w:delText>g97</w:delText>
        </w:r>
      </w:del>
      <w:ins w:id="1105" w:author="GoldenCorpusHarness" w:date="2026-03-28T21:57:49Z">
        <w:r>
          <w:t>s118</w:t>
        </w:r>
      </w:ins>
    </w:p>
    <w:p ns2:paraId="12E6A11B" ns2:textId="77C3FDC5" w:rsidR="004F6B15" w:rsidRDefault="004F6B15">
      <w:pPr>
        <w:pStyle w:val="TOC4"/>
        <w:rPr>
          <w:rFonts w:asciiTheme="minorHAnsi" w:eastAsiaTheme="minorEastAsia" w:hAnsiTheme="minorHAnsi" w:cstheme="minorBidi"/>
          <w:noProof/>
          <w:sz w:val="22"/>
          <w:szCs w:val="22"/>
        </w:rPr>
      </w:pPr>
      <w:r>
        <w:t>8.2.1.</w:t>
      </w:r>
      <w:del w:id="1106" w:author="GoldenCorpusHarness" w:date="2026-03-28T21:57:49Z">
        <w:r>
          <w:delText>2</w:delText>
        </w:r>
      </w:del>
      <w:ins w:id="1107" w:author="GoldenCorpusHarness" w:date="2026-03-28T21:57:49Z">
        <w:r>
          <w:t>5RECIS</w:t>
        </w:r>
      </w:ins>
      <w:r>
        <w:t>T</w:t>
      </w:r>
      <w:del w:id="1108" w:author="GoldenCorpusHarness" w:date="2026-03-28T21:57:49Z">
        <w:r>
          <w:delText>u</w:delText>
        </w:r>
      </w:del>
      <w:ins w:id="1109" w:author="GoldenCorpusHarness" w:date="2026-03-28T21:57:49Z">
        <w:r>
          <w:t xml:space="preserve"> 1.1 Assess</w:t>
        </w:r>
      </w:ins>
      <w:r>
        <w:t>m</w:t>
      </w:r>
      <w:ins w:id="1110" w:author="GoldenCorpusHarness" w:date="2026-03-28T21:57:49Z">
        <w:r>
          <w:t xml:space="preserve">ent </w:t>
        </w:r>
      </w:ins>
      <w:r>
        <w:t>o</w:t>
      </w:r>
      <w:del w:id="1111" w:author="GoldenCorpusHarness" w:date="2026-03-28T21:57:49Z">
        <w:r>
          <w:delText>r Imaging</w:delText>
        </w:r>
      </w:del>
      <w:ins w:id="1112" w:author="GoldenCorpusHarness" w:date="2026-03-28T21:57:49Z">
        <w:r>
          <w:t>f</w:t>
        </w:r>
      </w:ins>
      <w:r>
        <w:t xml:space="preserve"> D</w:t>
      </w:r>
      <w:del w:id="1113" w:author="GoldenCorpusHarness" w:date="2026-03-28T21:57:49Z">
        <w:r>
          <w:delText>ur</w:delText>
        </w:r>
      </w:del>
      <w:r>
        <w:t>i</w:t>
      </w:r>
      <w:del w:id="1114" w:author="GoldenCorpusHarness" w:date="2026-03-28T21:57:49Z">
        <w:r>
          <w:delText>ng th</w:delText>
        </w:r>
      </w:del>
      <w:ins w:id="1115" w:author="GoldenCorpusHarness" w:date="2026-03-28T21:57:49Z">
        <w:r>
          <w:t>s</w:t>
        </w:r>
      </w:ins>
      <w:r>
        <w:t>e</w:t>
      </w:r>
      <w:del w:id="1116" w:author="GoldenCorpusHarness" w:date="2026-03-28T21:57:49Z">
        <w:r>
          <w:delText xml:space="preserve"> Study</w:delText>
        </w:r>
      </w:del>
      <w:ins w:id="1117" w:author="GoldenCorpusHarness" w:date="2026-03-28T21:57:49Z">
        <w:r>
          <w:t>ase11</w:t>
        </w:r>
      </w:ins>
      <w:r>
        <w:t>9</w:t>
      </w:r>
      <w:del w:id="1118" w:author="GoldenCorpusHarness" w:date="2026-03-28T21:57:49Z">
        <w:r>
          <w:delText>8</w:delText>
        </w:r>
      </w:del>
    </w:p>
    <w:p ns2:paraId="34BF414E" ns2:textId="477B3F03" w:rsidR="004F6B15" w:rsidRDefault="004F6B15">
      <w:pPr>
        <w:pStyle w:val="TOC4"/>
        <w:rPr>
          <w:rFonts w:asciiTheme="minorHAnsi" w:eastAsiaTheme="minorEastAsia" w:hAnsiTheme="minorHAnsi" w:cstheme="minorBidi"/>
          <w:noProof/>
          <w:sz w:val="22"/>
          <w:szCs w:val="22"/>
        </w:rPr>
      </w:pPr>
      <w:r>
        <w:t>8.2.</w:t>
      </w:r>
      <w:del w:id="1119" w:author="GoldenCorpusHarness" w:date="2026-03-28T21:57:49Z">
        <w:r>
          <w:delText>1.3End-of-Tre</w:delText>
        </w:r>
      </w:del>
      <w:ins w:id="1120" w:author="GoldenCorpusHarness" w:date="2026-03-28T21:57:49Z">
        <w:r>
          <w:t>2P</w:t>
        </w:r>
      </w:ins>
      <w:r>
        <w:t>at</w:t>
      </w:r>
      <w:del w:id="1121" w:author="GoldenCorpusHarness" w:date="2026-03-28T21:57:49Z">
        <w:r>
          <w:delText>m</w:delText>
        </w:r>
      </w:del>
      <w:ins w:id="1122" w:author="GoldenCorpusHarness" w:date="2026-03-28T21:57:49Z">
        <w:r>
          <w:t>i</w:t>
        </w:r>
      </w:ins>
      <w:r>
        <w:t>ent</w:t>
      </w:r>
      <w:del w:id="1123" w:author="GoldenCorpusHarness" w:date="2026-03-28T21:57:49Z">
        <w:r>
          <w:delText xml:space="preserve"> an</w:delText>
        </w:r>
      </w:del>
      <w:ins w:id="1124" w:author="GoldenCorpusHarness" w:date="2026-03-28T21:57:49Z">
        <w:r>
          <w:t>-reporte</w:t>
        </w:r>
      </w:ins>
      <w:r>
        <w:t xml:space="preserve">d </w:t>
      </w:r>
      <w:del w:id="1125" w:author="GoldenCorpusHarness" w:date="2026-03-28T21:57:49Z">
        <w:r>
          <w:delText>F</w:delText>
        </w:r>
      </w:del>
      <w:ins w:id="1126" w:author="GoldenCorpusHarness" w:date="2026-03-28T21:57:49Z">
        <w:r>
          <w:t>Outc</w:t>
        </w:r>
      </w:ins>
      <w:r>
        <w:t>o</w:t>
      </w:r>
      <w:del w:id="1127" w:author="GoldenCorpusHarness" w:date="2026-03-28T21:57:49Z">
        <w:r>
          <w:delText>llow-up Tu</w:delText>
        </w:r>
      </w:del>
      <w:r>
        <w:t>m</w:t>
      </w:r>
      <w:del w:id="1128" w:author="GoldenCorpusHarness" w:date="2026-03-28T21:57:49Z">
        <w:r>
          <w:delText>or Imaging98</w:delText>
        </w:r>
      </w:del>
      <w:ins w:id="1129" w:author="GoldenCorpusHarness" w:date="2026-03-28T21:57:49Z">
        <w:r>
          <w:t>es121</w:t>
        </w:r>
      </w:ins>
    </w:p>
    <w:p ns2:paraId="28392587" ns2:textId="099F8C17" w:rsidR="004F6B15" w:rsidRDefault="004F6B15">
      <w:pPr>
        <w:pStyle w:val="TOC4"/>
        <w:rPr>
          <w:rFonts w:asciiTheme="minorHAnsi" w:eastAsiaTheme="minorEastAsia" w:hAnsiTheme="minorHAnsi" w:cstheme="minorBidi"/>
          <w:noProof/>
          <w:sz w:val="22"/>
          <w:szCs w:val="22"/>
        </w:rPr>
      </w:pPr>
      <w:r>
        <w:t>8.</w:t>
      </w:r>
      <w:del w:id="1130" w:author="GoldenCorpusHarness" w:date="2026-03-28T21:57:49Z">
        <w:r>
          <w:delText>2.1.4</w:delText>
        </w:r>
      </w:del>
      <w:ins w:id="1131" w:author="GoldenCorpusHarness" w:date="2026-03-28T21:57:49Z">
        <w:r>
          <w:t>3</w:t>
        </w:r>
      </w:ins>
      <w:r>
        <w:t>S</w:t>
      </w:r>
      <w:ins w:id="1132" w:author="GoldenCorpusHarness" w:date="2026-03-28T21:57:49Z">
        <w:r>
          <w:t>af</w:t>
        </w:r>
      </w:ins>
      <w:r>
        <w:t>e</w:t>
      </w:r>
      <w:del w:id="1133" w:author="GoldenCorpusHarness" w:date="2026-03-28T21:57:49Z">
        <w:r>
          <w:delText>cond</w:delText>
        </w:r>
      </w:del>
      <w:ins w:id="1134" w:author="GoldenCorpusHarness" w:date="2026-03-28T21:57:49Z">
        <w:r>
          <w:t>ty</w:t>
        </w:r>
      </w:ins>
      <w:r>
        <w:t xml:space="preserve"> </w:t>
      </w:r>
      <w:del w:id="1135" w:author="GoldenCorpusHarness" w:date="2026-03-28T21:57:49Z">
        <w:r>
          <w:delText>Cour</w:delText>
        </w:r>
      </w:del>
      <w:ins w:id="1136" w:author="GoldenCorpusHarness" w:date="2026-03-28T21:57:49Z">
        <w:r>
          <w:t>As</w:t>
        </w:r>
      </w:ins>
      <w:r>
        <w:t>se</w:t>
      </w:r>
      <w:del w:id="1137" w:author="GoldenCorpusHarness" w:date="2026-03-28T21:57:49Z">
        <w:r>
          <w:delText xml:space="preserve"> (Retreat</w:delText>
        </w:r>
      </w:del>
      <w:ins w:id="1138" w:author="GoldenCorpusHarness" w:date="2026-03-28T21:57:49Z">
        <w:r>
          <w:t>ss</w:t>
        </w:r>
      </w:ins>
      <w:r>
        <w:t>ment</w:t>
      </w:r>
      <w:del w:id="1139" w:author="GoldenCorpusHarness" w:date="2026-03-28T21:57:49Z">
        <w:r>
          <w:delText>) Tumor Imaging99</w:delText>
        </w:r>
      </w:del>
      <w:ins w:id="1140" w:author="GoldenCorpusHarness" w:date="2026-03-28T21:57:49Z">
        <w:r>
          <w:t>s121</w:t>
        </w:r>
      </w:ins>
    </w:p>
    <w:p ns2:paraId="33617DDE" ns2:textId="21740233" w:rsidR="004F6B15" w:rsidRDefault="004F6B15">
      <w:pPr>
        <w:pStyle w:val="TOC4"/>
        <w:rPr>
          <w:rFonts w:asciiTheme="minorHAnsi" w:eastAsiaTheme="minorEastAsia" w:hAnsiTheme="minorHAnsi" w:cstheme="minorBidi"/>
          <w:noProof/>
          <w:sz w:val="22"/>
          <w:szCs w:val="22"/>
        </w:rPr>
      </w:pPr>
      <w:r>
        <w:t>8.</w:t>
      </w:r>
      <w:del w:id="1141" w:author="GoldenCorpusHarness" w:date="2026-03-28T21:57:49Z">
        <w:r>
          <w:delText>2</w:delText>
        </w:r>
      </w:del>
      <w:ins w:id="1142" w:author="GoldenCorpusHarness" w:date="2026-03-28T21:57:49Z">
        <w:r>
          <w:t>3</w:t>
        </w:r>
      </w:ins>
      <w:r>
        <w:t>.1</w:t>
      </w:r>
      <w:del w:id="1143" w:author="GoldenCorpusHarness" w:date="2026-03-28T21:57:49Z">
        <w:r>
          <w:delText>.5R</w:delText>
        </w:r>
      </w:del>
      <w:ins w:id="1144" w:author="GoldenCorpusHarness" w:date="2026-03-28T21:57:49Z">
        <w:r>
          <w:t xml:space="preserve">Physical </w:t>
        </w:r>
      </w:ins>
      <w:r>
        <w:t>E</w:t>
      </w:r>
      <w:del w:id="1145" w:author="GoldenCorpusHarness" w:date="2026-03-28T21:57:49Z">
        <w:r>
          <w:delText xml:space="preserve">CIST </w:delText>
        </w:r>
      </w:del>
      <w:ins w:id="1146" w:author="GoldenCorpusHarness" w:date="2026-03-28T21:57:49Z">
        <w:r>
          <w:t>xaminations</w:t>
        </w:r>
      </w:ins>
      <w:r>
        <w:t>1</w:t>
      </w:r>
      <w:del w:id="1147" w:author="GoldenCorpusHarness" w:date="2026-03-28T21:57:49Z">
        <w:r>
          <w:delText>.</w:delText>
        </w:r>
      </w:del>
      <w:ins w:id="1148" w:author="GoldenCorpusHarness" w:date="2026-03-28T21:57:49Z">
        <w:r>
          <w:t>2</w:t>
        </w:r>
      </w:ins>
      <w:r>
        <w:t>1</w:t>
      </w:r>
      <w:del w:id="1149" w:author="GoldenCorpusHarness" w:date="2026-03-28T21:57:49Z">
        <w:r>
          <w:delText xml:space="preserve"> Assessment of Disease99</w:delText>
        </w:r>
      </w:del>
    </w:p>
    <w:p ns2:paraId="3E266E9D" ns2:textId="6268EFFC" w:rsidR="004F6B15" w:rsidRDefault="004F6B15">
      <w:pPr>
        <w:pStyle w:val="TOC3"/>
        <w:rPr>
          <w:rFonts w:asciiTheme="minorHAnsi" w:eastAsiaTheme="minorEastAsia" w:hAnsiTheme="minorHAnsi" w:cstheme="minorBidi"/>
          <w:noProof/>
          <w:sz w:val="22"/>
          <w:szCs w:val="22"/>
        </w:rPr>
      </w:pPr>
      <w:r>
        <w:t>8.</w:t>
      </w:r>
      <w:del w:id="1150" w:author="GoldenCorpusHarness" w:date="2026-03-28T21:57:49Z">
        <w:r>
          <w:delText>2</w:delText>
        </w:r>
      </w:del>
      <w:ins w:id="1151" w:author="GoldenCorpusHarness" w:date="2026-03-28T21:57:49Z">
        <w:r>
          <w:t>3</w:t>
        </w:r>
      </w:ins>
      <w:r>
        <w:t>.</w:t>
      </w:r>
      <w:del w:id="1152" w:author="GoldenCorpusHarness" w:date="2026-03-28T21:57:49Z">
        <w:r>
          <w:delText>2</w:delText>
        </w:r>
      </w:del>
      <w:ins w:id="1153" w:author="GoldenCorpusHarness" w:date="2026-03-28T21:57:49Z">
        <w:r>
          <w:t xml:space="preserve">1.1Full </w:t>
        </w:r>
      </w:ins>
      <w:r>
        <w:t>P</w:t>
      </w:r>
      <w:ins w:id="1154" w:author="GoldenCorpusHarness" w:date="2026-03-28T21:57:49Z">
        <w:r>
          <w:t>hysical Examin</w:t>
        </w:r>
      </w:ins>
      <w:r>
        <w:t>ati</w:t>
      </w:r>
      <w:del w:id="1155" w:author="GoldenCorpusHarness" w:date="2026-03-28T21:57:49Z">
        <w:r>
          <w:delText>e</w:delText>
        </w:r>
      </w:del>
      <w:ins w:id="1156" w:author="GoldenCorpusHarness" w:date="2026-03-28T21:57:49Z">
        <w:r>
          <w:t>o</w:t>
        </w:r>
      </w:ins>
      <w:r>
        <w:t>n</w:t>
      </w:r>
      <w:del w:id="1157" w:author="GoldenCorpusHarness" w:date="2026-03-28T21:57:49Z">
        <w:r>
          <w:delText>t-reported Outcomes</w:delText>
        </w:r>
      </w:del>
      <w:r>
        <w:t>1</w:t>
      </w:r>
      <w:del w:id="1158" w:author="GoldenCorpusHarness" w:date="2026-03-28T21:57:49Z">
        <w:r>
          <w:delText>01</w:delText>
        </w:r>
      </w:del>
      <w:ins w:id="1159" w:author="GoldenCorpusHarness" w:date="2026-03-28T21:57:49Z">
        <w:r>
          <w:t>22</w:t>
        </w:r>
      </w:ins>
    </w:p>
    <w:p ns2:paraId="636E4304" ns2:textId="100A7BF7" w:rsidR="004F6B15" w:rsidRDefault="004F6B15">
      <w:pPr>
        <w:pStyle w:val="TOC2"/>
        <w:rPr>
          <w:rFonts w:asciiTheme="minorHAnsi" w:eastAsiaTheme="minorEastAsia" w:hAnsiTheme="minorHAnsi" w:cstheme="minorBidi"/>
          <w:b w:val="0"/>
          <w:noProof/>
          <w:sz w:val="22"/>
          <w:szCs w:val="22"/>
        </w:rPr>
      </w:pPr>
      <w:r>
        <w:t>8.3</w:t>
      </w:r>
      <w:del w:id="1160" w:author="GoldenCorpusHarness" w:date="2026-03-28T21:57:49Z">
        <w:r>
          <w:delText>S</w:delText>
        </w:r>
      </w:del>
      <w:ins w:id="1161" w:author="GoldenCorpusHarness" w:date="2026-03-28T21:57:49Z">
        <w:r>
          <w:t>.1.2Directed Physic</w:t>
        </w:r>
      </w:ins>
      <w:r>
        <w:t>a</w:t>
      </w:r>
      <w:del w:id="1162" w:author="GoldenCorpusHarness" w:date="2026-03-28T21:57:49Z">
        <w:r>
          <w:delText>fe</w:delText>
        </w:r>
      </w:del>
      <w:ins w:id="1163" w:author="GoldenCorpusHarness" w:date="2026-03-28T21:57:49Z">
        <w:r>
          <w:t>l Examina</w:t>
        </w:r>
      </w:ins>
      <w:r>
        <w:t>t</w:t>
      </w:r>
      <w:del w:id="1164" w:author="GoldenCorpusHarness" w:date="2026-03-28T21:57:49Z">
        <w:r>
          <w:delText>y Assessme</w:delText>
        </w:r>
      </w:del>
      <w:ins w:id="1165" w:author="GoldenCorpusHarness" w:date="2026-03-28T21:57:49Z">
        <w:r>
          <w:t>io</w:t>
        </w:r>
      </w:ins>
      <w:r>
        <w:t>n</w:t>
      </w:r>
      <w:del w:id="1166" w:author="GoldenCorpusHarness" w:date="2026-03-28T21:57:49Z">
        <w:r>
          <w:delText>ts</w:delText>
        </w:r>
      </w:del>
      <w:r>
        <w:t>1</w:t>
      </w:r>
      <w:del w:id="1167" w:author="GoldenCorpusHarness" w:date="2026-03-28T21:57:49Z">
        <w:r>
          <w:delText>0</w:delText>
        </w:r>
      </w:del>
      <w:r>
        <w:t>2</w:t>
      </w:r>
      <w:ins w:id="1168" w:author="GoldenCorpusHarness" w:date="2026-03-28T21:57:49Z">
        <w:r>
          <w:t>2</w:t>
        </w:r>
      </w:ins>
    </w:p>
    <w:p ns2:paraId="180DE352" ns2:textId="7757D0EC" w:rsidR="004F6B15" w:rsidRDefault="004F6B15">
      <w:pPr>
        <w:pStyle w:val="TOC3"/>
        <w:rPr>
          <w:rFonts w:asciiTheme="minorHAnsi" w:eastAsiaTheme="minorEastAsia" w:hAnsiTheme="minorHAnsi" w:cstheme="minorBidi"/>
          <w:noProof/>
          <w:sz w:val="22"/>
          <w:szCs w:val="22"/>
        </w:rPr>
      </w:pPr>
      <w:r>
        <w:t>8.3.</w:t>
      </w:r>
      <w:del w:id="1169" w:author="GoldenCorpusHarness" w:date="2026-03-28T21:57:49Z">
        <w:r>
          <w:delText>1Phys</w:delText>
        </w:r>
      </w:del>
      <w:ins w:id="1170" w:author="GoldenCorpusHarness" w:date="2026-03-28T21:57:49Z">
        <w:r>
          <w:t>2V</w:t>
        </w:r>
      </w:ins>
      <w:r>
        <w:t>i</w:t>
      </w:r>
      <w:del w:id="1171" w:author="GoldenCorpusHarness" w:date="2026-03-28T21:57:49Z">
        <w:r>
          <w:delText>c</w:delText>
        </w:r>
      </w:del>
      <w:ins w:id="1172" w:author="GoldenCorpusHarness" w:date="2026-03-28T21:57:49Z">
        <w:r>
          <w:t>t</w:t>
        </w:r>
      </w:ins>
      <w:r>
        <w:t xml:space="preserve">al </w:t>
      </w:r>
      <w:del w:id="1173" w:author="GoldenCorpusHarness" w:date="2026-03-28T21:57:49Z">
        <w:r>
          <w:delText>Exam</w:delText>
        </w:r>
      </w:del>
      <w:ins w:id="1174" w:author="GoldenCorpusHarness" w:date="2026-03-28T21:57:49Z">
        <w:r>
          <w:t>S</w:t>
        </w:r>
      </w:ins>
      <w:r>
        <w:t>i</w:t>
      </w:r>
      <w:del w:id="1175" w:author="GoldenCorpusHarness" w:date="2026-03-28T21:57:49Z">
        <w:r>
          <w:delText>natio</w:delText>
        </w:r>
      </w:del>
      <w:ins w:id="1176" w:author="GoldenCorpusHarness" w:date="2026-03-28T21:57:49Z">
        <w:r>
          <w:t>g</w:t>
        </w:r>
      </w:ins>
      <w:r>
        <w:t>ns1</w:t>
      </w:r>
      <w:del w:id="1177" w:author="GoldenCorpusHarness" w:date="2026-03-28T21:57:49Z">
        <w:r>
          <w:delText>0</w:delText>
        </w:r>
      </w:del>
      <w:r>
        <w:t>2</w:t>
      </w:r>
      <w:ins w:id="1178" w:author="GoldenCorpusHarness" w:date="2026-03-28T21:57:49Z">
        <w:r>
          <w:t>2</w:t>
        </w:r>
      </w:ins>
    </w:p>
    <w:p ns2:paraId="67D685B9" ns2:textId="62076273" w:rsidR="004F6B15" w:rsidRDefault="004F6B15">
      <w:pPr>
        <w:pStyle w:val="TOC4"/>
        <w:rPr>
          <w:rFonts w:asciiTheme="minorHAnsi" w:eastAsiaTheme="minorEastAsia" w:hAnsiTheme="minorHAnsi" w:cstheme="minorBidi"/>
          <w:noProof/>
          <w:sz w:val="22"/>
          <w:szCs w:val="22"/>
        </w:rPr>
      </w:pPr>
      <w:r>
        <w:t>8.3.</w:t>
      </w:r>
      <w:del w:id="1179" w:author="GoldenCorpusHarness" w:date="2026-03-28T21:57:49Z">
        <w:r>
          <w:delText>1.1Fu</w:delText>
        </w:r>
      </w:del>
      <w:ins w:id="1180" w:author="GoldenCorpusHarness" w:date="2026-03-28T21:57:49Z">
        <w:r>
          <w:t>3E</w:t>
        </w:r>
      </w:ins>
      <w:r>
        <w:t>l</w:t>
      </w:r>
      <w:del w:id="1181" w:author="GoldenCorpusHarness" w:date="2026-03-28T21:57:49Z">
        <w:r>
          <w:delText>l Physi</w:delText>
        </w:r>
      </w:del>
      <w:ins w:id="1182" w:author="GoldenCorpusHarness" w:date="2026-03-28T21:57:49Z">
        <w:r>
          <w:t>ectro</w:t>
        </w:r>
      </w:ins>
      <w:r>
        <w:t>ca</w:t>
      </w:r>
      <w:del w:id="1183" w:author="GoldenCorpusHarness" w:date="2026-03-28T21:57:49Z">
        <w:r>
          <w:delText>l Ex</w:delText>
        </w:r>
      </w:del>
      <w:ins w:id="1184" w:author="GoldenCorpusHarness" w:date="2026-03-28T21:57:49Z">
        <w:r>
          <w:t>rdiogr</w:t>
        </w:r>
      </w:ins>
      <w:r>
        <w:t>am</w:t>
      </w:r>
      <w:del w:id="1185" w:author="GoldenCorpusHarness" w:date="2026-03-28T21:57:49Z">
        <w:r>
          <w:delText>ination</w:delText>
        </w:r>
      </w:del>
      <w:ins w:id="1186" w:author="GoldenCorpusHarness" w:date="2026-03-28T21:57:49Z">
        <w:r>
          <w:t>s</w:t>
        </w:r>
      </w:ins>
      <w:r>
        <w:t>1</w:t>
      </w:r>
      <w:del w:id="1187" w:author="GoldenCorpusHarness" w:date="2026-03-28T21:57:49Z">
        <w:r>
          <w:delText>0</w:delText>
        </w:r>
      </w:del>
      <w:r>
        <w:t>2</w:t>
      </w:r>
      <w:ins w:id="1188" w:author="GoldenCorpusHarness" w:date="2026-03-28T21:57:49Z">
        <w:r>
          <w:t>3</w:t>
        </w:r>
      </w:ins>
    </w:p>
    <w:p ns2:paraId="2BD4E83E" ns2:textId="78CB6A3C" w:rsidR="004F6B15" w:rsidRDefault="004F6B15">
      <w:pPr>
        <w:pStyle w:val="TOC4"/>
        <w:rPr>
          <w:rFonts w:asciiTheme="minorHAnsi" w:eastAsiaTheme="minorEastAsia" w:hAnsiTheme="minorHAnsi" w:cstheme="minorBidi"/>
          <w:noProof/>
          <w:sz w:val="22"/>
          <w:szCs w:val="22"/>
        </w:rPr>
      </w:pPr>
      <w:r>
        <w:t>8.3.</w:t>
      </w:r>
      <w:del w:id="1189" w:author="GoldenCorpusHarness" w:date="2026-03-28T21:57:49Z">
        <w:r>
          <w:delText>1.2D</w:delText>
        </w:r>
      </w:del>
      <w:ins w:id="1190" w:author="GoldenCorpusHarness" w:date="2026-03-28T21:57:49Z">
        <w:r>
          <w:t>4Echocard</w:t>
        </w:r>
      </w:ins>
      <w:r>
        <w:t>i</w:t>
      </w:r>
      <w:ins w:id="1191" w:author="GoldenCorpusHarness" w:date="2026-03-28T21:57:49Z">
        <w:r>
          <w:t>og</w:t>
        </w:r>
      </w:ins>
      <w:r>
        <w:t>r</w:t>
      </w:r>
      <w:ins w:id="1192" w:author="GoldenCorpusHarness" w:date="2026-03-28T21:57:49Z">
        <w:r>
          <w:t>am or Multipl</w:t>
        </w:r>
      </w:ins>
      <w:r>
        <w:t>e</w:t>
      </w:r>
      <w:del w:id="1193" w:author="GoldenCorpusHarness" w:date="2026-03-28T21:57:49Z">
        <w:r>
          <w:delText>c</w:delText>
        </w:r>
      </w:del>
      <w:ins w:id="1194" w:author="GoldenCorpusHarness" w:date="2026-03-28T21:57:49Z">
        <w:r>
          <w:t xml:space="preserve"> Ga</w:t>
        </w:r>
      </w:ins>
      <w:r>
        <w:t xml:space="preserve">ted </w:t>
      </w:r>
      <w:del w:id="1195" w:author="GoldenCorpusHarness" w:date="2026-03-28T21:57:49Z">
        <w:r>
          <w:delText>Phy</w:delText>
        </w:r>
      </w:del>
      <w:ins w:id="1196" w:author="GoldenCorpusHarness" w:date="2026-03-28T21:57:49Z">
        <w:r>
          <w:t>Acqui</w:t>
        </w:r>
      </w:ins>
      <w:r>
        <w:t>si</w:t>
      </w:r>
      <w:del w:id="1197" w:author="GoldenCorpusHarness" w:date="2026-03-28T21:57:49Z">
        <w:r>
          <w:delText>cal Examina</w:delText>
        </w:r>
      </w:del>
      <w:r>
        <w:t>tion</w:t>
      </w:r>
      <w:ins w:id="1198" w:author="GoldenCorpusHarness" w:date="2026-03-28T21:57:49Z">
        <w:r>
          <w:t xml:space="preserve"> Scan</w:t>
        </w:r>
      </w:ins>
      <w:r>
        <w:t>1</w:t>
      </w:r>
      <w:del w:id="1199" w:author="GoldenCorpusHarness" w:date="2026-03-28T21:57:49Z">
        <w:r>
          <w:delText>0</w:delText>
        </w:r>
      </w:del>
      <w:ins w:id="1200" w:author="GoldenCorpusHarness" w:date="2026-03-28T21:57:49Z">
        <w:r>
          <w:t>2</w:t>
        </w:r>
      </w:ins>
      <w:r>
        <w:t>3</w:t>
      </w:r>
    </w:p>
    <w:p ns2:paraId="21DE6ACB" ns2:textId="50269836" w:rsidR="004F6B15" w:rsidRDefault="004F6B15">
      <w:pPr>
        <w:pStyle w:val="TOC3"/>
        <w:rPr>
          <w:rFonts w:asciiTheme="minorHAnsi" w:eastAsiaTheme="minorEastAsia" w:hAnsiTheme="minorHAnsi" w:cstheme="minorBidi"/>
          <w:noProof/>
          <w:sz w:val="22"/>
          <w:szCs w:val="22"/>
        </w:rPr>
      </w:pPr>
      <w:r>
        <w:t>8.3.</w:t>
      </w:r>
      <w:del w:id="1201" w:author="GoldenCorpusHarness" w:date="2026-03-28T21:57:49Z">
        <w:r>
          <w:delText>2V</w:delText>
        </w:r>
      </w:del>
      <w:ins w:id="1202" w:author="GoldenCorpusHarness" w:date="2026-03-28T21:57:49Z">
        <w:r>
          <w:t>5Cl</w:t>
        </w:r>
      </w:ins>
      <w:r>
        <w:t>i</w:t>
      </w:r>
      <w:del w:id="1203" w:author="GoldenCorpusHarness" w:date="2026-03-28T21:57:49Z">
        <w:r>
          <w:delText>t</w:delText>
        </w:r>
      </w:del>
      <w:ins w:id="1204" w:author="GoldenCorpusHarness" w:date="2026-03-28T21:57:49Z">
        <w:r>
          <w:t>nic</w:t>
        </w:r>
      </w:ins>
      <w:r>
        <w:t>al S</w:t>
      </w:r>
      <w:del w:id="1205" w:author="GoldenCorpusHarness" w:date="2026-03-28T21:57:49Z">
        <w:r>
          <w:delText>ig</w:delText>
        </w:r>
      </w:del>
      <w:ins w:id="1206" w:author="GoldenCorpusHarness" w:date="2026-03-28T21:57:49Z">
        <w:r>
          <w:t>afety Laboratory Assessme</w:t>
        </w:r>
      </w:ins>
      <w:r>
        <w:t>n</w:t>
      </w:r>
      <w:ins w:id="1207" w:author="GoldenCorpusHarness" w:date="2026-03-28T21:57:49Z">
        <w:r>
          <w:t>t</w:t>
        </w:r>
      </w:ins>
      <w:r>
        <w:t>s1</w:t>
      </w:r>
      <w:del w:id="1208" w:author="GoldenCorpusHarness" w:date="2026-03-28T21:57:49Z">
        <w:r>
          <w:delText>0</w:delText>
        </w:r>
      </w:del>
      <w:ins w:id="1209" w:author="GoldenCorpusHarness" w:date="2026-03-28T21:57:49Z">
        <w:r>
          <w:t>2</w:t>
        </w:r>
      </w:ins>
      <w:r>
        <w:t>3</w:t>
      </w:r>
    </w:p>
    <w:p ns2:paraId="6CB3A02C" ns2:textId="65217B5A" w:rsidR="004F6B15" w:rsidRDefault="004F6B15">
      <w:pPr>
        <w:pStyle w:val="TOC3"/>
        <w:rPr>
          <w:rFonts w:asciiTheme="minorHAnsi" w:eastAsiaTheme="minorEastAsia" w:hAnsiTheme="minorHAnsi" w:cstheme="minorBidi"/>
          <w:noProof/>
          <w:sz w:val="22"/>
          <w:szCs w:val="22"/>
        </w:rPr>
      </w:pPr>
      <w:r>
        <w:t>8.3.</w:t>
      </w:r>
      <w:del w:id="1210" w:author="GoldenCorpusHarness" w:date="2026-03-28T21:57:49Z">
        <w:r>
          <w:delText>3</w:delText>
        </w:r>
      </w:del>
      <w:ins w:id="1211" w:author="GoldenCorpusHarness" w:date="2026-03-28T21:57:49Z">
        <w:r>
          <w:t xml:space="preserve">5.1Laboratory Safety </w:t>
        </w:r>
      </w:ins>
      <w:r>
        <w:t>E</w:t>
      </w:r>
      <w:ins w:id="1212" w:author="GoldenCorpusHarness" w:date="2026-03-28T21:57:49Z">
        <w:r>
          <w:t>va</w:t>
        </w:r>
      </w:ins>
      <w:r>
        <w:t>l</w:t>
      </w:r>
      <w:ins w:id="1213" w:author="GoldenCorpusHarness" w:date="2026-03-28T21:57:49Z">
        <w:r>
          <w:t>uations (H</w:t>
        </w:r>
      </w:ins>
      <w:r>
        <w:t>e</w:t>
      </w:r>
      <w:del w:id="1214" w:author="GoldenCorpusHarness" w:date="2026-03-28T21:57:49Z">
        <w:r>
          <w:delText>c</w:delText>
        </w:r>
      </w:del>
      <w:ins w:id="1215" w:author="GoldenCorpusHarness" w:date="2026-03-28T21:57:49Z">
        <w:r>
          <w:t>matology, Chemis</w:t>
        </w:r>
      </w:ins>
      <w:r>
        <w:t>tr</w:t>
      </w:r>
      <w:del w:id="1216" w:author="GoldenCorpusHarness" w:date="2026-03-28T21:57:49Z">
        <w:r>
          <w:delText>oc</w:delText>
        </w:r>
      </w:del>
      <w:ins w:id="1217" w:author="GoldenCorpusHarness" w:date="2026-03-28T21:57:49Z">
        <w:r>
          <w:t xml:space="preserve">y </w:t>
        </w:r>
      </w:ins>
      <w:r>
        <w:t>a</w:t>
      </w:r>
      <w:ins w:id="1218" w:author="GoldenCorpusHarness" w:date="2026-03-28T21:57:49Z">
        <w:r>
          <w:t>nd U</w:t>
        </w:r>
      </w:ins>
      <w:r>
        <w:t>r</w:t>
      </w:r>
      <w:del w:id="1219" w:author="GoldenCorpusHarness" w:date="2026-03-28T21:57:49Z">
        <w:r>
          <w:delText>d</w:delText>
        </w:r>
      </w:del>
      <w:r>
        <w:t>i</w:t>
      </w:r>
      <w:del w:id="1220" w:author="GoldenCorpusHarness" w:date="2026-03-28T21:57:49Z">
        <w:r>
          <w:delText>ogr</w:delText>
        </w:r>
      </w:del>
      <w:ins w:id="1221" w:author="GoldenCorpusHarness" w:date="2026-03-28T21:57:49Z">
        <w:r>
          <w:t>n</w:t>
        </w:r>
      </w:ins>
      <w:r>
        <w:t>a</w:t>
      </w:r>
      <w:del w:id="1222" w:author="GoldenCorpusHarness" w:date="2026-03-28T21:57:49Z">
        <w:r>
          <w:delText>m</w:delText>
        </w:r>
      </w:del>
      <w:ins w:id="1223" w:author="GoldenCorpusHarness" w:date="2026-03-28T21:57:49Z">
        <w:r>
          <w:t>ly</w:t>
        </w:r>
      </w:ins>
      <w:r>
        <w:t>s</w:t>
      </w:r>
      <w:ins w:id="1224" w:author="GoldenCorpusHarness" w:date="2026-03-28T21:57:49Z">
        <w:r>
          <w:t>is)</w:t>
        </w:r>
      </w:ins>
      <w:r>
        <w:t>1</w:t>
      </w:r>
      <w:del w:id="1225" w:author="GoldenCorpusHarness" w:date="2026-03-28T21:57:49Z">
        <w:r>
          <w:delText>03</w:delText>
        </w:r>
      </w:del>
      <w:ins w:id="1226" w:author="GoldenCorpusHarness" w:date="2026-03-28T21:57:49Z">
        <w:r>
          <w:t>24</w:t>
        </w:r>
      </w:ins>
    </w:p>
    <w:p ns2:paraId="42149B31" ns2:textId="41E81AEC" w:rsidR="004F6B15" w:rsidRDefault="004F6B15">
      <w:pPr>
        <w:pStyle w:val="TOC3"/>
        <w:rPr>
          <w:rFonts w:asciiTheme="minorHAnsi" w:eastAsiaTheme="minorEastAsia" w:hAnsiTheme="minorHAnsi" w:cstheme="minorBidi"/>
          <w:noProof/>
          <w:sz w:val="22"/>
          <w:szCs w:val="22"/>
        </w:rPr>
      </w:pPr>
      <w:r>
        <w:t>8.3.</w:t>
      </w:r>
      <w:del w:id="1227" w:author="GoldenCorpusHarness" w:date="2026-03-28T21:57:49Z">
        <w:r>
          <w:delText>4Ech</w:delText>
        </w:r>
      </w:del>
      <w:ins w:id="1228" w:author="GoldenCorpusHarness" w:date="2026-03-28T21:57:49Z">
        <w:r>
          <w:t>5.1.1Hemat</w:t>
        </w:r>
      </w:ins>
      <w:r>
        <w:t>o</w:t>
      </w:r>
      <w:ins w:id="1229" w:author="GoldenCorpusHarness" w:date="2026-03-28T21:57:49Z">
        <w:r>
          <w:t>logy and Clini</w:t>
        </w:r>
      </w:ins>
      <w:r>
        <w:t>ca</w:t>
      </w:r>
      <w:del w:id="1230" w:author="GoldenCorpusHarness" w:date="2026-03-28T21:57:49Z">
        <w:r>
          <w:delText>rdiogra</w:delText>
        </w:r>
      </w:del>
      <w:ins w:id="1231" w:author="GoldenCorpusHarness" w:date="2026-03-28T21:57:49Z">
        <w:r>
          <w:t>l Che</w:t>
        </w:r>
      </w:ins>
      <w:r>
        <w:t>m</w:t>
      </w:r>
      <w:del w:id="1232" w:author="GoldenCorpusHarness" w:date="2026-03-28T21:57:49Z">
        <w:r>
          <w:delText>s or Multigated Acqu</w:delText>
        </w:r>
      </w:del>
      <w:r>
        <w:t>is</w:t>
      </w:r>
      <w:del w:id="1233" w:author="GoldenCorpusHarness" w:date="2026-03-28T21:57:49Z">
        <w:r>
          <w:delText>i</w:delText>
        </w:r>
      </w:del>
      <w:r>
        <w:t>t</w:t>
      </w:r>
      <w:del w:id="1234" w:author="GoldenCorpusHarness" w:date="2026-03-28T21:57:49Z">
        <w:r>
          <w:delText>ion Scans</w:delText>
        </w:r>
      </w:del>
      <w:ins w:id="1235" w:author="GoldenCorpusHarness" w:date="2026-03-28T21:57:49Z">
        <w:r>
          <w:t>ry</w:t>
        </w:r>
      </w:ins>
      <w:r>
        <w:t>1</w:t>
      </w:r>
      <w:del w:id="1236" w:author="GoldenCorpusHarness" w:date="2026-03-28T21:57:49Z">
        <w:r>
          <w:delText>0</w:delText>
        </w:r>
      </w:del>
      <w:ins w:id="1237" w:author="GoldenCorpusHarness" w:date="2026-03-28T21:57:49Z">
        <w:r>
          <w:t>2</w:t>
        </w:r>
      </w:ins>
      <w:r>
        <w:t>4</w:t>
      </w:r>
    </w:p>
    <w:p ns2:paraId="2B926D29" ns2:textId="24CEF79C" w:rsidR="004F6B15" w:rsidRDefault="004F6B15">
      <w:pPr>
        <w:pStyle w:val="TOC3"/>
        <w:rPr>
          <w:rFonts w:asciiTheme="minorHAnsi" w:eastAsiaTheme="minorEastAsia" w:hAnsiTheme="minorHAnsi" w:cstheme="minorBidi"/>
          <w:noProof/>
          <w:sz w:val="22"/>
          <w:szCs w:val="22"/>
        </w:rPr>
      </w:pPr>
      <w:r>
        <w:t>8.3.5</w:t>
      </w:r>
      <w:del w:id="1238" w:author="GoldenCorpusHarness" w:date="2026-03-28T21:57:49Z">
        <w:r>
          <w:delText>Cl</w:delText>
        </w:r>
      </w:del>
      <w:ins w:id="1239" w:author="GoldenCorpusHarness" w:date="2026-03-28T21:57:49Z">
        <w:r>
          <w:t>.1.2Ur</w:t>
        </w:r>
      </w:ins>
      <w:r>
        <w:t>in</w:t>
      </w:r>
      <w:ins w:id="1240" w:author="GoldenCorpusHarness" w:date="2026-03-28T21:57:49Z">
        <w:r>
          <w:t>e Dipst</w:t>
        </w:r>
      </w:ins>
      <w:r>
        <w:t>ic</w:t>
      </w:r>
      <w:ins w:id="1241" w:author="GoldenCorpusHarness" w:date="2026-03-28T21:57:49Z">
        <w:r>
          <w:t>k Testing/Urin</w:t>
        </w:r>
      </w:ins>
      <w:r>
        <w:t>al</w:t>
      </w:r>
      <w:del w:id="1242" w:author="GoldenCorpusHarness" w:date="2026-03-28T21:57:49Z">
        <w:r>
          <w:delText xml:space="preserve"> Safet</w:delText>
        </w:r>
      </w:del>
      <w:r>
        <w:t>y</w:t>
      </w:r>
      <w:del w:id="1243" w:author="GoldenCorpusHarness" w:date="2026-03-28T21:57:49Z">
        <w:r>
          <w:delText xml:space="preserve"> Laboratory A</w:delText>
        </w:r>
      </w:del>
      <w:r>
        <w:t>s</w:t>
      </w:r>
      <w:del w:id="1244" w:author="GoldenCorpusHarness" w:date="2026-03-28T21:57:49Z">
        <w:r>
          <w:delText>sessment</w:delText>
        </w:r>
      </w:del>
      <w:ins w:id="1245" w:author="GoldenCorpusHarness" w:date="2026-03-28T21:57:49Z">
        <w:r>
          <w:t>i</w:t>
        </w:r>
      </w:ins>
      <w:r>
        <w:t>s1</w:t>
      </w:r>
      <w:del w:id="1246" w:author="GoldenCorpusHarness" w:date="2026-03-28T21:57:49Z">
        <w:r>
          <w:delText>0</w:delText>
        </w:r>
      </w:del>
      <w:ins w:id="1247" w:author="GoldenCorpusHarness" w:date="2026-03-28T21:57:49Z">
        <w:r>
          <w:t>2</w:t>
        </w:r>
      </w:ins>
      <w:r>
        <w:t>4</w:t>
      </w:r>
    </w:p>
    <w:p ns2:paraId="2B7286E0" ns2:textId="518D1BFF" w:rsidR="004F6B15" w:rsidRDefault="004F6B15">
      <w:pPr>
        <w:pStyle w:val="TOC4"/>
        <w:rPr>
          <w:rFonts w:asciiTheme="minorHAnsi" w:eastAsiaTheme="minorEastAsia" w:hAnsiTheme="minorHAnsi" w:cstheme="minorBidi"/>
          <w:noProof/>
          <w:sz w:val="22"/>
          <w:szCs w:val="22"/>
        </w:rPr>
      </w:pPr>
      <w:r>
        <w:t>8.3.5.1</w:t>
      </w:r>
      <w:del w:id="1248" w:author="GoldenCorpusHarness" w:date="2026-03-28T21:57:49Z">
        <w:r>
          <w:delText>Lab</w:delText>
        </w:r>
      </w:del>
      <w:ins w:id="1249" w:author="GoldenCorpusHarness" w:date="2026-03-28T21:57:49Z">
        <w:r>
          <w:t>.3Thyr</w:t>
        </w:r>
      </w:ins>
      <w:r>
        <w:t>o</w:t>
      </w:r>
      <w:del w:id="1250" w:author="GoldenCorpusHarness" w:date="2026-03-28T21:57:49Z">
        <w:r>
          <w:delText>ratory</w:delText>
        </w:r>
      </w:del>
      <w:ins w:id="1251" w:author="GoldenCorpusHarness" w:date="2026-03-28T21:57:49Z">
        <w:r>
          <w:t>id</w:t>
        </w:r>
      </w:ins>
      <w:r>
        <w:t xml:space="preserve"> </w:t>
      </w:r>
      <w:del w:id="1252" w:author="GoldenCorpusHarness" w:date="2026-03-28T21:57:49Z">
        <w:r>
          <w:delText>Safety Eval</w:delText>
        </w:r>
      </w:del>
      <w:ins w:id="1253" w:author="GoldenCorpusHarness" w:date="2026-03-28T21:57:49Z">
        <w:r>
          <w:t>F</w:t>
        </w:r>
      </w:ins>
      <w:r>
        <w:t>u</w:t>
      </w:r>
      <w:del w:id="1254" w:author="GoldenCorpusHarness" w:date="2026-03-28T21:57:49Z">
        <w:r>
          <w:delText>a</w:delText>
        </w:r>
      </w:del>
      <w:ins w:id="1255" w:author="GoldenCorpusHarness" w:date="2026-03-28T21:57:49Z">
        <w:r>
          <w:t>nc</w:t>
        </w:r>
      </w:ins>
      <w:r>
        <w:t>tion</w:t>
      </w:r>
      <w:del w:id="1256" w:author="GoldenCorpusHarness" w:date="2026-03-28T21:57:49Z">
        <w:r>
          <w:delText>s</w:delText>
        </w:r>
      </w:del>
      <w:r>
        <w:t xml:space="preserve"> </w:t>
      </w:r>
      <w:del w:id="1257" w:author="GoldenCorpusHarness" w:date="2026-03-28T21:57:49Z">
        <w:r>
          <w:delText>(H</w:delText>
        </w:r>
      </w:del>
      <w:ins w:id="1258" w:author="GoldenCorpusHarness" w:date="2026-03-28T21:57:49Z">
        <w:r>
          <w:t>T</w:t>
        </w:r>
      </w:ins>
      <w:r>
        <w:t>e</w:t>
      </w:r>
      <w:del w:id="1259" w:author="GoldenCorpusHarness" w:date="2026-03-28T21:57:49Z">
        <w:r>
          <w:delText>matology, Chemi</w:delText>
        </w:r>
      </w:del>
      <w:r>
        <w:t>st</w:t>
      </w:r>
      <w:del w:id="1260" w:author="GoldenCorpusHarness" w:date="2026-03-28T21:57:49Z">
        <w:r>
          <w:delText>ry and Ur</w:delText>
        </w:r>
      </w:del>
      <w:r>
        <w:t>in</w:t>
      </w:r>
      <w:del w:id="1261" w:author="GoldenCorpusHarness" w:date="2026-03-28T21:57:49Z">
        <w:r>
          <w:delText>alysis)</w:delText>
        </w:r>
      </w:del>
      <w:ins w:id="1262" w:author="GoldenCorpusHarness" w:date="2026-03-28T21:57:49Z">
        <w:r>
          <w:t>g</w:t>
        </w:r>
      </w:ins>
      <w:r>
        <w:t>1</w:t>
      </w:r>
      <w:del w:id="1263" w:author="GoldenCorpusHarness" w:date="2026-03-28T21:57:49Z">
        <w:r>
          <w:delText>0</w:delText>
        </w:r>
      </w:del>
      <w:ins w:id="1264" w:author="GoldenCorpusHarness" w:date="2026-03-28T21:57:49Z">
        <w:r>
          <w:t>2</w:t>
        </w:r>
      </w:ins>
      <w:r>
        <w:t>5</w:t>
      </w:r>
    </w:p>
    <w:p ns2:paraId="63AD1611" ns2:textId="6A4C626C" w:rsidR="004F6B15" w:rsidRDefault="004F6B15">
      <w:pPr>
        <w:pStyle w:val="TOC5"/>
        <w:rPr>
          <w:rFonts w:asciiTheme="minorHAnsi" w:eastAsiaTheme="minorEastAsia" w:hAnsiTheme="minorHAnsi" w:cstheme="minorBidi"/>
          <w:noProof/>
          <w:sz w:val="22"/>
          <w:szCs w:val="22"/>
        </w:rPr>
      </w:pPr>
      <w:r>
        <w:t>8.3.5.</w:t>
      </w:r>
      <w:del w:id="1265" w:author="GoldenCorpusHarness" w:date="2026-03-28T21:57:49Z">
        <w:r>
          <w:delText>1.1H</w:delText>
        </w:r>
      </w:del>
      <w:ins w:id="1266" w:author="GoldenCorpusHarness" w:date="2026-03-28T21:57:49Z">
        <w:r>
          <w:t>2Pr</w:t>
        </w:r>
      </w:ins>
      <w:r>
        <w:t>e</w:t>
      </w:r>
      <w:del w:id="1267" w:author="GoldenCorpusHarness" w:date="2026-03-28T21:57:49Z">
        <w:r>
          <w:delText>m</w:delText>
        </w:r>
      </w:del>
      <w:ins w:id="1268" w:author="GoldenCorpusHarness" w:date="2026-03-28T21:57:49Z">
        <w:r>
          <w:t>gn</w:t>
        </w:r>
      </w:ins>
      <w:r>
        <w:t>a</w:t>
      </w:r>
      <w:del w:id="1269" w:author="GoldenCorpusHarness" w:date="2026-03-28T21:57:49Z">
        <w:r>
          <w:delText>tolog</w:delText>
        </w:r>
      </w:del>
      <w:ins w:id="1270" w:author="GoldenCorpusHarness" w:date="2026-03-28T21:57:49Z">
        <w:r>
          <w:t>nc</w:t>
        </w:r>
      </w:ins>
      <w:r>
        <w:t xml:space="preserve">y </w:t>
      </w:r>
      <w:del w:id="1271" w:author="GoldenCorpusHarness" w:date="2026-03-28T21:57:49Z">
        <w:r>
          <w:delText>and Cl</w:delText>
        </w:r>
      </w:del>
      <w:ins w:id="1272" w:author="GoldenCorpusHarness" w:date="2026-03-28T21:57:49Z">
        <w:r>
          <w:t>Test</w:t>
        </w:r>
      </w:ins>
      <w:r>
        <w:t>in</w:t>
      </w:r>
      <w:del w:id="1273" w:author="GoldenCorpusHarness" w:date="2026-03-28T21:57:49Z">
        <w:r>
          <w:delText>ical Chemistry</w:delText>
        </w:r>
      </w:del>
      <w:ins w:id="1274" w:author="GoldenCorpusHarness" w:date="2026-03-28T21:57:49Z">
        <w:r>
          <w:t>g</w:t>
        </w:r>
      </w:ins>
      <w:r>
        <w:t>1</w:t>
      </w:r>
      <w:del w:id="1275" w:author="GoldenCorpusHarness" w:date="2026-03-28T21:57:49Z">
        <w:r>
          <w:delText>0</w:delText>
        </w:r>
      </w:del>
      <w:ins w:id="1276" w:author="GoldenCorpusHarness" w:date="2026-03-28T21:57:49Z">
        <w:r>
          <w:t>2</w:t>
        </w:r>
      </w:ins>
      <w:r>
        <w:t>5</w:t>
      </w:r>
    </w:p>
    <w:p ns2:paraId="02346A17" ns2:textId="3F24C078" w:rsidR="004F6B15" w:rsidRDefault="004F6B15">
      <w:pPr>
        <w:pStyle w:val="TOC5"/>
        <w:rPr>
          <w:rFonts w:asciiTheme="minorHAnsi" w:eastAsiaTheme="minorEastAsia" w:hAnsiTheme="minorHAnsi" w:cstheme="minorBidi"/>
          <w:noProof/>
          <w:sz w:val="22"/>
          <w:szCs w:val="22"/>
        </w:rPr>
      </w:pPr>
      <w:r>
        <w:t>8.3.</w:t>
      </w:r>
      <w:del w:id="1277" w:author="GoldenCorpusHarness" w:date="2026-03-28T21:57:49Z">
        <w:r>
          <w:delText>5.1.2U</w:delText>
        </w:r>
      </w:del>
      <w:ins w:id="1278" w:author="GoldenCorpusHarness" w:date="2026-03-28T21:57:49Z">
        <w:r>
          <w:t>6Pe</w:t>
        </w:r>
      </w:ins>
      <w:r>
        <w:t>r</w:t>
      </w:r>
      <w:del w:id="1279" w:author="GoldenCorpusHarness" w:date="2026-03-28T21:57:49Z">
        <w:r>
          <w:delText>i</w:delText>
        </w:r>
      </w:del>
      <w:ins w:id="1280" w:author="GoldenCorpusHarness" w:date="2026-03-28T21:57:49Z">
        <w:r>
          <w:t>forma</w:t>
        </w:r>
      </w:ins>
      <w:r>
        <w:t>n</w:t>
      </w:r>
      <w:ins w:id="1281" w:author="GoldenCorpusHarness" w:date="2026-03-28T21:57:49Z">
        <w:r>
          <w:t>c</w:t>
        </w:r>
      </w:ins>
      <w:r>
        <w:t xml:space="preserve">e </w:t>
      </w:r>
      <w:del w:id="1282" w:author="GoldenCorpusHarness" w:date="2026-03-28T21:57:49Z">
        <w:r>
          <w:delText>Dip</w:delText>
        </w:r>
      </w:del>
      <w:ins w:id="1283" w:author="GoldenCorpusHarness" w:date="2026-03-28T21:57:49Z">
        <w:r>
          <w:t>A</w:t>
        </w:r>
      </w:ins>
      <w:r>
        <w:t>s</w:t>
      </w:r>
      <w:del w:id="1284" w:author="GoldenCorpusHarness" w:date="2026-03-28T21:57:49Z">
        <w:r>
          <w:delText>tick T</w:delText>
        </w:r>
      </w:del>
      <w:ins w:id="1285" w:author="GoldenCorpusHarness" w:date="2026-03-28T21:57:49Z">
        <w:r>
          <w:t>s</w:t>
        </w:r>
      </w:ins>
      <w:r>
        <w:t>es</w:t>
      </w:r>
      <w:ins w:id="1286" w:author="GoldenCorpusHarness" w:date="2026-03-28T21:57:49Z">
        <w:r>
          <w:t>smen</w:t>
        </w:r>
      </w:ins>
      <w:r>
        <w:t>t</w:t>
      </w:r>
      <w:del w:id="1287" w:author="GoldenCorpusHarness" w:date="2026-03-28T21:57:49Z">
        <w:r>
          <w:delText>ing/Urinalysi</w:delText>
        </w:r>
      </w:del>
      <w:r>
        <w:t>s1</w:t>
      </w:r>
      <w:del w:id="1288" w:author="GoldenCorpusHarness" w:date="2026-03-28T21:57:49Z">
        <w:r>
          <w:delText>05</w:delText>
        </w:r>
      </w:del>
      <w:ins w:id="1289" w:author="GoldenCorpusHarness" w:date="2026-03-28T21:57:49Z">
        <w:r>
          <w:t>26</w:t>
        </w:r>
      </w:ins>
    </w:p>
    <w:p ns2:paraId="2FD694A7" ns2:textId="7B9876E0" w:rsidR="004F6B15" w:rsidRDefault="004F6B15">
      <w:pPr>
        <w:pStyle w:val="TOC5"/>
        <w:rPr>
          <w:rFonts w:asciiTheme="minorHAnsi" w:eastAsiaTheme="minorEastAsia" w:hAnsiTheme="minorHAnsi" w:cstheme="minorBidi"/>
          <w:noProof/>
          <w:sz w:val="22"/>
          <w:szCs w:val="22"/>
        </w:rPr>
      </w:pPr>
      <w:r>
        <w:t>8.3.</w:t>
      </w:r>
      <w:del w:id="1290" w:author="GoldenCorpusHarness" w:date="2026-03-28T21:57:49Z">
        <w:r>
          <w:delText>5</w:delText>
        </w:r>
      </w:del>
      <w:ins w:id="1291" w:author="GoldenCorpusHarness" w:date="2026-03-28T21:57:49Z">
        <w:r>
          <w:t>6</w:t>
        </w:r>
      </w:ins>
      <w:r>
        <w:t>.1</w:t>
      </w:r>
      <w:del w:id="1292" w:author="GoldenCorpusHarness" w:date="2026-03-28T21:57:49Z">
        <w:r>
          <w:delText>.3Th</w:delText>
        </w:r>
      </w:del>
      <w:ins w:id="1293" w:author="GoldenCorpusHarness" w:date="2026-03-28T21:57:49Z">
        <w:r>
          <w:t>Eastern Cooperative Oncolog</w:t>
        </w:r>
      </w:ins>
      <w:r>
        <w:t>y</w:t>
      </w:r>
      <w:ins w:id="1294" w:author="GoldenCorpusHarness" w:date="2026-03-28T21:57:49Z">
        <w:r>
          <w:t xml:space="preserve"> G</w:t>
        </w:r>
      </w:ins>
      <w:r>
        <w:t>ro</w:t>
      </w:r>
      <w:del w:id="1295" w:author="GoldenCorpusHarness" w:date="2026-03-28T21:57:49Z">
        <w:r>
          <w:delText>id</w:delText>
        </w:r>
      </w:del>
      <w:ins w:id="1296" w:author="GoldenCorpusHarness" w:date="2026-03-28T21:57:49Z">
        <w:r>
          <w:t>up</w:t>
        </w:r>
      </w:ins>
      <w:r>
        <w:t xml:space="preserve"> </w:t>
      </w:r>
      <w:del w:id="1297" w:author="GoldenCorpusHarness" w:date="2026-03-28T21:57:49Z">
        <w:r>
          <w:delText>Fu</w:delText>
        </w:r>
      </w:del>
      <w:ins w:id="1298" w:author="GoldenCorpusHarness" w:date="2026-03-28T21:57:49Z">
        <w:r>
          <w:t>Performa</w:t>
        </w:r>
      </w:ins>
      <w:r>
        <w:t>nc</w:t>
      </w:r>
      <w:ins w:id="1299" w:author="GoldenCorpusHarness" w:date="2026-03-28T21:57:49Z">
        <w:r>
          <w:t>e S</w:t>
        </w:r>
      </w:ins>
      <w:r>
        <w:t>t</w:t>
      </w:r>
      <w:del w:id="1300" w:author="GoldenCorpusHarness" w:date="2026-03-28T21:57:49Z">
        <w:r>
          <w:delText>ion Te</w:delText>
        </w:r>
      </w:del>
      <w:ins w:id="1301" w:author="GoldenCorpusHarness" w:date="2026-03-28T21:57:49Z">
        <w:r>
          <w:t>atu</w:t>
        </w:r>
      </w:ins>
      <w:r>
        <w:t>s</w:t>
      </w:r>
      <w:del w:id="1302" w:author="GoldenCorpusHarness" w:date="2026-03-28T21:57:49Z">
        <w:r>
          <w:delText>ting</w:delText>
        </w:r>
      </w:del>
      <w:r>
        <w:t>1</w:t>
      </w:r>
      <w:del w:id="1303" w:author="GoldenCorpusHarness" w:date="2026-03-28T21:57:49Z">
        <w:r>
          <w:delText>0</w:delText>
        </w:r>
      </w:del>
      <w:ins w:id="1304" w:author="GoldenCorpusHarness" w:date="2026-03-28T21:57:49Z">
        <w:r>
          <w:t>2</w:t>
        </w:r>
      </w:ins>
      <w:r>
        <w:t>6</w:t>
      </w:r>
    </w:p>
    <w:p ns2:paraId="56118929" ns2:textId="0929C9B9" w:rsidR="004F6B15" w:rsidRDefault="004F6B15">
      <w:pPr>
        <w:pStyle w:val="TOC4"/>
        <w:rPr>
          <w:rFonts w:asciiTheme="minorHAnsi" w:eastAsiaTheme="minorEastAsia" w:hAnsiTheme="minorHAnsi" w:cstheme="minorBidi"/>
          <w:noProof/>
          <w:sz w:val="22"/>
          <w:szCs w:val="22"/>
        </w:rPr>
      </w:pPr>
      <w:r>
        <w:t>8.</w:t>
      </w:r>
      <w:del w:id="1305" w:author="GoldenCorpusHarness" w:date="2026-03-28T21:57:49Z">
        <w:r>
          <w:delText>3.5.2P</w:delText>
        </w:r>
      </w:del>
      <w:ins w:id="1306" w:author="GoldenCorpusHarness" w:date="2026-03-28T21:57:49Z">
        <w:r>
          <w:t>4Adve</w:t>
        </w:r>
      </w:ins>
      <w:r>
        <w:t>r</w:t>
      </w:r>
      <w:ins w:id="1307" w:author="GoldenCorpusHarness" w:date="2026-03-28T21:57:49Z">
        <w:r>
          <w:t>s</w:t>
        </w:r>
      </w:ins>
      <w:r>
        <w:t>e</w:t>
      </w:r>
      <w:del w:id="1308" w:author="GoldenCorpusHarness" w:date="2026-03-28T21:57:49Z">
        <w:r>
          <w:delText>g</w:delText>
        </w:r>
      </w:del>
      <w:ins w:id="1309" w:author="GoldenCorpusHarness" w:date="2026-03-28T21:57:49Z">
        <w:r>
          <w:t xml:space="preserve"> Eve</w:t>
        </w:r>
      </w:ins>
      <w:r>
        <w:t>n</w:t>
      </w:r>
      <w:ins w:id="1310" w:author="GoldenCorpusHarness" w:date="2026-03-28T21:57:49Z">
        <w:r>
          <w:t xml:space="preserve">ts, Serious Adverse Events, </w:t>
        </w:r>
      </w:ins>
      <w:r>
        <w:t>an</w:t>
      </w:r>
      <w:del w:id="1311" w:author="GoldenCorpusHarness" w:date="2026-03-28T21:57:49Z">
        <w:r>
          <w:delText>c</w:delText>
        </w:r>
      </w:del>
      <w:ins w:id="1312" w:author="GoldenCorpusHarness" w:date="2026-03-28T21:57:49Z">
        <w:r>
          <w:t>d Other Reportable Safet</w:t>
        </w:r>
      </w:ins>
      <w:r>
        <w:t xml:space="preserve">y </w:t>
      </w:r>
      <w:del w:id="1313" w:author="GoldenCorpusHarness" w:date="2026-03-28T21:57:49Z">
        <w:r>
          <w:delText>T</w:delText>
        </w:r>
      </w:del>
      <w:ins w:id="1314" w:author="GoldenCorpusHarness" w:date="2026-03-28T21:57:49Z">
        <w:r>
          <w:t>Ev</w:t>
        </w:r>
      </w:ins>
      <w:r>
        <w:t>e</w:t>
      </w:r>
      <w:ins w:id="1315" w:author="GoldenCorpusHarness" w:date="2026-03-28T21:57:49Z">
        <w:r>
          <w:t>nt</w:t>
        </w:r>
      </w:ins>
      <w:r>
        <w:t>s</w:t>
      </w:r>
      <w:del w:id="1316" w:author="GoldenCorpusHarness" w:date="2026-03-28T21:57:49Z">
        <w:r>
          <w:delText>t</w:delText>
        </w:r>
      </w:del>
      <w:r>
        <w:t>1</w:t>
      </w:r>
      <w:del w:id="1317" w:author="GoldenCorpusHarness" w:date="2026-03-28T21:57:49Z">
        <w:r>
          <w:delText>0</w:delText>
        </w:r>
      </w:del>
      <w:ins w:id="1318" w:author="GoldenCorpusHarness" w:date="2026-03-28T21:57:49Z">
        <w:r>
          <w:t>2</w:t>
        </w:r>
      </w:ins>
      <w:r>
        <w:t>6</w:t>
      </w:r>
    </w:p>
    <w:p ns2:paraId="79C7C71A" ns2:textId="7A4BC12B" w:rsidR="004F6B15" w:rsidRDefault="004F6B15">
      <w:pPr>
        <w:pStyle w:val="TOC3"/>
        <w:rPr>
          <w:rFonts w:asciiTheme="minorHAnsi" w:eastAsiaTheme="minorEastAsia" w:hAnsiTheme="minorHAnsi" w:cstheme="minorBidi"/>
          <w:noProof/>
          <w:sz w:val="22"/>
          <w:szCs w:val="22"/>
        </w:rPr>
      </w:pPr>
      <w:r>
        <w:t>8.</w:t>
      </w:r>
      <w:del w:id="1319" w:author="GoldenCorpusHarness" w:date="2026-03-28T21:57:49Z">
        <w:r>
          <w:delText>3</w:delText>
        </w:r>
      </w:del>
      <w:ins w:id="1320" w:author="GoldenCorpusHarness" w:date="2026-03-28T21:57:49Z">
        <w:r>
          <w:t>4</w:t>
        </w:r>
      </w:ins>
      <w:r>
        <w:t>.</w:t>
      </w:r>
      <w:del w:id="1321" w:author="GoldenCorpusHarness" w:date="2026-03-28T21:57:49Z">
        <w:r>
          <w:delText>6</w:delText>
        </w:r>
      </w:del>
      <w:ins w:id="1322" w:author="GoldenCorpusHarness" w:date="2026-03-28T21:57:49Z">
        <w:r>
          <w:t xml:space="preserve">1Time </w:t>
        </w:r>
      </w:ins>
      <w:r>
        <w:t>Per</w:t>
      </w:r>
      <w:ins w:id="1323" w:author="GoldenCorpusHarness" w:date="2026-03-28T21:57:49Z">
        <w:r>
          <w:t>iod and Frequency for Collecting AE, SAE, and Other Reportable Safety Event In</w:t>
        </w:r>
      </w:ins>
      <w:r>
        <w:t>forma</w:t>
      </w:r>
      <w:ins w:id="1324" w:author="GoldenCorpusHarness" w:date="2026-03-28T21:57:49Z">
        <w:r>
          <w:t>tio</w:t>
        </w:r>
      </w:ins>
      <w:r>
        <w:t>n</w:t>
      </w:r>
      <w:del w:id="1325" w:author="GoldenCorpusHarness" w:date="2026-03-28T21:57:49Z">
        <w:r>
          <w:delText>ce Assessments</w:delText>
        </w:r>
      </w:del>
      <w:r>
        <w:t>1</w:t>
      </w:r>
      <w:del w:id="1326" w:author="GoldenCorpusHarness" w:date="2026-03-28T21:57:49Z">
        <w:r>
          <w:delText>0</w:delText>
        </w:r>
      </w:del>
      <w:ins w:id="1327" w:author="GoldenCorpusHarness" w:date="2026-03-28T21:57:49Z">
        <w:r>
          <w:t>2</w:t>
        </w:r>
      </w:ins>
      <w:r>
        <w:t>6</w:t>
      </w:r>
    </w:p>
    <w:p ns2:paraId="002E2F27" ns2:textId="42878E07" w:rsidR="004F6B15" w:rsidRDefault="004F6B15">
      <w:pPr>
        <w:pStyle w:val="TOC4"/>
        <w:rPr>
          <w:rFonts w:asciiTheme="minorHAnsi" w:eastAsiaTheme="minorEastAsia" w:hAnsiTheme="minorHAnsi" w:cstheme="minorBidi"/>
          <w:noProof/>
          <w:sz w:val="22"/>
          <w:szCs w:val="22"/>
        </w:rPr>
      </w:pPr>
      <w:r>
        <w:t>8.</w:t>
      </w:r>
      <w:del w:id="1328" w:author="GoldenCorpusHarness" w:date="2026-03-28T21:57:49Z">
        <w:r>
          <w:delText>3</w:delText>
        </w:r>
      </w:del>
      <w:ins w:id="1329" w:author="GoldenCorpusHarness" w:date="2026-03-28T21:57:49Z">
        <w:r>
          <w:t>4</w:t>
        </w:r>
      </w:ins>
      <w:r>
        <w:t>.</w:t>
      </w:r>
      <w:del w:id="1330" w:author="GoldenCorpusHarness" w:date="2026-03-28T21:57:49Z">
        <w:r>
          <w:delText>6.1Eas</w:delText>
        </w:r>
      </w:del>
      <w:ins w:id="1331" w:author="GoldenCorpusHarness" w:date="2026-03-28T21:57:49Z">
        <w:r>
          <w:t>2Method of De</w:t>
        </w:r>
      </w:ins>
      <w:r>
        <w:t>te</w:t>
      </w:r>
      <w:del w:id="1332" w:author="GoldenCorpusHarness" w:date="2026-03-28T21:57:49Z">
        <w:r>
          <w:delText>r</w:delText>
        </w:r>
      </w:del>
      <w:ins w:id="1333" w:author="GoldenCorpusHarness" w:date="2026-03-28T21:57:49Z">
        <w:r>
          <w:t>cti</w:t>
        </w:r>
      </w:ins>
      <w:r>
        <w:t>n</w:t>
      </w:r>
      <w:ins w:id="1334" w:author="GoldenCorpusHarness" w:date="2026-03-28T21:57:49Z">
        <w:r>
          <w:t>g</w:t>
        </w:r>
      </w:ins>
      <w:r>
        <w:t xml:space="preserve"> </w:t>
      </w:r>
      <w:del w:id="1335" w:author="GoldenCorpusHarness" w:date="2026-03-28T21:57:49Z">
        <w:r>
          <w:delText>Coop</w:delText>
        </w:r>
      </w:del>
      <w:ins w:id="1336" w:author="GoldenCorpusHarness" w:date="2026-03-28T21:57:49Z">
        <w:r>
          <w:t>AEs, SAEs, and Oth</w:t>
        </w:r>
      </w:ins>
      <w:r>
        <w:t>er</w:t>
      </w:r>
      <w:del w:id="1337" w:author="GoldenCorpusHarness" w:date="2026-03-28T21:57:49Z">
        <w:r>
          <w:delText>ativ</w:delText>
        </w:r>
      </w:del>
      <w:ins w:id="1338" w:author="GoldenCorpusHarness" w:date="2026-03-28T21:57:49Z">
        <w:r>
          <w:t xml:space="preserve"> R</w:t>
        </w:r>
      </w:ins>
      <w:r>
        <w:t>e</w:t>
      </w:r>
      <w:del w:id="1339" w:author="GoldenCorpusHarness" w:date="2026-03-28T21:57:49Z">
        <w:r>
          <w:delText xml:space="preserve"> Oncology Grou</w:delText>
        </w:r>
      </w:del>
      <w:r>
        <w:t>p</w:t>
      </w:r>
      <w:del w:id="1340" w:author="GoldenCorpusHarness" w:date="2026-03-28T21:57:49Z">
        <w:r>
          <w:delText xml:space="preserve"> Perf</w:delText>
        </w:r>
      </w:del>
      <w:r>
        <w:t>or</w:t>
      </w:r>
      <w:del w:id="1341" w:author="GoldenCorpusHarness" w:date="2026-03-28T21:57:49Z">
        <w:r>
          <w:delText>m</w:delText>
        </w:r>
      </w:del>
      <w:ins w:id="1342" w:author="GoldenCorpusHarness" w:date="2026-03-28T21:57:49Z">
        <w:r>
          <w:t>t</w:t>
        </w:r>
      </w:ins>
      <w:r>
        <w:t>a</w:t>
      </w:r>
      <w:del w:id="1343" w:author="GoldenCorpusHarness" w:date="2026-03-28T21:57:49Z">
        <w:r>
          <w:delText>nc</w:delText>
        </w:r>
      </w:del>
      <w:ins w:id="1344" w:author="GoldenCorpusHarness" w:date="2026-03-28T21:57:49Z">
        <w:r>
          <w:t>bl</w:t>
        </w:r>
      </w:ins>
      <w:r>
        <w:t>e S</w:t>
      </w:r>
      <w:del w:id="1345" w:author="GoldenCorpusHarness" w:date="2026-03-28T21:57:49Z">
        <w:r>
          <w:delText>c</w:delText>
        </w:r>
      </w:del>
      <w:r>
        <w:t>a</w:t>
      </w:r>
      <w:del w:id="1346" w:author="GoldenCorpusHarness" w:date="2026-03-28T21:57:49Z">
        <w:r>
          <w:delText>l</w:delText>
        </w:r>
      </w:del>
      <w:ins w:id="1347" w:author="GoldenCorpusHarness" w:date="2026-03-28T21:57:49Z">
        <w:r>
          <w:t>f</w:t>
        </w:r>
      </w:ins>
      <w:r>
        <w:t>e</w:t>
      </w:r>
      <w:ins w:id="1348" w:author="GoldenCorpusHarness" w:date="2026-03-28T21:57:49Z">
        <w:r>
          <w:t>ty Events</w:t>
        </w:r>
      </w:ins>
      <w:r>
        <w:t>1</w:t>
      </w:r>
      <w:del w:id="1349" w:author="GoldenCorpusHarness" w:date="2026-03-28T21:57:49Z">
        <w:r>
          <w:delText>06</w:delText>
        </w:r>
      </w:del>
      <w:ins w:id="1350" w:author="GoldenCorpusHarness" w:date="2026-03-28T21:57:49Z">
        <w:r>
          <w:t>28</w:t>
        </w:r>
      </w:ins>
    </w:p>
    <w:p ns2:paraId="06D3A4A4" ns2:textId="415FAF79" w:rsidR="004F6B15" w:rsidRDefault="004F6B15">
      <w:pPr>
        <w:pStyle w:val="TOC2"/>
        <w:rPr>
          <w:rFonts w:asciiTheme="minorHAnsi" w:eastAsiaTheme="minorEastAsia" w:hAnsiTheme="minorHAnsi" w:cstheme="minorBidi"/>
          <w:b w:val="0"/>
          <w:noProof/>
          <w:sz w:val="22"/>
          <w:szCs w:val="22"/>
        </w:rPr>
      </w:pPr>
      <w:r>
        <w:t>8.4</w:t>
      </w:r>
      <w:ins w:id="1351" w:author="GoldenCorpusHarness" w:date="2026-03-28T21:57:49Z">
        <w:r>
          <w:t xml:space="preserve">.3Follow-up of </w:t>
        </w:r>
      </w:ins>
      <w:r>
        <w:t>A</w:t>
      </w:r>
      <w:del w:id="1352" w:author="GoldenCorpusHarness" w:date="2026-03-28T21:57:49Z">
        <w:r>
          <w:delText xml:space="preserve">dverse </w:delText>
        </w:r>
      </w:del>
      <w:r>
        <w:t>E</w:t>
      </w:r>
      <w:del w:id="1353" w:author="GoldenCorpusHarness" w:date="2026-03-28T21:57:49Z">
        <w:r>
          <w:delText>vents</w:delText>
        </w:r>
      </w:del>
      <w:r>
        <w:t>, S</w:t>
      </w:r>
      <w:del w:id="1354" w:author="GoldenCorpusHarness" w:date="2026-03-28T21:57:49Z">
        <w:r>
          <w:delText xml:space="preserve">erious </w:delText>
        </w:r>
      </w:del>
      <w:r>
        <w:t>A</w:t>
      </w:r>
      <w:del w:id="1355" w:author="GoldenCorpusHarness" w:date="2026-03-28T21:57:49Z">
        <w:r>
          <w:delText xml:space="preserve">dverse </w:delText>
        </w:r>
      </w:del>
      <w:r>
        <w:t>E</w:t>
      </w:r>
      <w:del w:id="1356" w:author="GoldenCorpusHarness" w:date="2026-03-28T21:57:49Z">
        <w:r>
          <w:delText>vents</w:delText>
        </w:r>
      </w:del>
      <w:r>
        <w:t>, and Other Reportable Safety Event</w:t>
      </w:r>
      <w:del w:id="1357" w:author="GoldenCorpusHarness" w:date="2026-03-28T21:57:49Z">
        <w:r>
          <w:delText>s</w:delText>
        </w:r>
      </w:del>
      <w:ins w:id="1358" w:author="GoldenCorpusHarness" w:date="2026-03-28T21:57:49Z">
        <w:r>
          <w:t xml:space="preserve"> Information</w:t>
        </w:r>
      </w:ins>
      <w:r>
        <w:t>1</w:t>
      </w:r>
      <w:del w:id="1359" w:author="GoldenCorpusHarness" w:date="2026-03-28T21:57:49Z">
        <w:r>
          <w:delText>07</w:delText>
        </w:r>
      </w:del>
      <w:ins w:id="1360" w:author="GoldenCorpusHarness" w:date="2026-03-28T21:57:49Z">
        <w:r>
          <w:t>29</w:t>
        </w:r>
      </w:ins>
    </w:p>
    <w:p ns2:paraId="005FE746" ns2:textId="16F0E612" w:rsidR="004F6B15" w:rsidRDefault="004F6B15">
      <w:pPr>
        <w:pStyle w:val="TOC3"/>
        <w:rPr>
          <w:rFonts w:asciiTheme="minorHAnsi" w:eastAsiaTheme="minorEastAsia" w:hAnsiTheme="minorHAnsi" w:cstheme="minorBidi"/>
          <w:noProof/>
          <w:sz w:val="22"/>
          <w:szCs w:val="22"/>
        </w:rPr>
      </w:pPr>
      <w:r>
        <w:t>8.4.</w:t>
      </w:r>
      <w:del w:id="1361" w:author="GoldenCorpusHarness" w:date="2026-03-28T21:57:49Z">
        <w:r>
          <w:delText>1Tim</w:delText>
        </w:r>
      </w:del>
      <w:ins w:id="1362" w:author="GoldenCorpusHarness" w:date="2026-03-28T21:57:49Z">
        <w:r>
          <w:t>4R</w:t>
        </w:r>
      </w:ins>
      <w:r>
        <w:t>e</w:t>
      </w:r>
      <w:del w:id="1363" w:author="GoldenCorpusHarness" w:date="2026-03-28T21:57:49Z">
        <w:r>
          <w:delText xml:space="preserve"> Period </w:delText>
        </w:r>
      </w:del>
      <w:ins w:id="1364" w:author="GoldenCorpusHarness" w:date="2026-03-28T21:57:49Z">
        <w:r>
          <w:t>gul</w:t>
        </w:r>
      </w:ins>
      <w:r>
        <w:t>a</w:t>
      </w:r>
      <w:del w:id="1365" w:author="GoldenCorpusHarness" w:date="2026-03-28T21:57:49Z">
        <w:r>
          <w:delText>nd Frequency f</w:delText>
        </w:r>
      </w:del>
      <w:ins w:id="1366" w:author="GoldenCorpusHarness" w:date="2026-03-28T21:57:49Z">
        <w:r>
          <w:t>t</w:t>
        </w:r>
      </w:ins>
      <w:r>
        <w:t>or</w:t>
      </w:r>
      <w:del w:id="1367" w:author="GoldenCorpusHarness" w:date="2026-03-28T21:57:49Z">
        <w:r>
          <w:delText xml:space="preserve"> Collecting AE, SAE, and Other</w:delText>
        </w:r>
      </w:del>
      <w:ins w:id="1368" w:author="GoldenCorpusHarness" w:date="2026-03-28T21:57:49Z">
        <w:r>
          <w:t>y</w:t>
        </w:r>
      </w:ins>
      <w:r>
        <w:t xml:space="preserve"> Report</w:t>
      </w:r>
      <w:del w:id="1369" w:author="GoldenCorpusHarness" w:date="2026-03-28T21:57:49Z">
        <w:r>
          <w:delText>abl</w:delText>
        </w:r>
      </w:del>
      <w:ins w:id="1370" w:author="GoldenCorpusHarness" w:date="2026-03-28T21:57:49Z">
        <w:r>
          <w:t>ing R</w:t>
        </w:r>
      </w:ins>
      <w:r>
        <w:t>e</w:t>
      </w:r>
      <w:del w:id="1371" w:author="GoldenCorpusHarness" w:date="2026-03-28T21:57:49Z">
        <w:r>
          <w:delText xml:space="preserve"> Saf</w:delText>
        </w:r>
      </w:del>
      <w:ins w:id="1372" w:author="GoldenCorpusHarness" w:date="2026-03-28T21:57:49Z">
        <w:r>
          <w:t>quir</w:t>
        </w:r>
      </w:ins>
      <w:r>
        <w:t>e</w:t>
      </w:r>
      <w:del w:id="1373" w:author="GoldenCorpusHarness" w:date="2026-03-28T21:57:49Z">
        <w:r>
          <w:delText>ty Ev</w:delText>
        </w:r>
      </w:del>
      <w:ins w:id="1374" w:author="GoldenCorpusHarness" w:date="2026-03-28T21:57:49Z">
        <w:r>
          <w:t>m</w:t>
        </w:r>
      </w:ins>
      <w:r>
        <w:t>ent</w:t>
      </w:r>
      <w:ins w:id="1375" w:author="GoldenCorpusHarness" w:date="2026-03-28T21:57:49Z">
        <w:r>
          <w:t>s</w:t>
        </w:r>
      </w:ins>
      <w:r>
        <w:t xml:space="preserve"> </w:t>
      </w:r>
      <w:del w:id="1376" w:author="GoldenCorpusHarness" w:date="2026-03-28T21:57:49Z">
        <w:r>
          <w:delText>In</w:delText>
        </w:r>
      </w:del>
      <w:r>
        <w:t>for</w:t>
      </w:r>
      <w:del w:id="1377" w:author="GoldenCorpusHarness" w:date="2026-03-28T21:57:49Z">
        <w:r>
          <w:delText>mation</w:delText>
        </w:r>
      </w:del>
      <w:ins w:id="1378" w:author="GoldenCorpusHarness" w:date="2026-03-28T21:57:49Z">
        <w:r>
          <w:t xml:space="preserve"> SAE</w:t>
        </w:r>
      </w:ins>
      <w:r>
        <w:t>1</w:t>
      </w:r>
      <w:del w:id="1379" w:author="GoldenCorpusHarness" w:date="2026-03-28T21:57:49Z">
        <w:r>
          <w:delText>07</w:delText>
        </w:r>
      </w:del>
      <w:ins w:id="1380" w:author="GoldenCorpusHarness" w:date="2026-03-28T21:57:49Z">
        <w:r>
          <w:t>29</w:t>
        </w:r>
      </w:ins>
    </w:p>
    <w:p ns2:paraId="7A38130D" ns2:textId="30D8A253" w:rsidR="004F6B15" w:rsidRDefault="004F6B15">
      <w:pPr>
        <w:pStyle w:val="TOC3"/>
        <w:rPr>
          <w:rFonts w:asciiTheme="minorHAnsi" w:eastAsiaTheme="minorEastAsia" w:hAnsiTheme="minorHAnsi" w:cstheme="minorBidi"/>
          <w:noProof/>
          <w:sz w:val="22"/>
          <w:szCs w:val="22"/>
        </w:rPr>
      </w:pPr>
      <w:r>
        <w:t>8.4.</w:t>
      </w:r>
      <w:del w:id="1381" w:author="GoldenCorpusHarness" w:date="2026-03-28T21:57:49Z">
        <w:r>
          <w:delText>2M</w:delText>
        </w:r>
      </w:del>
      <w:ins w:id="1382" w:author="GoldenCorpusHarness" w:date="2026-03-28T21:57:49Z">
        <w:r>
          <w:t>5Pr</w:t>
        </w:r>
      </w:ins>
      <w:r>
        <w:t>e</w:t>
      </w:r>
      <w:del w:id="1383" w:author="GoldenCorpusHarness" w:date="2026-03-28T21:57:49Z">
        <w:r>
          <w:delText>thod of Dete</w:delText>
        </w:r>
      </w:del>
      <w:ins w:id="1384" w:author="GoldenCorpusHarness" w:date="2026-03-28T21:57:49Z">
        <w:r>
          <w:t>gnan</w:t>
        </w:r>
      </w:ins>
      <w:r>
        <w:t>c</w:t>
      </w:r>
      <w:del w:id="1385" w:author="GoldenCorpusHarness" w:date="2026-03-28T21:57:49Z">
        <w:r>
          <w:delText>ting AEs, SAEs,</w:delText>
        </w:r>
      </w:del>
      <w:ins w:id="1386" w:author="GoldenCorpusHarness" w:date="2026-03-28T21:57:49Z">
        <w:r>
          <w:t>y</w:t>
        </w:r>
      </w:ins>
      <w:r>
        <w:t xml:space="preserve"> and </w:t>
      </w:r>
      <w:del w:id="1387" w:author="GoldenCorpusHarness" w:date="2026-03-28T21:57:49Z">
        <w:r>
          <w:delText>Other Re</w:delText>
        </w:r>
      </w:del>
      <w:ins w:id="1388" w:author="GoldenCorpusHarness" w:date="2026-03-28T21:57:49Z">
        <w:r>
          <w:t>Ex</w:t>
        </w:r>
      </w:ins>
      <w:r>
        <w:t>po</w:t>
      </w:r>
      <w:ins w:id="1389" w:author="GoldenCorpusHarness" w:date="2026-03-28T21:57:49Z">
        <w:r>
          <w:t>su</w:t>
        </w:r>
      </w:ins>
      <w:r>
        <w:t>r</w:t>
      </w:r>
      <w:del w:id="1390" w:author="GoldenCorpusHarness" w:date="2026-03-28T21:57:49Z">
        <w:r>
          <w:delText>tabl</w:delText>
        </w:r>
      </w:del>
      <w:r>
        <w:t xml:space="preserve">e </w:t>
      </w:r>
      <w:del w:id="1391" w:author="GoldenCorpusHarness" w:date="2026-03-28T21:57:49Z">
        <w:r>
          <w:delText>S</w:delText>
        </w:r>
      </w:del>
      <w:ins w:id="1392" w:author="GoldenCorpusHarness" w:date="2026-03-28T21:57:49Z">
        <w:r>
          <w:t>During Bre</w:t>
        </w:r>
      </w:ins>
      <w:r>
        <w:t>a</w:t>
      </w:r>
      <w:ins w:id="1393" w:author="GoldenCorpusHarness" w:date="2026-03-28T21:57:49Z">
        <w:r>
          <w:t>st</w:t>
        </w:r>
      </w:ins>
      <w:r>
        <w:t>fe</w:t>
      </w:r>
      <w:del w:id="1394" w:author="GoldenCorpusHarness" w:date="2026-03-28T21:57:49Z">
        <w:r>
          <w:delText>ty Ev</w:delText>
        </w:r>
      </w:del>
      <w:r>
        <w:t>e</w:t>
      </w:r>
      <w:ins w:id="1395" w:author="GoldenCorpusHarness" w:date="2026-03-28T21:57:49Z">
        <w:r>
          <w:t>di</w:t>
        </w:r>
      </w:ins>
      <w:r>
        <w:t>n</w:t>
      </w:r>
      <w:del w:id="1396" w:author="GoldenCorpusHarness" w:date="2026-03-28T21:57:49Z">
        <w:r>
          <w:delText>ts</w:delText>
        </w:r>
      </w:del>
      <w:ins w:id="1397" w:author="GoldenCorpusHarness" w:date="2026-03-28T21:57:49Z">
        <w:r>
          <w:t>g</w:t>
        </w:r>
      </w:ins>
      <w:r>
        <w:t>1</w:t>
      </w:r>
      <w:del w:id="1398" w:author="GoldenCorpusHarness" w:date="2026-03-28T21:57:49Z">
        <w:r>
          <w:delText>0</w:delText>
        </w:r>
      </w:del>
      <w:ins w:id="1399" w:author="GoldenCorpusHarness" w:date="2026-03-28T21:57:49Z">
        <w:r>
          <w:t>2</w:t>
        </w:r>
      </w:ins>
      <w:r>
        <w:t>9</w:t>
      </w:r>
    </w:p>
    <w:p ns2:paraId="543FD83B" ns2:textId="583223C0" w:rsidR="004F6B15" w:rsidRDefault="004F6B15">
      <w:pPr>
        <w:pStyle w:val="TOC3"/>
        <w:rPr>
          <w:rFonts w:asciiTheme="minorHAnsi" w:eastAsiaTheme="minorEastAsia" w:hAnsiTheme="minorHAnsi" w:cstheme="minorBidi"/>
          <w:noProof/>
          <w:sz w:val="22"/>
          <w:szCs w:val="22"/>
        </w:rPr>
      </w:pPr>
      <w:r>
        <w:t>8.4.</w:t>
      </w:r>
      <w:del w:id="1400" w:author="GoldenCorpusHarness" w:date="2026-03-28T21:57:49Z">
        <w:r>
          <w:delText>3Fo</w:delText>
        </w:r>
      </w:del>
      <w:ins w:id="1401" w:author="GoldenCorpusHarness" w:date="2026-03-28T21:57:49Z">
        <w:r>
          <w:t>6Disease-re</w:t>
        </w:r>
      </w:ins>
      <w:r>
        <w:t>l</w:t>
      </w:r>
      <w:del w:id="1402" w:author="GoldenCorpusHarness" w:date="2026-03-28T21:57:49Z">
        <w:r>
          <w:delText xml:space="preserve">low-up of AE, SAE, </w:delText>
        </w:r>
      </w:del>
      <w:r>
        <w:t>a</w:t>
      </w:r>
      <w:del w:id="1403" w:author="GoldenCorpusHarness" w:date="2026-03-28T21:57:49Z">
        <w:r>
          <w:delText>n</w:delText>
        </w:r>
      </w:del>
      <w:ins w:id="1404" w:author="GoldenCorpusHarness" w:date="2026-03-28T21:57:49Z">
        <w:r>
          <w:t>te</w:t>
        </w:r>
      </w:ins>
      <w:r>
        <w:t>d</w:t>
      </w:r>
      <w:del w:id="1405" w:author="GoldenCorpusHarness" w:date="2026-03-28T21:57:49Z">
        <w:r>
          <w:delText xml:space="preserve"> Other Reportable Safety</w:delText>
        </w:r>
      </w:del>
      <w:r>
        <w:t xml:space="preserve"> Event</w:t>
      </w:r>
      <w:ins w:id="1406" w:author="GoldenCorpusHarness" w:date="2026-03-28T21:57:49Z">
        <w:r>
          <w:t>s</w:t>
        </w:r>
      </w:ins>
      <w:r>
        <w:t xml:space="preserve"> </w:t>
      </w:r>
      <w:del w:id="1407" w:author="GoldenCorpusHarness" w:date="2026-03-28T21:57:49Z">
        <w:r>
          <w:delText>I</w:delText>
        </w:r>
      </w:del>
      <w:ins w:id="1408" w:author="GoldenCorpusHarness" w:date="2026-03-28T21:57:49Z">
        <w:r>
          <w:t>a</w:t>
        </w:r>
      </w:ins>
      <w:r>
        <w:t>n</w:t>
      </w:r>
      <w:del w:id="1409" w:author="GoldenCorpusHarness" w:date="2026-03-28T21:57:49Z">
        <w:r>
          <w:delText>f</w:delText>
        </w:r>
      </w:del>
      <w:ins w:id="1410" w:author="GoldenCorpusHarness" w:date="2026-03-28T21:57:49Z">
        <w:r>
          <w:t>d/</w:t>
        </w:r>
      </w:ins>
      <w:r>
        <w:t>or</w:t>
      </w:r>
      <w:del w:id="1411" w:author="GoldenCorpusHarness" w:date="2026-03-28T21:57:49Z">
        <w:r>
          <w:delText>m</w:delText>
        </w:r>
      </w:del>
      <w:ins w:id="1412" w:author="GoldenCorpusHarness" w:date="2026-03-28T21:57:49Z">
        <w:r>
          <w:t xml:space="preserve"> Disease-rel</w:t>
        </w:r>
      </w:ins>
      <w:r>
        <w:t>at</w:t>
      </w:r>
      <w:ins w:id="1413" w:author="GoldenCorpusHarness" w:date="2026-03-28T21:57:49Z">
        <w:r>
          <w:t>ed Outcomes Not Qual</w:t>
        </w:r>
      </w:ins>
      <w:r>
        <w:t>i</w:t>
      </w:r>
      <w:ins w:id="1414" w:author="GoldenCorpusHarness" w:date="2026-03-28T21:57:49Z">
        <w:r>
          <w:t xml:space="preserve">fying as AEs </w:t>
        </w:r>
      </w:ins>
      <w:r>
        <w:t>o</w:t>
      </w:r>
      <w:del w:id="1415" w:author="GoldenCorpusHarness" w:date="2026-03-28T21:57:49Z">
        <w:r>
          <w:delText>n</w:delText>
        </w:r>
      </w:del>
      <w:ins w:id="1416" w:author="GoldenCorpusHarness" w:date="2026-03-28T21:57:49Z">
        <w:r>
          <w:t>r SAEs</w:t>
        </w:r>
      </w:ins>
      <w:r>
        <w:t>1</w:t>
      </w:r>
      <w:ins w:id="1417" w:author="GoldenCorpusHarness" w:date="2026-03-28T21:57:49Z">
        <w:r>
          <w:t>3</w:t>
        </w:r>
      </w:ins>
      <w:r>
        <w:t>0</w:t>
      </w:r>
      <w:del w:id="1418" w:author="GoldenCorpusHarness" w:date="2026-03-28T21:57:49Z">
        <w:r>
          <w:delText>9</w:delText>
        </w:r>
      </w:del>
    </w:p>
    <w:p ns2:paraId="3057302B" ns2:textId="0A32C374" w:rsidR="004F6B15" w:rsidRDefault="004F6B15">
      <w:pPr>
        <w:pStyle w:val="TOC3"/>
        <w:rPr>
          <w:rFonts w:asciiTheme="minorHAnsi" w:eastAsiaTheme="minorEastAsia" w:hAnsiTheme="minorHAnsi" w:cstheme="minorBidi"/>
          <w:noProof/>
          <w:sz w:val="22"/>
          <w:szCs w:val="22"/>
        </w:rPr>
      </w:pPr>
      <w:r>
        <w:t>8.4.</w:t>
      </w:r>
      <w:del w:id="1419" w:author="GoldenCorpusHarness" w:date="2026-03-28T21:57:49Z">
        <w:r>
          <w:delText>4Regulatory Reporting Requirem</w:delText>
        </w:r>
      </w:del>
      <w:ins w:id="1420" w:author="GoldenCorpusHarness" w:date="2026-03-28T21:57:49Z">
        <w:r>
          <w:t>7Ev</w:t>
        </w:r>
      </w:ins>
      <w:r>
        <w:t xml:space="preserve">ents </w:t>
      </w:r>
      <w:ins w:id="1421" w:author="GoldenCorpusHarness" w:date="2026-03-28T21:57:49Z">
        <w:r>
          <w:t>o</w:t>
        </w:r>
      </w:ins>
      <w:r>
        <w:t>f</w:t>
      </w:r>
      <w:del w:id="1422" w:author="GoldenCorpusHarness" w:date="2026-03-28T21:57:49Z">
        <w:r>
          <w:delText>o</w:delText>
        </w:r>
      </w:del>
      <w:ins w:id="1423" w:author="GoldenCorpusHarness" w:date="2026-03-28T21:57:49Z">
        <w:r>
          <w:t xml:space="preserve"> Clinical Inte</w:t>
        </w:r>
      </w:ins>
      <w:r>
        <w:t>r</w:t>
      </w:r>
      <w:del w:id="1424" w:author="GoldenCorpusHarness" w:date="2026-03-28T21:57:49Z">
        <w:r>
          <w:delText xml:space="preserve"> SAE</w:delText>
        </w:r>
      </w:del>
      <w:ins w:id="1425" w:author="GoldenCorpusHarness" w:date="2026-03-28T21:57:49Z">
        <w:r>
          <w:t>est</w:t>
        </w:r>
      </w:ins>
      <w:r>
        <w:t>1</w:t>
      </w:r>
      <w:ins w:id="1426" w:author="GoldenCorpusHarness" w:date="2026-03-28T21:57:49Z">
        <w:r>
          <w:t>3</w:t>
        </w:r>
      </w:ins>
      <w:r>
        <w:t>0</w:t>
      </w:r>
      <w:del w:id="1427" w:author="GoldenCorpusHarness" w:date="2026-03-28T21:57:49Z">
        <w:r>
          <w:delText>9</w:delText>
        </w:r>
      </w:del>
    </w:p>
    <w:p ns2:paraId="1BDFA835" ns2:textId="63C0498E" w:rsidR="004F6B15" w:rsidRDefault="004F6B15">
      <w:pPr>
        <w:pStyle w:val="TOC3"/>
        <w:rPr>
          <w:rFonts w:asciiTheme="minorHAnsi" w:eastAsiaTheme="minorEastAsia" w:hAnsiTheme="minorHAnsi" w:cstheme="minorBidi"/>
          <w:noProof/>
          <w:sz w:val="22"/>
          <w:szCs w:val="22"/>
        </w:rPr>
      </w:pPr>
      <w:r>
        <w:t>8.</w:t>
      </w:r>
      <w:del w:id="1428" w:author="GoldenCorpusHarness" w:date="2026-03-28T21:57:49Z">
        <w:r>
          <w:delText>4.</w:delText>
        </w:r>
      </w:del>
      <w:r>
        <w:t>5</w:t>
      </w:r>
      <w:del w:id="1429" w:author="GoldenCorpusHarness" w:date="2026-03-28T21:57:49Z">
        <w:r>
          <w:delText>Pregnancy and Exposure During B</w:delText>
        </w:r>
      </w:del>
      <w:ins w:id="1430" w:author="GoldenCorpusHarness" w:date="2026-03-28T21:57:49Z">
        <w:r>
          <w:t>T</w:t>
        </w:r>
      </w:ins>
      <w:r>
        <w:t>rea</w:t>
      </w:r>
      <w:ins w:id="1431" w:author="GoldenCorpusHarness" w:date="2026-03-28T21:57:49Z">
        <w:r>
          <w:t>tment of Overdo</w:t>
        </w:r>
      </w:ins>
      <w:r>
        <w:t>s</w:t>
      </w:r>
      <w:del w:id="1432" w:author="GoldenCorpusHarness" w:date="2026-03-28T21:57:49Z">
        <w:r>
          <w:delText>tf</w:delText>
        </w:r>
      </w:del>
      <w:r>
        <w:t>e</w:t>
      </w:r>
      <w:del w:id="1433" w:author="GoldenCorpusHarness" w:date="2026-03-28T21:57:49Z">
        <w:r>
          <w:delText>eding</w:delText>
        </w:r>
      </w:del>
      <w:r>
        <w:t>1</w:t>
      </w:r>
      <w:del w:id="1434" w:author="GoldenCorpusHarness" w:date="2026-03-28T21:57:49Z">
        <w:r>
          <w:delText>1</w:delText>
        </w:r>
      </w:del>
      <w:ins w:id="1435" w:author="GoldenCorpusHarness" w:date="2026-03-28T21:57:49Z">
        <w:r>
          <w:t>3</w:t>
        </w:r>
      </w:ins>
      <w:r>
        <w:t>0</w:t>
      </w:r>
    </w:p>
    <w:p ns2:paraId="6E44B0C6" ns2:textId="466433FA" w:rsidR="004F6B15" w:rsidRDefault="004F6B15">
      <w:pPr>
        <w:pStyle w:val="TOC3"/>
        <w:rPr>
          <w:rFonts w:asciiTheme="minorHAnsi" w:eastAsiaTheme="minorEastAsia" w:hAnsiTheme="minorHAnsi" w:cstheme="minorBidi"/>
          <w:noProof/>
          <w:sz w:val="22"/>
          <w:szCs w:val="22"/>
        </w:rPr>
      </w:pPr>
      <w:r>
        <w:t>8.</w:t>
      </w:r>
      <w:del w:id="1436" w:author="GoldenCorpusHarness" w:date="2026-03-28T21:57:49Z">
        <w:r>
          <w:delText>4.</w:delText>
        </w:r>
      </w:del>
      <w:r>
        <w:t>6</w:t>
      </w:r>
      <w:del w:id="1437" w:author="GoldenCorpusHarness" w:date="2026-03-28T21:57:49Z">
        <w:r>
          <w:delText>Dise</w:delText>
        </w:r>
      </w:del>
      <w:ins w:id="1438" w:author="GoldenCorpusHarness" w:date="2026-03-28T21:57:49Z">
        <w:r>
          <w:t>Ph</w:t>
        </w:r>
      </w:ins>
      <w:r>
        <w:t>a</w:t>
      </w:r>
      <w:del w:id="1439" w:author="GoldenCorpusHarness" w:date="2026-03-28T21:57:49Z">
        <w:r>
          <w:delText>se-</w:delText>
        </w:r>
      </w:del>
      <w:r>
        <w:t>r</w:t>
      </w:r>
      <w:del w:id="1440" w:author="GoldenCorpusHarness" w:date="2026-03-28T21:57:49Z">
        <w:r>
          <w:delText>el</w:delText>
        </w:r>
      </w:del>
      <w:ins w:id="1441" w:author="GoldenCorpusHarness" w:date="2026-03-28T21:57:49Z">
        <w:r>
          <w:t>m</w:t>
        </w:r>
      </w:ins>
      <w:r>
        <w:t>a</w:t>
      </w:r>
      <w:del w:id="1442" w:author="GoldenCorpusHarness" w:date="2026-03-28T21:57:49Z">
        <w:r>
          <w:delText>ted Events and/or Disease-related Out</w:delText>
        </w:r>
      </w:del>
      <w:r>
        <w:t>co</w:t>
      </w:r>
      <w:del w:id="1443" w:author="GoldenCorpusHarness" w:date="2026-03-28T21:57:49Z">
        <w:r>
          <w:delText>mes Not Qualify</w:delText>
        </w:r>
      </w:del>
      <w:ins w:id="1444" w:author="GoldenCorpusHarness" w:date="2026-03-28T21:57:49Z">
        <w:r>
          <w:t>k</w:t>
        </w:r>
      </w:ins>
      <w:r>
        <w:t>in</w:t>
      </w:r>
      <w:del w:id="1445" w:author="GoldenCorpusHarness" w:date="2026-03-28T21:57:49Z">
        <w:r>
          <w:delText>g as AEs or SAE</w:delText>
        </w:r>
      </w:del>
      <w:ins w:id="1446" w:author="GoldenCorpusHarness" w:date="2026-03-28T21:57:49Z">
        <w:r>
          <w:t>etic</w:t>
        </w:r>
      </w:ins>
      <w:r>
        <w:t>s1</w:t>
      </w:r>
      <w:ins w:id="1447" w:author="GoldenCorpusHarness" w:date="2026-03-28T21:57:49Z">
        <w:r>
          <w:t>3</w:t>
        </w:r>
      </w:ins>
      <w:r>
        <w:t>1</w:t>
      </w:r>
      <w:del w:id="1448" w:author="GoldenCorpusHarness" w:date="2026-03-28T21:57:49Z">
        <w:r>
          <w:delText>0</w:delText>
        </w:r>
      </w:del>
    </w:p>
    <w:p ns2:paraId="5C3E8C9F" ns2:textId="3F21C5C2" w:rsidR="004F6B15" w:rsidRDefault="004F6B15">
      <w:pPr>
        <w:pStyle w:val="TOC3"/>
        <w:rPr>
          <w:rFonts w:asciiTheme="minorHAnsi" w:eastAsiaTheme="minorEastAsia" w:hAnsiTheme="minorHAnsi" w:cstheme="minorBidi"/>
          <w:noProof/>
          <w:sz w:val="22"/>
          <w:szCs w:val="22"/>
        </w:rPr>
      </w:pPr>
      <w:r>
        <w:t>8.</w:t>
      </w:r>
      <w:del w:id="1449" w:author="GoldenCorpusHarness" w:date="2026-03-28T21:57:49Z">
        <w:r>
          <w:delText>4.</w:delText>
        </w:r>
      </w:del>
      <w:r>
        <w:t>7</w:t>
      </w:r>
      <w:del w:id="1450" w:author="GoldenCorpusHarness" w:date="2026-03-28T21:57:49Z">
        <w:r>
          <w:delText>Eve</w:delText>
        </w:r>
      </w:del>
      <w:ins w:id="1451" w:author="GoldenCorpusHarness" w:date="2026-03-28T21:57:49Z">
        <w:r>
          <w:t>Pharmacody</w:t>
        </w:r>
      </w:ins>
      <w:r>
        <w:t>n</w:t>
      </w:r>
      <w:del w:id="1452" w:author="GoldenCorpusHarness" w:date="2026-03-28T21:57:49Z">
        <w:r>
          <w:delText>ts of Clin</w:delText>
        </w:r>
      </w:del>
      <w:ins w:id="1453" w:author="GoldenCorpusHarness" w:date="2026-03-28T21:57:49Z">
        <w:r>
          <w:t>am</w:t>
        </w:r>
      </w:ins>
      <w:r>
        <w:t>ic</w:t>
      </w:r>
      <w:del w:id="1454" w:author="GoldenCorpusHarness" w:date="2026-03-28T21:57:49Z">
        <w:r>
          <w:delText>al Intere</w:delText>
        </w:r>
      </w:del>
      <w:r>
        <w:t>s</w:t>
      </w:r>
      <w:del w:id="1455" w:author="GoldenCorpusHarness" w:date="2026-03-28T21:57:49Z">
        <w:r>
          <w:delText>t</w:delText>
        </w:r>
      </w:del>
      <w:r>
        <w:t>1</w:t>
      </w:r>
      <w:ins w:id="1456" w:author="GoldenCorpusHarness" w:date="2026-03-28T21:57:49Z">
        <w:r>
          <w:t>3</w:t>
        </w:r>
      </w:ins>
      <w:r>
        <w:t>1</w:t>
      </w:r>
      <w:del w:id="1457" w:author="GoldenCorpusHarness" w:date="2026-03-28T21:57:49Z">
        <w:r>
          <w:delText>0</w:delText>
        </w:r>
      </w:del>
    </w:p>
    <w:p ns2:paraId="66A590CB" ns2:textId="2BACB0FB" w:rsidR="004F6B15" w:rsidRDefault="004F6B15">
      <w:pPr>
        <w:pStyle w:val="TOC2"/>
        <w:rPr>
          <w:rFonts w:asciiTheme="minorHAnsi" w:eastAsiaTheme="minorEastAsia" w:hAnsiTheme="minorHAnsi" w:cstheme="minorBidi"/>
          <w:b w:val="0"/>
          <w:noProof/>
          <w:sz w:val="22"/>
          <w:szCs w:val="22"/>
        </w:rPr>
      </w:pPr>
      <w:r>
        <w:t>8.</w:t>
      </w:r>
      <w:del w:id="1458" w:author="GoldenCorpusHarness" w:date="2026-03-28T21:57:49Z">
        <w:r>
          <w:delText>5T</w:delText>
        </w:r>
      </w:del>
      <w:ins w:id="1459" w:author="GoldenCorpusHarness" w:date="2026-03-28T21:57:49Z">
        <w:r>
          <w:t>8Bioma</w:t>
        </w:r>
      </w:ins>
      <w:r>
        <w:t>r</w:t>
      </w:r>
      <w:del w:id="1460" w:author="GoldenCorpusHarness" w:date="2026-03-28T21:57:49Z">
        <w:r>
          <w:delText>eatment of Ov</w:delText>
        </w:r>
      </w:del>
      <w:ins w:id="1461" w:author="GoldenCorpusHarness" w:date="2026-03-28T21:57:49Z">
        <w:r>
          <w:t>k</w:t>
        </w:r>
      </w:ins>
      <w:r>
        <w:t>er</w:t>
      </w:r>
      <w:del w:id="1462" w:author="GoldenCorpusHarness" w:date="2026-03-28T21:57:49Z">
        <w:r>
          <w:delText>do</w:delText>
        </w:r>
      </w:del>
      <w:r>
        <w:t>s</w:t>
      </w:r>
      <w:del w:id="1463" w:author="GoldenCorpusHarness" w:date="2026-03-28T21:57:49Z">
        <w:r>
          <w:delText>e</w:delText>
        </w:r>
      </w:del>
      <w:r>
        <w:t>1</w:t>
      </w:r>
      <w:ins w:id="1464" w:author="GoldenCorpusHarness" w:date="2026-03-28T21:57:49Z">
        <w:r>
          <w:t>3</w:t>
        </w:r>
      </w:ins>
      <w:r>
        <w:t>1</w:t>
      </w:r>
      <w:del w:id="1465" w:author="GoldenCorpusHarness" w:date="2026-03-28T21:57:49Z">
        <w:r>
          <w:delText>1</w:delText>
        </w:r>
      </w:del>
    </w:p>
    <w:p ns2:paraId="78B09E33" ns2:textId="10B03895" w:rsidR="004F6B15" w:rsidRDefault="004F6B15">
      <w:pPr>
        <w:pStyle w:val="TOC2"/>
        <w:rPr>
          <w:rFonts w:asciiTheme="minorHAnsi" w:eastAsiaTheme="minorEastAsia" w:hAnsiTheme="minorHAnsi" w:cstheme="minorBidi"/>
          <w:b w:val="0"/>
          <w:noProof/>
          <w:sz w:val="22"/>
          <w:szCs w:val="22"/>
        </w:rPr>
      </w:pPr>
      <w:r>
        <w:t>8.</w:t>
      </w:r>
      <w:del w:id="1466" w:author="GoldenCorpusHarness" w:date="2026-03-28T21:57:49Z">
        <w:r>
          <w:delText>6</w:delText>
        </w:r>
      </w:del>
      <w:ins w:id="1467" w:author="GoldenCorpusHarness" w:date="2026-03-28T21:57:49Z">
        <w:r>
          <w:t>8.1</w:t>
        </w:r>
      </w:ins>
      <w:r>
        <w:t>P</w:t>
      </w:r>
      <w:del w:id="1468" w:author="GoldenCorpusHarness" w:date="2026-03-28T21:57:49Z">
        <w:r>
          <w:delText>h</w:delText>
        </w:r>
      </w:del>
      <w:ins w:id="1469" w:author="GoldenCorpusHarness" w:date="2026-03-28T21:57:49Z">
        <w:r>
          <w:t>l</w:t>
        </w:r>
      </w:ins>
      <w:r>
        <w:t>a</w:t>
      </w:r>
      <w:del w:id="1470" w:author="GoldenCorpusHarness" w:date="2026-03-28T21:57:49Z">
        <w:r>
          <w:delText>rmacoki</w:delText>
        </w:r>
      </w:del>
      <w:ins w:id="1471" w:author="GoldenCorpusHarness" w:date="2026-03-28T21:57:49Z">
        <w:r>
          <w:t>nned Ge</w:t>
        </w:r>
      </w:ins>
      <w:r>
        <w:t>netic</w:t>
      </w:r>
      <w:ins w:id="1472" w:author="GoldenCorpusHarness" w:date="2026-03-28T21:57:49Z">
        <w:r>
          <w:t xml:space="preserve"> Analy</w:t>
        </w:r>
      </w:ins>
      <w:r>
        <w:t>s</w:t>
      </w:r>
      <w:ins w:id="1473" w:author="GoldenCorpusHarness" w:date="2026-03-28T21:57:49Z">
        <w:r>
          <w:t>is Sample Collection</w:t>
        </w:r>
      </w:ins>
      <w:r>
        <w:t>1</w:t>
      </w:r>
      <w:del w:id="1474" w:author="GoldenCorpusHarness" w:date="2026-03-28T21:57:49Z">
        <w:r>
          <w:delText>11</w:delText>
        </w:r>
      </w:del>
      <w:ins w:id="1475" w:author="GoldenCorpusHarness" w:date="2026-03-28T21:57:49Z">
        <w:r>
          <w:t>32</w:t>
        </w:r>
      </w:ins>
    </w:p>
    <w:p ns2:paraId="2AB1FE4B" ns2:textId="25CF4CA8" w:rsidR="004F6B15" w:rsidRDefault="004F6B15">
      <w:pPr>
        <w:pStyle w:val="TOC2"/>
        <w:rPr>
          <w:rFonts w:asciiTheme="minorHAnsi" w:eastAsiaTheme="minorEastAsia" w:hAnsiTheme="minorHAnsi" w:cstheme="minorBidi"/>
          <w:b w:val="0"/>
          <w:noProof/>
          <w:sz w:val="22"/>
          <w:szCs w:val="22"/>
        </w:rPr>
      </w:pPr>
      <w:r>
        <w:t>8.</w:t>
      </w:r>
      <w:del w:id="1476" w:author="GoldenCorpusHarness" w:date="2026-03-28T21:57:49Z">
        <w:r>
          <w:delText>7Ph</w:delText>
        </w:r>
      </w:del>
      <w:ins w:id="1477" w:author="GoldenCorpusHarness" w:date="2026-03-28T21:57:49Z">
        <w:r>
          <w:t>9Future Biomedical Rese</w:t>
        </w:r>
      </w:ins>
      <w:r>
        <w:t>ar</w:t>
      </w:r>
      <w:del w:id="1478" w:author="GoldenCorpusHarness" w:date="2026-03-28T21:57:49Z">
        <w:r>
          <w:delText>ma</w:delText>
        </w:r>
      </w:del>
      <w:r>
        <w:t>c</w:t>
      </w:r>
      <w:del w:id="1479" w:author="GoldenCorpusHarness" w:date="2026-03-28T21:57:49Z">
        <w:r>
          <w:delText>odyn</w:delText>
        </w:r>
      </w:del>
      <w:ins w:id="1480" w:author="GoldenCorpusHarness" w:date="2026-03-28T21:57:49Z">
        <w:r>
          <w:t>h S</w:t>
        </w:r>
      </w:ins>
      <w:r>
        <w:t>am</w:t>
      </w:r>
      <w:ins w:id="1481" w:author="GoldenCorpusHarness" w:date="2026-03-28T21:57:49Z">
        <w:r>
          <w:t>ple Collect</w:t>
        </w:r>
      </w:ins>
      <w:r>
        <w:t>i</w:t>
      </w:r>
      <w:del w:id="1482" w:author="GoldenCorpusHarness" w:date="2026-03-28T21:57:49Z">
        <w:r>
          <w:delText>cs</w:delText>
        </w:r>
      </w:del>
      <w:ins w:id="1483" w:author="GoldenCorpusHarness" w:date="2026-03-28T21:57:49Z">
        <w:r>
          <w:t>on</w:t>
        </w:r>
      </w:ins>
      <w:r>
        <w:t>1</w:t>
      </w:r>
      <w:del w:id="1484" w:author="GoldenCorpusHarness" w:date="2026-03-28T21:57:49Z">
        <w:r>
          <w:delText>1</w:delText>
        </w:r>
      </w:del>
      <w:ins w:id="1485" w:author="GoldenCorpusHarness" w:date="2026-03-28T21:57:49Z">
        <w:r>
          <w:t>3</w:t>
        </w:r>
      </w:ins>
      <w:r>
        <w:t>2</w:t>
      </w:r>
    </w:p>
    <w:p ns2:paraId="09754F27" ns2:textId="0651D548" w:rsidR="004F6B15" w:rsidRDefault="004F6B15">
      <w:pPr>
        <w:pStyle w:val="TOC2"/>
        <w:rPr>
          <w:rFonts w:asciiTheme="minorHAnsi" w:eastAsiaTheme="minorEastAsia" w:hAnsiTheme="minorHAnsi" w:cstheme="minorBidi"/>
          <w:b w:val="0"/>
          <w:noProof/>
          <w:sz w:val="22"/>
          <w:szCs w:val="22"/>
        </w:rPr>
      </w:pPr>
      <w:r>
        <w:t>8.</w:t>
      </w:r>
      <w:del w:id="1486" w:author="GoldenCorpusHarness" w:date="2026-03-28T21:57:49Z">
        <w:r>
          <w:delText>8B</w:delText>
        </w:r>
      </w:del>
      <w:ins w:id="1487" w:author="GoldenCorpusHarness" w:date="2026-03-28T21:57:49Z">
        <w:r>
          <w:t>10Medical Resource Utilizat</w:t>
        </w:r>
      </w:ins>
      <w:r>
        <w:t>io</w:t>
      </w:r>
      <w:ins w:id="1488" w:author="GoldenCorpusHarness" w:date="2026-03-28T21:57:49Z">
        <w:r>
          <w:t>n and Health Econo</w:t>
        </w:r>
      </w:ins>
      <w:r>
        <w:t>m</w:t>
      </w:r>
      <w:del w:id="1489" w:author="GoldenCorpusHarness" w:date="2026-03-28T21:57:49Z">
        <w:r>
          <w:delText>arker</w:delText>
        </w:r>
      </w:del>
      <w:ins w:id="1490" w:author="GoldenCorpusHarness" w:date="2026-03-28T21:57:49Z">
        <w:r>
          <w:t>ic</w:t>
        </w:r>
      </w:ins>
      <w:r>
        <w:t>s1</w:t>
      </w:r>
      <w:del w:id="1491" w:author="GoldenCorpusHarness" w:date="2026-03-28T21:57:49Z">
        <w:r>
          <w:delText>1</w:delText>
        </w:r>
      </w:del>
      <w:ins w:id="1492" w:author="GoldenCorpusHarness" w:date="2026-03-28T21:57:49Z">
        <w:r>
          <w:t>3</w:t>
        </w:r>
      </w:ins>
      <w:r>
        <w:t>2</w:t>
      </w:r>
    </w:p>
    <w:p ns2:paraId="746A3EB7" ns2:textId="3A9FFFD1" w:rsidR="004F6B15" w:rsidRDefault="004F6B15">
      <w:pPr>
        <w:pStyle w:val="TOC3"/>
        <w:rPr>
          <w:rFonts w:asciiTheme="minorHAnsi" w:eastAsiaTheme="minorEastAsia" w:hAnsiTheme="minorHAnsi" w:cstheme="minorBidi"/>
          <w:noProof/>
          <w:sz w:val="22"/>
          <w:szCs w:val="22"/>
        </w:rPr>
      </w:pPr>
      <w:del w:id="1493" w:author="GoldenCorpusHarness" w:date="2026-03-28T21:57:49Z">
        <w:r>
          <w:delText>8.</w:delText>
        </w:r>
      </w:del>
      <w:r>
        <w:t>8.1</w:t>
      </w:r>
      <w:del w:id="1494" w:author="GoldenCorpusHarness" w:date="2026-03-28T21:57:49Z">
        <w:r>
          <w:delText>Plann</w:delText>
        </w:r>
      </w:del>
      <w:ins w:id="1495" w:author="GoldenCorpusHarness" w:date="2026-03-28T21:57:49Z">
        <w:r>
          <w:t>1Visit R</w:t>
        </w:r>
      </w:ins>
      <w:r>
        <w:t>e</w:t>
      </w:r>
      <w:del w:id="1496" w:author="GoldenCorpusHarness" w:date="2026-03-28T21:57:49Z">
        <w:r>
          <w:delText>d G</w:delText>
        </w:r>
      </w:del>
      <w:ins w:id="1497" w:author="GoldenCorpusHarness" w:date="2026-03-28T21:57:49Z">
        <w:r>
          <w:t>quirem</w:t>
        </w:r>
      </w:ins>
      <w:r>
        <w:t>en</w:t>
      </w:r>
      <w:del w:id="1498" w:author="GoldenCorpusHarness" w:date="2026-03-28T21:57:49Z">
        <w:r>
          <w:delText>e</w:delText>
        </w:r>
      </w:del>
      <w:r>
        <w:t>t</w:t>
      </w:r>
      <w:del w:id="1499" w:author="GoldenCorpusHarness" w:date="2026-03-28T21:57:49Z">
        <w:r>
          <w:delText>ic Analy</w:delText>
        </w:r>
      </w:del>
      <w:r>
        <w:t>s</w:t>
      </w:r>
      <w:del w:id="1500" w:author="GoldenCorpusHarness" w:date="2026-03-28T21:57:49Z">
        <w:r>
          <w:delText>is Sample Collection</w:delText>
        </w:r>
      </w:del>
      <w:r>
        <w:t>1</w:t>
      </w:r>
      <w:del w:id="1501" w:author="GoldenCorpusHarness" w:date="2026-03-28T21:57:49Z">
        <w:r>
          <w:delText>1</w:delText>
        </w:r>
      </w:del>
      <w:ins w:id="1502" w:author="GoldenCorpusHarness" w:date="2026-03-28T21:57:49Z">
        <w:r>
          <w:t>3</w:t>
        </w:r>
      </w:ins>
      <w:r>
        <w:t>2</w:t>
      </w:r>
    </w:p>
    <w:p ns2:paraId="2AF4F17C" ns2:textId="70D602BC" w:rsidR="004F6B15" w:rsidRDefault="004F6B15">
      <w:pPr>
        <w:pStyle w:val="TOC2"/>
        <w:rPr>
          <w:rFonts w:asciiTheme="minorHAnsi" w:eastAsiaTheme="minorEastAsia" w:hAnsiTheme="minorHAnsi" w:cstheme="minorBidi"/>
          <w:b w:val="0"/>
          <w:noProof/>
          <w:sz w:val="22"/>
          <w:szCs w:val="22"/>
        </w:rPr>
      </w:pPr>
      <w:r>
        <w:t>8.</w:t>
      </w:r>
      <w:del w:id="1503" w:author="GoldenCorpusHarness" w:date="2026-03-28T21:57:49Z">
        <w:r>
          <w:delText>9Medical Resource Utilization and Health Economics</w:delText>
        </w:r>
      </w:del>
      <w:r>
        <w:t>11</w:t>
      </w:r>
      <w:ins w:id="1504" w:author="GoldenCorpusHarness" w:date="2026-03-28T21:57:49Z">
        <w:r>
          <w:t>.1Screening13</w:t>
        </w:r>
      </w:ins>
      <w:r>
        <w:t>2</w:t>
      </w:r>
    </w:p>
    <w:p ns2:paraId="11E0F765" ns2:textId="28896BFE" w:rsidR="004F6B15" w:rsidRDefault="004F6B15">
      <w:pPr>
        <w:pStyle w:val="TOC2"/>
        <w:rPr>
          <w:rFonts w:asciiTheme="minorHAnsi" w:eastAsiaTheme="minorEastAsia" w:hAnsiTheme="minorHAnsi" w:cstheme="minorBidi"/>
          <w:b w:val="0"/>
          <w:noProof/>
          <w:sz w:val="22"/>
          <w:szCs w:val="22"/>
        </w:rPr>
      </w:pPr>
      <w:r>
        <w:t>8.1</w:t>
      </w:r>
      <w:del w:id="1505" w:author="GoldenCorpusHarness" w:date="2026-03-28T21:57:49Z">
        <w:r>
          <w:delText>0Vis</w:delText>
        </w:r>
      </w:del>
      <w:ins w:id="1506" w:author="GoldenCorpusHarness" w:date="2026-03-28T21:57:49Z">
        <w:r>
          <w:t>1.2In</w:t>
        </w:r>
      </w:ins>
      <w:r>
        <w:t>it</w:t>
      </w:r>
      <w:ins w:id="1507" w:author="GoldenCorpusHarness" w:date="2026-03-28T21:57:49Z">
        <w:r>
          <w:t>ial</w:t>
        </w:r>
      </w:ins>
      <w:r>
        <w:t xml:space="preserve"> </w:t>
      </w:r>
      <w:del w:id="1508" w:author="GoldenCorpusHarness" w:date="2026-03-28T21:57:49Z">
        <w:r>
          <w:delText>Requi</w:delText>
        </w:r>
      </w:del>
      <w:ins w:id="1509" w:author="GoldenCorpusHarness" w:date="2026-03-28T21:57:49Z">
        <w:r>
          <w:t>T</w:t>
        </w:r>
      </w:ins>
      <w:r>
        <w:t>re</w:t>
      </w:r>
      <w:ins w:id="1510" w:author="GoldenCorpusHarness" w:date="2026-03-28T21:57:49Z">
        <w:r>
          <w:t>at</w:t>
        </w:r>
      </w:ins>
      <w:r>
        <w:t>ment</w:t>
      </w:r>
      <w:ins w:id="1511" w:author="GoldenCorpusHarness" w:date="2026-03-28T21:57:49Z">
        <w:r>
          <w:t xml:space="preserve"> Pha</w:t>
        </w:r>
      </w:ins>
      <w:r>
        <w:t>s</w:t>
      </w:r>
      <w:ins w:id="1512" w:author="GoldenCorpusHarness" w:date="2026-03-28T21:57:49Z">
        <w:r>
          <w:t>e</w:t>
        </w:r>
      </w:ins>
      <w:r>
        <w:t>1</w:t>
      </w:r>
      <w:del w:id="1513" w:author="GoldenCorpusHarness" w:date="2026-03-28T21:57:49Z">
        <w:r>
          <w:delText>1</w:delText>
        </w:r>
      </w:del>
      <w:ins w:id="1514" w:author="GoldenCorpusHarness" w:date="2026-03-28T21:57:49Z">
        <w:r>
          <w:t>3</w:t>
        </w:r>
      </w:ins>
      <w:r>
        <w:t>2</w:t>
      </w:r>
    </w:p>
    <w:p ns2:paraId="7E7F8CE5" ns2:textId="277B175B" w:rsidR="004F6B15" w:rsidRDefault="004F6B15">
      <w:pPr>
        <w:pStyle w:val="TOC3"/>
        <w:rPr>
          <w:rFonts w:asciiTheme="minorHAnsi" w:eastAsiaTheme="minorEastAsia" w:hAnsiTheme="minorHAnsi" w:cstheme="minorBidi"/>
          <w:noProof/>
          <w:sz w:val="22"/>
          <w:szCs w:val="22"/>
        </w:rPr>
      </w:pPr>
      <w:r>
        <w:t>8.1</w:t>
      </w:r>
      <w:del w:id="1515" w:author="GoldenCorpusHarness" w:date="2026-03-28T21:57:49Z">
        <w:r>
          <w:delText>0</w:delText>
        </w:r>
      </w:del>
      <w:ins w:id="1516" w:author="GoldenCorpusHarness" w:date="2026-03-28T21:57:49Z">
        <w:r>
          <w:t>1.2</w:t>
        </w:r>
      </w:ins>
      <w:r>
        <w:t>.1</w:t>
      </w:r>
      <w:del w:id="1517" w:author="GoldenCorpusHarness" w:date="2026-03-28T21:57:49Z">
        <w:r>
          <w:delText>S</w:delText>
        </w:r>
      </w:del>
      <w:ins w:id="1518" w:author="GoldenCorpusHarness" w:date="2026-03-28T21:57:49Z">
        <w:r>
          <w:t>Telephone or Conta</w:t>
        </w:r>
      </w:ins>
      <w:r>
        <w:t>c</w:t>
      </w:r>
      <w:del w:id="1519" w:author="GoldenCorpusHarness" w:date="2026-03-28T21:57:49Z">
        <w:r>
          <w:delText>reen</w:delText>
        </w:r>
      </w:del>
      <w:ins w:id="1520" w:author="GoldenCorpusHarness" w:date="2026-03-28T21:57:49Z">
        <w:r>
          <w:t>t V</w:t>
        </w:r>
      </w:ins>
      <w:r>
        <w:t>i</w:t>
      </w:r>
      <w:del w:id="1521" w:author="GoldenCorpusHarness" w:date="2026-03-28T21:57:49Z">
        <w:r>
          <w:delText>ng1</w:delText>
        </w:r>
      </w:del>
      <w:ins w:id="1522" w:author="GoldenCorpusHarness" w:date="2026-03-28T21:57:49Z">
        <w:r>
          <w:t>sit</w:t>
        </w:r>
      </w:ins>
      <w:r>
        <w:t>13</w:t>
      </w:r>
      <w:ins w:id="1523" w:author="GoldenCorpusHarness" w:date="2026-03-28T21:57:49Z">
        <w:r>
          <w:t>2</w:t>
        </w:r>
      </w:ins>
    </w:p>
    <w:p ns2:paraId="7E4D17A9" ns2:textId="696F1464" w:rsidR="004F6B15" w:rsidRDefault="004F6B15">
      <w:pPr>
        <w:pStyle w:val="TOC3"/>
        <w:rPr>
          <w:rFonts w:asciiTheme="minorHAnsi" w:eastAsiaTheme="minorEastAsia" w:hAnsiTheme="minorHAnsi" w:cstheme="minorBidi"/>
          <w:noProof/>
          <w:sz w:val="22"/>
          <w:szCs w:val="22"/>
        </w:rPr>
      </w:pPr>
      <w:r>
        <w:t>8.1</w:t>
      </w:r>
      <w:del w:id="1524" w:author="GoldenCorpusHarness" w:date="2026-03-28T21:57:49Z">
        <w:r>
          <w:delText>0</w:delText>
        </w:r>
      </w:del>
      <w:ins w:id="1525" w:author="GoldenCorpusHarness" w:date="2026-03-28T21:57:49Z">
        <w:r>
          <w:t>1</w:t>
        </w:r>
      </w:ins>
      <w:r>
        <w:t>.</w:t>
      </w:r>
      <w:del w:id="1526" w:author="GoldenCorpusHarness" w:date="2026-03-28T21:57:49Z">
        <w:r>
          <w:delText>2I</w:delText>
        </w:r>
      </w:del>
      <w:ins w:id="1527" w:author="GoldenCorpusHarness" w:date="2026-03-28T21:57:49Z">
        <w:r>
          <w:t>3Seco</w:t>
        </w:r>
      </w:ins>
      <w:r>
        <w:t>n</w:t>
      </w:r>
      <w:del w:id="1528" w:author="GoldenCorpusHarness" w:date="2026-03-28T21:57:49Z">
        <w:r>
          <w:delText>itial</w:delText>
        </w:r>
      </w:del>
      <w:ins w:id="1529" w:author="GoldenCorpusHarness" w:date="2026-03-28T21:57:49Z">
        <w:r>
          <w:t>d Course</w:t>
        </w:r>
      </w:ins>
      <w:r>
        <w:t xml:space="preserve"> Treatment Phase1</w:t>
      </w:r>
      <w:del w:id="1530" w:author="GoldenCorpusHarness" w:date="2026-03-28T21:57:49Z">
        <w:r>
          <w:delText>1</w:delText>
        </w:r>
      </w:del>
      <w:r>
        <w:t>3</w:t>
      </w:r>
      <w:ins w:id="1531" w:author="GoldenCorpusHarness" w:date="2026-03-28T21:57:49Z">
        <w:r>
          <w:t>3</w:t>
        </w:r>
      </w:ins>
    </w:p>
    <w:p ns2:paraId="6E91B2F1" ns2:textId="4E52F9BF" w:rsidR="004F6B15" w:rsidRDefault="004F6B15">
      <w:pPr>
        <w:pStyle w:val="TOC4"/>
        <w:rPr>
          <w:rFonts w:asciiTheme="minorHAnsi" w:eastAsiaTheme="minorEastAsia" w:hAnsiTheme="minorHAnsi" w:cstheme="minorBidi"/>
          <w:noProof/>
          <w:sz w:val="22"/>
          <w:szCs w:val="22"/>
        </w:rPr>
      </w:pPr>
      <w:r>
        <w:t>8.1</w:t>
      </w:r>
      <w:del w:id="1532" w:author="GoldenCorpusHarness" w:date="2026-03-28T21:57:49Z">
        <w:r>
          <w:delText>0</w:delText>
        </w:r>
      </w:del>
      <w:ins w:id="1533" w:author="GoldenCorpusHarness" w:date="2026-03-28T21:57:49Z">
        <w:r>
          <w:t>1</w:t>
        </w:r>
      </w:ins>
      <w:r>
        <w:t>.</w:t>
      </w:r>
      <w:del w:id="1534" w:author="GoldenCorpusHarness" w:date="2026-03-28T21:57:49Z">
        <w:r>
          <w:delText>2.1Tele</w:delText>
        </w:r>
      </w:del>
      <w:ins w:id="1535" w:author="GoldenCorpusHarness" w:date="2026-03-28T21:57:49Z">
        <w:r>
          <w:t>4Partici</w:t>
        </w:r>
      </w:ins>
      <w:r>
        <w:t>p</w:t>
      </w:r>
      <w:del w:id="1536" w:author="GoldenCorpusHarness" w:date="2026-03-28T21:57:49Z">
        <w:r>
          <w:delText>h</w:delText>
        </w:r>
      </w:del>
      <w:ins w:id="1537" w:author="GoldenCorpusHarness" w:date="2026-03-28T21:57:49Z">
        <w:r>
          <w:t>ants Disc</w:t>
        </w:r>
      </w:ins>
      <w:r>
        <w:t>on</w:t>
      </w:r>
      <w:ins w:id="1538" w:author="GoldenCorpusHarness" w:date="2026-03-28T21:57:49Z">
        <w:r>
          <w:t>tinu</w:t>
        </w:r>
      </w:ins>
      <w:r>
        <w:t>e</w:t>
      </w:r>
      <w:ins w:id="1539" w:author="GoldenCorpusHarness" w:date="2026-03-28T21:57:49Z">
        <w:r>
          <w:t>d From Study Intervention but</w:t>
        </w:r>
      </w:ins>
      <w:r>
        <w:t xml:space="preserve"> Cont</w:t>
      </w:r>
      <w:del w:id="1540" w:author="GoldenCorpusHarness" w:date="2026-03-28T21:57:49Z">
        <w:r>
          <w:delText>ac</w:delText>
        </w:r>
      </w:del>
      <w:ins w:id="1541" w:author="GoldenCorpusHarness" w:date="2026-03-28T21:57:49Z">
        <w:r>
          <w:t xml:space="preserve">inuing </w:t>
        </w:r>
      </w:ins>
      <w:r>
        <w:t>t</w:t>
      </w:r>
      <w:ins w:id="1542" w:author="GoldenCorpusHarness" w:date="2026-03-28T21:57:49Z">
        <w:r>
          <w:t>o</w:t>
        </w:r>
      </w:ins>
      <w:r>
        <w:t xml:space="preserve"> </w:t>
      </w:r>
      <w:ins w:id="1543" w:author="GoldenCorpusHarness" w:date="2026-03-28T21:57:49Z">
        <w:r>
          <w:t>be Monit</w:t>
        </w:r>
      </w:ins>
      <w:r>
        <w:t>or</w:t>
      </w:r>
      <w:ins w:id="1544" w:author="GoldenCorpusHarness" w:date="2026-03-28T21:57:49Z">
        <w:r>
          <w:t>ed</w:t>
        </w:r>
      </w:ins>
      <w:r>
        <w:t xml:space="preserve"> </w:t>
      </w:r>
      <w:del w:id="1545" w:author="GoldenCorpusHarness" w:date="2026-03-28T21:57:49Z">
        <w:r>
          <w:delText>V</w:delText>
        </w:r>
      </w:del>
      <w:r>
        <w:t>i</w:t>
      </w:r>
      <w:del w:id="1546" w:author="GoldenCorpusHarness" w:date="2026-03-28T21:57:49Z">
        <w:r>
          <w:delText>si</w:delText>
        </w:r>
      </w:del>
      <w:ins w:id="1547" w:author="GoldenCorpusHarness" w:date="2026-03-28T21:57:49Z">
        <w:r>
          <w:t xml:space="preserve">n </w:t>
        </w:r>
      </w:ins>
      <w:r>
        <w:t>t</w:t>
      </w:r>
      <w:del w:id="1548" w:author="GoldenCorpusHarness" w:date="2026-03-28T21:57:49Z">
        <w:r>
          <w:delText>1</w:delText>
        </w:r>
      </w:del>
      <w:ins w:id="1549" w:author="GoldenCorpusHarness" w:date="2026-03-28T21:57:49Z">
        <w:r>
          <w:t>he Study</w:t>
        </w:r>
      </w:ins>
      <w:r>
        <w:t>13</w:t>
      </w:r>
      <w:ins w:id="1550" w:author="GoldenCorpusHarness" w:date="2026-03-28T21:57:49Z">
        <w:r>
          <w:t>3</w:t>
        </w:r>
      </w:ins>
    </w:p>
    <w:p ns2:paraId="668AADD3" ns2:textId="29B511A2" w:rsidR="004F6B15" w:rsidRDefault="004F6B15">
      <w:pPr>
        <w:pStyle w:val="TOC3"/>
        <w:rPr>
          <w:rFonts w:asciiTheme="minorHAnsi" w:eastAsiaTheme="minorEastAsia" w:hAnsiTheme="minorHAnsi" w:cstheme="minorBidi"/>
          <w:noProof/>
          <w:sz w:val="22"/>
          <w:szCs w:val="22"/>
        </w:rPr>
      </w:pPr>
      <w:r>
        <w:t>8.1</w:t>
      </w:r>
      <w:del w:id="1551" w:author="GoldenCorpusHarness" w:date="2026-03-28T21:57:49Z">
        <w:r>
          <w:delText>0</w:delText>
        </w:r>
      </w:del>
      <w:ins w:id="1552" w:author="GoldenCorpusHarness" w:date="2026-03-28T21:57:49Z">
        <w:r>
          <w:t>1</w:t>
        </w:r>
      </w:ins>
      <w:r>
        <w:t>.</w:t>
      </w:r>
      <w:del w:id="1553" w:author="GoldenCorpusHarness" w:date="2026-03-28T21:57:49Z">
        <w:r>
          <w:delText>3Sec</w:delText>
        </w:r>
      </w:del>
      <w:ins w:id="1554" w:author="GoldenCorpusHarness" w:date="2026-03-28T21:57:49Z">
        <w:r>
          <w:t>5P</w:t>
        </w:r>
      </w:ins>
      <w:r>
        <w:t>o</w:t>
      </w:r>
      <w:del w:id="1555" w:author="GoldenCorpusHarness" w:date="2026-03-28T21:57:49Z">
        <w:r>
          <w:delText>nd Cour</w:delText>
        </w:r>
      </w:del>
      <w:r>
        <w:t>s</w:t>
      </w:r>
      <w:del w:id="1556" w:author="GoldenCorpusHarness" w:date="2026-03-28T21:57:49Z">
        <w:r>
          <w:delText>e T</w:delText>
        </w:r>
      </w:del>
      <w:ins w:id="1557" w:author="GoldenCorpusHarness" w:date="2026-03-28T21:57:49Z">
        <w:r>
          <w:t>tt</w:t>
        </w:r>
      </w:ins>
      <w:r>
        <w:t xml:space="preserve">reatment </w:t>
      </w:r>
      <w:del w:id="1558" w:author="GoldenCorpusHarness" w:date="2026-03-28T21:57:49Z">
        <w:r>
          <w:delText>Pha</w:delText>
        </w:r>
      </w:del>
      <w:ins w:id="1559" w:author="GoldenCorpusHarness" w:date="2026-03-28T21:57:49Z">
        <w:r>
          <w:t>Vi</w:t>
        </w:r>
      </w:ins>
      <w:r>
        <w:t>s</w:t>
      </w:r>
      <w:del w:id="1560" w:author="GoldenCorpusHarness" w:date="2026-03-28T21:57:49Z">
        <w:r>
          <w:delText>e1</w:delText>
        </w:r>
      </w:del>
      <w:ins w:id="1561" w:author="GoldenCorpusHarness" w:date="2026-03-28T21:57:49Z">
        <w:r>
          <w:t>it</w:t>
        </w:r>
      </w:ins>
      <w:r>
        <w:t>13</w:t>
      </w:r>
      <w:ins w:id="1562" w:author="GoldenCorpusHarness" w:date="2026-03-28T21:57:49Z">
        <w:r>
          <w:t>3</w:t>
        </w:r>
      </w:ins>
    </w:p>
    <w:p ns2:paraId="713B759B" ns2:textId="10D16DE3" w:rsidR="004F6B15" w:rsidRDefault="004F6B15">
      <w:pPr>
        <w:pStyle w:val="TOC3"/>
        <w:rPr>
          <w:rFonts w:asciiTheme="minorHAnsi" w:eastAsiaTheme="minorEastAsia" w:hAnsiTheme="minorHAnsi" w:cstheme="minorBidi"/>
          <w:noProof/>
          <w:sz w:val="22"/>
          <w:szCs w:val="22"/>
        </w:rPr>
      </w:pPr>
      <w:r>
        <w:t>8.1</w:t>
      </w:r>
      <w:del w:id="1563" w:author="GoldenCorpusHarness" w:date="2026-03-28T21:57:49Z">
        <w:r>
          <w:delText>0</w:delText>
        </w:r>
      </w:del>
      <w:ins w:id="1564" w:author="GoldenCorpusHarness" w:date="2026-03-28T21:57:49Z">
        <w:r>
          <w:t>1</w:t>
        </w:r>
      </w:ins>
      <w:r>
        <w:t>.</w:t>
      </w:r>
      <w:del w:id="1565" w:author="GoldenCorpusHarness" w:date="2026-03-28T21:57:49Z">
        <w:r>
          <w:delText>4D</w:delText>
        </w:r>
      </w:del>
      <w:ins w:id="1566" w:author="GoldenCorpusHarness" w:date="2026-03-28T21:57:49Z">
        <w:r>
          <w:t>5.1Safety Follow-up V</w:t>
        </w:r>
      </w:ins>
      <w:r>
        <w:t>is</w:t>
      </w:r>
      <w:del w:id="1567" w:author="GoldenCorpusHarness" w:date="2026-03-28T21:57:49Z">
        <w:r>
          <w:delText>continued Participants Continuing to be Mon</w:delText>
        </w:r>
      </w:del>
      <w:r>
        <w:t>it</w:t>
      </w:r>
      <w:del w:id="1568" w:author="GoldenCorpusHarness" w:date="2026-03-28T21:57:49Z">
        <w:r>
          <w:delText>ored in the Study1</w:delText>
        </w:r>
      </w:del>
      <w:r>
        <w:t>13</w:t>
      </w:r>
      <w:ins w:id="1569" w:author="GoldenCorpusHarness" w:date="2026-03-28T21:57:49Z">
        <w:r>
          <w:t>3</w:t>
        </w:r>
      </w:ins>
    </w:p>
    <w:p ns2:paraId="111BA21D" ns2:textId="1296788F" w:rsidR="004F6B15" w:rsidRDefault="004F6B15">
      <w:pPr>
        <w:pStyle w:val="TOC3"/>
        <w:rPr>
          <w:rFonts w:asciiTheme="minorHAnsi" w:eastAsiaTheme="minorEastAsia" w:hAnsiTheme="minorHAnsi" w:cstheme="minorBidi"/>
          <w:noProof/>
          <w:sz w:val="22"/>
          <w:szCs w:val="22"/>
        </w:rPr>
      </w:pPr>
      <w:r>
        <w:t>8.1</w:t>
      </w:r>
      <w:del w:id="1570" w:author="GoldenCorpusHarness" w:date="2026-03-28T21:57:49Z">
        <w:r>
          <w:delText>0</w:delText>
        </w:r>
      </w:del>
      <w:ins w:id="1571" w:author="GoldenCorpusHarness" w:date="2026-03-28T21:57:49Z">
        <w:r>
          <w:t>1</w:t>
        </w:r>
      </w:ins>
      <w:r>
        <w:t>.5</w:t>
      </w:r>
      <w:del w:id="1572" w:author="GoldenCorpusHarness" w:date="2026-03-28T21:57:49Z">
        <w:r>
          <w:delText>P</w:delText>
        </w:r>
      </w:del>
      <w:ins w:id="1573" w:author="GoldenCorpusHarness" w:date="2026-03-28T21:57:49Z">
        <w:r>
          <w:t>.2Efficacy F</w:t>
        </w:r>
      </w:ins>
      <w:r>
        <w:t>o</w:t>
      </w:r>
      <w:del w:id="1574" w:author="GoldenCorpusHarness" w:date="2026-03-28T21:57:49Z">
        <w:r>
          <w:delText>sttreatment</w:delText>
        </w:r>
      </w:del>
      <w:ins w:id="1575" w:author="GoldenCorpusHarness" w:date="2026-03-28T21:57:49Z">
        <w:r>
          <w:t>llow-up</w:t>
        </w:r>
      </w:ins>
      <w:r>
        <w:t xml:space="preserve"> Visits1</w:t>
      </w:r>
      <w:del w:id="1576" w:author="GoldenCorpusHarness" w:date="2026-03-28T21:57:49Z">
        <w:r>
          <w:delText>14</w:delText>
        </w:r>
      </w:del>
      <w:ins w:id="1577" w:author="GoldenCorpusHarness" w:date="2026-03-28T21:57:49Z">
        <w:r>
          <w:t>33</w:t>
        </w:r>
      </w:ins>
    </w:p>
    <w:p ns2:paraId="6C26EE1A" ns2:textId="3D64C4EF" w:rsidR="004F6B15" w:rsidRDefault="004F6B15">
      <w:pPr>
        <w:pStyle w:val="TOC4"/>
        <w:rPr>
          <w:rFonts w:asciiTheme="minorHAnsi" w:eastAsiaTheme="minorEastAsia" w:hAnsiTheme="minorHAnsi" w:cstheme="minorBidi"/>
          <w:noProof/>
          <w:sz w:val="22"/>
          <w:szCs w:val="22"/>
        </w:rPr>
      </w:pPr>
      <w:r>
        <w:t>8.1</w:t>
      </w:r>
      <w:del w:id="1578" w:author="GoldenCorpusHarness" w:date="2026-03-28T21:57:49Z">
        <w:r>
          <w:delText>0</w:delText>
        </w:r>
      </w:del>
      <w:ins w:id="1579" w:author="GoldenCorpusHarness" w:date="2026-03-28T21:57:49Z">
        <w:r>
          <w:t>1</w:t>
        </w:r>
      </w:ins>
      <w:r>
        <w:t>.5.</w:t>
      </w:r>
      <w:del w:id="1580" w:author="GoldenCorpusHarness" w:date="2026-03-28T21:57:49Z">
        <w:r>
          <w:delText>1</w:delText>
        </w:r>
      </w:del>
      <w:ins w:id="1581" w:author="GoldenCorpusHarness" w:date="2026-03-28T21:57:49Z">
        <w:r>
          <w:t>3</w:t>
        </w:r>
      </w:ins>
      <w:r>
        <w:t>S</w:t>
      </w:r>
      <w:ins w:id="1582" w:author="GoldenCorpusHarness" w:date="2026-03-28T21:57:49Z">
        <w:r>
          <w:t>urviv</w:t>
        </w:r>
      </w:ins>
      <w:r>
        <w:t>a</w:t>
      </w:r>
      <w:del w:id="1583" w:author="GoldenCorpusHarness" w:date="2026-03-28T21:57:49Z">
        <w:r>
          <w:delText>fety</w:delText>
        </w:r>
      </w:del>
      <w:ins w:id="1584" w:author="GoldenCorpusHarness" w:date="2026-03-28T21:57:49Z">
        <w:r>
          <w:t>l</w:t>
        </w:r>
      </w:ins>
      <w:r>
        <w:t xml:space="preserve"> Follow-up </w:t>
      </w:r>
      <w:del w:id="1585" w:author="GoldenCorpusHarness" w:date="2026-03-28T21:57:49Z">
        <w:r>
          <w:delText>Vi</w:delText>
        </w:r>
      </w:del>
      <w:ins w:id="1586" w:author="GoldenCorpusHarness" w:date="2026-03-28T21:57:49Z">
        <w:r>
          <w:t>Contact</w:t>
        </w:r>
      </w:ins>
      <w:r>
        <w:t>s</w:t>
      </w:r>
      <w:del w:id="1587" w:author="GoldenCorpusHarness" w:date="2026-03-28T21:57:49Z">
        <w:r>
          <w:delText>it</w:delText>
        </w:r>
      </w:del>
      <w:r>
        <w:t>1</w:t>
      </w:r>
      <w:del w:id="1588" w:author="GoldenCorpusHarness" w:date="2026-03-28T21:57:49Z">
        <w:r>
          <w:delText>1</w:delText>
        </w:r>
      </w:del>
      <w:ins w:id="1589" w:author="GoldenCorpusHarness" w:date="2026-03-28T21:57:49Z">
        <w:r>
          <w:t>3</w:t>
        </w:r>
      </w:ins>
      <w:r>
        <w:t>4</w:t>
      </w:r>
    </w:p>
    <w:p ns2:paraId="2C8944CC" ns2:textId="0AF30526" w:rsidR="004F6B15" w:rsidRDefault="004F6B15">
      <w:pPr>
        <w:pStyle w:val="TOC4"/>
        <w:rPr>
          <w:rFonts w:asciiTheme="minorHAnsi" w:eastAsiaTheme="minorEastAsia" w:hAnsiTheme="minorHAnsi" w:cstheme="minorBidi"/>
          <w:noProof/>
          <w:sz w:val="22"/>
          <w:szCs w:val="22"/>
        </w:rPr>
      </w:pPr>
      <w:r>
        <w:t>8.1</w:t>
      </w:r>
      <w:del w:id="1590" w:author="GoldenCorpusHarness" w:date="2026-03-28T21:57:49Z">
        <w:r>
          <w:delText>0</w:delText>
        </w:r>
      </w:del>
      <w:ins w:id="1591" w:author="GoldenCorpusHarness" w:date="2026-03-28T21:57:49Z">
        <w:r>
          <w:t>1</w:t>
        </w:r>
      </w:ins>
      <w:r>
        <w:t>.</w:t>
      </w:r>
      <w:del w:id="1592" w:author="GoldenCorpusHarness" w:date="2026-03-28T21:57:49Z">
        <w:r>
          <w:delText xml:space="preserve">5.2Efficacy Follow-up </w:delText>
        </w:r>
      </w:del>
      <w:ins w:id="1593" w:author="GoldenCorpusHarness" w:date="2026-03-28T21:57:49Z">
        <w:r>
          <w:t>6</w:t>
        </w:r>
      </w:ins>
      <w:r>
        <w:t>Vi</w:t>
      </w:r>
      <w:del w:id="1594" w:author="GoldenCorpusHarness" w:date="2026-03-28T21:57:49Z">
        <w:r>
          <w:delText>si</w:delText>
        </w:r>
      </w:del>
      <w:r>
        <w:t>t</w:t>
      </w:r>
      <w:ins w:id="1595" w:author="GoldenCorpusHarness" w:date="2026-03-28T21:57:49Z">
        <w:r>
          <w:t>al Statu</w:t>
        </w:r>
      </w:ins>
      <w:r>
        <w:t>s1</w:t>
      </w:r>
      <w:del w:id="1596" w:author="GoldenCorpusHarness" w:date="2026-03-28T21:57:49Z">
        <w:r>
          <w:delText>1</w:delText>
        </w:r>
      </w:del>
      <w:ins w:id="1597" w:author="GoldenCorpusHarness" w:date="2026-03-28T21:57:49Z">
        <w:r>
          <w:t>3</w:t>
        </w:r>
      </w:ins>
      <w:r>
        <w:t>4</w:t>
      </w:r>
    </w:p>
    <w:p ns2:paraId="29210893" ns2:textId="6905282E" w:rsidR="004F6B15" w:rsidRDefault="004F6B15">
      <w:pPr>
        <w:pStyle w:val="TOC4"/>
        <w:rPr>
          <w:rFonts w:asciiTheme="minorHAnsi" w:eastAsiaTheme="minorEastAsia" w:hAnsiTheme="minorHAnsi" w:cstheme="minorBidi"/>
          <w:noProof/>
          <w:sz w:val="22"/>
          <w:szCs w:val="22"/>
        </w:rPr>
      </w:pPr>
      <w:del w:id="1598" w:author="GoldenCorpusHarness" w:date="2026-03-28T21:57:49Z">
        <w:r>
          <w:delText>8.10.5.3</w:delText>
        </w:r>
      </w:del>
      <w:ins w:id="1599" w:author="GoldenCorpusHarness" w:date="2026-03-28T21:57:49Z">
        <w:r>
          <w:t>9</w:t>
        </w:r>
      </w:ins>
      <w:r>
        <w:t>S</w:t>
      </w:r>
      <w:del w:id="1600" w:author="GoldenCorpusHarness" w:date="2026-03-28T21:57:49Z">
        <w:r>
          <w:delText>urvival Follow-up</w:delText>
        </w:r>
      </w:del>
      <w:ins w:id="1601" w:author="GoldenCorpusHarness" w:date="2026-03-28T21:57:49Z">
        <w:r>
          <w:t>TATISTICAL</w:t>
        </w:r>
      </w:ins>
      <w:r>
        <w:t xml:space="preserve"> A</w:t>
      </w:r>
      <w:del w:id="1602" w:author="GoldenCorpusHarness" w:date="2026-03-28T21:57:49Z">
        <w:r>
          <w:delText>ssessments</w:delText>
        </w:r>
      </w:del>
      <w:ins w:id="1603" w:author="GoldenCorpusHarness" w:date="2026-03-28T21:57:49Z">
        <w:r>
          <w:t>NALYSIS PLAN</w:t>
        </w:r>
      </w:ins>
      <w:r>
        <w:t>1</w:t>
      </w:r>
      <w:del w:id="1604" w:author="GoldenCorpusHarness" w:date="2026-03-28T21:57:49Z">
        <w:r>
          <w:delText>14</w:delText>
        </w:r>
      </w:del>
      <w:ins w:id="1605" w:author="GoldenCorpusHarness" w:date="2026-03-28T21:57:49Z">
        <w:r>
          <w:t>35</w:t>
        </w:r>
      </w:ins>
    </w:p>
    <w:p ns2:paraId="7352A74C" ns2:textId="0054C481" w:rsidR="004F6B15" w:rsidRDefault="004F6B15">
      <w:pPr>
        <w:pStyle w:val="TOC3"/>
        <w:rPr>
          <w:rFonts w:asciiTheme="minorHAnsi" w:eastAsiaTheme="minorEastAsia" w:hAnsiTheme="minorHAnsi" w:cstheme="minorBidi"/>
          <w:noProof/>
          <w:sz w:val="22"/>
          <w:szCs w:val="22"/>
        </w:rPr>
      </w:pPr>
      <w:del w:id="1606" w:author="GoldenCorpusHarness" w:date="2026-03-28T21:57:49Z">
        <w:r>
          <w:delText>8</w:delText>
        </w:r>
      </w:del>
      <w:ins w:id="1607" w:author="GoldenCorpusHarness" w:date="2026-03-28T21:57:49Z">
        <w:r>
          <w:t>9</w:t>
        </w:r>
      </w:ins>
      <w:r>
        <w:t>.1</w:t>
      </w:r>
      <w:del w:id="1608" w:author="GoldenCorpusHarness" w:date="2026-03-28T21:57:49Z">
        <w:r>
          <w:delText xml:space="preserve">0.6Survival </w:delText>
        </w:r>
      </w:del>
      <w:r>
        <w:t>Stat</w:t>
      </w:r>
      <w:ins w:id="1609" w:author="GoldenCorpusHarness" w:date="2026-03-28T21:57:49Z">
        <w:r>
          <w:t>istical Analysis Plan S</w:t>
        </w:r>
      </w:ins>
      <w:r>
        <w:t>u</w:t>
      </w:r>
      <w:del w:id="1610" w:author="GoldenCorpusHarness" w:date="2026-03-28T21:57:49Z">
        <w:r>
          <w:delText>s</w:delText>
        </w:r>
      </w:del>
      <w:ins w:id="1611" w:author="GoldenCorpusHarness" w:date="2026-03-28T21:57:49Z">
        <w:r>
          <w:t>mmary</w:t>
        </w:r>
      </w:ins>
      <w:r>
        <w:t>1</w:t>
      </w:r>
      <w:del w:id="1612" w:author="GoldenCorpusHarness" w:date="2026-03-28T21:57:49Z">
        <w:r>
          <w:delText>14</w:delText>
        </w:r>
      </w:del>
      <w:ins w:id="1613" w:author="GoldenCorpusHarness" w:date="2026-03-28T21:57:49Z">
        <w:r>
          <w:t>35</w:t>
        </w:r>
      </w:ins>
    </w:p>
    <w:p ns2:paraId="44E8FBC8" ns2:textId="4929130C" w:rsidR="004F6B15" w:rsidRDefault="004F6B15">
      <w:pPr>
        <w:pStyle w:val="TOC1"/>
        <w:rPr>
          <w:rFonts w:asciiTheme="minorHAnsi" w:eastAsiaTheme="minorEastAsia" w:hAnsiTheme="minorHAnsi" w:cstheme="minorBidi"/>
          <w:b w:val="0"/>
          <w:caps w:val="0"/>
          <w:noProof/>
          <w:sz w:val="22"/>
          <w:szCs w:val="22"/>
        </w:rPr>
      </w:pPr>
      <w:r>
        <w:t>9</w:t>
      </w:r>
      <w:del w:id="1614" w:author="GoldenCorpusHarness" w:date="2026-03-28T21:57:49Z">
        <w:r>
          <w:delText>S</w:delText>
        </w:r>
      </w:del>
      <w:ins w:id="1615" w:author="GoldenCorpusHarness" w:date="2026-03-28T21:57:49Z">
        <w:r>
          <w:t>.2Responsibili</w:t>
        </w:r>
      </w:ins>
      <w:r>
        <w:t>t</w:t>
      </w:r>
      <w:del w:id="1616" w:author="GoldenCorpusHarness" w:date="2026-03-28T21:57:49Z">
        <w:r>
          <w:delText>atistical</w:delText>
        </w:r>
      </w:del>
      <w:ins w:id="1617" w:author="GoldenCorpusHarness" w:date="2026-03-28T21:57:49Z">
        <w:r>
          <w:t>y for</w:t>
        </w:r>
      </w:ins>
      <w:r>
        <w:t xml:space="preserve"> Analys</w:t>
      </w:r>
      <w:ins w:id="1618" w:author="GoldenCorpusHarness" w:date="2026-03-28T21:57:49Z">
        <w:r>
          <w:t>es/In-house Bl</w:t>
        </w:r>
      </w:ins>
      <w:r>
        <w:t>i</w:t>
      </w:r>
      <w:del w:id="1619" w:author="GoldenCorpusHarness" w:date="2026-03-28T21:57:49Z">
        <w:r>
          <w:delText>s Pla</w:delText>
        </w:r>
      </w:del>
      <w:r>
        <w:t>n</w:t>
      </w:r>
      <w:ins w:id="1620" w:author="GoldenCorpusHarness" w:date="2026-03-28T21:57:49Z">
        <w:r>
          <w:t>ding</w:t>
        </w:r>
      </w:ins>
      <w:r>
        <w:t>1</w:t>
      </w:r>
      <w:del w:id="1621" w:author="GoldenCorpusHarness" w:date="2026-03-28T21:57:49Z">
        <w:r>
          <w:delText>15</w:delText>
        </w:r>
      </w:del>
      <w:ins w:id="1622" w:author="GoldenCorpusHarness" w:date="2026-03-28T21:57:49Z">
        <w:r>
          <w:t>38</w:t>
        </w:r>
      </w:ins>
    </w:p>
    <w:p ns2:paraId="390FF429" ns2:textId="0E1DC605" w:rsidR="004F6B15" w:rsidRDefault="004F6B15">
      <w:pPr>
        <w:pStyle w:val="TOC2"/>
        <w:rPr>
          <w:rFonts w:asciiTheme="minorHAnsi" w:eastAsiaTheme="minorEastAsia" w:hAnsiTheme="minorHAnsi" w:cstheme="minorBidi"/>
          <w:b w:val="0"/>
          <w:noProof/>
          <w:sz w:val="22"/>
          <w:szCs w:val="22"/>
        </w:rPr>
      </w:pPr>
      <w:r>
        <w:t>9.</w:t>
      </w:r>
      <w:del w:id="1623" w:author="GoldenCorpusHarness" w:date="2026-03-28T21:57:49Z">
        <w:r>
          <w:delText>1S</w:delText>
        </w:r>
      </w:del>
      <w:ins w:id="1624" w:author="GoldenCorpusHarness" w:date="2026-03-28T21:57:49Z">
        <w:r>
          <w:t>3Hypo</w:t>
        </w:r>
      </w:ins>
      <w:r>
        <w:t>t</w:t>
      </w:r>
      <w:ins w:id="1625" w:author="GoldenCorpusHarness" w:date="2026-03-28T21:57:49Z">
        <w:r>
          <w:t>heses/Estim</w:t>
        </w:r>
      </w:ins>
      <w:r>
        <w:t>ati</w:t>
      </w:r>
      <w:del w:id="1626" w:author="GoldenCorpusHarness" w:date="2026-03-28T21:57:49Z">
        <w:r>
          <w:delText>stical A</w:delText>
        </w:r>
      </w:del>
      <w:ins w:id="1627" w:author="GoldenCorpusHarness" w:date="2026-03-28T21:57:49Z">
        <w:r>
          <w:t>o</w:t>
        </w:r>
      </w:ins>
      <w:r>
        <w:t>n</w:t>
      </w:r>
      <w:del w:id="1628" w:author="GoldenCorpusHarness" w:date="2026-03-28T21:57:49Z">
        <w:r>
          <w:delText>alysis Plan Summary</w:delText>
        </w:r>
      </w:del>
      <w:r>
        <w:t>1</w:t>
      </w:r>
      <w:del w:id="1629" w:author="GoldenCorpusHarness" w:date="2026-03-28T21:57:49Z">
        <w:r>
          <w:delText>15</w:delText>
        </w:r>
      </w:del>
      <w:ins w:id="1630" w:author="GoldenCorpusHarness" w:date="2026-03-28T21:57:49Z">
        <w:r>
          <w:t>39</w:t>
        </w:r>
      </w:ins>
    </w:p>
    <w:p ns2:paraId="34168DD4" ns2:textId="3AAF13FE" w:rsidR="004F6B15" w:rsidRDefault="004F6B15">
      <w:pPr>
        <w:pStyle w:val="TOC2"/>
        <w:rPr>
          <w:rFonts w:asciiTheme="minorHAnsi" w:eastAsiaTheme="minorEastAsia" w:hAnsiTheme="minorHAnsi" w:cstheme="minorBidi"/>
          <w:b w:val="0"/>
          <w:noProof/>
          <w:sz w:val="22"/>
          <w:szCs w:val="22"/>
        </w:rPr>
      </w:pPr>
      <w:r>
        <w:t>9.</w:t>
      </w:r>
      <w:del w:id="1631" w:author="GoldenCorpusHarness" w:date="2026-03-28T21:57:49Z">
        <w:r>
          <w:delText xml:space="preserve">2Responsibility for </w:delText>
        </w:r>
      </w:del>
      <w:ins w:id="1632" w:author="GoldenCorpusHarness" w:date="2026-03-28T21:57:49Z">
        <w:r>
          <w:t>4</w:t>
        </w:r>
      </w:ins>
      <w:r>
        <w:t>Analys</w:t>
      </w:r>
      <w:del w:id="1633" w:author="GoldenCorpusHarness" w:date="2026-03-28T21:57:49Z">
        <w:r>
          <w:delText>e</w:delText>
        </w:r>
      </w:del>
      <w:ins w:id="1634" w:author="GoldenCorpusHarness" w:date="2026-03-28T21:57:49Z">
        <w:r>
          <w:t>i</w:t>
        </w:r>
      </w:ins>
      <w:r>
        <w:t>s</w:t>
      </w:r>
      <w:del w:id="1635" w:author="GoldenCorpusHarness" w:date="2026-03-28T21:57:49Z">
        <w:r>
          <w:delText>/I</w:delText>
        </w:r>
      </w:del>
      <w:ins w:id="1636" w:author="GoldenCorpusHarness" w:date="2026-03-28T21:57:49Z">
        <w:r>
          <w:t xml:space="preserve"> E</w:t>
        </w:r>
      </w:ins>
      <w:r>
        <w:t>n</w:t>
      </w:r>
      <w:del w:id="1637" w:author="GoldenCorpusHarness" w:date="2026-03-28T21:57:49Z">
        <w:r>
          <w:delText>-h</w:delText>
        </w:r>
      </w:del>
      <w:ins w:id="1638" w:author="GoldenCorpusHarness" w:date="2026-03-28T21:57:49Z">
        <w:r>
          <w:t>dp</w:t>
        </w:r>
      </w:ins>
      <w:r>
        <w:t>o</w:t>
      </w:r>
      <w:del w:id="1639" w:author="GoldenCorpusHarness" w:date="2026-03-28T21:57:49Z">
        <w:r>
          <w:delText>use Bl</w:delText>
        </w:r>
      </w:del>
      <w:r>
        <w:t>in</w:t>
      </w:r>
      <w:del w:id="1640" w:author="GoldenCorpusHarness" w:date="2026-03-28T21:57:49Z">
        <w:r>
          <w:delText>ding</w:delText>
        </w:r>
      </w:del>
      <w:ins w:id="1641" w:author="GoldenCorpusHarness" w:date="2026-03-28T21:57:49Z">
        <w:r>
          <w:t>ts</w:t>
        </w:r>
      </w:ins>
      <w:r>
        <w:t>1</w:t>
      </w:r>
      <w:del w:id="1642" w:author="GoldenCorpusHarness" w:date="2026-03-28T21:57:49Z">
        <w:r>
          <w:delText>17</w:delText>
        </w:r>
      </w:del>
      <w:ins w:id="1643" w:author="GoldenCorpusHarness" w:date="2026-03-28T21:57:49Z">
        <w:r>
          <w:t>39</w:t>
        </w:r>
      </w:ins>
    </w:p>
    <w:p ns2:paraId="604BDC0D" ns2:textId="0D72AF95" w:rsidR="004F6B15" w:rsidRDefault="004F6B15">
      <w:pPr>
        <w:pStyle w:val="TOC2"/>
        <w:rPr>
          <w:rFonts w:asciiTheme="minorHAnsi" w:eastAsiaTheme="minorEastAsia" w:hAnsiTheme="minorHAnsi" w:cstheme="minorBidi"/>
          <w:b w:val="0"/>
          <w:noProof/>
          <w:sz w:val="22"/>
          <w:szCs w:val="22"/>
        </w:rPr>
      </w:pPr>
      <w:r>
        <w:t>9.</w:t>
      </w:r>
      <w:del w:id="1644" w:author="GoldenCorpusHarness" w:date="2026-03-28T21:57:49Z">
        <w:r>
          <w:delText>3H</w:delText>
        </w:r>
      </w:del>
      <w:ins w:id="1645" w:author="GoldenCorpusHarness" w:date="2026-03-28T21:57:49Z">
        <w:r>
          <w:t>4.1Efficac</w:t>
        </w:r>
      </w:ins>
      <w:r>
        <w:t>y</w:t>
      </w:r>
      <w:ins w:id="1646" w:author="GoldenCorpusHarness" w:date="2026-03-28T21:57:49Z">
        <w:r>
          <w:t xml:space="preserve"> End</w:t>
        </w:r>
      </w:ins>
      <w:r>
        <w:t>po</w:t>
      </w:r>
      <w:ins w:id="1647" w:author="GoldenCorpusHarness" w:date="2026-03-28T21:57:49Z">
        <w:r>
          <w:t>in</w:t>
        </w:r>
      </w:ins>
      <w:r>
        <w:t>t</w:t>
      </w:r>
      <w:del w:id="1648" w:author="GoldenCorpusHarness" w:date="2026-03-28T21:57:49Z">
        <w:r>
          <w:delText>he</w:delText>
        </w:r>
      </w:del>
      <w:r>
        <w:t>s</w:t>
      </w:r>
      <w:del w:id="1649" w:author="GoldenCorpusHarness" w:date="2026-03-28T21:57:49Z">
        <w:r>
          <w:delText>es/Estimation</w:delText>
        </w:r>
      </w:del>
      <w:r>
        <w:t>1</w:t>
      </w:r>
      <w:del w:id="1650" w:author="GoldenCorpusHarness" w:date="2026-03-28T21:57:49Z">
        <w:r>
          <w:delText>18</w:delText>
        </w:r>
      </w:del>
      <w:ins w:id="1651" w:author="GoldenCorpusHarness" w:date="2026-03-28T21:57:49Z">
        <w:r>
          <w:t>39</w:t>
        </w:r>
      </w:ins>
    </w:p>
    <w:p ns2:paraId="5945B6FD" ns2:textId="73237521" w:rsidR="004F6B15" w:rsidRDefault="004F6B15">
      <w:pPr>
        <w:pStyle w:val="TOC2"/>
        <w:rPr>
          <w:rFonts w:asciiTheme="minorHAnsi" w:eastAsiaTheme="minorEastAsia" w:hAnsiTheme="minorHAnsi" w:cstheme="minorBidi"/>
          <w:b w:val="0"/>
          <w:noProof/>
          <w:sz w:val="22"/>
          <w:szCs w:val="22"/>
        </w:rPr>
      </w:pPr>
      <w:r>
        <w:t>9.4</w:t>
      </w:r>
      <w:del w:id="1652" w:author="GoldenCorpusHarness" w:date="2026-03-28T21:57:49Z">
        <w:r>
          <w:delText>An</w:delText>
        </w:r>
      </w:del>
      <w:ins w:id="1653" w:author="GoldenCorpusHarness" w:date="2026-03-28T21:57:49Z">
        <w:r>
          <w:t>.2S</w:t>
        </w:r>
      </w:ins>
      <w:r>
        <w:t>a</w:t>
      </w:r>
      <w:del w:id="1654" w:author="GoldenCorpusHarness" w:date="2026-03-28T21:57:49Z">
        <w:r>
          <w:delText>l</w:delText>
        </w:r>
      </w:del>
      <w:ins w:id="1655" w:author="GoldenCorpusHarness" w:date="2026-03-28T21:57:49Z">
        <w:r>
          <w:t>fet</w:t>
        </w:r>
      </w:ins>
      <w:r>
        <w:t>y</w:t>
      </w:r>
      <w:del w:id="1656" w:author="GoldenCorpusHarness" w:date="2026-03-28T21:57:49Z">
        <w:r>
          <w:delText>sis</w:delText>
        </w:r>
      </w:del>
      <w:r>
        <w:t xml:space="preserve"> Endpoints1</w:t>
      </w:r>
      <w:del w:id="1657" w:author="GoldenCorpusHarness" w:date="2026-03-28T21:57:49Z">
        <w:r>
          <w:delText>18</w:delText>
        </w:r>
      </w:del>
      <w:ins w:id="1658" w:author="GoldenCorpusHarness" w:date="2026-03-28T21:57:49Z">
        <w:r>
          <w:t>39</w:t>
        </w:r>
      </w:ins>
    </w:p>
    <w:p ns2:paraId="6289E0B3" ns2:textId="753C447B" w:rsidR="004F6B15" w:rsidRDefault="004F6B15">
      <w:pPr>
        <w:pStyle w:val="TOC3"/>
        <w:rPr>
          <w:rFonts w:asciiTheme="minorHAnsi" w:eastAsiaTheme="minorEastAsia" w:hAnsiTheme="minorHAnsi" w:cstheme="minorBidi"/>
          <w:noProof/>
          <w:sz w:val="22"/>
          <w:szCs w:val="22"/>
        </w:rPr>
      </w:pPr>
      <w:r>
        <w:t>9.4.</w:t>
      </w:r>
      <w:del w:id="1659" w:author="GoldenCorpusHarness" w:date="2026-03-28T21:57:49Z">
        <w:r>
          <w:delText>1Eff</w:delText>
        </w:r>
      </w:del>
      <w:ins w:id="1660" w:author="GoldenCorpusHarness" w:date="2026-03-28T21:57:49Z">
        <w:r>
          <w:t>3Pat</w:t>
        </w:r>
      </w:ins>
      <w:r>
        <w:t>i</w:t>
      </w:r>
      <w:ins w:id="1661" w:author="GoldenCorpusHarness" w:date="2026-03-28T21:57:49Z">
        <w:r>
          <w:t>ent-Reported Out</w:t>
        </w:r>
      </w:ins>
      <w:r>
        <w:t>c</w:t>
      </w:r>
      <w:del w:id="1662" w:author="GoldenCorpusHarness" w:date="2026-03-28T21:57:49Z">
        <w:r>
          <w:delText>acy</w:delText>
        </w:r>
      </w:del>
      <w:ins w:id="1663" w:author="GoldenCorpusHarness" w:date="2026-03-28T21:57:49Z">
        <w:r>
          <w:t>ome</w:t>
        </w:r>
      </w:ins>
      <w:r>
        <w:t xml:space="preserve"> Endpoints1</w:t>
      </w:r>
      <w:del w:id="1664" w:author="GoldenCorpusHarness" w:date="2026-03-28T21:57:49Z">
        <w:r>
          <w:delText>18</w:delText>
        </w:r>
      </w:del>
      <w:ins w:id="1665" w:author="GoldenCorpusHarness" w:date="2026-03-28T21:57:49Z">
        <w:r>
          <w:t>40</w:t>
        </w:r>
      </w:ins>
    </w:p>
    <w:p ns2:paraId="5E7E163B" ns2:textId="6328F62D" w:rsidR="004F6B15" w:rsidRDefault="004F6B15">
      <w:pPr>
        <w:pStyle w:val="TOC3"/>
        <w:rPr>
          <w:rFonts w:asciiTheme="minorHAnsi" w:eastAsiaTheme="minorEastAsia" w:hAnsiTheme="minorHAnsi" w:cstheme="minorBidi"/>
          <w:noProof/>
          <w:sz w:val="22"/>
          <w:szCs w:val="22"/>
        </w:rPr>
      </w:pPr>
      <w:r>
        <w:t>9.</w:t>
      </w:r>
      <w:del w:id="1666" w:author="GoldenCorpusHarness" w:date="2026-03-28T21:57:49Z">
        <w:r>
          <w:delText>4.2S</w:delText>
        </w:r>
      </w:del>
      <w:ins w:id="1667" w:author="GoldenCorpusHarness" w:date="2026-03-28T21:57:49Z">
        <w:r>
          <w:t>5An</w:t>
        </w:r>
      </w:ins>
      <w:r>
        <w:t>a</w:t>
      </w:r>
      <w:del w:id="1668" w:author="GoldenCorpusHarness" w:date="2026-03-28T21:57:49Z">
        <w:r>
          <w:delText>fe</w:delText>
        </w:r>
      </w:del>
      <w:ins w:id="1669" w:author="GoldenCorpusHarness" w:date="2026-03-28T21:57:49Z">
        <w:r>
          <w:t>lysis Popula</w:t>
        </w:r>
      </w:ins>
      <w:r>
        <w:t>t</w:t>
      </w:r>
      <w:del w:id="1670" w:author="GoldenCorpusHarness" w:date="2026-03-28T21:57:49Z">
        <w:r>
          <w:delText>y E</w:delText>
        </w:r>
      </w:del>
      <w:ins w:id="1671" w:author="GoldenCorpusHarness" w:date="2026-03-28T21:57:49Z">
        <w:r>
          <w:t>io</w:t>
        </w:r>
      </w:ins>
      <w:r>
        <w:t>n</w:t>
      </w:r>
      <w:del w:id="1672" w:author="GoldenCorpusHarness" w:date="2026-03-28T21:57:49Z">
        <w:r>
          <w:delText>dpoint</w:delText>
        </w:r>
      </w:del>
      <w:r>
        <w:t>s1</w:t>
      </w:r>
      <w:del w:id="1673" w:author="GoldenCorpusHarness" w:date="2026-03-28T21:57:49Z">
        <w:r>
          <w:delText>18</w:delText>
        </w:r>
      </w:del>
      <w:ins w:id="1674" w:author="GoldenCorpusHarness" w:date="2026-03-28T21:57:49Z">
        <w:r>
          <w:t>40</w:t>
        </w:r>
      </w:ins>
    </w:p>
    <w:p ns2:paraId="2627C228" ns2:textId="01494A69" w:rsidR="004F6B15" w:rsidRDefault="004F6B15">
      <w:pPr>
        <w:pStyle w:val="TOC3"/>
        <w:rPr>
          <w:rFonts w:asciiTheme="minorHAnsi" w:eastAsiaTheme="minorEastAsia" w:hAnsiTheme="minorHAnsi" w:cstheme="minorBidi"/>
          <w:noProof/>
          <w:sz w:val="22"/>
          <w:szCs w:val="22"/>
        </w:rPr>
      </w:pPr>
      <w:r>
        <w:t>9.</w:t>
      </w:r>
      <w:del w:id="1675" w:author="GoldenCorpusHarness" w:date="2026-03-28T21:57:49Z">
        <w:r>
          <w:delText>4</w:delText>
        </w:r>
      </w:del>
      <w:ins w:id="1676" w:author="GoldenCorpusHarness" w:date="2026-03-28T21:57:49Z">
        <w:r>
          <w:t>5</w:t>
        </w:r>
      </w:ins>
      <w:r>
        <w:t>.</w:t>
      </w:r>
      <w:del w:id="1677" w:author="GoldenCorpusHarness" w:date="2026-03-28T21:57:49Z">
        <w:r>
          <w:delText>3</w:delText>
        </w:r>
      </w:del>
      <w:ins w:id="1678" w:author="GoldenCorpusHarness" w:date="2026-03-28T21:57:49Z">
        <w:r>
          <w:t xml:space="preserve">1Efficacy Analysis </w:t>
        </w:r>
      </w:ins>
      <w:r>
        <w:t>P</w:t>
      </w:r>
      <w:ins w:id="1679" w:author="GoldenCorpusHarness" w:date="2026-03-28T21:57:49Z">
        <w:r>
          <w:t>opul</w:t>
        </w:r>
      </w:ins>
      <w:r>
        <w:t>ati</w:t>
      </w:r>
      <w:del w:id="1680" w:author="GoldenCorpusHarness" w:date="2026-03-28T21:57:49Z">
        <w:r>
          <w:delText>e</w:delText>
        </w:r>
      </w:del>
      <w:ins w:id="1681" w:author="GoldenCorpusHarness" w:date="2026-03-28T21:57:49Z">
        <w:r>
          <w:t>o</w:t>
        </w:r>
      </w:ins>
      <w:r>
        <w:t>n</w:t>
      </w:r>
      <w:del w:id="1682" w:author="GoldenCorpusHarness" w:date="2026-03-28T21:57:49Z">
        <w:r>
          <w:delText>t-Reported Outcome Endpoint</w:delText>
        </w:r>
      </w:del>
      <w:r>
        <w:t>s1</w:t>
      </w:r>
      <w:del w:id="1683" w:author="GoldenCorpusHarness" w:date="2026-03-28T21:57:49Z">
        <w:r>
          <w:delText>18</w:delText>
        </w:r>
      </w:del>
      <w:ins w:id="1684" w:author="GoldenCorpusHarness" w:date="2026-03-28T21:57:49Z">
        <w:r>
          <w:t>40</w:t>
        </w:r>
      </w:ins>
    </w:p>
    <w:p ns2:paraId="5E504183" ns2:textId="7E88104E" w:rsidR="004F6B15" w:rsidRDefault="004F6B15">
      <w:pPr>
        <w:pStyle w:val="TOC2"/>
        <w:rPr>
          <w:rFonts w:asciiTheme="minorHAnsi" w:eastAsiaTheme="minorEastAsia" w:hAnsiTheme="minorHAnsi" w:cstheme="minorBidi"/>
          <w:b w:val="0"/>
          <w:noProof/>
          <w:sz w:val="22"/>
          <w:szCs w:val="22"/>
        </w:rPr>
      </w:pPr>
      <w:r>
        <w:t>9.5</w:t>
      </w:r>
      <w:ins w:id="1685" w:author="GoldenCorpusHarness" w:date="2026-03-28T21:57:49Z">
        <w:r>
          <w:t xml:space="preserve">.2Safety </w:t>
        </w:r>
      </w:ins>
      <w:r>
        <w:t>Analysis Populations1</w:t>
      </w:r>
      <w:del w:id="1686" w:author="GoldenCorpusHarness" w:date="2026-03-28T21:57:49Z">
        <w:r>
          <w:delText>19</w:delText>
        </w:r>
      </w:del>
      <w:ins w:id="1687" w:author="GoldenCorpusHarness" w:date="2026-03-28T21:57:49Z">
        <w:r>
          <w:t>40</w:t>
        </w:r>
      </w:ins>
    </w:p>
    <w:p ns2:paraId="47EE1548" ns2:textId="5A7938E5" w:rsidR="004F6B15" w:rsidRDefault="004F6B15">
      <w:pPr>
        <w:pStyle w:val="TOC3"/>
        <w:rPr>
          <w:rFonts w:asciiTheme="minorHAnsi" w:eastAsiaTheme="minorEastAsia" w:hAnsiTheme="minorHAnsi" w:cstheme="minorBidi"/>
          <w:noProof/>
          <w:sz w:val="22"/>
          <w:szCs w:val="22"/>
        </w:rPr>
      </w:pPr>
      <w:r>
        <w:t>9.5.</w:t>
      </w:r>
      <w:del w:id="1688" w:author="GoldenCorpusHarness" w:date="2026-03-28T21:57:49Z">
        <w:r>
          <w:delText>1Eff</w:delText>
        </w:r>
      </w:del>
      <w:ins w:id="1689" w:author="GoldenCorpusHarness" w:date="2026-03-28T21:57:49Z">
        <w:r>
          <w:t>3Pat</w:t>
        </w:r>
      </w:ins>
      <w:r>
        <w:t>i</w:t>
      </w:r>
      <w:ins w:id="1690" w:author="GoldenCorpusHarness" w:date="2026-03-28T21:57:49Z">
        <w:r>
          <w:t>ent-Reported Out</w:t>
        </w:r>
      </w:ins>
      <w:r>
        <w:t>c</w:t>
      </w:r>
      <w:del w:id="1691" w:author="GoldenCorpusHarness" w:date="2026-03-28T21:57:49Z">
        <w:r>
          <w:delText>acy</w:delText>
        </w:r>
      </w:del>
      <w:ins w:id="1692" w:author="GoldenCorpusHarness" w:date="2026-03-28T21:57:49Z">
        <w:r>
          <w:t>ome</w:t>
        </w:r>
      </w:ins>
      <w:r>
        <w:t xml:space="preserve"> Analysis Populations1</w:t>
      </w:r>
      <w:del w:id="1693" w:author="GoldenCorpusHarness" w:date="2026-03-28T21:57:49Z">
        <w:r>
          <w:delText>19</w:delText>
        </w:r>
      </w:del>
      <w:ins w:id="1694" w:author="GoldenCorpusHarness" w:date="2026-03-28T21:57:49Z">
        <w:r>
          <w:t>40</w:t>
        </w:r>
      </w:ins>
    </w:p>
    <w:p ns2:paraId="13B34B11" ns2:textId="4D36E323" w:rsidR="004F6B15" w:rsidRDefault="004F6B15">
      <w:pPr>
        <w:pStyle w:val="TOC3"/>
        <w:rPr>
          <w:rFonts w:asciiTheme="minorHAnsi" w:eastAsiaTheme="minorEastAsia" w:hAnsiTheme="minorHAnsi" w:cstheme="minorBidi"/>
          <w:noProof/>
          <w:sz w:val="22"/>
          <w:szCs w:val="22"/>
        </w:rPr>
      </w:pPr>
      <w:r>
        <w:t>9.5.</w:t>
      </w:r>
      <w:del w:id="1695" w:author="GoldenCorpusHarness" w:date="2026-03-28T21:57:49Z">
        <w:r>
          <w:delText>2S</w:delText>
        </w:r>
      </w:del>
      <w:ins w:id="1696" w:author="GoldenCorpusHarness" w:date="2026-03-28T21:57:49Z">
        <w:r>
          <w:t>4Popul</w:t>
        </w:r>
      </w:ins>
      <w:r>
        <w:t>a</w:t>
      </w:r>
      <w:del w:id="1697" w:author="GoldenCorpusHarness" w:date="2026-03-28T21:57:49Z">
        <w:r>
          <w:delText>f</w:delText>
        </w:r>
      </w:del>
      <w:ins w:id="1698" w:author="GoldenCorpusHarness" w:date="2026-03-28T21:57:49Z">
        <w:r>
          <w:t>tion Pharmacokin</w:t>
        </w:r>
      </w:ins>
      <w:r>
        <w:t>et</w:t>
      </w:r>
      <w:del w:id="1699" w:author="GoldenCorpusHarness" w:date="2026-03-28T21:57:49Z">
        <w:r>
          <w:delText>y</w:delText>
        </w:r>
      </w:del>
      <w:ins w:id="1700" w:author="GoldenCorpusHarness" w:date="2026-03-28T21:57:49Z">
        <w:r>
          <w:t>ic</w:t>
        </w:r>
      </w:ins>
      <w:r>
        <w:t xml:space="preserve"> Analysis </w:t>
      </w:r>
      <w:del w:id="1701" w:author="GoldenCorpusHarness" w:date="2026-03-28T21:57:49Z">
        <w:r>
          <w:delText>Popula</w:delText>
        </w:r>
      </w:del>
      <w:ins w:id="1702" w:author="GoldenCorpusHarness" w:date="2026-03-28T21:57:49Z">
        <w:r>
          <w:t>Se</w:t>
        </w:r>
      </w:ins>
      <w:r>
        <w:t>t</w:t>
      </w:r>
      <w:del w:id="1703" w:author="GoldenCorpusHarness" w:date="2026-03-28T21:57:49Z">
        <w:r>
          <w:delText>ions</w:delText>
        </w:r>
      </w:del>
      <w:r>
        <w:t>1</w:t>
      </w:r>
      <w:del w:id="1704" w:author="GoldenCorpusHarness" w:date="2026-03-28T21:57:49Z">
        <w:r>
          <w:delText>19</w:delText>
        </w:r>
      </w:del>
      <w:ins w:id="1705" w:author="GoldenCorpusHarness" w:date="2026-03-28T21:57:49Z">
        <w:r>
          <w:t>40</w:t>
        </w:r>
      </w:ins>
    </w:p>
    <w:p ns2:paraId="605391D5" ns2:textId="212820F4" w:rsidR="004F6B15" w:rsidRDefault="004F6B15">
      <w:pPr>
        <w:pStyle w:val="TOC3"/>
        <w:rPr>
          <w:rFonts w:asciiTheme="minorHAnsi" w:eastAsiaTheme="minorEastAsia" w:hAnsiTheme="minorHAnsi" w:cstheme="minorBidi"/>
          <w:noProof/>
          <w:sz w:val="22"/>
          <w:szCs w:val="22"/>
        </w:rPr>
      </w:pPr>
      <w:r>
        <w:t>9.</w:t>
      </w:r>
      <w:del w:id="1706" w:author="GoldenCorpusHarness" w:date="2026-03-28T21:57:49Z">
        <w:r>
          <w:delText>5.3P</w:delText>
        </w:r>
      </w:del>
      <w:ins w:id="1707" w:author="GoldenCorpusHarness" w:date="2026-03-28T21:57:49Z">
        <w:r>
          <w:t>6St</w:t>
        </w:r>
      </w:ins>
      <w:r>
        <w:t>ati</w:t>
      </w:r>
      <w:del w:id="1708" w:author="GoldenCorpusHarness" w:date="2026-03-28T21:57:49Z">
        <w:r>
          <w:delText>en</w:delText>
        </w:r>
      </w:del>
      <w:ins w:id="1709" w:author="GoldenCorpusHarness" w:date="2026-03-28T21:57:49Z">
        <w:r>
          <w:t>s</w:t>
        </w:r>
      </w:ins>
      <w:r>
        <w:t>t</w:t>
      </w:r>
      <w:del w:id="1710" w:author="GoldenCorpusHarness" w:date="2026-03-28T21:57:49Z">
        <w:r>
          <w:delText>-Reported Out</w:delText>
        </w:r>
      </w:del>
      <w:ins w:id="1711" w:author="GoldenCorpusHarness" w:date="2026-03-28T21:57:49Z">
        <w:r>
          <w:t>i</w:t>
        </w:r>
      </w:ins>
      <w:r>
        <w:t>c</w:t>
      </w:r>
      <w:del w:id="1712" w:author="GoldenCorpusHarness" w:date="2026-03-28T21:57:49Z">
        <w:r>
          <w:delText>ome An</w:delText>
        </w:r>
      </w:del>
      <w:r>
        <w:t>al</w:t>
      </w:r>
      <w:del w:id="1713" w:author="GoldenCorpusHarness" w:date="2026-03-28T21:57:49Z">
        <w:r>
          <w:delText>ysis</w:delText>
        </w:r>
      </w:del>
      <w:r>
        <w:t xml:space="preserve"> </w:t>
      </w:r>
      <w:del w:id="1714" w:author="GoldenCorpusHarness" w:date="2026-03-28T21:57:49Z">
        <w:r>
          <w:delText>P</w:delText>
        </w:r>
      </w:del>
      <w:ins w:id="1715" w:author="GoldenCorpusHarness" w:date="2026-03-28T21:57:49Z">
        <w:r>
          <w:t>Meth</w:t>
        </w:r>
      </w:ins>
      <w:r>
        <w:t>o</w:t>
      </w:r>
      <w:del w:id="1716" w:author="GoldenCorpusHarness" w:date="2026-03-28T21:57:49Z">
        <w:r>
          <w:delText>pulation</w:delText>
        </w:r>
      </w:del>
      <w:ins w:id="1717" w:author="GoldenCorpusHarness" w:date="2026-03-28T21:57:49Z">
        <w:r>
          <w:t>d</w:t>
        </w:r>
      </w:ins>
      <w:r>
        <w:t>s1</w:t>
      </w:r>
      <w:ins w:id="1718" w:author="GoldenCorpusHarness" w:date="2026-03-28T21:57:49Z">
        <w:r>
          <w:t>4</w:t>
        </w:r>
      </w:ins>
      <w:r>
        <w:t>1</w:t>
      </w:r>
      <w:del w:id="1719" w:author="GoldenCorpusHarness" w:date="2026-03-28T21:57:49Z">
        <w:r>
          <w:delText>9</w:delText>
        </w:r>
      </w:del>
    </w:p>
    <w:p ns2:paraId="010E7D3D" ns2:textId="5532D8EE" w:rsidR="004F6B15" w:rsidRDefault="004F6B15">
      <w:pPr>
        <w:pStyle w:val="TOC3"/>
        <w:rPr>
          <w:rFonts w:asciiTheme="minorHAnsi" w:eastAsiaTheme="minorEastAsia" w:hAnsiTheme="minorHAnsi" w:cstheme="minorBidi"/>
          <w:noProof/>
          <w:sz w:val="22"/>
          <w:szCs w:val="22"/>
        </w:rPr>
      </w:pPr>
      <w:r>
        <w:t>9.</w:t>
      </w:r>
      <w:del w:id="1720" w:author="GoldenCorpusHarness" w:date="2026-03-28T21:57:49Z">
        <w:r>
          <w:delText>5</w:delText>
        </w:r>
      </w:del>
      <w:ins w:id="1721" w:author="GoldenCorpusHarness" w:date="2026-03-28T21:57:49Z">
        <w:r>
          <w:t>6</w:t>
        </w:r>
      </w:ins>
      <w:r>
        <w:t>.</w:t>
      </w:r>
      <w:del w:id="1722" w:author="GoldenCorpusHarness" w:date="2026-03-28T21:57:49Z">
        <w:r>
          <w:delText>4Popul</w:delText>
        </w:r>
      </w:del>
      <w:ins w:id="1723" w:author="GoldenCorpusHarness" w:date="2026-03-28T21:57:49Z">
        <w:r>
          <w:t>1St</w:t>
        </w:r>
      </w:ins>
      <w:r>
        <w:t>ati</w:t>
      </w:r>
      <w:del w:id="1724" w:author="GoldenCorpusHarness" w:date="2026-03-28T21:57:49Z">
        <w:r>
          <w:delText>on Pharmacokine</w:delText>
        </w:r>
      </w:del>
      <w:ins w:id="1725" w:author="GoldenCorpusHarness" w:date="2026-03-28T21:57:49Z">
        <w:r>
          <w:t>s</w:t>
        </w:r>
      </w:ins>
      <w:r>
        <w:t>tic</w:t>
      </w:r>
      <w:ins w:id="1726" w:author="GoldenCorpusHarness" w:date="2026-03-28T21:57:49Z">
        <w:r>
          <w:t>al Methods for Efficacy</w:t>
        </w:r>
      </w:ins>
      <w:r>
        <w:t xml:space="preserve"> Analys</w:t>
      </w:r>
      <w:del w:id="1727" w:author="GoldenCorpusHarness" w:date="2026-03-28T21:57:49Z">
        <w:r>
          <w:delText>i</w:delText>
        </w:r>
      </w:del>
      <w:ins w:id="1728" w:author="GoldenCorpusHarness" w:date="2026-03-28T21:57:49Z">
        <w:r>
          <w:t>e</w:t>
        </w:r>
      </w:ins>
      <w:r>
        <w:t>s</w:t>
      </w:r>
      <w:del w:id="1729" w:author="GoldenCorpusHarness" w:date="2026-03-28T21:57:49Z">
        <w:r>
          <w:delText xml:space="preserve"> Set</w:delText>
        </w:r>
      </w:del>
      <w:r>
        <w:t>1</w:t>
      </w:r>
      <w:ins w:id="1730" w:author="GoldenCorpusHarness" w:date="2026-03-28T21:57:49Z">
        <w:r>
          <w:t>4</w:t>
        </w:r>
      </w:ins>
      <w:r>
        <w:t>1</w:t>
      </w:r>
      <w:del w:id="1731" w:author="GoldenCorpusHarness" w:date="2026-03-28T21:57:49Z">
        <w:r>
          <w:delText>9</w:delText>
        </w:r>
      </w:del>
    </w:p>
    <w:p ns2:paraId="23E72D02" ns2:textId="478B526F" w:rsidR="004F6B15" w:rsidRDefault="004F6B15">
      <w:pPr>
        <w:pStyle w:val="TOC2"/>
        <w:rPr>
          <w:rFonts w:asciiTheme="minorHAnsi" w:eastAsiaTheme="minorEastAsia" w:hAnsiTheme="minorHAnsi" w:cstheme="minorBidi"/>
          <w:b w:val="0"/>
          <w:noProof/>
          <w:sz w:val="22"/>
          <w:szCs w:val="22"/>
        </w:rPr>
      </w:pPr>
      <w:r>
        <w:t>9.6</w:t>
      </w:r>
      <w:del w:id="1732" w:author="GoldenCorpusHarness" w:date="2026-03-28T21:57:49Z">
        <w:r>
          <w:delText>S</w:delText>
        </w:r>
      </w:del>
      <w:ins w:id="1733" w:author="GoldenCorpusHarness" w:date="2026-03-28T21:57:49Z">
        <w:r>
          <w:t>.1.1Objec</w:t>
        </w:r>
      </w:ins>
      <w:r>
        <w:t>t</w:t>
      </w:r>
      <w:ins w:id="1734" w:author="GoldenCorpusHarness" w:date="2026-03-28T21:57:49Z">
        <w:r>
          <w:t>ive Response R</w:t>
        </w:r>
      </w:ins>
      <w:r>
        <w:t>at</w:t>
      </w:r>
      <w:del w:id="1735" w:author="GoldenCorpusHarness" w:date="2026-03-28T21:57:49Z">
        <w:r>
          <w:delText>istical M</w:delText>
        </w:r>
      </w:del>
      <w:r>
        <w:t>e</w:t>
      </w:r>
      <w:del w:id="1736" w:author="GoldenCorpusHarness" w:date="2026-03-28T21:57:49Z">
        <w:r>
          <w:delText>thods</w:delText>
        </w:r>
      </w:del>
      <w:r>
        <w:t>1</w:t>
      </w:r>
      <w:ins w:id="1737" w:author="GoldenCorpusHarness" w:date="2026-03-28T21:57:49Z">
        <w:r>
          <w:t>4</w:t>
        </w:r>
      </w:ins>
      <w:r>
        <w:t>1</w:t>
      </w:r>
      <w:del w:id="1738" w:author="GoldenCorpusHarness" w:date="2026-03-28T21:57:49Z">
        <w:r>
          <w:delText>9</w:delText>
        </w:r>
      </w:del>
    </w:p>
    <w:p ns2:paraId="76B660C5" ns2:textId="0D40B25C" w:rsidR="004F6B15" w:rsidRDefault="004F6B15">
      <w:pPr>
        <w:pStyle w:val="TOC3"/>
        <w:rPr>
          <w:rFonts w:asciiTheme="minorHAnsi" w:eastAsiaTheme="minorEastAsia" w:hAnsiTheme="minorHAnsi" w:cstheme="minorBidi"/>
          <w:noProof/>
          <w:sz w:val="22"/>
          <w:szCs w:val="22"/>
        </w:rPr>
      </w:pPr>
      <w:r>
        <w:t>9.6.1</w:t>
      </w:r>
      <w:ins w:id="1739" w:author="GoldenCorpusHarness" w:date="2026-03-28T21:57:49Z">
        <w:r>
          <w:t xml:space="preserve">.2Progression-free </w:t>
        </w:r>
      </w:ins>
      <w:r>
        <w:t>S</w:t>
      </w:r>
      <w:del w:id="1740" w:author="GoldenCorpusHarness" w:date="2026-03-28T21:57:49Z">
        <w:r>
          <w:delText>tat</w:delText>
        </w:r>
      </w:del>
      <w:ins w:id="1741" w:author="GoldenCorpusHarness" w:date="2026-03-28T21:57:49Z">
        <w:r>
          <w:t>urv</w:t>
        </w:r>
      </w:ins>
      <w:r>
        <w:t>i</w:t>
      </w:r>
      <w:del w:id="1742" w:author="GoldenCorpusHarness" w:date="2026-03-28T21:57:49Z">
        <w:r>
          <w:delText>stic</w:delText>
        </w:r>
      </w:del>
      <w:ins w:id="1743" w:author="GoldenCorpusHarness" w:date="2026-03-28T21:57:49Z">
        <w:r>
          <w:t>v</w:t>
        </w:r>
      </w:ins>
      <w:r>
        <w:t>al</w:t>
      </w:r>
      <w:del w:id="1744" w:author="GoldenCorpusHarness" w:date="2026-03-28T21:57:49Z">
        <w:r>
          <w:delText xml:space="preserve"> Methods for Efficacy Analyses</w:delText>
        </w:r>
      </w:del>
      <w:r>
        <w:t>1</w:t>
      </w:r>
      <w:ins w:id="1745" w:author="GoldenCorpusHarness" w:date="2026-03-28T21:57:49Z">
        <w:r>
          <w:t>4</w:t>
        </w:r>
      </w:ins>
      <w:r>
        <w:t>1</w:t>
      </w:r>
      <w:del w:id="1746" w:author="GoldenCorpusHarness" w:date="2026-03-28T21:57:49Z">
        <w:r>
          <w:delText>9</w:delText>
        </w:r>
      </w:del>
    </w:p>
    <w:p ns2:paraId="4DAB5000" ns2:textId="5EBEF0F2" w:rsidR="004F6B15" w:rsidRDefault="004F6B15">
      <w:pPr>
        <w:pStyle w:val="TOC4"/>
        <w:rPr>
          <w:rFonts w:asciiTheme="minorHAnsi" w:eastAsiaTheme="minorEastAsia" w:hAnsiTheme="minorHAnsi" w:cstheme="minorBidi"/>
          <w:noProof/>
          <w:sz w:val="22"/>
          <w:szCs w:val="22"/>
        </w:rPr>
      </w:pPr>
      <w:r>
        <w:t>9.6.1.</w:t>
      </w:r>
      <w:del w:id="1747" w:author="GoldenCorpusHarness" w:date="2026-03-28T21:57:49Z">
        <w:r>
          <w:delText>1</w:delText>
        </w:r>
      </w:del>
      <w:ins w:id="1748" w:author="GoldenCorpusHarness" w:date="2026-03-28T21:57:49Z">
        <w:r>
          <w:t>3</w:t>
        </w:r>
      </w:ins>
      <w:r>
        <w:t>O</w:t>
      </w:r>
      <w:del w:id="1749" w:author="GoldenCorpusHarness" w:date="2026-03-28T21:57:49Z">
        <w:r>
          <w:delText>bj</w:delText>
        </w:r>
      </w:del>
      <w:ins w:id="1750" w:author="GoldenCorpusHarness" w:date="2026-03-28T21:57:49Z">
        <w:r>
          <w:t>v</w:t>
        </w:r>
      </w:ins>
      <w:r>
        <w:t>e</w:t>
      </w:r>
      <w:del w:id="1751" w:author="GoldenCorpusHarness" w:date="2026-03-28T21:57:49Z">
        <w:r>
          <w:delText>ct</w:delText>
        </w:r>
      </w:del>
      <w:ins w:id="1752" w:author="GoldenCorpusHarness" w:date="2026-03-28T21:57:49Z">
        <w:r>
          <w:t>rall Surv</w:t>
        </w:r>
      </w:ins>
      <w:r>
        <w:t>iv</w:t>
      </w:r>
      <w:del w:id="1753" w:author="GoldenCorpusHarness" w:date="2026-03-28T21:57:49Z">
        <w:r>
          <w:delText>e Response R</w:delText>
        </w:r>
      </w:del>
      <w:r>
        <w:t>a</w:t>
      </w:r>
      <w:del w:id="1754" w:author="GoldenCorpusHarness" w:date="2026-03-28T21:57:49Z">
        <w:r>
          <w:delText>te</w:delText>
        </w:r>
      </w:del>
      <w:ins w:id="1755" w:author="GoldenCorpusHarness" w:date="2026-03-28T21:57:49Z">
        <w:r>
          <w:t>l</w:t>
        </w:r>
      </w:ins>
      <w:r>
        <w:t>1</w:t>
      </w:r>
      <w:del w:id="1756" w:author="GoldenCorpusHarness" w:date="2026-03-28T21:57:49Z">
        <w:r>
          <w:delText>20</w:delText>
        </w:r>
      </w:del>
      <w:ins w:id="1757" w:author="GoldenCorpusHarness" w:date="2026-03-28T21:57:49Z">
        <w:r>
          <w:t>43</w:t>
        </w:r>
      </w:ins>
    </w:p>
    <w:p ns2:paraId="4028FDEC" ns2:textId="32836A1D" w:rsidR="004F6B15" w:rsidRDefault="004F6B15">
      <w:pPr>
        <w:pStyle w:val="TOC4"/>
        <w:rPr>
          <w:rFonts w:asciiTheme="minorHAnsi" w:eastAsiaTheme="minorEastAsia" w:hAnsiTheme="minorHAnsi" w:cstheme="minorBidi"/>
          <w:noProof/>
          <w:sz w:val="22"/>
          <w:szCs w:val="22"/>
        </w:rPr>
      </w:pPr>
      <w:r>
        <w:t>9.6.1.</w:t>
      </w:r>
      <w:del w:id="1758" w:author="GoldenCorpusHarness" w:date="2026-03-28T21:57:49Z">
        <w:r>
          <w:delText>2P</w:delText>
        </w:r>
      </w:del>
      <w:ins w:id="1759" w:author="GoldenCorpusHarness" w:date="2026-03-28T21:57:49Z">
        <w:r>
          <w:t>4Du</w:t>
        </w:r>
      </w:ins>
      <w:r>
        <w:t>r</w:t>
      </w:r>
      <w:del w:id="1760" w:author="GoldenCorpusHarness" w:date="2026-03-28T21:57:49Z">
        <w:r>
          <w:delText>ogress</w:delText>
        </w:r>
      </w:del>
      <w:ins w:id="1761" w:author="GoldenCorpusHarness" w:date="2026-03-28T21:57:49Z">
        <w:r>
          <w:t>at</w:t>
        </w:r>
      </w:ins>
      <w:r>
        <w:t>ion</w:t>
      </w:r>
      <w:del w:id="1762" w:author="GoldenCorpusHarness" w:date="2026-03-28T21:57:49Z">
        <w:r>
          <w:delText>-</w:delText>
        </w:r>
      </w:del>
      <w:ins w:id="1763" w:author="GoldenCorpusHarness" w:date="2026-03-28T21:57:49Z">
        <w:r>
          <w:t xml:space="preserve"> o</w:t>
        </w:r>
      </w:ins>
      <w:r>
        <w:t>f</w:t>
      </w:r>
      <w:del w:id="1764" w:author="GoldenCorpusHarness" w:date="2026-03-28T21:57:49Z">
        <w:r>
          <w:delText>r</w:delText>
        </w:r>
      </w:del>
      <w:ins w:id="1765" w:author="GoldenCorpusHarness" w:date="2026-03-28T21:57:49Z">
        <w:r>
          <w:t xml:space="preserve"> R</w:t>
        </w:r>
      </w:ins>
      <w:r>
        <w:t>e</w:t>
      </w:r>
      <w:ins w:id="1766" w:author="GoldenCorpusHarness" w:date="2026-03-28T21:57:49Z">
        <w:r>
          <w:t>spons</w:t>
        </w:r>
      </w:ins>
      <w:r>
        <w:t>e</w:t>
      </w:r>
      <w:del w:id="1767" w:author="GoldenCorpusHarness" w:date="2026-03-28T21:57:49Z">
        <w:r>
          <w:delText xml:space="preserve"> Survival</w:delText>
        </w:r>
      </w:del>
      <w:r>
        <w:t>1</w:t>
      </w:r>
      <w:del w:id="1768" w:author="GoldenCorpusHarness" w:date="2026-03-28T21:57:49Z">
        <w:r>
          <w:delText>20</w:delText>
        </w:r>
      </w:del>
      <w:ins w:id="1769" w:author="GoldenCorpusHarness" w:date="2026-03-28T21:57:49Z">
        <w:r>
          <w:t>43</w:t>
        </w:r>
      </w:ins>
    </w:p>
    <w:p ns2:paraId="7FA20C1D" ns2:textId="3F1D3C3E" w:rsidR="004F6B15" w:rsidRDefault="004F6B15">
      <w:pPr>
        <w:pStyle w:val="TOC4"/>
        <w:rPr>
          <w:rFonts w:asciiTheme="minorHAnsi" w:eastAsiaTheme="minorEastAsia" w:hAnsiTheme="minorHAnsi" w:cstheme="minorBidi"/>
          <w:noProof/>
          <w:sz w:val="22"/>
          <w:szCs w:val="22"/>
        </w:rPr>
      </w:pPr>
      <w:r>
        <w:t>9.6.1.</w:t>
      </w:r>
      <w:del w:id="1770" w:author="GoldenCorpusHarness" w:date="2026-03-28T21:57:49Z">
        <w:r>
          <w:delText>3Ove</w:delText>
        </w:r>
      </w:del>
      <w:ins w:id="1771" w:author="GoldenCorpusHarness" w:date="2026-03-28T21:57:49Z">
        <w:r>
          <w:t>5Analysis St</w:t>
        </w:r>
      </w:ins>
      <w:r>
        <w:t>ra</w:t>
      </w:r>
      <w:ins w:id="1772" w:author="GoldenCorpusHarness" w:date="2026-03-28T21:57:49Z">
        <w:r>
          <w:t>tegy for Key Efficacy Variab</w:t>
        </w:r>
      </w:ins>
      <w:r>
        <w:t>l</w:t>
      </w:r>
      <w:del w:id="1773" w:author="GoldenCorpusHarness" w:date="2026-03-28T21:57:49Z">
        <w:r>
          <w:delText>l Survival</w:delText>
        </w:r>
      </w:del>
      <w:ins w:id="1774" w:author="GoldenCorpusHarness" w:date="2026-03-28T21:57:49Z">
        <w:r>
          <w:t>es</w:t>
        </w:r>
      </w:ins>
      <w:r>
        <w:t>1</w:t>
      </w:r>
      <w:del w:id="1775" w:author="GoldenCorpusHarness" w:date="2026-03-28T21:57:49Z">
        <w:r>
          <w:delText>22</w:delText>
        </w:r>
      </w:del>
      <w:ins w:id="1776" w:author="GoldenCorpusHarness" w:date="2026-03-28T21:57:49Z">
        <w:r>
          <w:t>44</w:t>
        </w:r>
      </w:ins>
    </w:p>
    <w:p ns2:paraId="06B7BC62" ns2:textId="20AD0941" w:rsidR="004F6B15" w:rsidRDefault="004F6B15">
      <w:pPr>
        <w:pStyle w:val="TOC4"/>
        <w:rPr>
          <w:rFonts w:asciiTheme="minorHAnsi" w:eastAsiaTheme="minorEastAsia" w:hAnsiTheme="minorHAnsi" w:cstheme="minorBidi"/>
          <w:noProof/>
          <w:sz w:val="22"/>
          <w:szCs w:val="22"/>
        </w:rPr>
      </w:pPr>
      <w:r>
        <w:t>9.6.</w:t>
      </w:r>
      <w:del w:id="1777" w:author="GoldenCorpusHarness" w:date="2026-03-28T21:57:49Z">
        <w:r>
          <w:delText>1.4Dur</w:delText>
        </w:r>
      </w:del>
      <w:ins w:id="1778" w:author="GoldenCorpusHarness" w:date="2026-03-28T21:57:49Z">
        <w:r>
          <w:t>2St</w:t>
        </w:r>
      </w:ins>
      <w:r>
        <w:t>ati</w:t>
      </w:r>
      <w:ins w:id="1779" w:author="GoldenCorpusHarness" w:date="2026-03-28T21:57:49Z">
        <w:r>
          <w:t>stical Meth</w:t>
        </w:r>
      </w:ins>
      <w:r>
        <w:t>o</w:t>
      </w:r>
      <w:ins w:id="1780" w:author="GoldenCorpusHarness" w:date="2026-03-28T21:57:49Z">
        <w:r>
          <w:t>ds for Safety A</w:t>
        </w:r>
      </w:ins>
      <w:r>
        <w:t>n</w:t>
      </w:r>
      <w:del w:id="1781" w:author="GoldenCorpusHarness" w:date="2026-03-28T21:57:49Z">
        <w:r>
          <w:delText xml:space="preserve"> of R</w:delText>
        </w:r>
      </w:del>
      <w:ins w:id="1782" w:author="GoldenCorpusHarness" w:date="2026-03-28T21:57:49Z">
        <w:r>
          <w:t>alys</w:t>
        </w:r>
      </w:ins>
      <w:r>
        <w:t>es</w:t>
      </w:r>
      <w:del w:id="1783" w:author="GoldenCorpusHarness" w:date="2026-03-28T21:57:49Z">
        <w:r>
          <w:delText>ponse</w:delText>
        </w:r>
      </w:del>
      <w:r>
        <w:t>1</w:t>
      </w:r>
      <w:del w:id="1784" w:author="GoldenCorpusHarness" w:date="2026-03-28T21:57:49Z">
        <w:r>
          <w:delText>22</w:delText>
        </w:r>
      </w:del>
      <w:ins w:id="1785" w:author="GoldenCorpusHarness" w:date="2026-03-28T21:57:49Z">
        <w:r>
          <w:t>45</w:t>
        </w:r>
      </w:ins>
    </w:p>
    <w:p ns2:paraId="51C2BB37" ns2:textId="69D3F01B" w:rsidR="004F6B15" w:rsidRDefault="004F6B15">
      <w:pPr>
        <w:pStyle w:val="TOC4"/>
        <w:rPr>
          <w:rFonts w:asciiTheme="minorHAnsi" w:eastAsiaTheme="minorEastAsia" w:hAnsiTheme="minorHAnsi" w:cstheme="minorBidi"/>
          <w:noProof/>
          <w:sz w:val="22"/>
          <w:szCs w:val="22"/>
        </w:rPr>
      </w:pPr>
      <w:r>
        <w:t>9.6.</w:t>
      </w:r>
      <w:del w:id="1786" w:author="GoldenCorpusHarness" w:date="2026-03-28T21:57:49Z">
        <w:r>
          <w:delText>1.5</w:delText>
        </w:r>
      </w:del>
      <w:ins w:id="1787" w:author="GoldenCorpusHarness" w:date="2026-03-28T21:57:49Z">
        <w:r>
          <w:t xml:space="preserve">3Statistical Methods for Patient-Reported Outcome </w:t>
        </w:r>
      </w:ins>
      <w:r>
        <w:t>Analys</w:t>
      </w:r>
      <w:del w:id="1788" w:author="GoldenCorpusHarness" w:date="2026-03-28T21:57:49Z">
        <w:r>
          <w:delText>is Strategy for Key Efficacy Variabl</w:delText>
        </w:r>
      </w:del>
      <w:r>
        <w:t>es1</w:t>
      </w:r>
      <w:del w:id="1789" w:author="GoldenCorpusHarness" w:date="2026-03-28T21:57:49Z">
        <w:r>
          <w:delText>23</w:delText>
        </w:r>
      </w:del>
      <w:ins w:id="1790" w:author="GoldenCorpusHarness" w:date="2026-03-28T21:57:49Z">
        <w:r>
          <w:t>46</w:t>
        </w:r>
      </w:ins>
    </w:p>
    <w:p ns2:paraId="36950EFD" ns2:textId="14E0B052" w:rsidR="004F6B15" w:rsidRDefault="004F6B15">
      <w:pPr>
        <w:pStyle w:val="TOC3"/>
        <w:rPr>
          <w:rFonts w:asciiTheme="minorHAnsi" w:eastAsiaTheme="minorEastAsia" w:hAnsiTheme="minorHAnsi" w:cstheme="minorBidi"/>
          <w:noProof/>
          <w:sz w:val="22"/>
          <w:szCs w:val="22"/>
        </w:rPr>
      </w:pPr>
      <w:r>
        <w:t>9.6.</w:t>
      </w:r>
      <w:del w:id="1791" w:author="GoldenCorpusHarness" w:date="2026-03-28T21:57:49Z">
        <w:r>
          <w:delText>2S</w:delText>
        </w:r>
      </w:del>
      <w:ins w:id="1792" w:author="GoldenCorpusHarness" w:date="2026-03-28T21:57:49Z">
        <w:r>
          <w:t>4Demographic and Baseline Charac</w:t>
        </w:r>
      </w:ins>
      <w:r>
        <w:t>t</w:t>
      </w:r>
      <w:del w:id="1793" w:author="GoldenCorpusHarness" w:date="2026-03-28T21:57:49Z">
        <w:r>
          <w:delText>at</w:delText>
        </w:r>
      </w:del>
      <w:ins w:id="1794" w:author="GoldenCorpusHarness" w:date="2026-03-28T21:57:49Z">
        <w:r>
          <w:t>er</w:t>
        </w:r>
      </w:ins>
      <w:r>
        <w:t>istic</w:t>
      </w:r>
      <w:del w:id="1795" w:author="GoldenCorpusHarness" w:date="2026-03-28T21:57:49Z">
        <w:r>
          <w:delText>al Methods for Safety Analyse</w:delText>
        </w:r>
      </w:del>
      <w:r>
        <w:t>s1</w:t>
      </w:r>
      <w:del w:id="1796" w:author="GoldenCorpusHarness" w:date="2026-03-28T21:57:49Z">
        <w:r>
          <w:delText>23</w:delText>
        </w:r>
      </w:del>
      <w:ins w:id="1797" w:author="GoldenCorpusHarness" w:date="2026-03-28T21:57:49Z">
        <w:r>
          <w:t>47</w:t>
        </w:r>
      </w:ins>
    </w:p>
    <w:p ns2:paraId="0F6CC9DE" ns2:textId="40386530" w:rsidR="004F6B15" w:rsidRDefault="004F6B15">
      <w:pPr>
        <w:pStyle w:val="TOC3"/>
        <w:rPr>
          <w:rFonts w:asciiTheme="minorHAnsi" w:eastAsiaTheme="minorEastAsia" w:hAnsiTheme="minorHAnsi" w:cstheme="minorBidi"/>
          <w:noProof/>
          <w:sz w:val="22"/>
          <w:szCs w:val="22"/>
        </w:rPr>
      </w:pPr>
      <w:r>
        <w:t>9.</w:t>
      </w:r>
      <w:del w:id="1798" w:author="GoldenCorpusHarness" w:date="2026-03-28T21:57:49Z">
        <w:r>
          <w:delText>6.3Statistical Methods for Patie</w:delText>
        </w:r>
      </w:del>
      <w:ins w:id="1799" w:author="GoldenCorpusHarness" w:date="2026-03-28T21:57:49Z">
        <w:r>
          <w:t>7I</w:t>
        </w:r>
      </w:ins>
      <w:r>
        <w:t>nt</w:t>
      </w:r>
      <w:del w:id="1800" w:author="GoldenCorpusHarness" w:date="2026-03-28T21:57:49Z">
        <w:r>
          <w:delText>-R</w:delText>
        </w:r>
      </w:del>
      <w:r>
        <w:t>e</w:t>
      </w:r>
      <w:del w:id="1801" w:author="GoldenCorpusHarness" w:date="2026-03-28T21:57:49Z">
        <w:r>
          <w:delText>po</w:delText>
        </w:r>
      </w:del>
      <w:r>
        <w:t>r</w:t>
      </w:r>
      <w:del w:id="1802" w:author="GoldenCorpusHarness" w:date="2026-03-28T21:57:49Z">
        <w:r>
          <w:delText>ted Outco</w:delText>
        </w:r>
      </w:del>
      <w:ins w:id="1803" w:author="GoldenCorpusHarness" w:date="2026-03-28T21:57:49Z">
        <w:r>
          <w:t>i</w:t>
        </w:r>
      </w:ins>
      <w:r>
        <w:t>m</w:t>
      </w:r>
      <w:del w:id="1804" w:author="GoldenCorpusHarness" w:date="2026-03-28T21:57:49Z">
        <w:r>
          <w:delText>e</w:delText>
        </w:r>
      </w:del>
      <w:r>
        <w:t xml:space="preserve"> Analyses1</w:t>
      </w:r>
      <w:del w:id="1805" w:author="GoldenCorpusHarness" w:date="2026-03-28T21:57:49Z">
        <w:r>
          <w:delText>25</w:delText>
        </w:r>
      </w:del>
      <w:ins w:id="1806" w:author="GoldenCorpusHarness" w:date="2026-03-28T21:57:49Z">
        <w:r>
          <w:t>47</w:t>
        </w:r>
      </w:ins>
    </w:p>
    <w:p ns2:paraId="5B8907D6" ns2:textId="53ABEF0B" w:rsidR="004F6B15" w:rsidRDefault="004F6B15">
      <w:pPr>
        <w:pStyle w:val="TOC3"/>
        <w:rPr>
          <w:rFonts w:asciiTheme="minorHAnsi" w:eastAsiaTheme="minorEastAsia" w:hAnsiTheme="minorHAnsi" w:cstheme="minorBidi"/>
          <w:noProof/>
          <w:sz w:val="22"/>
          <w:szCs w:val="22"/>
        </w:rPr>
      </w:pPr>
      <w:r>
        <w:t>9.</w:t>
      </w:r>
      <w:del w:id="1807" w:author="GoldenCorpusHarness" w:date="2026-03-28T21:57:49Z">
        <w:r>
          <w:delText>6</w:delText>
        </w:r>
      </w:del>
      <w:ins w:id="1808" w:author="GoldenCorpusHarness" w:date="2026-03-28T21:57:49Z">
        <w:r>
          <w:t>7</w:t>
        </w:r>
      </w:ins>
      <w:r>
        <w:t>.</w:t>
      </w:r>
      <w:del w:id="1809" w:author="GoldenCorpusHarness" w:date="2026-03-28T21:57:49Z">
        <w:r>
          <w:delText>4Demograph</w:delText>
        </w:r>
      </w:del>
      <w:ins w:id="1810" w:author="GoldenCorpusHarness" w:date="2026-03-28T21:57:49Z">
        <w:r>
          <w:t>1Eff</w:t>
        </w:r>
      </w:ins>
      <w:r>
        <w:t>ic</w:t>
      </w:r>
      <w:del w:id="1811" w:author="GoldenCorpusHarness" w:date="2026-03-28T21:57:49Z">
        <w:r>
          <w:delText xml:space="preserve"> and Baseline Char</w:delText>
        </w:r>
      </w:del>
      <w:r>
        <w:t>ac</w:t>
      </w:r>
      <w:ins w:id="1812" w:author="GoldenCorpusHarness" w:date="2026-03-28T21:57:49Z">
        <w:r>
          <w:t>y In</w:t>
        </w:r>
      </w:ins>
      <w:r>
        <w:t>teri</w:t>
      </w:r>
      <w:ins w:id="1813" w:author="GoldenCorpusHarness" w:date="2026-03-28T21:57:49Z">
        <w:r>
          <w:t>m Analy</w:t>
        </w:r>
      </w:ins>
      <w:r>
        <w:t>s</w:t>
      </w:r>
      <w:del w:id="1814" w:author="GoldenCorpusHarness" w:date="2026-03-28T21:57:49Z">
        <w:r>
          <w:delText>tic</w:delText>
        </w:r>
      </w:del>
      <w:ins w:id="1815" w:author="GoldenCorpusHarness" w:date="2026-03-28T21:57:49Z">
        <w:r>
          <w:t>e</w:t>
        </w:r>
      </w:ins>
      <w:r>
        <w:t>s1</w:t>
      </w:r>
      <w:del w:id="1816" w:author="GoldenCorpusHarness" w:date="2026-03-28T21:57:49Z">
        <w:r>
          <w:delText>25</w:delText>
        </w:r>
      </w:del>
      <w:ins w:id="1817" w:author="GoldenCorpusHarness" w:date="2026-03-28T21:57:49Z">
        <w:r>
          <w:t>47</w:t>
        </w:r>
      </w:ins>
    </w:p>
    <w:p ns2:paraId="32FE93CE" ns2:textId="0A467BB3" w:rsidR="004F6B15" w:rsidRDefault="004F6B15">
      <w:pPr>
        <w:pStyle w:val="TOC2"/>
        <w:rPr>
          <w:rFonts w:asciiTheme="minorHAnsi" w:eastAsiaTheme="minorEastAsia" w:hAnsiTheme="minorHAnsi" w:cstheme="minorBidi"/>
          <w:b w:val="0"/>
          <w:noProof/>
          <w:sz w:val="22"/>
          <w:szCs w:val="22"/>
        </w:rPr>
      </w:pPr>
      <w:r>
        <w:t>9.7</w:t>
      </w:r>
      <w:ins w:id="1818" w:author="GoldenCorpusHarness" w:date="2026-03-28T21:57:49Z">
        <w:r>
          <w:t xml:space="preserve">.2Safety </w:t>
        </w:r>
      </w:ins>
      <w:r>
        <w:t>Interim Analys</w:t>
      </w:r>
      <w:del w:id="1819" w:author="GoldenCorpusHarness" w:date="2026-03-28T21:57:49Z">
        <w:r>
          <w:delText>e</w:delText>
        </w:r>
      </w:del>
      <w:ins w:id="1820" w:author="GoldenCorpusHarness" w:date="2026-03-28T21:57:49Z">
        <w:r>
          <w:t>i</w:t>
        </w:r>
      </w:ins>
      <w:r>
        <w:t>s1</w:t>
      </w:r>
      <w:del w:id="1821" w:author="GoldenCorpusHarness" w:date="2026-03-28T21:57:49Z">
        <w:r>
          <w:delText>25</w:delText>
        </w:r>
      </w:del>
      <w:ins w:id="1822" w:author="GoldenCorpusHarness" w:date="2026-03-28T21:57:49Z">
        <w:r>
          <w:t>48</w:t>
        </w:r>
      </w:ins>
    </w:p>
    <w:p ns2:paraId="6B79115D" ns2:textId="3714F58F" w:rsidR="004F6B15" w:rsidRDefault="004F6B15">
      <w:pPr>
        <w:pStyle w:val="TOC3"/>
        <w:rPr>
          <w:rFonts w:asciiTheme="minorHAnsi" w:eastAsiaTheme="minorEastAsia" w:hAnsiTheme="minorHAnsi" w:cstheme="minorBidi"/>
          <w:noProof/>
          <w:sz w:val="22"/>
          <w:szCs w:val="22"/>
        </w:rPr>
      </w:pPr>
      <w:r>
        <w:t>9.</w:t>
      </w:r>
      <w:del w:id="1823" w:author="GoldenCorpusHarness" w:date="2026-03-28T21:57:49Z">
        <w:r>
          <w:delText>7.1Eff</w:delText>
        </w:r>
      </w:del>
      <w:ins w:id="1824" w:author="GoldenCorpusHarness" w:date="2026-03-28T21:57:49Z">
        <w:r>
          <w:t>8Multipl</w:t>
        </w:r>
      </w:ins>
      <w:r>
        <w:t>ic</w:t>
      </w:r>
      <w:del w:id="1825" w:author="GoldenCorpusHarness" w:date="2026-03-28T21:57:49Z">
        <w:r>
          <w:delText>ac</w:delText>
        </w:r>
      </w:del>
      <w:ins w:id="1826" w:author="GoldenCorpusHarness" w:date="2026-03-28T21:57:49Z">
        <w:r>
          <w:t>it</w:t>
        </w:r>
      </w:ins>
      <w:r>
        <w:t>y</w:t>
      </w:r>
      <w:del w:id="1827" w:author="GoldenCorpusHarness" w:date="2026-03-28T21:57:49Z">
        <w:r>
          <w:delText xml:space="preserve"> Interim Analysis</w:delText>
        </w:r>
      </w:del>
      <w:r>
        <w:t>1</w:t>
      </w:r>
      <w:del w:id="1828" w:author="GoldenCorpusHarness" w:date="2026-03-28T21:57:49Z">
        <w:r>
          <w:delText>26</w:delText>
        </w:r>
      </w:del>
      <w:ins w:id="1829" w:author="GoldenCorpusHarness" w:date="2026-03-28T21:57:49Z">
        <w:r>
          <w:t>48</w:t>
        </w:r>
      </w:ins>
    </w:p>
    <w:p ns2:paraId="1E9BFA39" ns2:textId="10D19B4F" w:rsidR="004F6B15" w:rsidRDefault="004F6B15">
      <w:pPr>
        <w:pStyle w:val="TOC3"/>
        <w:rPr>
          <w:rFonts w:asciiTheme="minorHAnsi" w:eastAsiaTheme="minorEastAsia" w:hAnsiTheme="minorHAnsi" w:cstheme="minorBidi"/>
          <w:noProof/>
          <w:sz w:val="22"/>
          <w:szCs w:val="22"/>
        </w:rPr>
      </w:pPr>
      <w:r>
        <w:t>9.</w:t>
      </w:r>
      <w:del w:id="1830" w:author="GoldenCorpusHarness" w:date="2026-03-28T21:57:49Z">
        <w:r>
          <w:delText>7</w:delText>
        </w:r>
      </w:del>
      <w:ins w:id="1831" w:author="GoldenCorpusHarness" w:date="2026-03-28T21:57:49Z">
        <w:r>
          <w:t>8</w:t>
        </w:r>
      </w:ins>
      <w:r>
        <w:t>.</w:t>
      </w:r>
      <w:del w:id="1832" w:author="GoldenCorpusHarness" w:date="2026-03-28T21:57:49Z">
        <w:r>
          <w:delText>2S</w:delText>
        </w:r>
      </w:del>
      <w:ins w:id="1833" w:author="GoldenCorpusHarness" w:date="2026-03-28T21:57:49Z">
        <w:r>
          <w:t>1Objective Response R</w:t>
        </w:r>
      </w:ins>
      <w:r>
        <w:t>a</w:t>
      </w:r>
      <w:del w:id="1834" w:author="GoldenCorpusHarness" w:date="2026-03-28T21:57:49Z">
        <w:r>
          <w:delText>fety In</w:delText>
        </w:r>
      </w:del>
      <w:r>
        <w:t>te</w:t>
      </w:r>
      <w:del w:id="1835" w:author="GoldenCorpusHarness" w:date="2026-03-28T21:57:49Z">
        <w:r>
          <w:delText>rim Analysis</w:delText>
        </w:r>
      </w:del>
      <w:r>
        <w:t>1</w:t>
      </w:r>
      <w:del w:id="1836" w:author="GoldenCorpusHarness" w:date="2026-03-28T21:57:49Z">
        <w:r>
          <w:delText>27</w:delText>
        </w:r>
      </w:del>
      <w:ins w:id="1837" w:author="GoldenCorpusHarness" w:date="2026-03-28T21:57:49Z">
        <w:r>
          <w:t>49</w:t>
        </w:r>
      </w:ins>
    </w:p>
    <w:p ns2:paraId="60DB23AA" ns2:textId="2FC08D6D" w:rsidR="004F6B15" w:rsidRDefault="004F6B15">
      <w:pPr>
        <w:pStyle w:val="TOC2"/>
        <w:rPr>
          <w:rFonts w:asciiTheme="minorHAnsi" w:eastAsiaTheme="minorEastAsia" w:hAnsiTheme="minorHAnsi" w:cstheme="minorBidi"/>
          <w:b w:val="0"/>
          <w:noProof/>
          <w:sz w:val="22"/>
          <w:szCs w:val="22"/>
        </w:rPr>
      </w:pPr>
      <w:r>
        <w:t>9.8</w:t>
      </w:r>
      <w:del w:id="1838" w:author="GoldenCorpusHarness" w:date="2026-03-28T21:57:49Z">
        <w:r>
          <w:delText>M</w:delText>
        </w:r>
      </w:del>
      <w:ins w:id="1839" w:author="GoldenCorpusHarness" w:date="2026-03-28T21:57:49Z">
        <w:r>
          <w:t>.2Progression-free S</w:t>
        </w:r>
      </w:ins>
      <w:r>
        <w:t>u</w:t>
      </w:r>
      <w:ins w:id="1840" w:author="GoldenCorpusHarness" w:date="2026-03-28T21:57:49Z">
        <w:r>
          <w:t>rviva</w:t>
        </w:r>
      </w:ins>
      <w:r>
        <w:t>l</w:t>
      </w:r>
      <w:del w:id="1841" w:author="GoldenCorpusHarness" w:date="2026-03-28T21:57:49Z">
        <w:r>
          <w:delText>tiplicity</w:delText>
        </w:r>
      </w:del>
      <w:r>
        <w:t>1</w:t>
      </w:r>
      <w:del w:id="1842" w:author="GoldenCorpusHarness" w:date="2026-03-28T21:57:49Z">
        <w:r>
          <w:delText>27</w:delText>
        </w:r>
      </w:del>
      <w:ins w:id="1843" w:author="GoldenCorpusHarness" w:date="2026-03-28T21:57:49Z">
        <w:r>
          <w:t>50</w:t>
        </w:r>
      </w:ins>
    </w:p>
    <w:p ns2:paraId="51F40B1F" ns2:textId="22CE444D" w:rsidR="004F6B15" w:rsidRDefault="004F6B15">
      <w:pPr>
        <w:pStyle w:val="TOC3"/>
        <w:rPr>
          <w:rFonts w:asciiTheme="minorHAnsi" w:eastAsiaTheme="minorEastAsia" w:hAnsiTheme="minorHAnsi" w:cstheme="minorBidi"/>
          <w:noProof/>
          <w:sz w:val="22"/>
          <w:szCs w:val="22"/>
        </w:rPr>
      </w:pPr>
      <w:r>
        <w:t>9.8.</w:t>
      </w:r>
      <w:del w:id="1844" w:author="GoldenCorpusHarness" w:date="2026-03-28T21:57:49Z">
        <w:r>
          <w:delText>1</w:delText>
        </w:r>
      </w:del>
      <w:ins w:id="1845" w:author="GoldenCorpusHarness" w:date="2026-03-28T21:57:49Z">
        <w:r>
          <w:t>3</w:t>
        </w:r>
      </w:ins>
      <w:r>
        <w:t>O</w:t>
      </w:r>
      <w:del w:id="1846" w:author="GoldenCorpusHarness" w:date="2026-03-28T21:57:49Z">
        <w:r>
          <w:delText>bj</w:delText>
        </w:r>
      </w:del>
      <w:ins w:id="1847" w:author="GoldenCorpusHarness" w:date="2026-03-28T21:57:49Z">
        <w:r>
          <w:t>v</w:t>
        </w:r>
      </w:ins>
      <w:r>
        <w:t>e</w:t>
      </w:r>
      <w:del w:id="1848" w:author="GoldenCorpusHarness" w:date="2026-03-28T21:57:49Z">
        <w:r>
          <w:delText>ct</w:delText>
        </w:r>
      </w:del>
      <w:ins w:id="1849" w:author="GoldenCorpusHarness" w:date="2026-03-28T21:57:49Z">
        <w:r>
          <w:t>rall Surv</w:t>
        </w:r>
      </w:ins>
      <w:r>
        <w:t>iv</w:t>
      </w:r>
      <w:del w:id="1850" w:author="GoldenCorpusHarness" w:date="2026-03-28T21:57:49Z">
        <w:r>
          <w:delText>e Response R</w:delText>
        </w:r>
      </w:del>
      <w:r>
        <w:t>a</w:t>
      </w:r>
      <w:del w:id="1851" w:author="GoldenCorpusHarness" w:date="2026-03-28T21:57:49Z">
        <w:r>
          <w:delText>te</w:delText>
        </w:r>
      </w:del>
      <w:ins w:id="1852" w:author="GoldenCorpusHarness" w:date="2026-03-28T21:57:49Z">
        <w:r>
          <w:t>l</w:t>
        </w:r>
      </w:ins>
      <w:r>
        <w:t>1</w:t>
      </w:r>
      <w:del w:id="1853" w:author="GoldenCorpusHarness" w:date="2026-03-28T21:57:49Z">
        <w:r>
          <w:delText>28</w:delText>
        </w:r>
      </w:del>
      <w:ins w:id="1854" w:author="GoldenCorpusHarness" w:date="2026-03-28T21:57:49Z">
        <w:r>
          <w:t>51</w:t>
        </w:r>
      </w:ins>
    </w:p>
    <w:p ns2:paraId="1A5B805A" ns2:textId="679412BE" w:rsidR="004F6B15" w:rsidRDefault="004F6B15">
      <w:pPr>
        <w:pStyle w:val="TOC3"/>
        <w:rPr>
          <w:rFonts w:asciiTheme="minorHAnsi" w:eastAsiaTheme="minorEastAsia" w:hAnsiTheme="minorHAnsi" w:cstheme="minorBidi"/>
          <w:noProof/>
          <w:sz w:val="22"/>
          <w:szCs w:val="22"/>
        </w:rPr>
      </w:pPr>
      <w:r>
        <w:t>9.8.</w:t>
      </w:r>
      <w:del w:id="1855" w:author="GoldenCorpusHarness" w:date="2026-03-28T21:57:49Z">
        <w:r>
          <w:delText>2Progr</w:delText>
        </w:r>
      </w:del>
      <w:ins w:id="1856" w:author="GoldenCorpusHarness" w:date="2026-03-28T21:57:49Z">
        <w:r>
          <w:t>4Safety Analys</w:t>
        </w:r>
      </w:ins>
      <w:r>
        <w:t>es</w:t>
      </w:r>
      <w:del w:id="1857" w:author="GoldenCorpusHarness" w:date="2026-03-28T21:57:49Z">
        <w:r>
          <w:delText>sion-free Survival</w:delText>
        </w:r>
      </w:del>
      <w:r>
        <w:t>1</w:t>
      </w:r>
      <w:ins w:id="1858" w:author="GoldenCorpusHarness" w:date="2026-03-28T21:57:49Z">
        <w:r>
          <w:t>5</w:t>
        </w:r>
      </w:ins>
      <w:r>
        <w:t>2</w:t>
      </w:r>
      <w:del w:id="1859" w:author="GoldenCorpusHarness" w:date="2026-03-28T21:57:49Z">
        <w:r>
          <w:delText>8</w:delText>
        </w:r>
      </w:del>
    </w:p>
    <w:p ns2:paraId="4357B93D" ns2:textId="33B6F919" w:rsidR="004F6B15" w:rsidRDefault="004F6B15">
      <w:pPr>
        <w:pStyle w:val="TOC3"/>
        <w:rPr>
          <w:rFonts w:asciiTheme="minorHAnsi" w:eastAsiaTheme="minorEastAsia" w:hAnsiTheme="minorHAnsi" w:cstheme="minorBidi"/>
          <w:noProof/>
          <w:sz w:val="22"/>
          <w:szCs w:val="22"/>
        </w:rPr>
      </w:pPr>
      <w:r>
        <w:t>9.</w:t>
      </w:r>
      <w:del w:id="1860" w:author="GoldenCorpusHarness" w:date="2026-03-28T21:57:49Z">
        <w:r>
          <w:delText>8.3Ov</w:delText>
        </w:r>
      </w:del>
      <w:ins w:id="1861" w:author="GoldenCorpusHarness" w:date="2026-03-28T21:57:49Z">
        <w:r>
          <w:t>9Sample Size and Pow</w:t>
        </w:r>
      </w:ins>
      <w:r>
        <w:t>er</w:t>
      </w:r>
      <w:ins w:id="1862" w:author="GoldenCorpusHarness" w:date="2026-03-28T21:57:49Z">
        <w:r>
          <w:t xml:space="preserve"> C</w:t>
        </w:r>
      </w:ins>
      <w:r>
        <w:t>al</w:t>
      </w:r>
      <w:ins w:id="1863" w:author="GoldenCorpusHarness" w:date="2026-03-28T21:57:49Z">
        <w:r>
          <w:t>cu</w:t>
        </w:r>
      </w:ins>
      <w:r>
        <w:t>l</w:t>
      </w:r>
      <w:del w:id="1864" w:author="GoldenCorpusHarness" w:date="2026-03-28T21:57:49Z">
        <w:r>
          <w:delText xml:space="preserve"> Surv</w:delText>
        </w:r>
      </w:del>
      <w:ins w:id="1865" w:author="GoldenCorpusHarness" w:date="2026-03-28T21:57:49Z">
        <w:r>
          <w:t>at</w:t>
        </w:r>
      </w:ins>
      <w:r>
        <w:t>i</w:t>
      </w:r>
      <w:del w:id="1866" w:author="GoldenCorpusHarness" w:date="2026-03-28T21:57:49Z">
        <w:r>
          <w:delText>val</w:delText>
        </w:r>
      </w:del>
      <w:ins w:id="1867" w:author="GoldenCorpusHarness" w:date="2026-03-28T21:57:49Z">
        <w:r>
          <w:t>ons</w:t>
        </w:r>
      </w:ins>
      <w:r>
        <w:t>1</w:t>
      </w:r>
      <w:del w:id="1868" w:author="GoldenCorpusHarness" w:date="2026-03-28T21:57:49Z">
        <w:r>
          <w:delText>29</w:delText>
        </w:r>
      </w:del>
      <w:ins w:id="1869" w:author="GoldenCorpusHarness" w:date="2026-03-28T21:57:49Z">
        <w:r>
          <w:t>53</w:t>
        </w:r>
      </w:ins>
    </w:p>
    <w:p ns2:paraId="176A2A03" ns2:textId="5B1E2CBF" w:rsidR="004F6B15" w:rsidRDefault="004F6B15">
      <w:pPr>
        <w:pStyle w:val="TOC3"/>
        <w:rPr>
          <w:rFonts w:asciiTheme="minorHAnsi" w:eastAsiaTheme="minorEastAsia" w:hAnsiTheme="minorHAnsi" w:cstheme="minorBidi"/>
          <w:noProof/>
          <w:sz w:val="22"/>
          <w:szCs w:val="22"/>
        </w:rPr>
      </w:pPr>
      <w:r>
        <w:t>9.</w:t>
      </w:r>
      <w:del w:id="1870" w:author="GoldenCorpusHarness" w:date="2026-03-28T21:57:49Z">
        <w:r>
          <w:delText>8.4</w:delText>
        </w:r>
      </w:del>
      <w:ins w:id="1871" w:author="GoldenCorpusHarness" w:date="2026-03-28T21:57:49Z">
        <w:r>
          <w:t>10</w:t>
        </w:r>
      </w:ins>
      <w:r>
        <w:t>S</w:t>
      </w:r>
      <w:del w:id="1872" w:author="GoldenCorpusHarness" w:date="2026-03-28T21:57:49Z">
        <w:r>
          <w:delText>afety</w:delText>
        </w:r>
      </w:del>
      <w:ins w:id="1873" w:author="GoldenCorpusHarness" w:date="2026-03-28T21:57:49Z">
        <w:r>
          <w:t>ubgroup</w:t>
        </w:r>
      </w:ins>
      <w:r>
        <w:t xml:space="preserve"> Analyses1</w:t>
      </w:r>
      <w:ins w:id="1874" w:author="GoldenCorpusHarness" w:date="2026-03-28T21:57:49Z">
        <w:r>
          <w:t>5</w:t>
        </w:r>
      </w:ins>
      <w:r>
        <w:t>3</w:t>
      </w:r>
      <w:del w:id="1875" w:author="GoldenCorpusHarness" w:date="2026-03-28T21:57:49Z">
        <w:r>
          <w:delText>1</w:delText>
        </w:r>
      </w:del>
    </w:p>
    <w:p ns2:paraId="5EDA6830" ns2:textId="4748D83B" w:rsidR="004F6B15" w:rsidRDefault="004F6B15">
      <w:pPr>
        <w:pStyle w:val="TOC2"/>
        <w:rPr>
          <w:rFonts w:asciiTheme="minorHAnsi" w:eastAsiaTheme="minorEastAsia" w:hAnsiTheme="minorHAnsi" w:cstheme="minorBidi"/>
          <w:b w:val="0"/>
          <w:noProof/>
          <w:sz w:val="22"/>
          <w:szCs w:val="22"/>
        </w:rPr>
      </w:pPr>
      <w:r>
        <w:t>9.</w:t>
      </w:r>
      <w:del w:id="1876" w:author="GoldenCorpusHarness" w:date="2026-03-28T21:57:49Z">
        <w:r>
          <w:delText>9Sa</w:delText>
        </w:r>
      </w:del>
      <w:ins w:id="1877" w:author="GoldenCorpusHarness" w:date="2026-03-28T21:57:49Z">
        <w:r>
          <w:t>11Co</w:t>
        </w:r>
      </w:ins>
      <w:r>
        <w:t>mpl</w:t>
      </w:r>
      <w:ins w:id="1878" w:author="GoldenCorpusHarness" w:date="2026-03-28T21:57:49Z">
        <w:r>
          <w:t>ianc</w:t>
        </w:r>
      </w:ins>
      <w:r>
        <w:t xml:space="preserve">e </w:t>
      </w:r>
      <w:del w:id="1879" w:author="GoldenCorpusHarness" w:date="2026-03-28T21:57:49Z">
        <w:r>
          <w:delText>S</w:delText>
        </w:r>
      </w:del>
      <w:ins w:id="1880" w:author="GoldenCorpusHarness" w:date="2026-03-28T21:57:49Z">
        <w:r>
          <w:t>(Med</w:t>
        </w:r>
      </w:ins>
      <w:r>
        <w:t>i</w:t>
      </w:r>
      <w:del w:id="1881" w:author="GoldenCorpusHarness" w:date="2026-03-28T21:57:49Z">
        <w:r>
          <w:delText>ze and Power Cal</w:delText>
        </w:r>
      </w:del>
      <w:r>
        <w:t>c</w:t>
      </w:r>
      <w:del w:id="1882" w:author="GoldenCorpusHarness" w:date="2026-03-28T21:57:49Z">
        <w:r>
          <w:delText>ul</w:delText>
        </w:r>
      </w:del>
      <w:r>
        <w:t>ation</w:t>
      </w:r>
      <w:del w:id="1883" w:author="GoldenCorpusHarness" w:date="2026-03-28T21:57:49Z">
        <w:r>
          <w:delText>s</w:delText>
        </w:r>
      </w:del>
      <w:ins w:id="1884" w:author="GoldenCorpusHarness" w:date="2026-03-28T21:57:49Z">
        <w:r>
          <w:t xml:space="preserve"> Adherence)</w:t>
        </w:r>
      </w:ins>
      <w:r>
        <w:t>1</w:t>
      </w:r>
      <w:del w:id="1885" w:author="GoldenCorpusHarness" w:date="2026-03-28T21:57:49Z">
        <w:r>
          <w:delText>31</w:delText>
        </w:r>
      </w:del>
      <w:ins w:id="1886" w:author="GoldenCorpusHarness" w:date="2026-03-28T21:57:49Z">
        <w:r>
          <w:t>54</w:t>
        </w:r>
      </w:ins>
    </w:p>
    <w:p ns2:paraId="7BDBF4FE" ns2:textId="145DB7C8" w:rsidR="004F6B15" w:rsidRDefault="004F6B15">
      <w:pPr>
        <w:pStyle w:val="TOC2"/>
        <w:rPr>
          <w:rFonts w:asciiTheme="minorHAnsi" w:eastAsiaTheme="minorEastAsia" w:hAnsiTheme="minorHAnsi" w:cstheme="minorBidi"/>
          <w:b w:val="0"/>
          <w:noProof/>
          <w:sz w:val="22"/>
          <w:szCs w:val="22"/>
        </w:rPr>
      </w:pPr>
      <w:r>
        <w:t>9.1</w:t>
      </w:r>
      <w:del w:id="1887" w:author="GoldenCorpusHarness" w:date="2026-03-28T21:57:49Z">
        <w:r>
          <w:delText>0S</w:delText>
        </w:r>
      </w:del>
      <w:ins w:id="1888" w:author="GoldenCorpusHarness" w:date="2026-03-28T21:57:49Z">
        <w:r>
          <w:t>2Extent of Expos</w:t>
        </w:r>
      </w:ins>
      <w:r>
        <w:t>u</w:t>
      </w:r>
      <w:del w:id="1889" w:author="GoldenCorpusHarness" w:date="2026-03-28T21:57:49Z">
        <w:r>
          <w:delText>bg</w:delText>
        </w:r>
      </w:del>
      <w:r>
        <w:t>r</w:t>
      </w:r>
      <w:del w:id="1890" w:author="GoldenCorpusHarness" w:date="2026-03-28T21:57:49Z">
        <w:r>
          <w:delText>oup Analys</w:delText>
        </w:r>
      </w:del>
      <w:r>
        <w:t>e</w:t>
      </w:r>
      <w:del w:id="1891" w:author="GoldenCorpusHarness" w:date="2026-03-28T21:57:49Z">
        <w:r>
          <w:delText>s</w:delText>
        </w:r>
      </w:del>
      <w:r>
        <w:t>1</w:t>
      </w:r>
      <w:del w:id="1892" w:author="GoldenCorpusHarness" w:date="2026-03-28T21:57:49Z">
        <w:r>
          <w:delText>32</w:delText>
        </w:r>
      </w:del>
      <w:ins w:id="1893" w:author="GoldenCorpusHarness" w:date="2026-03-28T21:57:49Z">
        <w:r>
          <w:t>54</w:t>
        </w:r>
      </w:ins>
    </w:p>
    <w:p ns2:paraId="4052A245" ns2:textId="08735660" w:rsidR="004F6B15" w:rsidRDefault="004F6B15">
      <w:pPr>
        <w:pStyle w:val="TOC2"/>
        <w:rPr>
          <w:rFonts w:asciiTheme="minorHAnsi" w:eastAsiaTheme="minorEastAsia" w:hAnsiTheme="minorHAnsi" w:cstheme="minorBidi"/>
          <w:b w:val="0"/>
          <w:noProof/>
          <w:sz w:val="22"/>
          <w:szCs w:val="22"/>
        </w:rPr>
      </w:pPr>
      <w:del w:id="1894" w:author="GoldenCorpusHarness" w:date="2026-03-28T21:57:49Z">
        <w:r>
          <w:delText>9.</w:delText>
        </w:r>
      </w:del>
      <w:r>
        <w:t>1</w:t>
      </w:r>
      <w:del w:id="1895" w:author="GoldenCorpusHarness" w:date="2026-03-28T21:57:49Z">
        <w:r>
          <w:delText>1</w:delText>
        </w:r>
      </w:del>
      <w:ins w:id="1896" w:author="GoldenCorpusHarness" w:date="2026-03-28T21:57:49Z">
        <w:r>
          <w:t>0SUPPORTING DO</w:t>
        </w:r>
      </w:ins>
      <w:r>
        <w:t>C</w:t>
      </w:r>
      <w:del w:id="1897" w:author="GoldenCorpusHarness" w:date="2026-03-28T21:57:49Z">
        <w:r>
          <w:delText>ompliance (</w:delText>
        </w:r>
      </w:del>
      <w:ins w:id="1898" w:author="GoldenCorpusHarness" w:date="2026-03-28T21:57:49Z">
        <w:r>
          <w:t>U</w:t>
        </w:r>
      </w:ins>
      <w:r>
        <w:t>M</w:t>
      </w:r>
      <w:del w:id="1899" w:author="GoldenCorpusHarness" w:date="2026-03-28T21:57:49Z">
        <w:r>
          <w:delText>edication</w:delText>
        </w:r>
      </w:del>
      <w:ins w:id="1900" w:author="GoldenCorpusHarness" w:date="2026-03-28T21:57:49Z">
        <w:r>
          <w:t>ENTATION</w:t>
        </w:r>
      </w:ins>
      <w:r>
        <w:t xml:space="preserve"> A</w:t>
      </w:r>
      <w:del w:id="1901" w:author="GoldenCorpusHarness" w:date="2026-03-28T21:57:49Z">
        <w:r>
          <w:delText>dherence)</w:delText>
        </w:r>
      </w:del>
      <w:ins w:id="1902" w:author="GoldenCorpusHarness" w:date="2026-03-28T21:57:49Z">
        <w:r>
          <w:t>ND OPERATIONAL CONSIDERATIONS</w:t>
        </w:r>
      </w:ins>
      <w:r>
        <w:t>1</w:t>
      </w:r>
      <w:del w:id="1903" w:author="GoldenCorpusHarness" w:date="2026-03-28T21:57:49Z">
        <w:r>
          <w:delText>33</w:delText>
        </w:r>
      </w:del>
      <w:ins w:id="1904" w:author="GoldenCorpusHarness" w:date="2026-03-28T21:57:49Z">
        <w:r>
          <w:t>55</w:t>
        </w:r>
      </w:ins>
    </w:p>
    <w:p ns2:paraId="3D27FD6B" ns2:textId="6F4CCF51" w:rsidR="004F6B15" w:rsidRDefault="004F6B15">
      <w:pPr>
        <w:pStyle w:val="TOC2"/>
        <w:rPr>
          <w:rFonts w:asciiTheme="minorHAnsi" w:eastAsiaTheme="minorEastAsia" w:hAnsiTheme="minorHAnsi" w:cstheme="minorBidi"/>
          <w:b w:val="0"/>
          <w:noProof/>
          <w:sz w:val="22"/>
          <w:szCs w:val="22"/>
        </w:rPr>
      </w:pPr>
      <w:del w:id="1905" w:author="GoldenCorpusHarness" w:date="2026-03-28T21:57:49Z">
        <w:r>
          <w:delText>9</w:delText>
        </w:r>
      </w:del>
      <w:ins w:id="1906" w:author="GoldenCorpusHarness" w:date="2026-03-28T21:57:49Z">
        <w:r>
          <w:t>10</w:t>
        </w:r>
      </w:ins>
      <w:r>
        <w:t>.1</w:t>
      </w:r>
      <w:del w:id="1907" w:author="GoldenCorpusHarness" w:date="2026-03-28T21:57:49Z">
        <w:r>
          <w:delText>2Ext</w:delText>
        </w:r>
      </w:del>
      <w:ins w:id="1908" w:author="GoldenCorpusHarness" w:date="2026-03-28T21:57:49Z">
        <w:r>
          <w:t>App</w:t>
        </w:r>
      </w:ins>
      <w:r>
        <w:t>en</w:t>
      </w:r>
      <w:ins w:id="1909" w:author="GoldenCorpusHarness" w:date="2026-03-28T21:57:49Z">
        <w:r>
          <w:t>dix 1: Regulatory, Ethical, and Study Oversigh</w:t>
        </w:r>
      </w:ins>
      <w:r>
        <w:t xml:space="preserve">t </w:t>
      </w:r>
      <w:ins w:id="1910" w:author="GoldenCorpusHarness" w:date="2026-03-28T21:57:49Z">
        <w:r>
          <w:t>C</w:t>
        </w:r>
      </w:ins>
      <w:r>
        <w:t>o</w:t>
      </w:r>
      <w:del w:id="1911" w:author="GoldenCorpusHarness" w:date="2026-03-28T21:57:49Z">
        <w:r>
          <w:delText>f Exp</w:delText>
        </w:r>
      </w:del>
      <w:ins w:id="1912" w:author="GoldenCorpusHarness" w:date="2026-03-28T21:57:49Z">
        <w:r>
          <w:t>nsiderati</w:t>
        </w:r>
      </w:ins>
      <w:r>
        <w:t>o</w:t>
      </w:r>
      <w:ins w:id="1913" w:author="GoldenCorpusHarness" w:date="2026-03-28T21:57:49Z">
        <w:r>
          <w:t>n</w:t>
        </w:r>
      </w:ins>
      <w:r>
        <w:t>s</w:t>
      </w:r>
      <w:del w:id="1914" w:author="GoldenCorpusHarness" w:date="2026-03-28T21:57:49Z">
        <w:r>
          <w:delText>ure</w:delText>
        </w:r>
      </w:del>
      <w:r>
        <w:t>1</w:t>
      </w:r>
      <w:del w:id="1915" w:author="GoldenCorpusHarness" w:date="2026-03-28T21:57:49Z">
        <w:r>
          <w:delText>33</w:delText>
        </w:r>
      </w:del>
      <w:ins w:id="1916" w:author="GoldenCorpusHarness" w:date="2026-03-28T21:57:49Z">
        <w:r>
          <w:t>55</w:t>
        </w:r>
      </w:ins>
    </w:p>
    <w:p ns2:paraId="4231CF3B" ns2:textId="36E5184F" w:rsidR="004F6B15" w:rsidRDefault="004F6B15">
      <w:pPr>
        <w:pStyle w:val="TOC1"/>
        <w:rPr>
          <w:rFonts w:asciiTheme="minorHAnsi" w:eastAsiaTheme="minorEastAsia" w:hAnsiTheme="minorHAnsi" w:cstheme="minorBidi"/>
          <w:b w:val="0"/>
          <w:caps w:val="0"/>
          <w:noProof/>
          <w:sz w:val="22"/>
          <w:szCs w:val="22"/>
        </w:rPr>
      </w:pPr>
      <w:r>
        <w:t>10</w:t>
      </w:r>
      <w:del w:id="1917" w:author="GoldenCorpusHarness" w:date="2026-03-28T21:57:49Z">
        <w:r>
          <w:delText>Supp</w:delText>
        </w:r>
      </w:del>
      <w:ins w:id="1918" w:author="GoldenCorpusHarness" w:date="2026-03-28T21:57:49Z">
        <w:r>
          <w:t>.1.1C</w:t>
        </w:r>
      </w:ins>
      <w:r>
        <w:t>o</w:t>
      </w:r>
      <w:del w:id="1919" w:author="GoldenCorpusHarness" w:date="2026-03-28T21:57:49Z">
        <w:r>
          <w:delText>rting</w:delText>
        </w:r>
      </w:del>
      <w:ins w:id="1920" w:author="GoldenCorpusHarness" w:date="2026-03-28T21:57:49Z">
        <w:r>
          <w:t>de</w:t>
        </w:r>
      </w:ins>
      <w:r>
        <w:t xml:space="preserve"> </w:t>
      </w:r>
      <w:del w:id="1921" w:author="GoldenCorpusHarness" w:date="2026-03-28T21:57:49Z">
        <w:r>
          <w:delText>D</w:delText>
        </w:r>
      </w:del>
      <w:r>
        <w:t>o</w:t>
      </w:r>
      <w:del w:id="1922" w:author="GoldenCorpusHarness" w:date="2026-03-28T21:57:49Z">
        <w:r>
          <w:delText>cumentation and Operational</w:delText>
        </w:r>
      </w:del>
      <w:ins w:id="1923" w:author="GoldenCorpusHarness" w:date="2026-03-28T21:57:49Z">
        <w:r>
          <w:t>f</w:t>
        </w:r>
      </w:ins>
      <w:r>
        <w:t xml:space="preserve"> Con</w:t>
      </w:r>
      <w:del w:id="1924" w:author="GoldenCorpusHarness" w:date="2026-03-28T21:57:49Z">
        <w:r>
          <w:delText>s</w:delText>
        </w:r>
      </w:del>
      <w:ins w:id="1925" w:author="GoldenCorpusHarness" w:date="2026-03-28T21:57:49Z">
        <w:r>
          <w:t>duct for Cl</w:t>
        </w:r>
      </w:ins>
      <w:r>
        <w:t>i</w:t>
      </w:r>
      <w:del w:id="1926" w:author="GoldenCorpusHarness" w:date="2026-03-28T21:57:49Z">
        <w:r>
          <w:delText>de</w:delText>
        </w:r>
      </w:del>
      <w:ins w:id="1927" w:author="GoldenCorpusHarness" w:date="2026-03-28T21:57:49Z">
        <w:r>
          <w:t>nical T</w:t>
        </w:r>
      </w:ins>
      <w:r>
        <w:t>r</w:t>
      </w:r>
      <w:ins w:id="1928" w:author="GoldenCorpusHarness" w:date="2026-03-28T21:57:49Z">
        <w:r>
          <w:t>i</w:t>
        </w:r>
      </w:ins>
      <w:r>
        <w:t>a</w:t>
      </w:r>
      <w:del w:id="1929" w:author="GoldenCorpusHarness" w:date="2026-03-28T21:57:49Z">
        <w:r>
          <w:delText>tion</w:delText>
        </w:r>
      </w:del>
      <w:ins w:id="1930" w:author="GoldenCorpusHarness" w:date="2026-03-28T21:57:49Z">
        <w:r>
          <w:t>l</w:t>
        </w:r>
      </w:ins>
      <w:r>
        <w:t>s1</w:t>
      </w:r>
      <w:del w:id="1931" w:author="GoldenCorpusHarness" w:date="2026-03-28T21:57:49Z">
        <w:r>
          <w:delText>34</w:delText>
        </w:r>
      </w:del>
      <w:ins w:id="1932" w:author="GoldenCorpusHarness" w:date="2026-03-28T21:57:49Z">
        <w:r>
          <w:t>55</w:t>
        </w:r>
      </w:ins>
    </w:p>
    <w:p ns2:paraId="0BE7F0B7" ns2:textId="406CD7D7" w:rsidR="004F6B15" w:rsidRDefault="004F6B15">
      <w:pPr>
        <w:pStyle w:val="TOC2"/>
        <w:rPr>
          <w:rFonts w:asciiTheme="minorHAnsi" w:eastAsiaTheme="minorEastAsia" w:hAnsiTheme="minorHAnsi" w:cstheme="minorBidi"/>
          <w:b w:val="0"/>
          <w:noProof/>
          <w:sz w:val="22"/>
          <w:szCs w:val="22"/>
        </w:rPr>
      </w:pPr>
      <w:r>
        <w:t>10.1</w:t>
      </w:r>
      <w:del w:id="1933" w:author="GoldenCorpusHarness" w:date="2026-03-28T21:57:49Z">
        <w:r>
          <w:delText>Appe</w:delText>
        </w:r>
      </w:del>
      <w:ins w:id="1934" w:author="GoldenCorpusHarness" w:date="2026-03-28T21:57:49Z">
        <w:r>
          <w:t>.2Fi</w:t>
        </w:r>
      </w:ins>
      <w:r>
        <w:t>n</w:t>
      </w:r>
      <w:del w:id="1935" w:author="GoldenCorpusHarness" w:date="2026-03-28T21:57:49Z">
        <w:r>
          <w:delText>d</w:delText>
        </w:r>
      </w:del>
      <w:ins w:id="1936" w:author="GoldenCorpusHarness" w:date="2026-03-28T21:57:49Z">
        <w:r>
          <w:t>anc</w:t>
        </w:r>
      </w:ins>
      <w:r>
        <w:t>i</w:t>
      </w:r>
      <w:del w:id="1937" w:author="GoldenCorpusHarness" w:date="2026-03-28T21:57:49Z">
        <w:r>
          <w:delText>x 1: Regulatory, Ethic</w:delText>
        </w:r>
      </w:del>
      <w:r>
        <w:t>al</w:t>
      </w:r>
      <w:del w:id="1938" w:author="GoldenCorpusHarness" w:date="2026-03-28T21:57:49Z">
        <w:r>
          <w:delText>,</w:delText>
        </w:r>
      </w:del>
      <w:r>
        <w:t xml:space="preserve"> </w:t>
      </w:r>
      <w:del w:id="1939" w:author="GoldenCorpusHarness" w:date="2026-03-28T21:57:49Z">
        <w:r>
          <w:delText>and St</w:delText>
        </w:r>
      </w:del>
      <w:ins w:id="1940" w:author="GoldenCorpusHarness" w:date="2026-03-28T21:57:49Z">
        <w:r>
          <w:t>Disclos</w:t>
        </w:r>
      </w:ins>
      <w:r>
        <w:t>u</w:t>
      </w:r>
      <w:del w:id="1941" w:author="GoldenCorpusHarness" w:date="2026-03-28T21:57:49Z">
        <w:r>
          <w:delText>dy Ov</w:delText>
        </w:r>
      </w:del>
      <w:ins w:id="1942" w:author="GoldenCorpusHarness" w:date="2026-03-28T21:57:49Z">
        <w:r>
          <w:t>r</w:t>
        </w:r>
      </w:ins>
      <w:r>
        <w:t>e</w:t>
      </w:r>
      <w:del w:id="1943" w:author="GoldenCorpusHarness" w:date="2026-03-28T21:57:49Z">
        <w:r>
          <w:delText>rsight Considerations</w:delText>
        </w:r>
      </w:del>
      <w:r>
        <w:t>1</w:t>
      </w:r>
      <w:del w:id="1944" w:author="GoldenCorpusHarness" w:date="2026-03-28T21:57:49Z">
        <w:r>
          <w:delText>34</w:delText>
        </w:r>
      </w:del>
      <w:ins w:id="1945" w:author="GoldenCorpusHarness" w:date="2026-03-28T21:57:49Z">
        <w:r>
          <w:t>58</w:t>
        </w:r>
      </w:ins>
    </w:p>
    <w:p ns2:paraId="5C0A4DA2" ns2:textId="060C3D28" w:rsidR="004F6B15" w:rsidRDefault="004F6B15">
      <w:pPr>
        <w:pStyle w:val="TOC3"/>
        <w:rPr>
          <w:rFonts w:asciiTheme="minorHAnsi" w:eastAsiaTheme="minorEastAsia" w:hAnsiTheme="minorHAnsi" w:cstheme="minorBidi"/>
          <w:noProof/>
          <w:sz w:val="22"/>
          <w:szCs w:val="22"/>
        </w:rPr>
      </w:pPr>
      <w:r>
        <w:t>10.1.</w:t>
      </w:r>
      <w:del w:id="1946" w:author="GoldenCorpusHarness" w:date="2026-03-28T21:57:49Z">
        <w:r>
          <w:delText>1C</w:delText>
        </w:r>
      </w:del>
      <w:ins w:id="1947" w:author="GoldenCorpusHarness" w:date="2026-03-28T21:57:49Z">
        <w:r>
          <w:t>3Data Pr</w:t>
        </w:r>
      </w:ins>
      <w:r>
        <w:t>o</w:t>
      </w:r>
      <w:del w:id="1948" w:author="GoldenCorpusHarness" w:date="2026-03-28T21:57:49Z">
        <w:r>
          <w:delText>d</w:delText>
        </w:r>
      </w:del>
      <w:ins w:id="1949" w:author="GoldenCorpusHarness" w:date="2026-03-28T21:57:49Z">
        <w:r>
          <w:t>t</w:t>
        </w:r>
      </w:ins>
      <w:r>
        <w:t>e</w:t>
      </w:r>
      <w:del w:id="1950" w:author="GoldenCorpusHarness" w:date="2026-03-28T21:57:49Z">
        <w:r>
          <w:delText xml:space="preserve"> of C</w:delText>
        </w:r>
      </w:del>
      <w:ins w:id="1951" w:author="GoldenCorpusHarness" w:date="2026-03-28T21:57:49Z">
        <w:r>
          <w:t>cti</w:t>
        </w:r>
      </w:ins>
      <w:r>
        <w:t>on</w:t>
      </w:r>
      <w:del w:id="1952" w:author="GoldenCorpusHarness" w:date="2026-03-28T21:57:49Z">
        <w:r>
          <w:delText>duct for Clinical Trials</w:delText>
        </w:r>
      </w:del>
      <w:r>
        <w:t>1</w:t>
      </w:r>
      <w:del w:id="1953" w:author="GoldenCorpusHarness" w:date="2026-03-28T21:57:49Z">
        <w:r>
          <w:delText>34</w:delText>
        </w:r>
      </w:del>
      <w:ins w:id="1954" w:author="GoldenCorpusHarness" w:date="2026-03-28T21:57:49Z">
        <w:r>
          <w:t>58</w:t>
        </w:r>
      </w:ins>
    </w:p>
    <w:p ns2:paraId="12511FB0" ns2:textId="02FFAC5E" w:rsidR="004F6B15" w:rsidRDefault="004F6B15">
      <w:pPr>
        <w:pStyle w:val="TOC3"/>
        <w:rPr>
          <w:rFonts w:asciiTheme="minorHAnsi" w:eastAsiaTheme="minorEastAsia" w:hAnsiTheme="minorHAnsi" w:cstheme="minorBidi"/>
          <w:noProof/>
          <w:sz w:val="22"/>
          <w:szCs w:val="22"/>
        </w:rPr>
      </w:pPr>
      <w:r>
        <w:t>10.1.</w:t>
      </w:r>
      <w:del w:id="1955" w:author="GoldenCorpusHarness" w:date="2026-03-28T21:57:49Z">
        <w:r>
          <w:delText>2F</w:delText>
        </w:r>
      </w:del>
      <w:ins w:id="1956" w:author="GoldenCorpusHarness" w:date="2026-03-28T21:57:49Z">
        <w:r>
          <w:t>3.1Conf</w:t>
        </w:r>
      </w:ins>
      <w:r>
        <w:t>i</w:t>
      </w:r>
      <w:ins w:id="1957" w:author="GoldenCorpusHarness" w:date="2026-03-28T21:57:49Z">
        <w:r>
          <w:t>de</w:t>
        </w:r>
      </w:ins>
      <w:r>
        <w:t>n</w:t>
      </w:r>
      <w:del w:id="1958" w:author="GoldenCorpusHarness" w:date="2026-03-28T21:57:49Z">
        <w:r>
          <w:delText>anc</w:delText>
        </w:r>
      </w:del>
      <w:ins w:id="1959" w:author="GoldenCorpusHarness" w:date="2026-03-28T21:57:49Z">
        <w:r>
          <w:t>t</w:t>
        </w:r>
      </w:ins>
      <w:r>
        <w:t>ial</w:t>
      </w:r>
      <w:ins w:id="1960" w:author="GoldenCorpusHarness" w:date="2026-03-28T21:57:49Z">
        <w:r>
          <w:t>ity of</w:t>
        </w:r>
      </w:ins>
      <w:r>
        <w:t xml:space="preserve"> D</w:t>
      </w:r>
      <w:del w:id="1961" w:author="GoldenCorpusHarness" w:date="2026-03-28T21:57:49Z">
        <w:r>
          <w:delText>isclosure</w:delText>
        </w:r>
      </w:del>
      <w:ins w:id="1962" w:author="GoldenCorpusHarness" w:date="2026-03-28T21:57:49Z">
        <w:r>
          <w:t>ata</w:t>
        </w:r>
      </w:ins>
      <w:r>
        <w:t>1</w:t>
      </w:r>
      <w:del w:id="1963" w:author="GoldenCorpusHarness" w:date="2026-03-28T21:57:49Z">
        <w:r>
          <w:delText>36</w:delText>
        </w:r>
      </w:del>
      <w:ins w:id="1964" w:author="GoldenCorpusHarness" w:date="2026-03-28T21:57:49Z">
        <w:r>
          <w:t>58</w:t>
        </w:r>
      </w:ins>
    </w:p>
    <w:p ns2:paraId="4D3962A0" ns2:textId="5F2D9443" w:rsidR="004F6B15" w:rsidRDefault="004F6B15">
      <w:pPr>
        <w:pStyle w:val="TOC3"/>
        <w:rPr>
          <w:rFonts w:asciiTheme="minorHAnsi" w:eastAsiaTheme="minorEastAsia" w:hAnsiTheme="minorHAnsi" w:cstheme="minorBidi"/>
          <w:noProof/>
          <w:sz w:val="22"/>
          <w:szCs w:val="22"/>
        </w:rPr>
      </w:pPr>
      <w:r>
        <w:t>10.1.3</w:t>
      </w:r>
      <w:del w:id="1965" w:author="GoldenCorpusHarness" w:date="2026-03-28T21:57:49Z">
        <w:r>
          <w:delText>D</w:delText>
        </w:r>
      </w:del>
      <w:ins w:id="1966" w:author="GoldenCorpusHarness" w:date="2026-03-28T21:57:49Z">
        <w:r>
          <w:t>.2Confidenti</w:t>
        </w:r>
      </w:ins>
      <w:r>
        <w:t>a</w:t>
      </w:r>
      <w:ins w:id="1967" w:author="GoldenCorpusHarness" w:date="2026-03-28T21:57:49Z">
        <w:r>
          <w:t>li</w:t>
        </w:r>
      </w:ins>
      <w:r>
        <w:t>t</w:t>
      </w:r>
      <w:del w:id="1968" w:author="GoldenCorpusHarness" w:date="2026-03-28T21:57:49Z">
        <w:r>
          <w:delText>a</w:delText>
        </w:r>
      </w:del>
      <w:ins w:id="1969" w:author="GoldenCorpusHarness" w:date="2026-03-28T21:57:49Z">
        <w:r>
          <w:t>y of</w:t>
        </w:r>
      </w:ins>
      <w:r>
        <w:t xml:space="preserve"> P</w:t>
      </w:r>
      <w:ins w:id="1970" w:author="GoldenCorpusHarness" w:date="2026-03-28T21:57:49Z">
        <w:r>
          <w:t>a</w:t>
        </w:r>
      </w:ins>
      <w:r>
        <w:t>r</w:t>
      </w:r>
      <w:del w:id="1971" w:author="GoldenCorpusHarness" w:date="2026-03-28T21:57:49Z">
        <w:r>
          <w:delText>o</w:delText>
        </w:r>
      </w:del>
      <w:r>
        <w:t>t</w:t>
      </w:r>
      <w:ins w:id="1972" w:author="GoldenCorpusHarness" w:date="2026-03-28T21:57:49Z">
        <w:r>
          <w:t>icipant R</w:t>
        </w:r>
      </w:ins>
      <w:r>
        <w:t>ec</w:t>
      </w:r>
      <w:del w:id="1973" w:author="GoldenCorpusHarness" w:date="2026-03-28T21:57:49Z">
        <w:r>
          <w:delText>ti</w:delText>
        </w:r>
      </w:del>
      <w:r>
        <w:t>o</w:t>
      </w:r>
      <w:del w:id="1974" w:author="GoldenCorpusHarness" w:date="2026-03-28T21:57:49Z">
        <w:r>
          <w:delText>n</w:delText>
        </w:r>
      </w:del>
      <w:ins w:id="1975" w:author="GoldenCorpusHarness" w:date="2026-03-28T21:57:49Z">
        <w:r>
          <w:t>rds</w:t>
        </w:r>
      </w:ins>
      <w:r>
        <w:t>1</w:t>
      </w:r>
      <w:del w:id="1976" w:author="GoldenCorpusHarness" w:date="2026-03-28T21:57:49Z">
        <w:r>
          <w:delText>36</w:delText>
        </w:r>
      </w:del>
      <w:ins w:id="1977" w:author="GoldenCorpusHarness" w:date="2026-03-28T21:57:49Z">
        <w:r>
          <w:t>59</w:t>
        </w:r>
      </w:ins>
    </w:p>
    <w:p ns2:paraId="2D897D1A" ns2:textId="2826BD68" w:rsidR="004F6B15" w:rsidRDefault="004F6B15">
      <w:pPr>
        <w:pStyle w:val="TOC4"/>
        <w:rPr>
          <w:rFonts w:asciiTheme="minorHAnsi" w:eastAsiaTheme="minorEastAsia" w:hAnsiTheme="minorHAnsi" w:cstheme="minorBidi"/>
          <w:noProof/>
          <w:sz w:val="22"/>
          <w:szCs w:val="22"/>
        </w:rPr>
      </w:pPr>
      <w:r>
        <w:t>10.1.3.</w:t>
      </w:r>
      <w:del w:id="1978" w:author="GoldenCorpusHarness" w:date="2026-03-28T21:57:49Z">
        <w:r>
          <w:delText>1</w:delText>
        </w:r>
      </w:del>
      <w:ins w:id="1979" w:author="GoldenCorpusHarness" w:date="2026-03-28T21:57:49Z">
        <w:r>
          <w:t>3</w:t>
        </w:r>
      </w:ins>
      <w:r>
        <w:t xml:space="preserve">Confidentiality of </w:t>
      </w:r>
      <w:del w:id="1980" w:author="GoldenCorpusHarness" w:date="2026-03-28T21:57:49Z">
        <w:r>
          <w:delText>D</w:delText>
        </w:r>
      </w:del>
      <w:ins w:id="1981" w:author="GoldenCorpusHarness" w:date="2026-03-28T21:57:49Z">
        <w:r>
          <w:t>IRB/IEC Inform</w:t>
        </w:r>
      </w:ins>
      <w:r>
        <w:t>at</w:t>
      </w:r>
      <w:del w:id="1982" w:author="GoldenCorpusHarness" w:date="2026-03-28T21:57:49Z">
        <w:r>
          <w:delText>a</w:delText>
        </w:r>
      </w:del>
      <w:ins w:id="1983" w:author="GoldenCorpusHarness" w:date="2026-03-28T21:57:49Z">
        <w:r>
          <w:t>ion</w:t>
        </w:r>
      </w:ins>
      <w:r>
        <w:t>1</w:t>
      </w:r>
      <w:del w:id="1984" w:author="GoldenCorpusHarness" w:date="2026-03-28T21:57:49Z">
        <w:r>
          <w:delText>37</w:delText>
        </w:r>
      </w:del>
      <w:ins w:id="1985" w:author="GoldenCorpusHarness" w:date="2026-03-28T21:57:49Z">
        <w:r>
          <w:t>59</w:t>
        </w:r>
      </w:ins>
    </w:p>
    <w:p ns2:paraId="0E911448" ns2:textId="4D963813" w:rsidR="004F6B15" w:rsidRDefault="004F6B15">
      <w:pPr>
        <w:pStyle w:val="TOC4"/>
        <w:rPr>
          <w:rFonts w:asciiTheme="minorHAnsi" w:eastAsiaTheme="minorEastAsia" w:hAnsiTheme="minorHAnsi" w:cstheme="minorBidi"/>
          <w:noProof/>
          <w:sz w:val="22"/>
          <w:szCs w:val="22"/>
        </w:rPr>
      </w:pPr>
      <w:r>
        <w:t>10.1.</w:t>
      </w:r>
      <w:del w:id="1986" w:author="GoldenCorpusHarness" w:date="2026-03-28T21:57:49Z">
        <w:r>
          <w:delText>3.2</w:delText>
        </w:r>
      </w:del>
      <w:ins w:id="1987" w:author="GoldenCorpusHarness" w:date="2026-03-28T21:57:49Z">
        <w:r>
          <w:t>4</w:t>
        </w:r>
      </w:ins>
      <w:r>
        <w:t>Co</w:t>
      </w:r>
      <w:del w:id="1988" w:author="GoldenCorpusHarness" w:date="2026-03-28T21:57:49Z">
        <w:r>
          <w:delText>nfidential</w:delText>
        </w:r>
      </w:del>
      <w:ins w:id="1989" w:author="GoldenCorpusHarness" w:date="2026-03-28T21:57:49Z">
        <w:r>
          <w:t>mm</w:t>
        </w:r>
      </w:ins>
      <w:r>
        <w:t>it</w:t>
      </w:r>
      <w:del w:id="1990" w:author="GoldenCorpusHarness" w:date="2026-03-28T21:57:49Z">
        <w:r>
          <w:delText>y</w:delText>
        </w:r>
      </w:del>
      <w:ins w:id="1991" w:author="GoldenCorpusHarness" w:date="2026-03-28T21:57:49Z">
        <w:r>
          <w:t>tees</w:t>
        </w:r>
      </w:ins>
      <w:r>
        <w:t xml:space="preserve"> </w:t>
      </w:r>
      <w:del w:id="1992" w:author="GoldenCorpusHarness" w:date="2026-03-28T21:57:49Z">
        <w:r>
          <w:delText>of Pa</w:delText>
        </w:r>
      </w:del>
      <w:ins w:id="1993" w:author="GoldenCorpusHarness" w:date="2026-03-28T21:57:49Z">
        <w:r>
          <w:t>St</w:t>
        </w:r>
      </w:ins>
      <w:r>
        <w:t>r</w:t>
      </w:r>
      <w:ins w:id="1994" w:author="GoldenCorpusHarness" w:date="2026-03-28T21:57:49Z">
        <w:r>
          <w:t>uc</w:t>
        </w:r>
      </w:ins>
      <w:r>
        <w:t>t</w:t>
      </w:r>
      <w:del w:id="1995" w:author="GoldenCorpusHarness" w:date="2026-03-28T21:57:49Z">
        <w:r>
          <w:delText>icipant R</w:delText>
        </w:r>
      </w:del>
      <w:ins w:id="1996" w:author="GoldenCorpusHarness" w:date="2026-03-28T21:57:49Z">
        <w:r>
          <w:t>ur</w:t>
        </w:r>
      </w:ins>
      <w:r>
        <w:t>e</w:t>
      </w:r>
      <w:del w:id="1997" w:author="GoldenCorpusHarness" w:date="2026-03-28T21:57:49Z">
        <w:r>
          <w:delText>cords</w:delText>
        </w:r>
      </w:del>
      <w:r>
        <w:t>1</w:t>
      </w:r>
      <w:del w:id="1998" w:author="GoldenCorpusHarness" w:date="2026-03-28T21:57:49Z">
        <w:r>
          <w:delText>37</w:delText>
        </w:r>
      </w:del>
      <w:ins w:id="1999" w:author="GoldenCorpusHarness" w:date="2026-03-28T21:57:49Z">
        <w:r>
          <w:t>59</w:t>
        </w:r>
      </w:ins>
    </w:p>
    <w:p ns2:paraId="6EC3CCB8" ns2:textId="5F3F64EF" w:rsidR="004F6B15" w:rsidRDefault="004F6B15">
      <w:pPr>
        <w:pStyle w:val="TOC4"/>
        <w:rPr>
          <w:rFonts w:asciiTheme="minorHAnsi" w:eastAsiaTheme="minorEastAsia" w:hAnsiTheme="minorHAnsi" w:cstheme="minorBidi"/>
          <w:noProof/>
          <w:sz w:val="22"/>
          <w:szCs w:val="22"/>
        </w:rPr>
      </w:pPr>
      <w:r>
        <w:t>10.1.</w:t>
      </w:r>
      <w:del w:id="2000" w:author="GoldenCorpusHarness" w:date="2026-03-28T21:57:49Z">
        <w:r>
          <w:delText>3</w:delText>
        </w:r>
      </w:del>
      <w:ins w:id="2001" w:author="GoldenCorpusHarness" w:date="2026-03-28T21:57:49Z">
        <w:r>
          <w:t>4</w:t>
        </w:r>
      </w:ins>
      <w:r>
        <w:t>.</w:t>
      </w:r>
      <w:del w:id="2002" w:author="GoldenCorpusHarness" w:date="2026-03-28T21:57:49Z">
        <w:r>
          <w:delText>3Conf</w:delText>
        </w:r>
      </w:del>
      <w:ins w:id="2003" w:author="GoldenCorpusHarness" w:date="2026-03-28T21:57:49Z">
        <w:r>
          <w:t>1Sc</w:t>
        </w:r>
      </w:ins>
      <w:r>
        <w:t>i</w:t>
      </w:r>
      <w:del w:id="2004" w:author="GoldenCorpusHarness" w:date="2026-03-28T21:57:49Z">
        <w:r>
          <w:delText>d</w:delText>
        </w:r>
      </w:del>
      <w:r>
        <w:t>enti</w:t>
      </w:r>
      <w:del w:id="2005" w:author="GoldenCorpusHarness" w:date="2026-03-28T21:57:49Z">
        <w:r>
          <w:delText>al</w:delText>
        </w:r>
      </w:del>
      <w:ins w:id="2006" w:author="GoldenCorpusHarness" w:date="2026-03-28T21:57:49Z">
        <w:r>
          <w:t>fic Advisory Comm</w:t>
        </w:r>
      </w:ins>
      <w:r>
        <w:t>it</w:t>
      </w:r>
      <w:del w:id="2007" w:author="GoldenCorpusHarness" w:date="2026-03-28T21:57:49Z">
        <w:r>
          <w:delText>y</w:delText>
        </w:r>
      </w:del>
      <w:ins w:id="2008" w:author="GoldenCorpusHarness" w:date="2026-03-28T21:57:49Z">
        <w:r>
          <w:t>tee</w:t>
        </w:r>
      </w:ins>
      <w:r>
        <w:t xml:space="preserve"> </w:t>
      </w:r>
      <w:del w:id="2009" w:author="GoldenCorpusHarness" w:date="2026-03-28T21:57:49Z">
        <w:r>
          <w:delText>of IRB/IE</w:delText>
        </w:r>
      </w:del>
      <w:ins w:id="2010" w:author="GoldenCorpusHarness" w:date="2026-03-28T21:57:49Z">
        <w:r>
          <w:t>(SA</w:t>
        </w:r>
      </w:ins>
      <w:r>
        <w:t>C</w:t>
      </w:r>
      <w:del w:id="2011" w:author="GoldenCorpusHarness" w:date="2026-03-28T21:57:49Z">
        <w:r>
          <w:delText xml:space="preserve"> Information</w:delText>
        </w:r>
      </w:del>
      <w:ins w:id="2012" w:author="GoldenCorpusHarness" w:date="2026-03-28T21:57:49Z">
        <w:r>
          <w:t>)</w:t>
        </w:r>
      </w:ins>
      <w:r>
        <w:t>1</w:t>
      </w:r>
      <w:del w:id="2013" w:author="GoldenCorpusHarness" w:date="2026-03-28T21:57:49Z">
        <w:r>
          <w:delText>37</w:delText>
        </w:r>
      </w:del>
      <w:ins w:id="2014" w:author="GoldenCorpusHarness" w:date="2026-03-28T21:57:49Z">
        <w:r>
          <w:t>59</w:t>
        </w:r>
      </w:ins>
    </w:p>
    <w:p ns2:paraId="6891A262" ns2:textId="69C8AD7A" w:rsidR="004F6B15" w:rsidRDefault="004F6B15">
      <w:pPr>
        <w:pStyle w:val="TOC3"/>
        <w:rPr>
          <w:rFonts w:asciiTheme="minorHAnsi" w:eastAsiaTheme="minorEastAsia" w:hAnsiTheme="minorHAnsi" w:cstheme="minorBidi"/>
          <w:noProof/>
          <w:sz w:val="22"/>
          <w:szCs w:val="22"/>
        </w:rPr>
      </w:pPr>
      <w:r>
        <w:t>10.1.4</w:t>
      </w:r>
      <w:ins w:id="2015" w:author="GoldenCorpusHarness" w:date="2026-03-28T21:57:49Z">
        <w:r>
          <w:t xml:space="preserve">.2Executive Oversight </w:t>
        </w:r>
      </w:ins>
      <w:r>
        <w:t>Committee</w:t>
      </w:r>
      <w:del w:id="2016" w:author="GoldenCorpusHarness" w:date="2026-03-28T21:57:49Z">
        <w:r>
          <w:delText>s Structure</w:delText>
        </w:r>
      </w:del>
      <w:r>
        <w:t>1</w:t>
      </w:r>
      <w:del w:id="2017" w:author="GoldenCorpusHarness" w:date="2026-03-28T21:57:49Z">
        <w:r>
          <w:delText>37</w:delText>
        </w:r>
      </w:del>
      <w:ins w:id="2018" w:author="GoldenCorpusHarness" w:date="2026-03-28T21:57:49Z">
        <w:r>
          <w:t>59</w:t>
        </w:r>
      </w:ins>
    </w:p>
    <w:p ns2:paraId="360F670A" ns2:textId="5E6F1D4A" w:rsidR="004F6B15" w:rsidRDefault="004F6B15">
      <w:pPr>
        <w:pStyle w:val="TOC4"/>
        <w:rPr>
          <w:rFonts w:asciiTheme="minorHAnsi" w:eastAsiaTheme="minorEastAsia" w:hAnsiTheme="minorHAnsi" w:cstheme="minorBidi"/>
          <w:noProof/>
          <w:sz w:val="22"/>
          <w:szCs w:val="22"/>
        </w:rPr>
      </w:pPr>
      <w:r>
        <w:t>10.1.4.</w:t>
      </w:r>
      <w:del w:id="2019" w:author="GoldenCorpusHarness" w:date="2026-03-28T21:57:49Z">
        <w:r>
          <w:delText>1Sc</w:delText>
        </w:r>
      </w:del>
      <w:ins w:id="2020" w:author="GoldenCorpusHarness" w:date="2026-03-28T21:57:49Z">
        <w:r>
          <w:t>3External Data Mon</w:t>
        </w:r>
      </w:ins>
      <w:r>
        <w:t>i</w:t>
      </w:r>
      <w:del w:id="2021" w:author="GoldenCorpusHarness" w:date="2026-03-28T21:57:49Z">
        <w:r>
          <w:delText>en</w:delText>
        </w:r>
      </w:del>
      <w:r>
        <w:t>t</w:t>
      </w:r>
      <w:del w:id="2022" w:author="GoldenCorpusHarness" w:date="2026-03-28T21:57:49Z">
        <w:r>
          <w:delText>ific Advis</w:delText>
        </w:r>
      </w:del>
      <w:r>
        <w:t>or</w:t>
      </w:r>
      <w:del w:id="2023" w:author="GoldenCorpusHarness" w:date="2026-03-28T21:57:49Z">
        <w:r>
          <w:delText>y</w:delText>
        </w:r>
      </w:del>
      <w:ins w:id="2024" w:author="GoldenCorpusHarness" w:date="2026-03-28T21:57:49Z">
        <w:r>
          <w:t>ing</w:t>
        </w:r>
      </w:ins>
      <w:r>
        <w:t xml:space="preserve"> Committee</w:t>
      </w:r>
      <w:del w:id="2025" w:author="GoldenCorpusHarness" w:date="2026-03-28T21:57:49Z">
        <w:r>
          <w:delText xml:space="preserve"> (SAC)</w:delText>
        </w:r>
      </w:del>
      <w:r>
        <w:t>1</w:t>
      </w:r>
      <w:del w:id="2026" w:author="GoldenCorpusHarness" w:date="2026-03-28T21:57:49Z">
        <w:r>
          <w:delText>37</w:delText>
        </w:r>
      </w:del>
      <w:ins w:id="2027" w:author="GoldenCorpusHarness" w:date="2026-03-28T21:57:49Z">
        <w:r>
          <w:t>59</w:t>
        </w:r>
      </w:ins>
    </w:p>
    <w:p ns2:paraId="07F0B185" ns2:textId="51C83861" w:rsidR="004F6B15" w:rsidRDefault="004F6B15">
      <w:pPr>
        <w:pStyle w:val="TOC4"/>
        <w:rPr>
          <w:rFonts w:asciiTheme="minorHAnsi" w:eastAsiaTheme="minorEastAsia" w:hAnsiTheme="minorHAnsi" w:cstheme="minorBidi"/>
          <w:noProof/>
          <w:sz w:val="22"/>
          <w:szCs w:val="22"/>
        </w:rPr>
      </w:pPr>
      <w:r>
        <w:t>10.1.</w:t>
      </w:r>
      <w:del w:id="2028" w:author="GoldenCorpusHarness" w:date="2026-03-28T21:57:49Z">
        <w:r>
          <w:delText>4.2Exe</w:delText>
        </w:r>
      </w:del>
      <w:ins w:id="2029" w:author="GoldenCorpusHarness" w:date="2026-03-28T21:57:49Z">
        <w:r>
          <w:t>5Publi</w:t>
        </w:r>
      </w:ins>
      <w:r>
        <w:t>c</w:t>
      </w:r>
      <w:del w:id="2030" w:author="GoldenCorpusHarness" w:date="2026-03-28T21:57:49Z">
        <w:r>
          <w:delText>u</w:delText>
        </w:r>
      </w:del>
      <w:ins w:id="2031" w:author="GoldenCorpusHarness" w:date="2026-03-28T21:57:49Z">
        <w:r>
          <w:t>a</w:t>
        </w:r>
      </w:ins>
      <w:r>
        <w:t>ti</w:t>
      </w:r>
      <w:del w:id="2032" w:author="GoldenCorpusHarness" w:date="2026-03-28T21:57:49Z">
        <w:r>
          <w:delText>ve</w:delText>
        </w:r>
      </w:del>
      <w:ins w:id="2033" w:author="GoldenCorpusHarness" w:date="2026-03-28T21:57:49Z">
        <w:r>
          <w:t>on</w:t>
        </w:r>
      </w:ins>
      <w:r>
        <w:t xml:space="preserve"> </w:t>
      </w:r>
      <w:del w:id="2034" w:author="GoldenCorpusHarness" w:date="2026-03-28T21:57:49Z">
        <w:r>
          <w:delText>Overs</w:delText>
        </w:r>
      </w:del>
      <w:ins w:id="2035" w:author="GoldenCorpusHarness" w:date="2026-03-28T21:57:49Z">
        <w:r>
          <w:t>Pol</w:t>
        </w:r>
      </w:ins>
      <w:r>
        <w:t>i</w:t>
      </w:r>
      <w:del w:id="2036" w:author="GoldenCorpusHarness" w:date="2026-03-28T21:57:49Z">
        <w:r>
          <w:delText>ght Committee</w:delText>
        </w:r>
      </w:del>
      <w:ins w:id="2037" w:author="GoldenCorpusHarness" w:date="2026-03-28T21:57:49Z">
        <w:r>
          <w:t>cy</w:t>
        </w:r>
      </w:ins>
      <w:r>
        <w:t>1</w:t>
      </w:r>
      <w:del w:id="2038" w:author="GoldenCorpusHarness" w:date="2026-03-28T21:57:49Z">
        <w:r>
          <w:delText>38</w:delText>
        </w:r>
      </w:del>
      <w:ins w:id="2039" w:author="GoldenCorpusHarness" w:date="2026-03-28T21:57:49Z">
        <w:r>
          <w:t>60</w:t>
        </w:r>
      </w:ins>
    </w:p>
    <w:p ns2:paraId="37D6E859" ns2:textId="52DC4FF9" w:rsidR="004F6B15" w:rsidRDefault="004F6B15">
      <w:pPr>
        <w:pStyle w:val="TOC4"/>
        <w:rPr>
          <w:rFonts w:asciiTheme="minorHAnsi" w:eastAsiaTheme="minorEastAsia" w:hAnsiTheme="minorHAnsi" w:cstheme="minorBidi"/>
          <w:noProof/>
          <w:sz w:val="22"/>
          <w:szCs w:val="22"/>
        </w:rPr>
      </w:pPr>
      <w:r>
        <w:t>10.1.</w:t>
      </w:r>
      <w:del w:id="2040" w:author="GoldenCorpusHarness" w:date="2026-03-28T21:57:49Z">
        <w:r>
          <w:delText>4.3Ex</w:delText>
        </w:r>
      </w:del>
      <w:ins w:id="2041" w:author="GoldenCorpusHarness" w:date="2026-03-28T21:57:49Z">
        <w:r>
          <w:t>6Compliance wi</w:t>
        </w:r>
      </w:ins>
      <w:r>
        <w:t>t</w:t>
      </w:r>
      <w:ins w:id="2042" w:author="GoldenCorpusHarness" w:date="2026-03-28T21:57:49Z">
        <w:r>
          <w:t>h Study R</w:t>
        </w:r>
      </w:ins>
      <w:r>
        <w:t>e</w:t>
      </w:r>
      <w:ins w:id="2043" w:author="GoldenCorpusHarness" w:date="2026-03-28T21:57:49Z">
        <w:r>
          <w:t>gist</w:t>
        </w:r>
      </w:ins>
      <w:r>
        <w:t>r</w:t>
      </w:r>
      <w:del w:id="2044" w:author="GoldenCorpusHarness" w:date="2026-03-28T21:57:49Z">
        <w:r>
          <w:delText>nal D</w:delText>
        </w:r>
      </w:del>
      <w:r>
        <w:t>at</w:t>
      </w:r>
      <w:del w:id="2045" w:author="GoldenCorpusHarness" w:date="2026-03-28T21:57:49Z">
        <w:r>
          <w:delText>a M</w:delText>
        </w:r>
      </w:del>
      <w:ins w:id="2046" w:author="GoldenCorpusHarness" w:date="2026-03-28T21:57:49Z">
        <w:r>
          <w:t>i</w:t>
        </w:r>
      </w:ins>
      <w:r>
        <w:t>on</w:t>
      </w:r>
      <w:del w:id="2047" w:author="GoldenCorpusHarness" w:date="2026-03-28T21:57:49Z">
        <w:r>
          <w:delText>i</w:delText>
        </w:r>
      </w:del>
      <w:ins w:id="2048" w:author="GoldenCorpusHarness" w:date="2026-03-28T21:57:49Z">
        <w:r>
          <w:t xml:space="preserve"> and Resul</w:t>
        </w:r>
      </w:ins>
      <w:r>
        <w:t>t</w:t>
      </w:r>
      <w:ins w:id="2049" w:author="GoldenCorpusHarness" w:date="2026-03-28T21:57:49Z">
        <w:r>
          <w:t>s P</w:t>
        </w:r>
      </w:ins>
      <w:r>
        <w:t>o</w:t>
      </w:r>
      <w:del w:id="2050" w:author="GoldenCorpusHarness" w:date="2026-03-28T21:57:49Z">
        <w:r>
          <w:delText>r</w:delText>
        </w:r>
      </w:del>
      <w:ins w:id="2051" w:author="GoldenCorpusHarness" w:date="2026-03-28T21:57:49Z">
        <w:r>
          <w:t>st</w:t>
        </w:r>
      </w:ins>
      <w:r>
        <w:t xml:space="preserve">ing </w:t>
      </w:r>
      <w:del w:id="2052" w:author="GoldenCorpusHarness" w:date="2026-03-28T21:57:49Z">
        <w:r>
          <w:delText>Co</w:delText>
        </w:r>
      </w:del>
      <w:ins w:id="2053" w:author="GoldenCorpusHarness" w:date="2026-03-28T21:57:49Z">
        <w:r>
          <w:t>Require</w:t>
        </w:r>
      </w:ins>
      <w:r>
        <w:t>m</w:t>
      </w:r>
      <w:del w:id="2054" w:author="GoldenCorpusHarness" w:date="2026-03-28T21:57:49Z">
        <w:r>
          <w:delText>mi</w:delText>
        </w:r>
      </w:del>
      <w:ins w:id="2055" w:author="GoldenCorpusHarness" w:date="2026-03-28T21:57:49Z">
        <w:r>
          <w:t>en</w:t>
        </w:r>
      </w:ins>
      <w:r>
        <w:t>t</w:t>
      </w:r>
      <w:del w:id="2056" w:author="GoldenCorpusHarness" w:date="2026-03-28T21:57:49Z">
        <w:r>
          <w:delText>tee</w:delText>
        </w:r>
      </w:del>
      <w:ins w:id="2057" w:author="GoldenCorpusHarness" w:date="2026-03-28T21:57:49Z">
        <w:r>
          <w:t>s</w:t>
        </w:r>
      </w:ins>
      <w:r>
        <w:t>1</w:t>
      </w:r>
      <w:del w:id="2058" w:author="GoldenCorpusHarness" w:date="2026-03-28T21:57:49Z">
        <w:r>
          <w:delText>38</w:delText>
        </w:r>
      </w:del>
      <w:ins w:id="2059" w:author="GoldenCorpusHarness" w:date="2026-03-28T21:57:49Z">
        <w:r>
          <w:t>60</w:t>
        </w:r>
      </w:ins>
    </w:p>
    <w:p ns2:paraId="4A9C7E8A" ns2:textId="16A0A9DA" w:rsidR="004F6B15" w:rsidRDefault="004F6B15">
      <w:pPr>
        <w:pStyle w:val="TOC3"/>
        <w:rPr>
          <w:rFonts w:asciiTheme="minorHAnsi" w:eastAsiaTheme="minorEastAsia" w:hAnsiTheme="minorHAnsi" w:cstheme="minorBidi"/>
          <w:noProof/>
          <w:sz w:val="22"/>
          <w:szCs w:val="22"/>
        </w:rPr>
      </w:pPr>
      <w:r>
        <w:t>10.1.</w:t>
      </w:r>
      <w:del w:id="2060" w:author="GoldenCorpusHarness" w:date="2026-03-28T21:57:49Z">
        <w:r>
          <w:delText>5Pub</w:delText>
        </w:r>
      </w:del>
      <w:ins w:id="2061" w:author="GoldenCorpusHarness" w:date="2026-03-28T21:57:49Z">
        <w:r>
          <w:t>7Comp</w:t>
        </w:r>
      </w:ins>
      <w:r>
        <w:t>li</w:t>
      </w:r>
      <w:ins w:id="2062" w:author="GoldenCorpusHarness" w:date="2026-03-28T21:57:49Z">
        <w:r>
          <w:t>an</w:t>
        </w:r>
      </w:ins>
      <w:r>
        <w:t>c</w:t>
      </w:r>
      <w:ins w:id="2063" w:author="GoldenCorpusHarness" w:date="2026-03-28T21:57:49Z">
        <w:r>
          <w:t>e with L</w:t>
        </w:r>
      </w:ins>
      <w:r>
        <w:t>a</w:t>
      </w:r>
      <w:ins w:id="2064" w:author="GoldenCorpusHarness" w:date="2026-03-28T21:57:49Z">
        <w:r>
          <w:t>w, Audi</w:t>
        </w:r>
      </w:ins>
      <w:r>
        <w:t>t</w:t>
      </w:r>
      <w:del w:id="2065" w:author="GoldenCorpusHarness" w:date="2026-03-28T21:57:49Z">
        <w:r>
          <w:delText>io</w:delText>
        </w:r>
      </w:del>
      <w:ins w:id="2066" w:author="GoldenCorpusHarness" w:date="2026-03-28T21:57:49Z">
        <w:r>
          <w:t>, a</w:t>
        </w:r>
      </w:ins>
      <w:r>
        <w:t>n</w:t>
      </w:r>
      <w:ins w:id="2067" w:author="GoldenCorpusHarness" w:date="2026-03-28T21:57:49Z">
        <w:r>
          <w:t>d</w:t>
        </w:r>
      </w:ins>
      <w:r>
        <w:t xml:space="preserve"> </w:t>
      </w:r>
      <w:del w:id="2068" w:author="GoldenCorpusHarness" w:date="2026-03-28T21:57:49Z">
        <w:r>
          <w:delText>Policy</w:delText>
        </w:r>
      </w:del>
      <w:ins w:id="2069" w:author="GoldenCorpusHarness" w:date="2026-03-28T21:57:49Z">
        <w:r>
          <w:t>Debarment</w:t>
        </w:r>
      </w:ins>
      <w:r>
        <w:t>1</w:t>
      </w:r>
      <w:del w:id="2070" w:author="GoldenCorpusHarness" w:date="2026-03-28T21:57:49Z">
        <w:r>
          <w:delText>38</w:delText>
        </w:r>
      </w:del>
      <w:ins w:id="2071" w:author="GoldenCorpusHarness" w:date="2026-03-28T21:57:49Z">
        <w:r>
          <w:t>61</w:t>
        </w:r>
      </w:ins>
    </w:p>
    <w:p ns2:paraId="70AF56A9" ns2:textId="2E966E1F" w:rsidR="004F6B15" w:rsidRDefault="004F6B15">
      <w:pPr>
        <w:pStyle w:val="TOC3"/>
        <w:rPr>
          <w:rFonts w:asciiTheme="minorHAnsi" w:eastAsiaTheme="minorEastAsia" w:hAnsiTheme="minorHAnsi" w:cstheme="minorBidi"/>
          <w:noProof/>
          <w:sz w:val="22"/>
          <w:szCs w:val="22"/>
        </w:rPr>
      </w:pPr>
      <w:r>
        <w:t>10.1.</w:t>
      </w:r>
      <w:del w:id="2072" w:author="GoldenCorpusHarness" w:date="2026-03-28T21:57:49Z">
        <w:r>
          <w:delText>6Comp</w:delText>
        </w:r>
      </w:del>
      <w:ins w:id="2073" w:author="GoldenCorpusHarness" w:date="2026-03-28T21:57:49Z">
        <w:r>
          <w:t>8Data Qua</w:t>
        </w:r>
      </w:ins>
      <w:r>
        <w:t>li</w:t>
      </w:r>
      <w:ins w:id="2074" w:author="GoldenCorpusHarness" w:date="2026-03-28T21:57:49Z">
        <w:r>
          <w:t>ty Assur</w:t>
        </w:r>
      </w:ins>
      <w:r>
        <w:t>ance</w:t>
      </w:r>
      <w:del w:id="2075" w:author="GoldenCorpusHarness" w:date="2026-03-28T21:57:49Z">
        <w:r>
          <w:delText xml:space="preserve"> with Study Registration and Results Posting Requirements</w:delText>
        </w:r>
      </w:del>
      <w:r>
        <w:t>1</w:t>
      </w:r>
      <w:del w:id="2076" w:author="GoldenCorpusHarness" w:date="2026-03-28T21:57:49Z">
        <w:r>
          <w:delText>38</w:delText>
        </w:r>
      </w:del>
      <w:ins w:id="2077" w:author="GoldenCorpusHarness" w:date="2026-03-28T21:57:49Z">
        <w:r>
          <w:t>61</w:t>
        </w:r>
      </w:ins>
    </w:p>
    <w:p ns2:paraId="119C8C21" ns2:textId="3F55EF95" w:rsidR="004F6B15" w:rsidRDefault="004F6B15">
      <w:pPr>
        <w:pStyle w:val="TOC3"/>
        <w:rPr>
          <w:rFonts w:asciiTheme="minorHAnsi" w:eastAsiaTheme="minorEastAsia" w:hAnsiTheme="minorHAnsi" w:cstheme="minorBidi"/>
          <w:noProof/>
          <w:sz w:val="22"/>
          <w:szCs w:val="22"/>
        </w:rPr>
      </w:pPr>
      <w:r>
        <w:t>10.1.</w:t>
      </w:r>
      <w:del w:id="2078" w:author="GoldenCorpusHarness" w:date="2026-03-28T21:57:49Z">
        <w:r>
          <w:delText>7C</w:delText>
        </w:r>
      </w:del>
      <w:ins w:id="2079" w:author="GoldenCorpusHarness" w:date="2026-03-28T21:57:49Z">
        <w:r>
          <w:t>9S</w:t>
        </w:r>
      </w:ins>
      <w:r>
        <w:t>o</w:t>
      </w:r>
      <w:del w:id="2080" w:author="GoldenCorpusHarness" w:date="2026-03-28T21:57:49Z">
        <w:r>
          <w:delText>mplian</w:delText>
        </w:r>
      </w:del>
      <w:ins w:id="2081" w:author="GoldenCorpusHarness" w:date="2026-03-28T21:57:49Z">
        <w:r>
          <w:t>ur</w:t>
        </w:r>
      </w:ins>
      <w:r>
        <w:t xml:space="preserve">ce </w:t>
      </w:r>
      <w:del w:id="2082" w:author="GoldenCorpusHarness" w:date="2026-03-28T21:57:49Z">
        <w:r>
          <w:delText>with Law, A</w:delText>
        </w:r>
      </w:del>
      <w:ins w:id="2083" w:author="GoldenCorpusHarness" w:date="2026-03-28T21:57:49Z">
        <w:r>
          <w:t>Doc</w:t>
        </w:r>
      </w:ins>
      <w:r>
        <w:t>u</w:t>
      </w:r>
      <w:del w:id="2084" w:author="GoldenCorpusHarness" w:date="2026-03-28T21:57:49Z">
        <w:r>
          <w:delText>dit, and Debar</w:delText>
        </w:r>
      </w:del>
      <w:r>
        <w:t>ment</w:t>
      </w:r>
      <w:ins w:id="2085" w:author="GoldenCorpusHarness" w:date="2026-03-28T21:57:49Z">
        <w:r>
          <w:t>s</w:t>
        </w:r>
      </w:ins>
      <w:r>
        <w:t>1</w:t>
      </w:r>
      <w:del w:id="2086" w:author="GoldenCorpusHarness" w:date="2026-03-28T21:57:49Z">
        <w:r>
          <w:delText>39</w:delText>
        </w:r>
      </w:del>
      <w:ins w:id="2087" w:author="GoldenCorpusHarness" w:date="2026-03-28T21:57:49Z">
        <w:r>
          <w:t>62</w:t>
        </w:r>
      </w:ins>
    </w:p>
    <w:p ns2:paraId="3DB895D8" ns2:textId="2BFD827E" w:rsidR="004F6B15" w:rsidRDefault="004F6B15">
      <w:pPr>
        <w:pStyle w:val="TOC3"/>
        <w:rPr>
          <w:rFonts w:asciiTheme="minorHAnsi" w:eastAsiaTheme="minorEastAsia" w:hAnsiTheme="minorHAnsi" w:cstheme="minorBidi"/>
          <w:noProof/>
          <w:sz w:val="22"/>
          <w:szCs w:val="22"/>
        </w:rPr>
      </w:pPr>
      <w:r>
        <w:t>10.1.</w:t>
      </w:r>
      <w:del w:id="2088" w:author="GoldenCorpusHarness" w:date="2026-03-28T21:57:49Z">
        <w:r>
          <w:delText>8D</w:delText>
        </w:r>
      </w:del>
      <w:ins w:id="2089" w:author="GoldenCorpusHarness" w:date="2026-03-28T21:57:49Z">
        <w:r>
          <w:t xml:space="preserve">10Study </w:t>
        </w:r>
      </w:ins>
      <w:r>
        <w:t>a</w:t>
      </w:r>
      <w:del w:id="2090" w:author="GoldenCorpusHarness" w:date="2026-03-28T21:57:49Z">
        <w:r>
          <w:delText>ta</w:delText>
        </w:r>
      </w:del>
      <w:ins w:id="2091" w:author="GoldenCorpusHarness" w:date="2026-03-28T21:57:49Z">
        <w:r>
          <w:t>nd</w:t>
        </w:r>
      </w:ins>
      <w:r>
        <w:t xml:space="preserve"> </w:t>
      </w:r>
      <w:del w:id="2092" w:author="GoldenCorpusHarness" w:date="2026-03-28T21:57:49Z">
        <w:r>
          <w:delText>Qual</w:delText>
        </w:r>
      </w:del>
      <w:ins w:id="2093" w:author="GoldenCorpusHarness" w:date="2026-03-28T21:57:49Z">
        <w:r>
          <w:t>S</w:t>
        </w:r>
      </w:ins>
      <w:r>
        <w:t>it</w:t>
      </w:r>
      <w:del w:id="2094" w:author="GoldenCorpusHarness" w:date="2026-03-28T21:57:49Z">
        <w:r>
          <w:delText>y</w:delText>
        </w:r>
      </w:del>
      <w:ins w:id="2095" w:author="GoldenCorpusHarness" w:date="2026-03-28T21:57:49Z">
        <w:r>
          <w:t>e</w:t>
        </w:r>
      </w:ins>
      <w:r>
        <w:t xml:space="preserve"> </w:t>
      </w:r>
      <w:del w:id="2096" w:author="GoldenCorpusHarness" w:date="2026-03-28T21:57:49Z">
        <w:r>
          <w:delText>As</w:delText>
        </w:r>
      </w:del>
      <w:ins w:id="2097" w:author="GoldenCorpusHarness" w:date="2026-03-28T21:57:49Z">
        <w:r>
          <w:t>Clo</w:t>
        </w:r>
      </w:ins>
      <w:r>
        <w:t>sur</w:t>
      </w:r>
      <w:del w:id="2098" w:author="GoldenCorpusHarness" w:date="2026-03-28T21:57:49Z">
        <w:r>
          <w:delText>anc</w:delText>
        </w:r>
      </w:del>
      <w:r>
        <w:t>e1</w:t>
      </w:r>
      <w:del w:id="2099" w:author="GoldenCorpusHarness" w:date="2026-03-28T21:57:49Z">
        <w:r>
          <w:delText>39</w:delText>
        </w:r>
      </w:del>
      <w:ins w:id="2100" w:author="GoldenCorpusHarness" w:date="2026-03-28T21:57:49Z">
        <w:r>
          <w:t>62</w:t>
        </w:r>
      </w:ins>
    </w:p>
    <w:p ns2:paraId="6D5960B9" ns2:textId="59FFB5E6" w:rsidR="004F6B15" w:rsidRDefault="004F6B15">
      <w:pPr>
        <w:pStyle w:val="TOC3"/>
        <w:rPr>
          <w:rFonts w:asciiTheme="minorHAnsi" w:eastAsiaTheme="minorEastAsia" w:hAnsiTheme="minorHAnsi" w:cstheme="minorBidi"/>
          <w:noProof/>
          <w:sz w:val="22"/>
          <w:szCs w:val="22"/>
        </w:rPr>
      </w:pPr>
      <w:r>
        <w:t>10.</w:t>
      </w:r>
      <w:del w:id="2101" w:author="GoldenCorpusHarness" w:date="2026-03-28T21:57:49Z">
        <w:r>
          <w:delText>1.9Source Docum</w:delText>
        </w:r>
      </w:del>
      <w:ins w:id="2102" w:author="GoldenCorpusHarness" w:date="2026-03-28T21:57:49Z">
        <w:r>
          <w:t>2App</w:t>
        </w:r>
      </w:ins>
      <w:r>
        <w:t>en</w:t>
      </w:r>
      <w:ins w:id="2103" w:author="GoldenCorpusHarness" w:date="2026-03-28T21:57:49Z">
        <w:r>
          <w:t>dix 2: Clinical Laboratory Tes</w:t>
        </w:r>
      </w:ins>
      <w:r>
        <w:t>ts1</w:t>
      </w:r>
      <w:del w:id="2104" w:author="GoldenCorpusHarness" w:date="2026-03-28T21:57:49Z">
        <w:r>
          <w:delText>40</w:delText>
        </w:r>
      </w:del>
      <w:ins w:id="2105" w:author="GoldenCorpusHarness" w:date="2026-03-28T21:57:49Z">
        <w:r>
          <w:t>63</w:t>
        </w:r>
      </w:ins>
    </w:p>
    <w:p ns2:paraId="18E09092" ns2:textId="010E6378" w:rsidR="004F6B15" w:rsidRDefault="004F6B15">
      <w:pPr>
        <w:pStyle w:val="TOC3"/>
        <w:rPr>
          <w:rFonts w:asciiTheme="minorHAnsi" w:eastAsiaTheme="minorEastAsia" w:hAnsiTheme="minorHAnsi" w:cstheme="minorBidi"/>
          <w:noProof/>
          <w:sz w:val="22"/>
          <w:szCs w:val="22"/>
        </w:rPr>
      </w:pPr>
      <w:r>
        <w:t>10.</w:t>
      </w:r>
      <w:del w:id="2106" w:author="GoldenCorpusHarness" w:date="2026-03-28T21:57:49Z">
        <w:r>
          <w:delText>1.10S</w:delText>
        </w:r>
      </w:del>
      <w:ins w:id="2107" w:author="GoldenCorpusHarness" w:date="2026-03-28T21:57:49Z">
        <w:r>
          <w:t>3Appendix 3: Adverse Even</w:t>
        </w:r>
      </w:ins>
      <w:r>
        <w:t>t</w:t>
      </w:r>
      <w:del w:id="2108" w:author="GoldenCorpusHarness" w:date="2026-03-28T21:57:49Z">
        <w:r>
          <w:delText>udy</w:delText>
        </w:r>
      </w:del>
      <w:ins w:id="2109" w:author="GoldenCorpusHarness" w:date="2026-03-28T21:57:49Z">
        <w:r>
          <w:t>s: Definitions</w:t>
        </w:r>
      </w:ins>
      <w:r>
        <w:t xml:space="preserve"> and </w:t>
      </w:r>
      <w:del w:id="2110" w:author="GoldenCorpusHarness" w:date="2026-03-28T21:57:49Z">
        <w:r>
          <w:delText>Sit</w:delText>
        </w:r>
      </w:del>
      <w:ins w:id="2111" w:author="GoldenCorpusHarness" w:date="2026-03-28T21:57:49Z">
        <w:r>
          <w:t>Proc</w:t>
        </w:r>
      </w:ins>
      <w:r>
        <w:t>e</w:t>
      </w:r>
      <w:del w:id="2112" w:author="GoldenCorpusHarness" w:date="2026-03-28T21:57:49Z">
        <w:r>
          <w:delText xml:space="preserve"> Clos</w:delText>
        </w:r>
      </w:del>
      <w:ins w:id="2113" w:author="GoldenCorpusHarness" w:date="2026-03-28T21:57:49Z">
        <w:r>
          <w:t>d</w:t>
        </w:r>
      </w:ins>
      <w:r>
        <w:t>ure</w:t>
      </w:r>
      <w:ins w:id="2114" w:author="GoldenCorpusHarness" w:date="2026-03-28T21:57:49Z">
        <w:r>
          <w:t>s for Recording, Evaluating, Follow-up, and Reporting</w:t>
        </w:r>
      </w:ins>
      <w:r>
        <w:t>1</w:t>
      </w:r>
      <w:ins w:id="2115" w:author="GoldenCorpusHarness" w:date="2026-03-28T21:57:49Z">
        <w:r>
          <w:t>6</w:t>
        </w:r>
      </w:ins>
      <w:r>
        <w:t>4</w:t>
      </w:r>
      <w:del w:id="2116" w:author="GoldenCorpusHarness" w:date="2026-03-28T21:57:49Z">
        <w:r>
          <w:delText>1</w:delText>
        </w:r>
      </w:del>
    </w:p>
    <w:p ns2:paraId="7A16F226" ns2:textId="5186A9C0" w:rsidR="004F6B15" w:rsidRDefault="004F6B15">
      <w:pPr>
        <w:pStyle w:val="TOC2"/>
        <w:rPr>
          <w:rFonts w:asciiTheme="minorHAnsi" w:eastAsiaTheme="minorEastAsia" w:hAnsiTheme="minorHAnsi" w:cstheme="minorBidi"/>
          <w:b w:val="0"/>
          <w:noProof/>
          <w:sz w:val="22"/>
          <w:szCs w:val="22"/>
        </w:rPr>
      </w:pPr>
      <w:r>
        <w:t>10.</w:t>
      </w:r>
      <w:del w:id="2117" w:author="GoldenCorpusHarness" w:date="2026-03-28T21:57:49Z">
        <w:r>
          <w:delText>2App</w:delText>
        </w:r>
      </w:del>
      <w:ins w:id="2118" w:author="GoldenCorpusHarness" w:date="2026-03-28T21:57:49Z">
        <w:r>
          <w:t>3.1D</w:t>
        </w:r>
      </w:ins>
      <w:r>
        <w:t>e</w:t>
      </w:r>
      <w:del w:id="2119" w:author="GoldenCorpusHarness" w:date="2026-03-28T21:57:49Z">
        <w:r>
          <w:delText>ndix 2: Cl</w:delText>
        </w:r>
      </w:del>
      <w:ins w:id="2120" w:author="GoldenCorpusHarness" w:date="2026-03-28T21:57:49Z">
        <w:r>
          <w:t>f</w:t>
        </w:r>
      </w:ins>
      <w:r>
        <w:t>ini</w:t>
      </w:r>
      <w:ins w:id="2121" w:author="GoldenCorpusHarness" w:date="2026-03-28T21:57:49Z">
        <w:r>
          <w:t>tions of Medi</w:t>
        </w:r>
      </w:ins>
      <w:r>
        <w:t>ca</w:t>
      </w:r>
      <w:del w:id="2122" w:author="GoldenCorpusHarness" w:date="2026-03-28T21:57:49Z">
        <w:r>
          <w:delText>l</w:delText>
        </w:r>
      </w:del>
      <w:ins w:id="2123" w:author="GoldenCorpusHarness" w:date="2026-03-28T21:57:49Z">
        <w:r>
          <w:t>tion</w:t>
        </w:r>
      </w:ins>
      <w:r>
        <w:t xml:space="preserve"> </w:t>
      </w:r>
      <w:del w:id="2124" w:author="GoldenCorpusHarness" w:date="2026-03-28T21:57:49Z">
        <w:r>
          <w:delText>Lab</w:delText>
        </w:r>
      </w:del>
      <w:ins w:id="2125" w:author="GoldenCorpusHarness" w:date="2026-03-28T21:57:49Z">
        <w:r>
          <w:t>Err</w:t>
        </w:r>
      </w:ins>
      <w:r>
        <w:t>or</w:t>
      </w:r>
      <w:ins w:id="2126" w:author="GoldenCorpusHarness" w:date="2026-03-28T21:57:49Z">
        <w:r>
          <w:t xml:space="preserve">, Misuse, </w:t>
        </w:r>
      </w:ins>
      <w:r>
        <w:t>a</w:t>
      </w:r>
      <w:del w:id="2127" w:author="GoldenCorpusHarness" w:date="2026-03-28T21:57:49Z">
        <w:r>
          <w:delText>tory</w:delText>
        </w:r>
      </w:del>
      <w:ins w:id="2128" w:author="GoldenCorpusHarness" w:date="2026-03-28T21:57:49Z">
        <w:r>
          <w:t>nd</w:t>
        </w:r>
      </w:ins>
      <w:r>
        <w:t xml:space="preserve"> </w:t>
      </w:r>
      <w:del w:id="2129" w:author="GoldenCorpusHarness" w:date="2026-03-28T21:57:49Z">
        <w:r>
          <w:delText>T</w:delText>
        </w:r>
      </w:del>
      <w:ins w:id="2130" w:author="GoldenCorpusHarness" w:date="2026-03-28T21:57:49Z">
        <w:r>
          <w:t>Abus</w:t>
        </w:r>
      </w:ins>
      <w:r>
        <w:t>e</w:t>
      </w:r>
      <w:del w:id="2131" w:author="GoldenCorpusHarness" w:date="2026-03-28T21:57:49Z">
        <w:r>
          <w:delText>sts</w:delText>
        </w:r>
      </w:del>
      <w:r>
        <w:t>1</w:t>
      </w:r>
      <w:ins w:id="2132" w:author="GoldenCorpusHarness" w:date="2026-03-28T21:57:49Z">
        <w:r>
          <w:t>6</w:t>
        </w:r>
      </w:ins>
      <w:r>
        <w:t>4</w:t>
      </w:r>
      <w:del w:id="2133" w:author="GoldenCorpusHarness" w:date="2026-03-28T21:57:49Z">
        <w:r>
          <w:delText>2</w:delText>
        </w:r>
      </w:del>
    </w:p>
    <w:p ns2:paraId="5D549616" ns2:textId="2A6EC13C" w:rsidR="004F6B15" w:rsidRDefault="004F6B15">
      <w:pPr>
        <w:pStyle w:val="TOC2"/>
        <w:rPr>
          <w:rFonts w:asciiTheme="minorHAnsi" w:eastAsiaTheme="minorEastAsia" w:hAnsiTheme="minorHAnsi" w:cstheme="minorBidi"/>
          <w:b w:val="0"/>
          <w:noProof/>
          <w:sz w:val="22"/>
          <w:szCs w:val="22"/>
        </w:rPr>
      </w:pPr>
      <w:r>
        <w:t>10.3</w:t>
      </w:r>
      <w:del w:id="2134" w:author="GoldenCorpusHarness" w:date="2026-03-28T21:57:49Z">
        <w:r>
          <w:delText xml:space="preserve">Appendix 3: Adverse Events: </w:delText>
        </w:r>
      </w:del>
      <w:ins w:id="2135" w:author="GoldenCorpusHarness" w:date="2026-03-28T21:57:49Z">
        <w:r>
          <w:t>.2</w:t>
        </w:r>
      </w:ins>
      <w:r>
        <w:t>Definition</w:t>
      </w:r>
      <w:del w:id="2136" w:author="GoldenCorpusHarness" w:date="2026-03-28T21:57:49Z">
        <w:r>
          <w:delText>s</w:delText>
        </w:r>
      </w:del>
      <w:r>
        <w:t xml:space="preserve"> </w:t>
      </w:r>
      <w:del w:id="2137" w:author="GoldenCorpusHarness" w:date="2026-03-28T21:57:49Z">
        <w:r>
          <w:delText>and</w:delText>
        </w:r>
      </w:del>
      <w:ins w:id="2138" w:author="GoldenCorpusHarness" w:date="2026-03-28T21:57:49Z">
        <w:r>
          <w:t>of</w:t>
        </w:r>
      </w:ins>
      <w:r>
        <w:t xml:space="preserve"> </w:t>
      </w:r>
      <w:del w:id="2139" w:author="GoldenCorpusHarness" w:date="2026-03-28T21:57:49Z">
        <w:r>
          <w:delText xml:space="preserve">Procedures for Recording, </w:delText>
        </w:r>
      </w:del>
      <w:ins w:id="2140" w:author="GoldenCorpusHarness" w:date="2026-03-28T21:57:49Z">
        <w:r>
          <w:t>A</w:t>
        </w:r>
      </w:ins>
      <w:r>
        <w:t>E</w:t>
      </w:r>
      <w:del w:id="2141" w:author="GoldenCorpusHarness" w:date="2026-03-28T21:57:49Z">
        <w:r>
          <w:delText>valuating, Follow-up, and Reporting</w:delText>
        </w:r>
      </w:del>
      <w:r>
        <w:t>1</w:t>
      </w:r>
      <w:ins w:id="2142" w:author="GoldenCorpusHarness" w:date="2026-03-28T21:57:49Z">
        <w:r>
          <w:t>6</w:t>
        </w:r>
      </w:ins>
      <w:r>
        <w:t>4</w:t>
      </w:r>
      <w:del w:id="2143" w:author="GoldenCorpusHarness" w:date="2026-03-28T21:57:49Z">
        <w:r>
          <w:delText>3</w:delText>
        </w:r>
      </w:del>
    </w:p>
    <w:p ns2:paraId="110EB49E" ns2:textId="441AA6C4" w:rsidR="004F6B15" w:rsidRDefault="004F6B15">
      <w:pPr>
        <w:pStyle w:val="TOC3"/>
        <w:rPr>
          <w:rFonts w:asciiTheme="minorHAnsi" w:eastAsiaTheme="minorEastAsia" w:hAnsiTheme="minorHAnsi" w:cstheme="minorBidi"/>
          <w:noProof/>
          <w:sz w:val="22"/>
          <w:szCs w:val="22"/>
        </w:rPr>
      </w:pPr>
      <w:r>
        <w:t>10.3.</w:t>
      </w:r>
      <w:del w:id="2144" w:author="GoldenCorpusHarness" w:date="2026-03-28T21:57:49Z">
        <w:r>
          <w:delText>1</w:delText>
        </w:r>
      </w:del>
      <w:ins w:id="2145" w:author="GoldenCorpusHarness" w:date="2026-03-28T21:57:49Z">
        <w:r>
          <w:t>3</w:t>
        </w:r>
      </w:ins>
      <w:r>
        <w:t>Definition</w:t>
      </w:r>
      <w:del w:id="2146" w:author="GoldenCorpusHarness" w:date="2026-03-28T21:57:49Z">
        <w:r>
          <w:delText>s</w:delText>
        </w:r>
      </w:del>
      <w:r>
        <w:t xml:space="preserve"> of </w:t>
      </w:r>
      <w:del w:id="2147" w:author="GoldenCorpusHarness" w:date="2026-03-28T21:57:49Z">
        <w:r>
          <w:delText xml:space="preserve">Medication </w:delText>
        </w:r>
      </w:del>
      <w:ins w:id="2148" w:author="GoldenCorpusHarness" w:date="2026-03-28T21:57:49Z">
        <w:r>
          <w:t>SA</w:t>
        </w:r>
      </w:ins>
      <w:r>
        <w:t>E</w:t>
      </w:r>
      <w:del w:id="2149" w:author="GoldenCorpusHarness" w:date="2026-03-28T21:57:49Z">
        <w:r>
          <w:delText>rror, Misuse, and Abuse</w:delText>
        </w:r>
      </w:del>
      <w:r>
        <w:t>1</w:t>
      </w:r>
      <w:del w:id="2150" w:author="GoldenCorpusHarness" w:date="2026-03-28T21:57:49Z">
        <w:r>
          <w:delText>43</w:delText>
        </w:r>
      </w:del>
      <w:ins w:id="2151" w:author="GoldenCorpusHarness" w:date="2026-03-28T21:57:49Z">
        <w:r>
          <w:t>65</w:t>
        </w:r>
      </w:ins>
    </w:p>
    <w:p ns2:paraId="7C33D714" ns2:textId="3E8BF4B3" w:rsidR="004F6B15" w:rsidRDefault="004F6B15">
      <w:pPr>
        <w:pStyle w:val="TOC3"/>
        <w:rPr>
          <w:rFonts w:asciiTheme="minorHAnsi" w:eastAsiaTheme="minorEastAsia" w:hAnsiTheme="minorHAnsi" w:cstheme="minorBidi"/>
          <w:noProof/>
          <w:sz w:val="22"/>
          <w:szCs w:val="22"/>
        </w:rPr>
      </w:pPr>
      <w:r>
        <w:t>10.3.</w:t>
      </w:r>
      <w:del w:id="2152" w:author="GoldenCorpusHarness" w:date="2026-03-28T21:57:49Z">
        <w:r>
          <w:delText>2Defin</w:delText>
        </w:r>
      </w:del>
      <w:ins w:id="2153" w:author="GoldenCorpusHarness" w:date="2026-03-28T21:57:49Z">
        <w:r>
          <w:t>4Add</w:t>
        </w:r>
      </w:ins>
      <w:r>
        <w:t>ition</w:t>
      </w:r>
      <w:ins w:id="2154" w:author="GoldenCorpusHarness" w:date="2026-03-28T21:57:49Z">
        <w:r>
          <w:t>al</w:t>
        </w:r>
      </w:ins>
      <w:r>
        <w:t xml:space="preserve"> </w:t>
      </w:r>
      <w:ins w:id="2155" w:author="GoldenCorpusHarness" w:date="2026-03-28T21:57:49Z">
        <w:r>
          <w:t>Events Rep</w:t>
        </w:r>
      </w:ins>
      <w:r>
        <w:t>o</w:t>
      </w:r>
      <w:del w:id="2156" w:author="GoldenCorpusHarness" w:date="2026-03-28T21:57:49Z">
        <w:r>
          <w:delText>f AE</w:delText>
        </w:r>
      </w:del>
      <w:ins w:id="2157" w:author="GoldenCorpusHarness" w:date="2026-03-28T21:57:49Z">
        <w:r>
          <w:t>rted</w:t>
        </w:r>
      </w:ins>
      <w:r>
        <w:t>1</w:t>
      </w:r>
      <w:del w:id="2158" w:author="GoldenCorpusHarness" w:date="2026-03-28T21:57:49Z">
        <w:r>
          <w:delText>43</w:delText>
        </w:r>
      </w:del>
      <w:ins w:id="2159" w:author="GoldenCorpusHarness" w:date="2026-03-28T21:57:49Z">
        <w:r>
          <w:t>66</w:t>
        </w:r>
      </w:ins>
    </w:p>
    <w:p ns2:paraId="6BCF179E" ns2:textId="595F4CB6" w:rsidR="004F6B15" w:rsidRDefault="004F6B15">
      <w:pPr>
        <w:pStyle w:val="TOC3"/>
        <w:rPr>
          <w:rFonts w:asciiTheme="minorHAnsi" w:eastAsiaTheme="minorEastAsia" w:hAnsiTheme="minorHAnsi" w:cstheme="minorBidi"/>
          <w:noProof/>
          <w:sz w:val="22"/>
          <w:szCs w:val="22"/>
        </w:rPr>
      </w:pPr>
      <w:r>
        <w:t>10.3.</w:t>
      </w:r>
      <w:del w:id="2160" w:author="GoldenCorpusHarness" w:date="2026-03-28T21:57:49Z">
        <w:r>
          <w:delText>3D</w:delText>
        </w:r>
      </w:del>
      <w:ins w:id="2161" w:author="GoldenCorpusHarness" w:date="2026-03-28T21:57:49Z">
        <w:r>
          <w:t>5R</w:t>
        </w:r>
      </w:ins>
      <w:r>
        <w:t>e</w:t>
      </w:r>
      <w:del w:id="2162" w:author="GoldenCorpusHarness" w:date="2026-03-28T21:57:49Z">
        <w:r>
          <w:delText>f</w:delText>
        </w:r>
      </w:del>
      <w:ins w:id="2163" w:author="GoldenCorpusHarness" w:date="2026-03-28T21:57:49Z">
        <w:r>
          <w:t>cord</w:t>
        </w:r>
      </w:ins>
      <w:r>
        <w:t>in</w:t>
      </w:r>
      <w:del w:id="2164" w:author="GoldenCorpusHarness" w:date="2026-03-28T21:57:49Z">
        <w:r>
          <w:delText>itio</w:delText>
        </w:r>
      </w:del>
      <w:ins w:id="2165" w:author="GoldenCorpusHarness" w:date="2026-03-28T21:57:49Z">
        <w:r>
          <w:t>g AE a</w:t>
        </w:r>
      </w:ins>
      <w:r>
        <w:t>n</w:t>
      </w:r>
      <w:del w:id="2166" w:author="GoldenCorpusHarness" w:date="2026-03-28T21:57:49Z">
        <w:r>
          <w:delText xml:space="preserve"> of</w:delText>
        </w:r>
      </w:del>
      <w:ins w:id="2167" w:author="GoldenCorpusHarness" w:date="2026-03-28T21:57:49Z">
        <w:r>
          <w:t>d</w:t>
        </w:r>
      </w:ins>
      <w:r>
        <w:t xml:space="preserve"> SAE1</w:t>
      </w:r>
      <w:del w:id="2168" w:author="GoldenCorpusHarness" w:date="2026-03-28T21:57:49Z">
        <w:r>
          <w:delText>44</w:delText>
        </w:r>
      </w:del>
      <w:ins w:id="2169" w:author="GoldenCorpusHarness" w:date="2026-03-28T21:57:49Z">
        <w:r>
          <w:t>66</w:t>
        </w:r>
      </w:ins>
    </w:p>
    <w:p ns2:paraId="02CA0442" ns2:textId="2C6F4816" w:rsidR="004F6B15" w:rsidRDefault="004F6B15">
      <w:pPr>
        <w:pStyle w:val="TOC3"/>
        <w:rPr>
          <w:rFonts w:asciiTheme="minorHAnsi" w:eastAsiaTheme="minorEastAsia" w:hAnsiTheme="minorHAnsi" w:cstheme="minorBidi"/>
          <w:noProof/>
          <w:sz w:val="22"/>
          <w:szCs w:val="22"/>
        </w:rPr>
      </w:pPr>
      <w:r>
        <w:t>10.3.</w:t>
      </w:r>
      <w:del w:id="2170" w:author="GoldenCorpusHarness" w:date="2026-03-28T21:57:49Z">
        <w:r>
          <w:delText>4Addi</w:delText>
        </w:r>
      </w:del>
      <w:ins w:id="2171" w:author="GoldenCorpusHarness" w:date="2026-03-28T21:57:49Z">
        <w:r>
          <w:t>6Repor</w:t>
        </w:r>
      </w:ins>
      <w:r>
        <w:t>ti</w:t>
      </w:r>
      <w:ins w:id="2172" w:author="GoldenCorpusHarness" w:date="2026-03-28T21:57:49Z">
        <w:r>
          <w:t xml:space="preserve">ng </w:t>
        </w:r>
      </w:ins>
      <w:r>
        <w:t>o</w:t>
      </w:r>
      <w:ins w:id="2173" w:author="GoldenCorpusHarness" w:date="2026-03-28T21:57:49Z">
        <w:r>
          <w:t>f AEs, SAEs, a</w:t>
        </w:r>
      </w:ins>
      <w:r>
        <w:t>n</w:t>
      </w:r>
      <w:ins w:id="2174" w:author="GoldenCorpusHarness" w:date="2026-03-28T21:57:49Z">
        <w:r>
          <w:t>d Other Report</w:t>
        </w:r>
      </w:ins>
      <w:r>
        <w:t>a</w:t>
      </w:r>
      <w:ins w:id="2175" w:author="GoldenCorpusHarness" w:date="2026-03-28T21:57:49Z">
        <w:r>
          <w:t>b</w:t>
        </w:r>
      </w:ins>
      <w:r>
        <w:t>l</w:t>
      </w:r>
      <w:ins w:id="2176" w:author="GoldenCorpusHarness" w:date="2026-03-28T21:57:49Z">
        <w:r>
          <w:t>e Safety</w:t>
        </w:r>
      </w:ins>
      <w:r>
        <w:t xml:space="preserve"> Events </w:t>
      </w:r>
      <w:del w:id="2177" w:author="GoldenCorpusHarness" w:date="2026-03-28T21:57:49Z">
        <w:r>
          <w:delText>Rep</w:delText>
        </w:r>
      </w:del>
      <w:ins w:id="2178" w:author="GoldenCorpusHarness" w:date="2026-03-28T21:57:49Z">
        <w:r>
          <w:t>t</w:t>
        </w:r>
      </w:ins>
      <w:r>
        <w:t>o</w:t>
      </w:r>
      <w:del w:id="2179" w:author="GoldenCorpusHarness" w:date="2026-03-28T21:57:49Z">
        <w:r>
          <w:delText>rted in</w:delText>
        </w:r>
      </w:del>
      <w:r>
        <w:t xml:space="preserve"> the S</w:t>
      </w:r>
      <w:del w:id="2180" w:author="GoldenCorpusHarness" w:date="2026-03-28T21:57:49Z">
        <w:r>
          <w:delText>ame Ma</w:delText>
        </w:r>
      </w:del>
      <w:ins w:id="2181" w:author="GoldenCorpusHarness" w:date="2026-03-28T21:57:49Z">
        <w:r>
          <w:t>po</w:t>
        </w:r>
      </w:ins>
      <w:r>
        <w:t>n</w:t>
      </w:r>
      <w:del w:id="2182" w:author="GoldenCorpusHarness" w:date="2026-03-28T21:57:49Z">
        <w:r>
          <w:delText>ne</w:delText>
        </w:r>
      </w:del>
      <w:ins w:id="2183" w:author="GoldenCorpusHarness" w:date="2026-03-28T21:57:49Z">
        <w:r>
          <w:t>so</w:t>
        </w:r>
      </w:ins>
      <w:r>
        <w:t>r</w:t>
      </w:r>
      <w:del w:id="2184" w:author="GoldenCorpusHarness" w:date="2026-03-28T21:57:49Z">
        <w:r>
          <w:delText xml:space="preserve"> as SAE</w:delText>
        </w:r>
      </w:del>
      <w:r>
        <w:t>1</w:t>
      </w:r>
      <w:del w:id="2185" w:author="GoldenCorpusHarness" w:date="2026-03-28T21:57:49Z">
        <w:r>
          <w:delText>45</w:delText>
        </w:r>
      </w:del>
      <w:ins w:id="2186" w:author="GoldenCorpusHarness" w:date="2026-03-28T21:57:49Z">
        <w:r>
          <w:t>67</w:t>
        </w:r>
      </w:ins>
    </w:p>
    <w:p ns2:paraId="1B121532" ns2:textId="15F09A02" w:rsidR="004F6B15" w:rsidRDefault="004F6B15">
      <w:pPr>
        <w:pStyle w:val="TOC3"/>
        <w:rPr>
          <w:rFonts w:asciiTheme="minorHAnsi" w:eastAsiaTheme="minorEastAsia" w:hAnsiTheme="minorHAnsi" w:cstheme="minorBidi"/>
          <w:noProof/>
          <w:sz w:val="22"/>
          <w:szCs w:val="22"/>
        </w:rPr>
      </w:pPr>
      <w:r>
        <w:t>10.</w:t>
      </w:r>
      <w:del w:id="2187" w:author="GoldenCorpusHarness" w:date="2026-03-28T21:57:49Z">
        <w:r>
          <w:delText>3.5</w:delText>
        </w:r>
      </w:del>
      <w:ins w:id="2188" w:author="GoldenCorpusHarness" w:date="2026-03-28T21:57:49Z">
        <w:r>
          <w:t xml:space="preserve">4Appendix 4: Medical Device and Drug–Device Combination Products: Product Quality Complaints/Malfunctions: Definitions, </w:t>
        </w:r>
      </w:ins>
      <w:r>
        <w:t>Recording</w:t>
      </w:r>
      <w:del w:id="2189" w:author="GoldenCorpusHarness" w:date="2026-03-28T21:57:49Z">
        <w:r>
          <w:delText xml:space="preserve"> AE</w:delText>
        </w:r>
      </w:del>
      <w:ins w:id="2190" w:author="GoldenCorpusHarness" w:date="2026-03-28T21:57:49Z">
        <w:r>
          <w:t>,</w:t>
        </w:r>
      </w:ins>
      <w:r>
        <w:t xml:space="preserve"> and </w:t>
      </w:r>
      <w:del w:id="2191" w:author="GoldenCorpusHarness" w:date="2026-03-28T21:57:49Z">
        <w:r>
          <w:delText>SAE</w:delText>
        </w:r>
      </w:del>
      <w:ins w:id="2192" w:author="GoldenCorpusHarness" w:date="2026-03-28T21:57:49Z">
        <w:r>
          <w:t>Follow-up</w:t>
        </w:r>
      </w:ins>
      <w:r>
        <w:t>1</w:t>
      </w:r>
      <w:del w:id="2193" w:author="GoldenCorpusHarness" w:date="2026-03-28T21:57:49Z">
        <w:r>
          <w:delText>4</w:delText>
        </w:r>
      </w:del>
      <w:r>
        <w:t>6</w:t>
      </w:r>
      <w:ins w:id="2194" w:author="GoldenCorpusHarness" w:date="2026-03-28T21:57:49Z">
        <w:r>
          <w:t>9</w:t>
        </w:r>
      </w:ins>
    </w:p>
    <w:p ns2:paraId="1FC3E201" ns2:textId="1D8E1065" w:rsidR="004F6B15" w:rsidRDefault="004F6B15">
      <w:pPr>
        <w:pStyle w:val="TOC3"/>
        <w:rPr>
          <w:rFonts w:asciiTheme="minorHAnsi" w:eastAsiaTheme="minorEastAsia" w:hAnsiTheme="minorHAnsi" w:cstheme="minorBidi"/>
          <w:noProof/>
          <w:sz w:val="22"/>
          <w:szCs w:val="22"/>
        </w:rPr>
      </w:pPr>
      <w:r>
        <w:t>10.</w:t>
      </w:r>
      <w:del w:id="2195" w:author="GoldenCorpusHarness" w:date="2026-03-28T21:57:49Z">
        <w:r>
          <w:delText>3.6R</w:delText>
        </w:r>
      </w:del>
      <w:ins w:id="2196" w:author="GoldenCorpusHarness" w:date="2026-03-28T21:57:49Z">
        <w:r>
          <w:t>5Appendix 5: Contrac</w:t>
        </w:r>
      </w:ins>
      <w:r>
        <w:t>ep</w:t>
      </w:r>
      <w:del w:id="2197" w:author="GoldenCorpusHarness" w:date="2026-03-28T21:57:49Z">
        <w:r>
          <w:delText>or</w:delText>
        </w:r>
      </w:del>
      <w:r>
        <w:t>ti</w:t>
      </w:r>
      <w:del w:id="2198" w:author="GoldenCorpusHarness" w:date="2026-03-28T21:57:49Z">
        <w:r>
          <w:delText>ng</w:delText>
        </w:r>
      </w:del>
      <w:ins w:id="2199" w:author="GoldenCorpusHarness" w:date="2026-03-28T21:57:49Z">
        <w:r>
          <w:t>ve</w:t>
        </w:r>
      </w:ins>
      <w:r>
        <w:t xml:space="preserve"> </w:t>
      </w:r>
      <w:del w:id="2200" w:author="GoldenCorpusHarness" w:date="2026-03-28T21:57:49Z">
        <w:r>
          <w:delText xml:space="preserve">of AEs, SAEs, </w:delText>
        </w:r>
      </w:del>
      <w:ins w:id="2201" w:author="GoldenCorpusHarness" w:date="2026-03-28T21:57:49Z">
        <w:r>
          <w:t>Guid</w:t>
        </w:r>
      </w:ins>
      <w:r>
        <w:t>an</w:t>
      </w:r>
      <w:del w:id="2202" w:author="GoldenCorpusHarness" w:date="2026-03-28T21:57:49Z">
        <w:r>
          <w:delText>d Oth</w:delText>
        </w:r>
      </w:del>
      <w:ins w:id="2203" w:author="GoldenCorpusHarness" w:date="2026-03-28T21:57:49Z">
        <w:r>
          <w:t>c</w:t>
        </w:r>
      </w:ins>
      <w:r>
        <w:t>e</w:t>
      </w:r>
      <w:del w:id="2204" w:author="GoldenCorpusHarness" w:date="2026-03-28T21:57:49Z">
        <w:r>
          <w:delText>r Reportable Safety Events to the Sponsor</w:delText>
        </w:r>
      </w:del>
      <w:r>
        <w:t>1</w:t>
      </w:r>
      <w:del w:id="2205" w:author="GoldenCorpusHarness" w:date="2026-03-28T21:57:49Z">
        <w:r>
          <w:delText>49</w:delText>
        </w:r>
      </w:del>
      <w:ins w:id="2206" w:author="GoldenCorpusHarness" w:date="2026-03-28T21:57:49Z">
        <w:r>
          <w:t>70</w:t>
        </w:r>
      </w:ins>
    </w:p>
    <w:p ns2:paraId="38C20BBE" ns2:textId="1D2EC735" w:rsidR="004F6B15" w:rsidRDefault="004F6B15">
      <w:pPr>
        <w:pStyle w:val="TOC2"/>
        <w:rPr>
          <w:rFonts w:asciiTheme="minorHAnsi" w:eastAsiaTheme="minorEastAsia" w:hAnsiTheme="minorHAnsi" w:cstheme="minorBidi"/>
          <w:b w:val="0"/>
          <w:noProof/>
          <w:sz w:val="22"/>
          <w:szCs w:val="22"/>
        </w:rPr>
      </w:pPr>
      <w:r>
        <w:t>10.</w:t>
      </w:r>
      <w:del w:id="2207" w:author="GoldenCorpusHarness" w:date="2026-03-28T21:57:49Z">
        <w:r>
          <w:delText xml:space="preserve">4Appendix 4: Device Events, Adverse Device Events, and Medical Device Incidents: </w:delText>
        </w:r>
      </w:del>
      <w:ins w:id="2208" w:author="GoldenCorpusHarness" w:date="2026-03-28T21:57:49Z">
        <w:r>
          <w:t>5.1</w:t>
        </w:r>
      </w:ins>
      <w:r>
        <w:t>Definitions</w:t>
      </w:r>
      <w:del w:id="2209" w:author="GoldenCorpusHarness" w:date="2026-03-28T21:57:49Z">
        <w:r>
          <w:delText>, Collection, and Documentation</w:delText>
        </w:r>
      </w:del>
      <w:r>
        <w:t>1</w:t>
      </w:r>
      <w:del w:id="2210" w:author="GoldenCorpusHarness" w:date="2026-03-28T21:57:49Z">
        <w:r>
          <w:delText>51</w:delText>
        </w:r>
      </w:del>
      <w:ins w:id="2211" w:author="GoldenCorpusHarness" w:date="2026-03-28T21:57:49Z">
        <w:r>
          <w:t>70</w:t>
        </w:r>
      </w:ins>
    </w:p>
    <w:p ns2:paraId="07494787" ns2:textId="71268241" w:rsidR="004F6B15" w:rsidRDefault="004F6B15">
      <w:pPr>
        <w:pStyle w:val="TOC2"/>
        <w:rPr>
          <w:rFonts w:asciiTheme="minorHAnsi" w:eastAsiaTheme="minorEastAsia" w:hAnsiTheme="minorHAnsi" w:cstheme="minorBidi"/>
          <w:b w:val="0"/>
          <w:noProof/>
          <w:sz w:val="22"/>
          <w:szCs w:val="22"/>
        </w:rPr>
      </w:pPr>
      <w:r>
        <w:t>10.5</w:t>
      </w:r>
      <w:del w:id="2212" w:author="GoldenCorpusHarness" w:date="2026-03-28T21:57:49Z">
        <w:r>
          <w:delText xml:space="preserve">Appendix 5: </w:delText>
        </w:r>
      </w:del>
      <w:ins w:id="2213" w:author="GoldenCorpusHarness" w:date="2026-03-28T21:57:49Z">
        <w:r>
          <w:t>.2</w:t>
        </w:r>
      </w:ins>
      <w:r>
        <w:t xml:space="preserve">Contraceptive </w:t>
      </w:r>
      <w:del w:id="2214" w:author="GoldenCorpusHarness" w:date="2026-03-28T21:57:49Z">
        <w:r>
          <w:delText>G</w:delText>
        </w:r>
      </w:del>
      <w:ins w:id="2215" w:author="GoldenCorpusHarness" w:date="2026-03-28T21:57:49Z">
        <w:r>
          <w:t>Req</w:t>
        </w:r>
      </w:ins>
      <w:r>
        <w:t>ui</w:t>
      </w:r>
      <w:del w:id="2216" w:author="GoldenCorpusHarness" w:date="2026-03-28T21:57:49Z">
        <w:r>
          <w:delText>da</w:delText>
        </w:r>
      </w:del>
      <w:ins w:id="2217" w:author="GoldenCorpusHarness" w:date="2026-03-28T21:57:49Z">
        <w:r>
          <w:t>reme</w:t>
        </w:r>
      </w:ins>
      <w:r>
        <w:t>n</w:t>
      </w:r>
      <w:del w:id="2218" w:author="GoldenCorpusHarness" w:date="2026-03-28T21:57:49Z">
        <w:r>
          <w:delText>ce</w:delText>
        </w:r>
      </w:del>
      <w:ins w:id="2219" w:author="GoldenCorpusHarness" w:date="2026-03-28T21:57:49Z">
        <w:r>
          <w:t>ts</w:t>
        </w:r>
      </w:ins>
      <w:r>
        <w:t>1</w:t>
      </w:r>
      <w:del w:id="2220" w:author="GoldenCorpusHarness" w:date="2026-03-28T21:57:49Z">
        <w:r>
          <w:delText>52</w:delText>
        </w:r>
      </w:del>
      <w:ins w:id="2221" w:author="GoldenCorpusHarness" w:date="2026-03-28T21:57:49Z">
        <w:r>
          <w:t>71</w:t>
        </w:r>
      </w:ins>
    </w:p>
    <w:p ns2:paraId="2149AECE" ns2:textId="12AAC198" w:rsidR="004F6B15" w:rsidRDefault="004F6B15">
      <w:pPr>
        <w:pStyle w:val="TOC3"/>
        <w:rPr>
          <w:rFonts w:asciiTheme="minorHAnsi" w:eastAsiaTheme="minorEastAsia" w:hAnsiTheme="minorHAnsi" w:cstheme="minorBidi"/>
          <w:noProof/>
          <w:sz w:val="22"/>
          <w:szCs w:val="22"/>
        </w:rPr>
      </w:pPr>
      <w:r>
        <w:t>10.</w:t>
      </w:r>
      <w:del w:id="2222" w:author="GoldenCorpusHarness" w:date="2026-03-28T21:57:49Z">
        <w:r>
          <w:delText>5.1D</w:delText>
        </w:r>
      </w:del>
      <w:ins w:id="2223" w:author="GoldenCorpusHarness" w:date="2026-03-28T21:57:49Z">
        <w:r>
          <w:t>6App</w:t>
        </w:r>
      </w:ins>
      <w:r>
        <w:t>e</w:t>
      </w:r>
      <w:del w:id="2224" w:author="GoldenCorpusHarness" w:date="2026-03-28T21:57:49Z">
        <w:r>
          <w:delText>f</w:delText>
        </w:r>
      </w:del>
      <w:ins w:id="2225" w:author="GoldenCorpusHarness" w:date="2026-03-28T21:57:49Z">
        <w:r>
          <w:t>nd</w:t>
        </w:r>
      </w:ins>
      <w:r>
        <w:t>i</w:t>
      </w:r>
      <w:del w:id="2226" w:author="GoldenCorpusHarness" w:date="2026-03-28T21:57:49Z">
        <w:r>
          <w:delText>ni</w:delText>
        </w:r>
      </w:del>
      <w:ins w:id="2227" w:author="GoldenCorpusHarness" w:date="2026-03-28T21:57:49Z">
        <w:r>
          <w:t>x 6: Collec</w:t>
        </w:r>
      </w:ins>
      <w:r>
        <w:t>tion</w:t>
      </w:r>
      <w:ins w:id="2228" w:author="GoldenCorpusHarness" w:date="2026-03-28T21:57:49Z">
        <w:r>
          <w:t xml:space="preserve"> and Management of Specimen</w:t>
        </w:r>
      </w:ins>
      <w:r>
        <w:t>s</w:t>
      </w:r>
      <w:ins w:id="2229" w:author="GoldenCorpusHarness" w:date="2026-03-28T21:57:49Z">
        <w:r>
          <w:t xml:space="preserve"> for Future Biomedical Research</w:t>
        </w:r>
      </w:ins>
      <w:r>
        <w:t>1</w:t>
      </w:r>
      <w:del w:id="2230" w:author="GoldenCorpusHarness" w:date="2026-03-28T21:57:49Z">
        <w:r>
          <w:delText>5</w:delText>
        </w:r>
      </w:del>
      <w:ins w:id="2231" w:author="GoldenCorpusHarness" w:date="2026-03-28T21:57:49Z">
        <w:r>
          <w:t>7</w:t>
        </w:r>
      </w:ins>
      <w:r>
        <w:t>2</w:t>
      </w:r>
    </w:p>
    <w:p ns2:paraId="22C3E77C" ns2:textId="73B80DB2" w:rsidR="004F6B15" w:rsidRDefault="004F6B15">
      <w:pPr>
        <w:pStyle w:val="TOC3"/>
        <w:rPr>
          <w:rFonts w:asciiTheme="minorHAnsi" w:eastAsiaTheme="minorEastAsia" w:hAnsiTheme="minorHAnsi" w:cstheme="minorBidi"/>
          <w:noProof/>
          <w:sz w:val="22"/>
          <w:szCs w:val="22"/>
        </w:rPr>
      </w:pPr>
      <w:r>
        <w:t>10.</w:t>
      </w:r>
      <w:del w:id="2232" w:author="GoldenCorpusHarness" w:date="2026-03-28T21:57:49Z">
        <w:r>
          <w:delText>5.2</w:delText>
        </w:r>
      </w:del>
      <w:ins w:id="2233" w:author="GoldenCorpusHarness" w:date="2026-03-28T21:57:49Z">
        <w:r>
          <w:t xml:space="preserve">7Appendix 7: </w:t>
        </w:r>
      </w:ins>
      <w:r>
        <w:t>Co</w:t>
      </w:r>
      <w:ins w:id="2234" w:author="GoldenCorpusHarness" w:date="2026-03-28T21:57:49Z">
        <w:r>
          <w:t>u</w:t>
        </w:r>
      </w:ins>
      <w:r>
        <w:t>ntr</w:t>
      </w:r>
      <w:del w:id="2235" w:author="GoldenCorpusHarness" w:date="2026-03-28T21:57:49Z">
        <w:r>
          <w:delText>a</w:delText>
        </w:r>
      </w:del>
      <w:ins w:id="2236" w:author="GoldenCorpusHarness" w:date="2026-03-28T21:57:49Z">
        <w:r>
          <w:t>y-spe</w:t>
        </w:r>
      </w:ins>
      <w:r>
        <w:t>c</w:t>
      </w:r>
      <w:del w:id="2237" w:author="GoldenCorpusHarness" w:date="2026-03-28T21:57:49Z">
        <w:r>
          <w:delText>ept</w:delText>
        </w:r>
      </w:del>
      <w:r>
        <w:t>i</w:t>
      </w:r>
      <w:del w:id="2238" w:author="GoldenCorpusHarness" w:date="2026-03-28T21:57:49Z">
        <w:r>
          <w:delText>on</w:delText>
        </w:r>
      </w:del>
      <w:ins w:id="2239" w:author="GoldenCorpusHarness" w:date="2026-03-28T21:57:49Z">
        <w:r>
          <w:t>fic</w:t>
        </w:r>
      </w:ins>
      <w:r>
        <w:t xml:space="preserve"> Requirements1</w:t>
      </w:r>
      <w:del w:id="2240" w:author="GoldenCorpusHarness" w:date="2026-03-28T21:57:49Z">
        <w:r>
          <w:delText>5</w:delText>
        </w:r>
      </w:del>
      <w:ins w:id="2241" w:author="GoldenCorpusHarness" w:date="2026-03-28T21:57:49Z">
        <w:r>
          <w:t>7</w:t>
        </w:r>
      </w:ins>
      <w:r>
        <w:t>3</w:t>
      </w:r>
    </w:p>
    <w:p ns2:paraId="509440EF" ns2:textId="48527467" w:rsidR="004F6B15" w:rsidRDefault="004F6B15">
      <w:pPr>
        <w:pStyle w:val="TOC2"/>
        <w:rPr>
          <w:rFonts w:asciiTheme="minorHAnsi" w:eastAsiaTheme="minorEastAsia" w:hAnsiTheme="minorHAnsi" w:cstheme="minorBidi"/>
          <w:b w:val="0"/>
          <w:noProof/>
          <w:sz w:val="22"/>
          <w:szCs w:val="22"/>
        </w:rPr>
      </w:pPr>
      <w:r>
        <w:t>10.</w:t>
      </w:r>
      <w:del w:id="2242" w:author="GoldenCorpusHarness" w:date="2026-03-28T21:57:49Z">
        <w:r>
          <w:delText xml:space="preserve">6Appendix 6: </w:delText>
        </w:r>
      </w:del>
      <w:ins w:id="2243" w:author="GoldenCorpusHarness" w:date="2026-03-28T21:57:49Z">
        <w:r>
          <w:t>7.1</w:t>
        </w:r>
      </w:ins>
      <w:r>
        <w:t>C</w:t>
      </w:r>
      <w:del w:id="2244" w:author="GoldenCorpusHarness" w:date="2026-03-28T21:57:49Z">
        <w:r>
          <w:delText>ollection and M</w:delText>
        </w:r>
      </w:del>
      <w:r>
        <w:t>ana</w:t>
      </w:r>
      <w:del w:id="2245" w:author="GoldenCorpusHarness" w:date="2026-03-28T21:57:49Z">
        <w:r>
          <w:delText>gement of Specimens for Future Biome</w:delText>
        </w:r>
      </w:del>
      <w:r>
        <w:t>d</w:t>
      </w:r>
      <w:del w:id="2246" w:author="GoldenCorpusHarness" w:date="2026-03-28T21:57:49Z">
        <w:r>
          <w:delText>ic</w:delText>
        </w:r>
      </w:del>
      <w:r>
        <w:t>a</w:t>
      </w:r>
      <w:del w:id="2247" w:author="GoldenCorpusHarness" w:date="2026-03-28T21:57:49Z">
        <w:r>
          <w:delText>l Research</w:delText>
        </w:r>
      </w:del>
      <w:r>
        <w:t>1</w:t>
      </w:r>
      <w:del w:id="2248" w:author="GoldenCorpusHarness" w:date="2026-03-28T21:57:49Z">
        <w:r>
          <w:delText>54</w:delText>
        </w:r>
      </w:del>
      <w:ins w:id="2249" w:author="GoldenCorpusHarness" w:date="2026-03-28T21:57:49Z">
        <w:r>
          <w:t>73</w:t>
        </w:r>
      </w:ins>
    </w:p>
    <w:p ns2:paraId="628BF633" ns2:textId="5904EC22" w:rsidR="004F6B15" w:rsidRDefault="004F6B15">
      <w:pPr>
        <w:pStyle w:val="TOC2"/>
        <w:rPr>
          <w:rFonts w:asciiTheme="minorHAnsi" w:eastAsiaTheme="minorEastAsia" w:hAnsiTheme="minorHAnsi" w:cstheme="minorBidi"/>
          <w:b w:val="0"/>
          <w:noProof/>
          <w:sz w:val="22"/>
          <w:szCs w:val="22"/>
        </w:rPr>
      </w:pPr>
      <w:r>
        <w:t>10.7</w:t>
      </w:r>
      <w:del w:id="2250" w:author="GoldenCorpusHarness" w:date="2026-03-28T21:57:49Z">
        <w:r>
          <w:delText>Appe</w:delText>
        </w:r>
      </w:del>
      <w:ins w:id="2251" w:author="GoldenCorpusHarness" w:date="2026-03-28T21:57:49Z">
        <w:r>
          <w:t>.2Chi</w:t>
        </w:r>
      </w:ins>
      <w:r>
        <w:t>n</w:t>
      </w:r>
      <w:del w:id="2252" w:author="GoldenCorpusHarness" w:date="2026-03-28T21:57:49Z">
        <w:r>
          <w:delText xml:space="preserve">dix </w:delText>
        </w:r>
      </w:del>
      <w:ins w:id="2253" w:author="GoldenCorpusHarness" w:date="2026-03-28T21:57:49Z">
        <w:r>
          <w:t>a1</w:t>
        </w:r>
      </w:ins>
      <w:r>
        <w:t>7</w:t>
      </w:r>
      <w:del w:id="2254" w:author="GoldenCorpusHarness" w:date="2026-03-28T21:57:49Z">
        <w:r>
          <w:delText>: Country-specific Requirements155</w:delText>
        </w:r>
      </w:del>
      <w:ins w:id="2255" w:author="GoldenCorpusHarness" w:date="2026-03-28T21:57:49Z">
        <w:r>
          <w:t>3</w:t>
        </w:r>
      </w:ins>
    </w:p>
    <w:p ns2:paraId="2E70F984" ns2:textId="38617FA9" w:rsidR="004F6B15" w:rsidRDefault="004F6B15">
      <w:pPr>
        <w:pStyle w:val="TOC3"/>
        <w:rPr>
          <w:rFonts w:asciiTheme="minorHAnsi" w:eastAsiaTheme="minorEastAsia" w:hAnsiTheme="minorHAnsi" w:cstheme="minorBidi"/>
          <w:noProof/>
          <w:sz w:val="22"/>
          <w:szCs w:val="22"/>
        </w:rPr>
      </w:pPr>
      <w:r>
        <w:t>10.7.</w:t>
      </w:r>
      <w:del w:id="2256" w:author="GoldenCorpusHarness" w:date="2026-03-28T21:57:49Z">
        <w:r>
          <w:delText>1C</w:delText>
        </w:r>
      </w:del>
      <w:ins w:id="2257" w:author="GoldenCorpusHarness" w:date="2026-03-28T21:57:49Z">
        <w:r>
          <w:t>3Germ</w:t>
        </w:r>
      </w:ins>
      <w:r>
        <w:t>an</w:t>
      </w:r>
      <w:del w:id="2258" w:author="GoldenCorpusHarness" w:date="2026-03-28T21:57:49Z">
        <w:r>
          <w:delText>ada</w:delText>
        </w:r>
      </w:del>
      <w:ins w:id="2259" w:author="GoldenCorpusHarness" w:date="2026-03-28T21:57:49Z">
        <w:r>
          <w:t>y</w:t>
        </w:r>
      </w:ins>
      <w:r>
        <w:t>1</w:t>
      </w:r>
      <w:del w:id="2260" w:author="GoldenCorpusHarness" w:date="2026-03-28T21:57:49Z">
        <w:r>
          <w:delText>55</w:delText>
        </w:r>
      </w:del>
      <w:ins w:id="2261" w:author="GoldenCorpusHarness" w:date="2026-03-28T21:57:49Z">
        <w:r>
          <w:t>73</w:t>
        </w:r>
      </w:ins>
    </w:p>
    <w:p ns2:paraId="3F210183" ns2:textId="206DFC71" w:rsidR="004F6B15" w:rsidRDefault="004F6B15">
      <w:pPr>
        <w:pStyle w:val="TOC3"/>
        <w:rPr>
          <w:rFonts w:asciiTheme="minorHAnsi" w:eastAsiaTheme="minorEastAsia" w:hAnsiTheme="minorHAnsi" w:cstheme="minorBidi"/>
          <w:noProof/>
          <w:sz w:val="22"/>
          <w:szCs w:val="22"/>
        </w:rPr>
      </w:pPr>
      <w:r>
        <w:t>10.7.</w:t>
      </w:r>
      <w:del w:id="2262" w:author="GoldenCorpusHarness" w:date="2026-03-28T21:57:49Z">
        <w:r>
          <w:delText>2Chi</w:delText>
        </w:r>
      </w:del>
      <w:ins w:id="2263" w:author="GoldenCorpusHarness" w:date="2026-03-28T21:57:49Z">
        <w:r>
          <w:t>4Japa</w:t>
        </w:r>
      </w:ins>
      <w:r>
        <w:t>n</w:t>
      </w:r>
      <w:del w:id="2264" w:author="GoldenCorpusHarness" w:date="2026-03-28T21:57:49Z">
        <w:r>
          <w:delText>a</w:delText>
        </w:r>
      </w:del>
      <w:r>
        <w:t>1</w:t>
      </w:r>
      <w:del w:id="2265" w:author="GoldenCorpusHarness" w:date="2026-03-28T21:57:49Z">
        <w:r>
          <w:delText>55</w:delText>
        </w:r>
      </w:del>
      <w:ins w:id="2266" w:author="GoldenCorpusHarness" w:date="2026-03-28T21:57:49Z">
        <w:r>
          <w:t>73</w:t>
        </w:r>
      </w:ins>
    </w:p>
    <w:p ns2:paraId="7043E025" ns2:textId="08A27F5B" w:rsidR="004F6B15" w:rsidRDefault="004F6B15">
      <w:pPr>
        <w:pStyle w:val="TOC3"/>
        <w:rPr>
          <w:rFonts w:asciiTheme="minorHAnsi" w:eastAsiaTheme="minorEastAsia" w:hAnsiTheme="minorHAnsi" w:cstheme="minorBidi"/>
          <w:noProof/>
          <w:sz w:val="22"/>
          <w:szCs w:val="22"/>
        </w:rPr>
      </w:pPr>
      <w:r>
        <w:t>10.7.</w:t>
      </w:r>
      <w:del w:id="2267" w:author="GoldenCorpusHarness" w:date="2026-03-28T21:57:49Z">
        <w:r>
          <w:delText>3Germany</w:delText>
        </w:r>
      </w:del>
      <w:ins w:id="2268" w:author="GoldenCorpusHarness" w:date="2026-03-28T21:57:49Z">
        <w:r>
          <w:t>5UK</w:t>
        </w:r>
      </w:ins>
      <w:r>
        <w:t>1</w:t>
      </w:r>
      <w:del w:id="2269" w:author="GoldenCorpusHarness" w:date="2026-03-28T21:57:49Z">
        <w:r>
          <w:delText>55</w:delText>
        </w:r>
      </w:del>
      <w:ins w:id="2270" w:author="GoldenCorpusHarness" w:date="2026-03-28T21:57:49Z">
        <w:r>
          <w:t>74</w:t>
        </w:r>
      </w:ins>
    </w:p>
    <w:p ns2:paraId="76FAD84F" ns2:textId="5DEEC182" w:rsidR="004F6B15" w:rsidRDefault="004F6B15">
      <w:pPr>
        <w:pStyle w:val="TOC3"/>
        <w:rPr>
          <w:rFonts w:asciiTheme="minorHAnsi" w:eastAsiaTheme="minorEastAsia" w:hAnsiTheme="minorHAnsi" w:cstheme="minorBidi"/>
          <w:noProof/>
          <w:sz w:val="22"/>
          <w:szCs w:val="22"/>
        </w:rPr>
      </w:pPr>
      <w:r>
        <w:t>10.</w:t>
      </w:r>
      <w:del w:id="2271" w:author="GoldenCorpusHarness" w:date="2026-03-28T21:57:49Z">
        <w:r>
          <w:delText>7.4J</w:delText>
        </w:r>
      </w:del>
      <w:ins w:id="2272" w:author="GoldenCorpusHarness" w:date="2026-03-28T21:57:49Z">
        <w:r>
          <w:t>8Appendix 8: Description of the iRECIST Process for Assessment of Dise</w:t>
        </w:r>
      </w:ins>
      <w:r>
        <w:t>a</w:t>
      </w:r>
      <w:del w:id="2273" w:author="GoldenCorpusHarness" w:date="2026-03-28T21:57:49Z">
        <w:r>
          <w:delText>pa</w:delText>
        </w:r>
      </w:del>
      <w:ins w:id="2274" w:author="GoldenCorpusHarness" w:date="2026-03-28T21:57:49Z">
        <w:r>
          <w:t>se Progressio</w:t>
        </w:r>
      </w:ins>
      <w:r>
        <w:t>n1</w:t>
      </w:r>
      <w:ins w:id="2275" w:author="GoldenCorpusHarness" w:date="2026-03-28T21:57:49Z">
        <w:r>
          <w:t>7</w:t>
        </w:r>
      </w:ins>
      <w:r>
        <w:t>5</w:t>
      </w:r>
      <w:del w:id="2276" w:author="GoldenCorpusHarness" w:date="2026-03-28T21:57:49Z">
        <w:r>
          <w:delText>5</w:delText>
        </w:r>
      </w:del>
    </w:p>
    <w:p ns2:paraId="10494C0F" ns2:textId="47C8F78D" w:rsidR="004F6B15" w:rsidRDefault="004F6B15">
      <w:pPr>
        <w:pStyle w:val="TOC3"/>
        <w:rPr>
          <w:rFonts w:asciiTheme="minorHAnsi" w:eastAsiaTheme="minorEastAsia" w:hAnsiTheme="minorHAnsi" w:cstheme="minorBidi"/>
          <w:noProof/>
          <w:sz w:val="22"/>
          <w:szCs w:val="22"/>
        </w:rPr>
      </w:pPr>
      <w:r>
        <w:t>10.</w:t>
      </w:r>
      <w:ins w:id="2277" w:author="GoldenCorpusHarness" w:date="2026-03-28T21:57:49Z">
        <w:r>
          <w:t>9Appendix 9: ECOG Performance Status1</w:t>
        </w:r>
      </w:ins>
      <w:r>
        <w:t>7</w:t>
      </w:r>
      <w:del w:id="2278" w:author="GoldenCorpusHarness" w:date="2026-03-28T21:57:49Z">
        <w:r>
          <w:delText>.5UK15</w:delText>
        </w:r>
      </w:del>
      <w:r>
        <w:t>6</w:t>
      </w:r>
    </w:p>
    <w:p ns2:paraId="66F78A94" ns2:textId="0869377C" w:rsidR="004F6B15" w:rsidRDefault="004F6B15">
      <w:pPr>
        <w:pStyle w:val="TOC2"/>
        <w:rPr>
          <w:rFonts w:asciiTheme="minorHAnsi" w:eastAsiaTheme="minorEastAsia" w:hAnsiTheme="minorHAnsi" w:cstheme="minorBidi"/>
          <w:b w:val="0"/>
          <w:noProof/>
          <w:sz w:val="22"/>
          <w:szCs w:val="22"/>
        </w:rPr>
      </w:pPr>
      <w:r>
        <w:t>10.</w:t>
      </w:r>
      <w:del w:id="2279" w:author="GoldenCorpusHarness" w:date="2026-03-28T21:57:49Z">
        <w:r>
          <w:delText>8</w:delText>
        </w:r>
      </w:del>
      <w:ins w:id="2280" w:author="GoldenCorpusHarness" w:date="2026-03-28T21:57:49Z">
        <w:r>
          <w:t>10</w:t>
        </w:r>
      </w:ins>
      <w:r>
        <w:t>Appendix</w:t>
      </w:r>
      <w:del w:id="2281" w:author="GoldenCorpusHarness" w:date="2026-03-28T21:57:49Z">
        <w:r>
          <w:delText xml:space="preserve"> 8</w:delText>
        </w:r>
      </w:del>
      <w:ins w:id="2282" w:author="GoldenCorpusHarness" w:date="2026-03-28T21:57:49Z">
        <w:r>
          <w:t xml:space="preserve"> 10</w:t>
        </w:r>
      </w:ins>
      <w:r>
        <w:t xml:space="preserve">: </w:t>
      </w:r>
      <w:del w:id="2283" w:author="GoldenCorpusHarness" w:date="2026-03-28T21:57:49Z">
        <w:r>
          <w:delText>D</w:delText>
        </w:r>
      </w:del>
      <w:ins w:id="2284" w:author="GoldenCorpusHarness" w:date="2026-03-28T21:57:49Z">
        <w:r>
          <w:t>Abbr</w:t>
        </w:r>
      </w:ins>
      <w:r>
        <w:t>e</w:t>
      </w:r>
      <w:del w:id="2285" w:author="GoldenCorpusHarness" w:date="2026-03-28T21:57:49Z">
        <w:r>
          <w:delText>scr</w:delText>
        </w:r>
      </w:del>
      <w:ins w:id="2286" w:author="GoldenCorpusHarness" w:date="2026-03-28T21:57:49Z">
        <w:r>
          <w:t>v</w:t>
        </w:r>
      </w:ins>
      <w:r>
        <w:t>i</w:t>
      </w:r>
      <w:del w:id="2287" w:author="GoldenCorpusHarness" w:date="2026-03-28T21:57:49Z">
        <w:r>
          <w:delText>p</w:delText>
        </w:r>
      </w:del>
      <w:ins w:id="2288" w:author="GoldenCorpusHarness" w:date="2026-03-28T21:57:49Z">
        <w:r>
          <w:t>a</w:t>
        </w:r>
      </w:ins>
      <w:r>
        <w:t>tion</w:t>
      </w:r>
      <w:del w:id="2289" w:author="GoldenCorpusHarness" w:date="2026-03-28T21:57:49Z">
        <w:r>
          <w:delText xml:space="preserve"> of the iRECIST Proce</w:delText>
        </w:r>
      </w:del>
      <w:r>
        <w:t>s</w:t>
      </w:r>
      <w:del w:id="2290" w:author="GoldenCorpusHarness" w:date="2026-03-28T21:57:49Z">
        <w:r>
          <w:delText>s for Assessment of Disease Progression</w:delText>
        </w:r>
      </w:del>
      <w:r>
        <w:t>1</w:t>
      </w:r>
      <w:del w:id="2291" w:author="GoldenCorpusHarness" w:date="2026-03-28T21:57:49Z">
        <w:r>
          <w:delText>5</w:delText>
        </w:r>
      </w:del>
      <w:r>
        <w:t>7</w:t>
      </w:r>
      <w:ins w:id="2292" w:author="GoldenCorpusHarness" w:date="2026-03-28T21:57:49Z">
        <w:r>
          <w:t>7</w:t>
        </w:r>
      </w:ins>
    </w:p>
    <w:p ns2:paraId="418C3345" ns2:textId="6BC6F8F4" w:rsidR="004F6B15" w:rsidRDefault="004F6B15">
      <w:pPr>
        <w:pStyle w:val="TOC2"/>
        <w:rPr>
          <w:rFonts w:asciiTheme="minorHAnsi" w:eastAsiaTheme="minorEastAsia" w:hAnsiTheme="minorHAnsi" w:cstheme="minorBidi"/>
          <w:b w:val="0"/>
          <w:noProof/>
          <w:sz w:val="22"/>
          <w:szCs w:val="22"/>
        </w:rPr>
      </w:pPr>
      <w:r>
        <w:t>1</w:t>
      </w:r>
      <w:del w:id="2293" w:author="GoldenCorpusHarness" w:date="2026-03-28T21:57:49Z">
        <w:r>
          <w:delText>0.9App</w:delText>
        </w:r>
      </w:del>
      <w:ins w:id="2294" w:author="GoldenCorpusHarness" w:date="2026-03-28T21:57:49Z">
        <w:r>
          <w:t>1R</w:t>
        </w:r>
      </w:ins>
      <w:r>
        <w:t>e</w:t>
      </w:r>
      <w:del w:id="2295" w:author="GoldenCorpusHarness" w:date="2026-03-28T21:57:49Z">
        <w:r>
          <w:delText>ndix 9: ECOG P</w:delText>
        </w:r>
      </w:del>
      <w:ins w:id="2296" w:author="GoldenCorpusHarness" w:date="2026-03-28T21:57:49Z">
        <w:r>
          <w:t>f</w:t>
        </w:r>
      </w:ins>
      <w:r>
        <w:t>er</w:t>
      </w:r>
      <w:del w:id="2297" w:author="GoldenCorpusHarness" w:date="2026-03-28T21:57:49Z">
        <w:r>
          <w:delText>forma</w:delText>
        </w:r>
      </w:del>
      <w:ins w:id="2298" w:author="GoldenCorpusHarness" w:date="2026-03-28T21:57:49Z">
        <w:r>
          <w:t>e</w:t>
        </w:r>
      </w:ins>
      <w:r>
        <w:t>nce</w:t>
      </w:r>
      <w:del w:id="2299" w:author="GoldenCorpusHarness" w:date="2026-03-28T21:57:49Z">
        <w:r>
          <w:delText xml:space="preserve"> Statu</w:delText>
        </w:r>
      </w:del>
      <w:r>
        <w:t>s1</w:t>
      </w:r>
      <w:del w:id="2300" w:author="GoldenCorpusHarness" w:date="2026-03-28T21:57:49Z">
        <w:r>
          <w:delText>5</w:delText>
        </w:r>
      </w:del>
      <w:r>
        <w:t>8</w:t>
      </w:r>
      <w:ins w:id="2301" w:author="GoldenCorpusHarness" w:date="2026-03-28T21:57:49Z">
        <w:r>
          <w:t>4</w:t>
        </w:r>
      </w:ins>
    </w:p>
    <w:p ns2:paraId="3A97C04C" ns2:textId="600DE42F" w:rsidR="004F6B15" w:rsidRDefault="004F6B15">
      <w:pPr>
        <w:pStyle w:val="TOC2"/>
        <w:rPr>
          <w:rFonts w:asciiTheme="minorHAnsi" w:eastAsiaTheme="minorEastAsia" w:hAnsiTheme="minorHAnsi" w:cstheme="minorBidi"/>
          <w:b w:val="0"/>
          <w:noProof/>
          <w:sz w:val="22"/>
          <w:szCs w:val="22"/>
        </w:rPr>
      </w:pPr>
      <w:del w:id="2302" w:author="GoldenCorpusHarness" w:date="2026-03-28T21:57:49Z">
        <w:r>
          <w:delText>10.10Appendix 10: Abbreviations159</w:delText>
        </w:r>
      </w:del>
    </w:p>
    <w:p ns2:paraId="6AB90277" ns2:textId="317A2CC5" w:rsidR="004F6B15" w:rsidRDefault="004F6B15">
      <w:pPr>
        <w:pStyle w:val="TOC1"/>
        <w:rPr>
          <w:rFonts w:asciiTheme="minorHAnsi" w:eastAsiaTheme="minorEastAsia" w:hAnsiTheme="minorHAnsi" w:cstheme="minorBidi"/>
          <w:b w:val="0"/>
          <w:caps w:val="0"/>
          <w:noProof/>
          <w:sz w:val="22"/>
          <w:szCs w:val="22"/>
        </w:rPr>
      </w:pPr>
      <w:del w:id="2303" w:author="GoldenCorpusHarness" w:date="2026-03-28T21:57:49Z">
        <w:r>
          <w:delText>11References164</w:delText>
        </w:r>
      </w:del>
      <w:ins w:id="2304" w:author="GoldenCorpusHarness" w:date="2026-03-28T21:57:49Z">
        <w:r>
          <w:t>LIST OF TABLES</w:t>
        </w:r>
      </w:ins>
    </w:p>
    <w:p ns2:paraId="3E0390D1" ns2:textId="56A08DC9" w:rsidR="00C719CE" w:rsidRPr="00C719CE" w:rsidRDefault="00C719CE" w:rsidP="00D34CF1">
      <w:pPr>
        <w:pStyle w:val="Paragraph0"/>
        <w:rPr>
          <w:b/>
          <w:color w:val="000000"/>
        </w:rPr>
      </w:pPr>
      <w:ins w:id="2305" w:author="GoldenCorpusHarness" w:date="2026-03-28T21:57:49Z">
        <w:r>
          <w:t>Table 1Initial Treatment Phase28</w:t>
        </w:r>
      </w:ins>
    </w:p>
    <w:p ns2:paraId="49E704EF" ns2:textId="13BB91C3" w:rsidR="00501903" w:rsidRPr="00501903" w:rsidRDefault="00501903" w:rsidP="00501903">
      <w:pPr>
        <w:pStyle w:val="Paragraph0"/>
        <w:pageBreakBefore/>
        <w:jc w:val="center"/>
        <w:rPr>
          <w:b/>
          <w:bCs/>
          <w:color w:val="000000"/>
        </w:rPr>
      </w:pPr>
      <w:del w:id="2306" w:author="GoldenCorpusHarness" w:date="2026-03-28T21:57:49Z">
        <w:r>
          <w:delText>LI</w:delText>
        </w:r>
      </w:del>
      <w:ins w:id="2307" w:author="GoldenCorpusHarness" w:date="2026-03-28T21:57:49Z">
        <w:r>
          <w:t>Table 2</w:t>
        </w:r>
      </w:ins>
      <w:r>
        <w:t>S</w:t>
      </w:r>
      <w:del w:id="2308" w:author="GoldenCorpusHarness" w:date="2026-03-28T21:57:49Z">
        <w:r>
          <w:delText>T</w:delText>
        </w:r>
      </w:del>
      <w:ins w:id="2309" w:author="GoldenCorpusHarness" w:date="2026-03-28T21:57:49Z">
        <w:r>
          <w:t>econd</w:t>
        </w:r>
      </w:ins>
      <w:r>
        <w:t xml:space="preserve"> </w:t>
      </w:r>
      <w:del w:id="2310" w:author="GoldenCorpusHarness" w:date="2026-03-28T21:57:49Z">
        <w:r>
          <w:delText>OF</w:delText>
        </w:r>
      </w:del>
      <w:ins w:id="2311" w:author="GoldenCorpusHarness" w:date="2026-03-28T21:57:49Z">
        <w:r>
          <w:t>Course</w:t>
        </w:r>
      </w:ins>
      <w:r>
        <w:t xml:space="preserve"> </w:t>
      </w:r>
      <w:del w:id="2312" w:author="GoldenCorpusHarness" w:date="2026-03-28T21:57:49Z">
        <w:r>
          <w:delText>TABLES</w:delText>
        </w:r>
      </w:del>
      <w:ins w:id="2313" w:author="GoldenCorpusHarness" w:date="2026-03-28T21:57:49Z">
        <w:r>
          <w:t>Phase47</w:t>
        </w:r>
      </w:ins>
    </w:p>
    <w:p ns2:paraId="1115C47C" ns2:textId="77777777" w:rsidR="00A53F2C" w:rsidRDefault="00A53F2C">
      <w:pPr>
        <w:pStyle w:val="TableofFigures"/>
        <w:rPr>
          <w:rFonts w:cs="Arial"/>
          <w:i/>
          <w:iCs/>
        </w:rPr>
      </w:pPr>
      <w:ins w:id="2314" w:author="GoldenCorpusHarness" w:date="2026-03-28T21:57:49Z">
        <w:r>
          <w:t>Table 3Adequate Organ Function Laboratory Values80</w:t>
        </w:r>
      </w:ins>
    </w:p>
    <w:p ns2:paraId="7ED80704" ns2:textId="222BE028" w:rsidR="004F6B15" w:rsidRDefault="00501903">
      <w:pPr>
        <w:pStyle w:val="TableofFigures"/>
        <w:rPr>
          <w:rFonts w:asciiTheme="minorHAnsi" w:eastAsiaTheme="minorEastAsia" w:hAnsiTheme="minorHAnsi" w:cstheme="minorBidi"/>
          <w:sz w:val="22"/>
          <w:szCs w:val="22"/>
        </w:rPr>
      </w:pPr>
      <w:r>
        <w:t>Table</w:t>
      </w:r>
      <w:ins w:id="2315" w:author="GoldenCorpusHarness" w:date="2026-03-28T21:57:49Z">
        <w:r>
          <w:t xml:space="preserve"> 4Study</w:t>
        </w:r>
      </w:ins>
      <w:r>
        <w:t xml:space="preserve"> </w:t>
      </w:r>
      <w:del w:id="2316" w:author="GoldenCorpusHarness" w:date="2026-03-28T21:57:49Z">
        <w:r>
          <w:delText>1</w:delText>
        </w:r>
      </w:del>
      <w:r>
        <w:t>In</w:t>
      </w:r>
      <w:del w:id="2317" w:author="GoldenCorpusHarness" w:date="2026-03-28T21:57:49Z">
        <w:r>
          <w:delText>i</w:delText>
        </w:r>
      </w:del>
      <w:r>
        <w:t>t</w:t>
      </w:r>
      <w:del w:id="2318" w:author="GoldenCorpusHarness" w:date="2026-03-28T21:57:49Z">
        <w:r>
          <w:delText>ial T</w:delText>
        </w:r>
      </w:del>
      <w:ins w:id="2319" w:author="GoldenCorpusHarness" w:date="2026-03-28T21:57:49Z">
        <w:r>
          <w:t>e</w:t>
        </w:r>
      </w:ins>
      <w:r>
        <w:t>r</w:t>
      </w:r>
      <w:del w:id="2320" w:author="GoldenCorpusHarness" w:date="2026-03-28T21:57:49Z">
        <w:r>
          <w:delText>eatm</w:delText>
        </w:r>
      </w:del>
      <w:ins w:id="2321" w:author="GoldenCorpusHarness" w:date="2026-03-28T21:57:49Z">
        <w:r>
          <w:t>v</w:t>
        </w:r>
      </w:ins>
      <w:r>
        <w:t>ent</w:t>
      </w:r>
      <w:del w:id="2322" w:author="GoldenCorpusHarness" w:date="2026-03-28T21:57:49Z">
        <w:r>
          <w:delText xml:space="preserve"> Pha</w:delText>
        </w:r>
      </w:del>
      <w:ins w:id="2323" w:author="GoldenCorpusHarness" w:date="2026-03-28T21:57:49Z">
        <w:r>
          <w:t>ion</w:t>
        </w:r>
      </w:ins>
      <w:r>
        <w:t>s</w:t>
      </w:r>
      <w:del w:id="2324" w:author="GoldenCorpusHarness" w:date="2026-03-28T21:57:49Z">
        <w:r>
          <w:delText>e22</w:delText>
        </w:r>
      </w:del>
      <w:ins w:id="2325" w:author="GoldenCorpusHarness" w:date="2026-03-28T21:57:49Z">
        <w:r>
          <w:t>86</w:t>
        </w:r>
      </w:ins>
    </w:p>
    <w:p ns2:paraId="40921452" ns2:textId="1058C56D" w:rsidR="004F6B15" w:rsidRDefault="004F6B15">
      <w:pPr>
        <w:pStyle w:val="TableofFigures"/>
        <w:rPr>
          <w:rFonts w:asciiTheme="minorHAnsi" w:eastAsiaTheme="minorEastAsia" w:hAnsiTheme="minorHAnsi" w:cstheme="minorBidi"/>
          <w:sz w:val="22"/>
          <w:szCs w:val="22"/>
        </w:rPr>
      </w:pPr>
      <w:r>
        <w:t xml:space="preserve">Table </w:t>
      </w:r>
      <w:del w:id="2326" w:author="GoldenCorpusHarness" w:date="2026-03-28T21:57:49Z">
        <w:r>
          <w:delText>2S</w:delText>
        </w:r>
      </w:del>
      <w:ins w:id="2327" w:author="GoldenCorpusHarness" w:date="2026-03-28T21:57:49Z">
        <w:r>
          <w:t>5Dos</w:t>
        </w:r>
      </w:ins>
      <w:r>
        <w:t>e</w:t>
      </w:r>
      <w:ins w:id="2328" w:author="GoldenCorpusHarness" w:date="2026-03-28T21:57:49Z">
        <w:r>
          <w:t xml:space="preserve"> Modifi</w:t>
        </w:r>
      </w:ins>
      <w:r>
        <w:t>c</w:t>
      </w:r>
      <w:ins w:id="2329" w:author="GoldenCorpusHarness" w:date="2026-03-28T21:57:49Z">
        <w:r>
          <w:t>ati</w:t>
        </w:r>
      </w:ins>
      <w:r>
        <w:t>o</w:t>
      </w:r>
      <w:ins w:id="2330" w:author="GoldenCorpusHarness" w:date="2026-03-28T21:57:49Z">
        <w:r>
          <w:t>n a</w:t>
        </w:r>
      </w:ins>
      <w:r>
        <w:t xml:space="preserve">nd </w:t>
      </w:r>
      <w:del w:id="2331" w:author="GoldenCorpusHarness" w:date="2026-03-28T21:57:49Z">
        <w:r>
          <w:delText>C</w:delText>
        </w:r>
      </w:del>
      <w:ins w:id="2332" w:author="GoldenCorpusHarness" w:date="2026-03-28T21:57:49Z">
        <w:r>
          <w:t>T</w:t>
        </w:r>
      </w:ins>
      <w:r>
        <w:t>o</w:t>
      </w:r>
      <w:ins w:id="2333" w:author="GoldenCorpusHarness" w:date="2026-03-28T21:57:49Z">
        <w:r>
          <w:t>xicity Management G</w:t>
        </w:r>
      </w:ins>
      <w:r>
        <w:t>u</w:t>
      </w:r>
      <w:ins w:id="2334" w:author="GoldenCorpusHarness" w:date="2026-03-28T21:57:49Z">
        <w:r>
          <w:t>idelines for Immune-related Adve</w:t>
        </w:r>
      </w:ins>
      <w:r>
        <w:t xml:space="preserve">rse </w:t>
      </w:r>
      <w:ins w:id="2335" w:author="GoldenCorpusHarness" w:date="2026-03-28T21:57:49Z">
        <w:r>
          <w:t xml:space="preserve">Events Associated With </w:t>
        </w:r>
      </w:ins>
      <w:r>
        <w:t>P</w:t>
      </w:r>
      <w:ins w:id="2336" w:author="GoldenCorpusHarness" w:date="2026-03-28T21:57:49Z">
        <w:r>
          <w:t>embrolizumab Monot</w:t>
        </w:r>
      </w:ins>
      <w:r>
        <w:t>h</w:t>
      </w:r>
      <w:ins w:id="2337" w:author="GoldenCorpusHarness" w:date="2026-03-28T21:57:49Z">
        <w:r>
          <w:t>er</w:t>
        </w:r>
      </w:ins>
      <w:r>
        <w:t>a</w:t>
      </w:r>
      <w:ins w:id="2338" w:author="GoldenCorpusHarness" w:date="2026-03-28T21:57:49Z">
        <w:r>
          <w:t>py, Coformulation</w:t>
        </w:r>
      </w:ins>
      <w:r>
        <w:t>s</w:t>
      </w:r>
      <w:del w:id="2339" w:author="GoldenCorpusHarness" w:date="2026-03-28T21:57:49Z">
        <w:r>
          <w:delText>e34</w:delText>
        </w:r>
      </w:del>
      <w:ins w:id="2340" w:author="GoldenCorpusHarness" w:date="2026-03-28T21:57:49Z">
        <w:r>
          <w:t>, or IO Combinations92</w:t>
        </w:r>
      </w:ins>
    </w:p>
    <w:p ns2:paraId="3F226EF9" ns2:textId="210F5A4E" w:rsidR="004F6B15" w:rsidRDefault="004F6B15">
      <w:pPr>
        <w:pStyle w:val="TableofFigures"/>
        <w:rPr>
          <w:rFonts w:asciiTheme="minorHAnsi" w:eastAsiaTheme="minorEastAsia" w:hAnsiTheme="minorHAnsi" w:cstheme="minorBidi"/>
          <w:sz w:val="22"/>
          <w:szCs w:val="22"/>
        </w:rPr>
      </w:pPr>
      <w:r>
        <w:t xml:space="preserve">Table </w:t>
      </w:r>
      <w:del w:id="2341" w:author="GoldenCorpusHarness" w:date="2026-03-28T21:57:49Z">
        <w:r>
          <w:delText>3Ad</w:delText>
        </w:r>
      </w:del>
      <w:ins w:id="2342" w:author="GoldenCorpusHarness" w:date="2026-03-28T21:57:49Z">
        <w:r>
          <w:t>6P</w:t>
        </w:r>
      </w:ins>
      <w:r>
        <w:t>e</w:t>
      </w:r>
      <w:del w:id="2343" w:author="GoldenCorpusHarness" w:date="2026-03-28T21:57:49Z">
        <w:r>
          <w:delText>q</w:delText>
        </w:r>
      </w:del>
      <w:ins w:id="2344" w:author="GoldenCorpusHarness" w:date="2026-03-28T21:57:49Z">
        <w:r>
          <w:t>mbroliz</w:t>
        </w:r>
      </w:ins>
      <w:r>
        <w:t>u</w:t>
      </w:r>
      <w:ins w:id="2345" w:author="GoldenCorpusHarness" w:date="2026-03-28T21:57:49Z">
        <w:r>
          <w:t>m</w:t>
        </w:r>
      </w:ins>
      <w:r>
        <w:t>a</w:t>
      </w:r>
      <w:del w:id="2346" w:author="GoldenCorpusHarness" w:date="2026-03-28T21:57:49Z">
        <w:r>
          <w:delText>te</w:delText>
        </w:r>
      </w:del>
      <w:ins w:id="2347" w:author="GoldenCorpusHarness" w:date="2026-03-28T21:57:49Z">
        <w:r>
          <w:t>b</w:t>
        </w:r>
      </w:ins>
      <w:r>
        <w:t xml:space="preserve"> </w:t>
      </w:r>
      <w:del w:id="2348" w:author="GoldenCorpusHarness" w:date="2026-03-28T21:57:49Z">
        <w:r>
          <w:delText>Orga</w:delText>
        </w:r>
      </w:del>
      <w:ins w:id="2349" w:author="GoldenCorpusHarness" w:date="2026-03-28T21:57:49Z">
        <w:r>
          <w:t>Infusio</w:t>
        </w:r>
      </w:ins>
      <w:r>
        <w:t xml:space="preserve">n </w:t>
      </w:r>
      <w:del w:id="2350" w:author="GoldenCorpusHarness" w:date="2026-03-28T21:57:49Z">
        <w:r>
          <w:delText>Fun</w:delText>
        </w:r>
      </w:del>
      <w:ins w:id="2351" w:author="GoldenCorpusHarness" w:date="2026-03-28T21:57:49Z">
        <w:r>
          <w:t>Rea</w:t>
        </w:r>
      </w:ins>
      <w:r>
        <w:t xml:space="preserve">ction </w:t>
      </w:r>
      <w:del w:id="2352" w:author="GoldenCorpusHarness" w:date="2026-03-28T21:57:49Z">
        <w:r>
          <w:delText>Lab</w:delText>
        </w:r>
      </w:del>
      <w:ins w:id="2353" w:author="GoldenCorpusHarness" w:date="2026-03-28T21:57:49Z">
        <w:r>
          <w:t>D</w:t>
        </w:r>
      </w:ins>
      <w:r>
        <w:t>o</w:t>
      </w:r>
      <w:del w:id="2354" w:author="GoldenCorpusHarness" w:date="2026-03-28T21:57:49Z">
        <w:r>
          <w:delText>r</w:delText>
        </w:r>
      </w:del>
      <w:ins w:id="2355" w:author="GoldenCorpusHarness" w:date="2026-03-28T21:57:49Z">
        <w:r>
          <w:t>se Modific</w:t>
        </w:r>
      </w:ins>
      <w:r>
        <w:t>at</w:t>
      </w:r>
      <w:ins w:id="2356" w:author="GoldenCorpusHarness" w:date="2026-03-28T21:57:49Z">
        <w:r>
          <w:t>i</w:t>
        </w:r>
      </w:ins>
      <w:r>
        <w:t>o</w:t>
      </w:r>
      <w:ins w:id="2357" w:author="GoldenCorpusHarness" w:date="2026-03-28T21:57:49Z">
        <w:r>
          <w:t>n and T</w:t>
        </w:r>
      </w:ins>
      <w:r>
        <w:t>r</w:t>
      </w:r>
      <w:del w:id="2358" w:author="GoldenCorpusHarness" w:date="2026-03-28T21:57:49Z">
        <w:r>
          <w:delText>y</w:delText>
        </w:r>
      </w:del>
      <w:ins w:id="2359" w:author="GoldenCorpusHarness" w:date="2026-03-28T21:57:49Z">
        <w:r>
          <w:t>eatment</w:t>
        </w:r>
      </w:ins>
      <w:r>
        <w:t xml:space="preserve"> </w:t>
      </w:r>
      <w:del w:id="2360" w:author="GoldenCorpusHarness" w:date="2026-03-28T21:57:49Z">
        <w:r>
          <w:delText>Va</w:delText>
        </w:r>
      </w:del>
      <w:ins w:id="2361" w:author="GoldenCorpusHarness" w:date="2026-03-28T21:57:49Z">
        <w:r>
          <w:t>Guide</w:t>
        </w:r>
      </w:ins>
      <w:r>
        <w:t>l</w:t>
      </w:r>
      <w:del w:id="2362" w:author="GoldenCorpusHarness" w:date="2026-03-28T21:57:49Z">
        <w:r>
          <w:delText>u</w:delText>
        </w:r>
      </w:del>
      <w:ins w:id="2363" w:author="GoldenCorpusHarness" w:date="2026-03-28T21:57:49Z">
        <w:r>
          <w:t>in</w:t>
        </w:r>
      </w:ins>
      <w:r>
        <w:t>es</w:t>
      </w:r>
      <w:ins w:id="2364" w:author="GoldenCorpusHarness" w:date="2026-03-28T21:57:49Z">
        <w:r>
          <w:t>9</w:t>
        </w:r>
      </w:ins>
      <w:r>
        <w:t>6</w:t>
      </w:r>
      <w:del w:id="2365" w:author="GoldenCorpusHarness" w:date="2026-03-28T21:57:49Z">
        <w:r>
          <w:delText>3</w:delText>
        </w:r>
      </w:del>
    </w:p>
    <w:p ns2:paraId="2708107D" ns2:textId="05391BB5" w:rsidR="004F6B15" w:rsidRDefault="004F6B15">
      <w:pPr>
        <w:pStyle w:val="TableofFigures"/>
        <w:rPr>
          <w:rFonts w:asciiTheme="minorHAnsi" w:eastAsiaTheme="minorEastAsia" w:hAnsiTheme="minorHAnsi" w:cstheme="minorBidi"/>
          <w:sz w:val="22"/>
          <w:szCs w:val="22"/>
        </w:rPr>
      </w:pPr>
      <w:r>
        <w:t xml:space="preserve">Table </w:t>
      </w:r>
      <w:del w:id="2366" w:author="GoldenCorpusHarness" w:date="2026-03-28T21:57:49Z">
        <w:r>
          <w:delText>4S</w:delText>
        </w:r>
      </w:del>
      <w:ins w:id="2367" w:author="GoldenCorpusHarness" w:date="2026-03-28T21:57:49Z">
        <w:r>
          <w:t>7Dose Modifica</w:t>
        </w:r>
      </w:ins>
      <w:r>
        <w:t>t</w:t>
      </w:r>
      <w:ins w:id="2368" w:author="GoldenCorpusHarness" w:date="2026-03-28T21:57:49Z">
        <w:r>
          <w:t>ion G</w:t>
        </w:r>
      </w:ins>
      <w:r>
        <w:t>u</w:t>
      </w:r>
      <w:ins w:id="2369" w:author="GoldenCorpusHarness" w:date="2026-03-28T21:57:49Z">
        <w:r>
          <w:t>i</w:t>
        </w:r>
      </w:ins>
      <w:r>
        <w:t>d</w:t>
      </w:r>
      <w:del w:id="2370" w:author="GoldenCorpusHarness" w:date="2026-03-28T21:57:49Z">
        <w:r>
          <w:delText>y</w:delText>
        </w:r>
      </w:del>
      <w:ins w:id="2371" w:author="GoldenCorpusHarness" w:date="2026-03-28T21:57:49Z">
        <w:r>
          <w:t>elines</w:t>
        </w:r>
      </w:ins>
      <w:r>
        <w:t xml:space="preserve"> </w:t>
      </w:r>
      <w:del w:id="2372" w:author="GoldenCorpusHarness" w:date="2026-03-28T21:57:49Z">
        <w:r>
          <w:delText>I</w:delText>
        </w:r>
      </w:del>
      <w:ins w:id="2373" w:author="GoldenCorpusHarness" w:date="2026-03-28T21:57:49Z">
        <w:r>
          <w:t>for Le</w:t>
        </w:r>
      </w:ins>
      <w:r>
        <w:t>n</w:t>
      </w:r>
      <w:ins w:id="2374" w:author="GoldenCorpusHarness" w:date="2026-03-28T21:57:49Z">
        <w:r>
          <w:t>vatinib-Rela</w:t>
        </w:r>
      </w:ins>
      <w:r>
        <w:t>te</w:t>
      </w:r>
      <w:ins w:id="2375" w:author="GoldenCorpusHarness" w:date="2026-03-28T21:57:49Z">
        <w:r>
          <w:t>d Adve</w:t>
        </w:r>
      </w:ins>
      <w:r>
        <w:t>r</w:t>
      </w:r>
      <w:ins w:id="2376" w:author="GoldenCorpusHarness" w:date="2026-03-28T21:57:49Z">
        <w:r>
          <w:t>se E</w:t>
        </w:r>
      </w:ins>
      <w:r>
        <w:t>vent</w:t>
      </w:r>
      <w:del w:id="2377" w:author="GoldenCorpusHarness" w:date="2026-03-28T21:57:49Z">
        <w:r>
          <w:delText>ion</w:delText>
        </w:r>
      </w:del>
      <w:r>
        <w:t>s</w:t>
      </w:r>
      <w:del w:id="2378" w:author="GoldenCorpusHarness" w:date="2026-03-28T21:57:49Z">
        <w:r>
          <w:delText>6</w:delText>
        </w:r>
      </w:del>
      <w:ins w:id="2379" w:author="GoldenCorpusHarness" w:date="2026-03-28T21:57:49Z">
        <w:r>
          <w:t>9</w:t>
        </w:r>
      </w:ins>
      <w:r>
        <w:t>8</w:t>
      </w:r>
    </w:p>
    <w:p ns2:paraId="7B6D5091" ns2:textId="4B67CECD" w:rsidR="004F6B15" w:rsidRDefault="004F6B15">
      <w:pPr>
        <w:pStyle w:val="TableofFigures"/>
        <w:rPr>
          <w:rFonts w:asciiTheme="minorHAnsi" w:eastAsiaTheme="minorEastAsia" w:hAnsiTheme="minorHAnsi" w:cstheme="minorBidi"/>
          <w:sz w:val="22"/>
          <w:szCs w:val="22"/>
        </w:rPr>
      </w:pPr>
      <w:r>
        <w:t>Table</w:t>
      </w:r>
      <w:ins w:id="2380" w:author="GoldenCorpusHarness" w:date="2026-03-28T21:57:49Z">
        <w:r>
          <w:t xml:space="preserve"> 8Reporting</w:t>
        </w:r>
      </w:ins>
      <w:r>
        <w:t xml:space="preserve"> </w:t>
      </w:r>
      <w:del w:id="2381" w:author="GoldenCorpusHarness" w:date="2026-03-28T21:57:49Z">
        <w:r>
          <w:delText>5Dos</w:delText>
        </w:r>
      </w:del>
      <w:ins w:id="2382" w:author="GoldenCorpusHarness" w:date="2026-03-28T21:57:49Z">
        <w:r>
          <w:t>P</w:t>
        </w:r>
      </w:ins>
      <w:r>
        <w:t>e</w:t>
      </w:r>
      <w:del w:id="2383" w:author="GoldenCorpusHarness" w:date="2026-03-28T21:57:49Z">
        <w:r>
          <w:delText xml:space="preserve"> M</w:delText>
        </w:r>
      </w:del>
      <w:ins w:id="2384" w:author="GoldenCorpusHarness" w:date="2026-03-28T21:57:49Z">
        <w:r>
          <w:t>ri</w:t>
        </w:r>
      </w:ins>
      <w:r>
        <w:t>od</w:t>
      </w:r>
      <w:del w:id="2385" w:author="GoldenCorpusHarness" w:date="2026-03-28T21:57:49Z">
        <w:r>
          <w:delText>ification</w:delText>
        </w:r>
      </w:del>
      <w:ins w:id="2386" w:author="GoldenCorpusHarness" w:date="2026-03-28T21:57:49Z">
        <w:r>
          <w:t>s</w:t>
        </w:r>
      </w:ins>
      <w:r>
        <w:t xml:space="preserve"> and T</w:t>
      </w:r>
      <w:del w:id="2387" w:author="GoldenCorpusHarness" w:date="2026-03-28T21:57:49Z">
        <w:r>
          <w:delText>ox</w:delText>
        </w:r>
      </w:del>
      <w:r>
        <w:t>i</w:t>
      </w:r>
      <w:del w:id="2388" w:author="GoldenCorpusHarness" w:date="2026-03-28T21:57:49Z">
        <w:r>
          <w:delText>city Manage</w:delText>
        </w:r>
      </w:del>
      <w:r>
        <w:t>me</w:t>
      </w:r>
      <w:del w:id="2389" w:author="GoldenCorpusHarness" w:date="2026-03-28T21:57:49Z">
        <w:r>
          <w:delText>nt</w:delText>
        </w:r>
      </w:del>
      <w:r>
        <w:t xml:space="preserve"> </w:t>
      </w:r>
      <w:del w:id="2390" w:author="GoldenCorpusHarness" w:date="2026-03-28T21:57:49Z">
        <w:r>
          <w:delText>Guidelin</w:delText>
        </w:r>
      </w:del>
      <w:ins w:id="2391" w:author="GoldenCorpusHarness" w:date="2026-03-28T21:57:49Z">
        <w:r>
          <w:t>Fram</w:t>
        </w:r>
      </w:ins>
      <w:r>
        <w:t>es for</w:t>
      </w:r>
      <w:del w:id="2392" w:author="GoldenCorpusHarness" w:date="2026-03-28T21:57:49Z">
        <w:r>
          <w:delText xml:space="preserve"> Immune-related</w:delText>
        </w:r>
      </w:del>
      <w:r>
        <w:t xml:space="preserve"> Adverse Events </w:t>
      </w:r>
      <w:del w:id="2393" w:author="GoldenCorpusHarness" w:date="2026-03-28T21:57:49Z">
        <w:r>
          <w:delText>Associ</w:delText>
        </w:r>
      </w:del>
      <w:r>
        <w:t>a</w:t>
      </w:r>
      <w:del w:id="2394" w:author="GoldenCorpusHarness" w:date="2026-03-28T21:57:49Z">
        <w:r>
          <w:delText>te</w:delText>
        </w:r>
      </w:del>
      <w:ins w:id="2395" w:author="GoldenCorpusHarness" w:date="2026-03-28T21:57:49Z">
        <w:r>
          <w:t>n</w:t>
        </w:r>
      </w:ins>
      <w:r>
        <w:t xml:space="preserve">d </w:t>
      </w:r>
      <w:del w:id="2396" w:author="GoldenCorpusHarness" w:date="2026-03-28T21:57:49Z">
        <w:r>
          <w:delText>with Pembrolizumab Mono</w:delText>
        </w:r>
      </w:del>
      <w:ins w:id="2397" w:author="GoldenCorpusHarness" w:date="2026-03-28T21:57:49Z">
        <w:r>
          <w:t>O</w:t>
        </w:r>
      </w:ins>
      <w:r>
        <w:t>ther</w:t>
      </w:r>
      <w:del w:id="2398" w:author="GoldenCorpusHarness" w:date="2026-03-28T21:57:49Z">
        <w:r>
          <w:delText>a</w:delText>
        </w:r>
      </w:del>
      <w:ins w:id="2399" w:author="GoldenCorpusHarness" w:date="2026-03-28T21:57:49Z">
        <w:r>
          <w:t xml:space="preserve"> Re</w:t>
        </w:r>
      </w:ins>
      <w:r>
        <w:t>p</w:t>
      </w:r>
      <w:del w:id="2400" w:author="GoldenCorpusHarness" w:date="2026-03-28T21:57:49Z">
        <w:r>
          <w:delText>y, Cof</w:delText>
        </w:r>
      </w:del>
      <w:r>
        <w:t>or</w:t>
      </w:r>
      <w:del w:id="2401" w:author="GoldenCorpusHarness" w:date="2026-03-28T21:57:49Z">
        <w:r>
          <w:delText>mu</w:delText>
        </w:r>
      </w:del>
      <w:ins w:id="2402" w:author="GoldenCorpusHarness" w:date="2026-03-28T21:57:49Z">
        <w:r>
          <w:t>tab</w:t>
        </w:r>
      </w:ins>
      <w:r>
        <w:t>l</w:t>
      </w:r>
      <w:ins w:id="2403" w:author="GoldenCorpusHarness" w:date="2026-03-28T21:57:49Z">
        <w:r>
          <w:t>e S</w:t>
        </w:r>
      </w:ins>
      <w:r>
        <w:t>a</w:t>
      </w:r>
      <w:ins w:id="2404" w:author="GoldenCorpusHarness" w:date="2026-03-28T21:57:49Z">
        <w:r>
          <w:t>fe</w:t>
        </w:r>
      </w:ins>
      <w:r>
        <w:t>t</w:t>
      </w:r>
      <w:del w:id="2405" w:author="GoldenCorpusHarness" w:date="2026-03-28T21:57:49Z">
        <w:r>
          <w:delText>io</w:delText>
        </w:r>
      </w:del>
      <w:ins w:id="2406" w:author="GoldenCorpusHarness" w:date="2026-03-28T21:57:49Z">
        <w:r>
          <w:t>y Eve</w:t>
        </w:r>
      </w:ins>
      <w:r>
        <w:t>n</w:t>
      </w:r>
      <w:ins w:id="2407" w:author="GoldenCorpusHarness" w:date="2026-03-28T21:57:49Z">
        <w:r>
          <w:t>t</w:t>
        </w:r>
      </w:ins>
      <w:r>
        <w:t>s</w:t>
      </w:r>
      <w:del w:id="2408" w:author="GoldenCorpusHarness" w:date="2026-03-28T21:57:49Z">
        <w:r>
          <w:delText xml:space="preserve"> or IO Combinations74</w:delText>
        </w:r>
      </w:del>
      <w:ins w:id="2409" w:author="GoldenCorpusHarness" w:date="2026-03-28T21:57:49Z">
        <w:r>
          <w:t>128</w:t>
        </w:r>
      </w:ins>
    </w:p>
    <w:p ns2:paraId="2BB8BD9E" ns2:textId="7BE78E74" w:rsidR="004F6B15" w:rsidRDefault="004F6B15">
      <w:pPr>
        <w:pStyle w:val="TableofFigures"/>
        <w:rPr>
          <w:rFonts w:asciiTheme="minorHAnsi" w:eastAsiaTheme="minorEastAsia" w:hAnsiTheme="minorHAnsi" w:cstheme="minorBidi"/>
          <w:sz w:val="22"/>
          <w:szCs w:val="22"/>
        </w:rPr>
      </w:pPr>
      <w:r>
        <w:t xml:space="preserve">Table </w:t>
      </w:r>
      <w:del w:id="2410" w:author="GoldenCorpusHarness" w:date="2026-03-28T21:57:49Z">
        <w:r>
          <w:delText>6</w:delText>
        </w:r>
      </w:del>
      <w:ins w:id="2411" w:author="GoldenCorpusHarness" w:date="2026-03-28T21:57:49Z">
        <w:r>
          <w:t xml:space="preserve">9Censoring Rules for </w:t>
        </w:r>
      </w:ins>
      <w:r>
        <w:t>P</w:t>
      </w:r>
      <w:del w:id="2412" w:author="GoldenCorpusHarness" w:date="2026-03-28T21:57:49Z">
        <w:r>
          <w:delText>emb</w:delText>
        </w:r>
      </w:del>
      <w:r>
        <w:t>r</w:t>
      </w:r>
      <w:del w:id="2413" w:author="GoldenCorpusHarness" w:date="2026-03-28T21:57:49Z">
        <w:r>
          <w:delText>ol</w:delText>
        </w:r>
      </w:del>
      <w:r>
        <w:t>i</w:t>
      </w:r>
      <w:del w:id="2414" w:author="GoldenCorpusHarness" w:date="2026-03-28T21:57:49Z">
        <w:r>
          <w:delText>zu</w:delText>
        </w:r>
      </w:del>
      <w:r>
        <w:t>ma</w:t>
      </w:r>
      <w:del w:id="2415" w:author="GoldenCorpusHarness" w:date="2026-03-28T21:57:49Z">
        <w:r>
          <w:delText>b Infusion Reaction Dose Modification</w:delText>
        </w:r>
      </w:del>
      <w:ins w:id="2416" w:author="GoldenCorpusHarness" w:date="2026-03-28T21:57:49Z">
        <w:r>
          <w:t>ry</w:t>
        </w:r>
      </w:ins>
      <w:r>
        <w:t xml:space="preserve"> and </w:t>
      </w:r>
      <w:del w:id="2417" w:author="GoldenCorpusHarness" w:date="2026-03-28T21:57:49Z">
        <w:r>
          <w:delText>Treatm</w:delText>
        </w:r>
      </w:del>
      <w:ins w:id="2418" w:author="GoldenCorpusHarness" w:date="2026-03-28T21:57:49Z">
        <w:r>
          <w:t>S</w:t>
        </w:r>
      </w:ins>
      <w:r>
        <w:t>en</w:t>
      </w:r>
      <w:ins w:id="2419" w:author="GoldenCorpusHarness" w:date="2026-03-28T21:57:49Z">
        <w:r>
          <w:t>si</w:t>
        </w:r>
      </w:ins>
      <w:r>
        <w:t>t</w:t>
      </w:r>
      <w:ins w:id="2420" w:author="GoldenCorpusHarness" w:date="2026-03-28T21:57:49Z">
        <w:r>
          <w:t>ivity</w:t>
        </w:r>
      </w:ins>
      <w:r>
        <w:t xml:space="preserve"> </w:t>
      </w:r>
      <w:del w:id="2421" w:author="GoldenCorpusHarness" w:date="2026-03-28T21:57:49Z">
        <w:r>
          <w:delText>Guide</w:delText>
        </w:r>
      </w:del>
      <w:ins w:id="2422" w:author="GoldenCorpusHarness" w:date="2026-03-28T21:57:49Z">
        <w:r>
          <w:t>Ana</w:t>
        </w:r>
      </w:ins>
      <w:r>
        <w:t>l</w:t>
      </w:r>
      <w:del w:id="2423" w:author="GoldenCorpusHarness" w:date="2026-03-28T21:57:49Z">
        <w:r>
          <w:delText>in</w:delText>
        </w:r>
      </w:del>
      <w:ins w:id="2424" w:author="GoldenCorpusHarness" w:date="2026-03-28T21:57:49Z">
        <w:r>
          <w:t>ys</w:t>
        </w:r>
      </w:ins>
      <w:r>
        <w:t>es</w:t>
      </w:r>
      <w:del w:id="2425" w:author="GoldenCorpusHarness" w:date="2026-03-28T21:57:49Z">
        <w:r>
          <w:delText>78</w:delText>
        </w:r>
      </w:del>
      <w:ins w:id="2426" w:author="GoldenCorpusHarness" w:date="2026-03-28T21:57:49Z">
        <w:r>
          <w:t xml:space="preserve"> of PFS143</w:t>
        </w:r>
      </w:ins>
    </w:p>
    <w:p ns2:paraId="694F2273" ns2:textId="26FAD237" w:rsidR="004F6B15" w:rsidRDefault="004F6B15">
      <w:pPr>
        <w:pStyle w:val="TableofFigures"/>
        <w:rPr>
          <w:rFonts w:asciiTheme="minorHAnsi" w:eastAsiaTheme="minorEastAsia" w:hAnsiTheme="minorHAnsi" w:cstheme="minorBidi"/>
          <w:sz w:val="22"/>
          <w:szCs w:val="22"/>
        </w:rPr>
      </w:pPr>
      <w:r>
        <w:t xml:space="preserve">Table </w:t>
      </w:r>
      <w:del w:id="2427" w:author="GoldenCorpusHarness" w:date="2026-03-28T21:57:49Z">
        <w:r>
          <w:delText>7D</w:delText>
        </w:r>
      </w:del>
      <w:ins w:id="2428" w:author="GoldenCorpusHarness" w:date="2026-03-28T21:57:49Z">
        <w:r>
          <w:t>10Cens</w:t>
        </w:r>
      </w:ins>
      <w:r>
        <w:t>o</w:t>
      </w:r>
      <w:del w:id="2429" w:author="GoldenCorpusHarness" w:date="2026-03-28T21:57:49Z">
        <w:r>
          <w:delText>se Modification Guidel</w:delText>
        </w:r>
      </w:del>
      <w:ins w:id="2430" w:author="GoldenCorpusHarness" w:date="2026-03-28T21:57:49Z">
        <w:r>
          <w:t>r</w:t>
        </w:r>
      </w:ins>
      <w:r>
        <w:t>in</w:t>
      </w:r>
      <w:ins w:id="2431" w:author="GoldenCorpusHarness" w:date="2026-03-28T21:57:49Z">
        <w:r>
          <w:t>g Rul</w:t>
        </w:r>
      </w:ins>
      <w:r>
        <w:t xml:space="preserve">es for </w:t>
      </w:r>
      <w:del w:id="2432" w:author="GoldenCorpusHarness" w:date="2026-03-28T21:57:49Z">
        <w:r>
          <w:delText>Lenvatinib-</w:delText>
        </w:r>
      </w:del>
      <w:ins w:id="2433" w:author="GoldenCorpusHarness" w:date="2026-03-28T21:57:49Z">
        <w:r>
          <w:t>DO</w:t>
        </w:r>
      </w:ins>
      <w:r>
        <w:t>R</w:t>
      </w:r>
      <w:del w:id="2434" w:author="GoldenCorpusHarness" w:date="2026-03-28T21:57:49Z">
        <w:r>
          <w:delText>elated Adverse Events80</w:delText>
        </w:r>
      </w:del>
      <w:ins w:id="2435" w:author="GoldenCorpusHarness" w:date="2026-03-28T21:57:49Z">
        <w:r>
          <w:t>144</w:t>
        </w:r>
      </w:ins>
    </w:p>
    <w:p ns2:paraId="1BE97DA1" ns2:textId="08E24AD8" w:rsidR="004F6B15" w:rsidRDefault="004F6B15">
      <w:pPr>
        <w:pStyle w:val="TableofFigures"/>
        <w:rPr>
          <w:rFonts w:asciiTheme="minorHAnsi" w:eastAsiaTheme="minorEastAsia" w:hAnsiTheme="minorHAnsi" w:cstheme="minorBidi"/>
          <w:sz w:val="22"/>
          <w:szCs w:val="22"/>
        </w:rPr>
      </w:pPr>
      <w:r>
        <w:t xml:space="preserve">Table </w:t>
      </w:r>
      <w:del w:id="2436" w:author="GoldenCorpusHarness" w:date="2026-03-28T21:57:49Z">
        <w:r>
          <w:delText>8Report</w:delText>
        </w:r>
      </w:del>
      <w:ins w:id="2437" w:author="GoldenCorpusHarness" w:date="2026-03-28T21:57:49Z">
        <w:r>
          <w:t>11Analys</w:t>
        </w:r>
      </w:ins>
      <w:r>
        <w:t>i</w:t>
      </w:r>
      <w:del w:id="2438" w:author="GoldenCorpusHarness" w:date="2026-03-28T21:57:49Z">
        <w:r>
          <w:delText>ng Time Period</w:delText>
        </w:r>
      </w:del>
      <w:r>
        <w:t xml:space="preserve">s </w:t>
      </w:r>
      <w:del w:id="2439" w:author="GoldenCorpusHarness" w:date="2026-03-28T21:57:49Z">
        <w:r>
          <w:delText>and Time F</w:delText>
        </w:r>
      </w:del>
      <w:ins w:id="2440" w:author="GoldenCorpusHarness" w:date="2026-03-28T21:57:49Z">
        <w:r>
          <w:t>St</w:t>
        </w:r>
      </w:ins>
      <w:r>
        <w:t>ra</w:t>
      </w:r>
      <w:del w:id="2441" w:author="GoldenCorpusHarness" w:date="2026-03-28T21:57:49Z">
        <w:r>
          <w:delText>m</w:delText>
        </w:r>
      </w:del>
      <w:ins w:id="2442" w:author="GoldenCorpusHarness" w:date="2026-03-28T21:57:49Z">
        <w:r>
          <w:t>t</w:t>
        </w:r>
      </w:ins>
      <w:r>
        <w:t>e</w:t>
      </w:r>
      <w:del w:id="2443" w:author="GoldenCorpusHarness" w:date="2026-03-28T21:57:49Z">
        <w:r>
          <w:delText>s</w:delText>
        </w:r>
      </w:del>
      <w:ins w:id="2444" w:author="GoldenCorpusHarness" w:date="2026-03-28T21:57:49Z">
        <w:r>
          <w:t>gy</w:t>
        </w:r>
      </w:ins>
      <w:r>
        <w:t xml:space="preserve"> for </w:t>
      </w:r>
      <w:del w:id="2445" w:author="GoldenCorpusHarness" w:date="2026-03-28T21:57:49Z">
        <w:r>
          <w:delText>Adv</w:delText>
        </w:r>
      </w:del>
      <w:ins w:id="2446" w:author="GoldenCorpusHarness" w:date="2026-03-28T21:57:49Z">
        <w:r>
          <w:t>K</w:t>
        </w:r>
      </w:ins>
      <w:r>
        <w:t>e</w:t>
      </w:r>
      <w:del w:id="2447" w:author="GoldenCorpusHarness" w:date="2026-03-28T21:57:49Z">
        <w:r>
          <w:delText>rse</w:delText>
        </w:r>
      </w:del>
      <w:ins w:id="2448" w:author="GoldenCorpusHarness" w:date="2026-03-28T21:57:49Z">
        <w:r>
          <w:t>y</w:t>
        </w:r>
      </w:ins>
      <w:r>
        <w:t xml:space="preserve"> E</w:t>
      </w:r>
      <w:del w:id="2449" w:author="GoldenCorpusHarness" w:date="2026-03-28T21:57:49Z">
        <w:r>
          <w:delText>vents</w:delText>
        </w:r>
      </w:del>
      <w:ins w:id="2450" w:author="GoldenCorpusHarness" w:date="2026-03-28T21:57:49Z">
        <w:r>
          <w:t>fficacy</w:t>
        </w:r>
      </w:ins>
      <w:r>
        <w:t xml:space="preserve"> </w:t>
      </w:r>
      <w:ins w:id="2451" w:author="GoldenCorpusHarness" w:date="2026-03-28T21:57:49Z">
        <w:r>
          <w:t>V</w:t>
        </w:r>
      </w:ins>
      <w:r>
        <w:t>a</w:t>
      </w:r>
      <w:del w:id="2452" w:author="GoldenCorpusHarness" w:date="2026-03-28T21:57:49Z">
        <w:r>
          <w:delText>nd Othe</w:delText>
        </w:r>
      </w:del>
      <w:r>
        <w:t>r</w:t>
      </w:r>
      <w:del w:id="2453" w:author="GoldenCorpusHarness" w:date="2026-03-28T21:57:49Z">
        <w:r>
          <w:delText xml:space="preserve"> Report</w:delText>
        </w:r>
      </w:del>
      <w:ins w:id="2454" w:author="GoldenCorpusHarness" w:date="2026-03-28T21:57:49Z">
        <w:r>
          <w:t>i</w:t>
        </w:r>
      </w:ins>
      <w:r>
        <w:t>able</w:t>
      </w:r>
      <w:del w:id="2455" w:author="GoldenCorpusHarness" w:date="2026-03-28T21:57:49Z">
        <w:r>
          <w:delText xml:space="preserve"> Safety Event</w:delText>
        </w:r>
      </w:del>
      <w:r>
        <w:t>s1</w:t>
      </w:r>
      <w:del w:id="2456" w:author="GoldenCorpusHarness" w:date="2026-03-28T21:57:49Z">
        <w:r>
          <w:delText>08</w:delText>
        </w:r>
      </w:del>
      <w:ins w:id="2457" w:author="GoldenCorpusHarness" w:date="2026-03-28T21:57:49Z">
        <w:r>
          <w:t>44</w:t>
        </w:r>
      </w:ins>
    </w:p>
    <w:p ns2:paraId="678559E2" ns2:textId="6C9ACE9E" w:rsidR="004F6B15" w:rsidRDefault="004F6B15">
      <w:pPr>
        <w:pStyle w:val="TableofFigures"/>
        <w:rPr>
          <w:rFonts w:asciiTheme="minorHAnsi" w:eastAsiaTheme="minorEastAsia" w:hAnsiTheme="minorHAnsi" w:cstheme="minorBidi"/>
          <w:sz w:val="22"/>
          <w:szCs w:val="22"/>
        </w:rPr>
      </w:pPr>
      <w:r>
        <w:t xml:space="preserve">Table </w:t>
      </w:r>
      <w:del w:id="2458" w:author="GoldenCorpusHarness" w:date="2026-03-28T21:57:49Z">
        <w:r>
          <w:delText xml:space="preserve">9Censoring Rules for Primary and Sensitivity </w:delText>
        </w:r>
      </w:del>
      <w:ins w:id="2459" w:author="GoldenCorpusHarness" w:date="2026-03-28T21:57:49Z">
        <w:r>
          <w:t>12</w:t>
        </w:r>
      </w:ins>
      <w:r>
        <w:t>Analys</w:t>
      </w:r>
      <w:del w:id="2460" w:author="GoldenCorpusHarness" w:date="2026-03-28T21:57:49Z">
        <w:r>
          <w:delText>e</w:delText>
        </w:r>
      </w:del>
      <w:ins w:id="2461" w:author="GoldenCorpusHarness" w:date="2026-03-28T21:57:49Z">
        <w:r>
          <w:t>i</w:t>
        </w:r>
      </w:ins>
      <w:r>
        <w:t xml:space="preserve">s </w:t>
      </w:r>
      <w:ins w:id="2462" w:author="GoldenCorpusHarness" w:date="2026-03-28T21:57:49Z">
        <w:r>
          <w:t>Strategy f</w:t>
        </w:r>
      </w:ins>
      <w:r>
        <w:t>o</w:t>
      </w:r>
      <w:ins w:id="2463" w:author="GoldenCorpusHarness" w:date="2026-03-28T21:57:49Z">
        <w:r>
          <w:t>r Sa</w:t>
        </w:r>
      </w:ins>
      <w:r>
        <w:t>f</w:t>
      </w:r>
      <w:ins w:id="2464" w:author="GoldenCorpusHarness" w:date="2026-03-28T21:57:49Z">
        <w:r>
          <w:t>ety</w:t>
        </w:r>
      </w:ins>
      <w:r>
        <w:t xml:space="preserve"> P</w:t>
      </w:r>
      <w:del w:id="2465" w:author="GoldenCorpusHarness" w:date="2026-03-28T21:57:49Z">
        <w:r>
          <w:delText>FS</w:delText>
        </w:r>
      </w:del>
      <w:ins w:id="2466" w:author="GoldenCorpusHarness" w:date="2026-03-28T21:57:49Z">
        <w:r>
          <w:t>arameters</w:t>
        </w:r>
      </w:ins>
      <w:r>
        <w:t>1</w:t>
      </w:r>
      <w:del w:id="2467" w:author="GoldenCorpusHarness" w:date="2026-03-28T21:57:49Z">
        <w:r>
          <w:delText>21</w:delText>
        </w:r>
      </w:del>
      <w:ins w:id="2468" w:author="GoldenCorpusHarness" w:date="2026-03-28T21:57:49Z">
        <w:r>
          <w:t>46</w:t>
        </w:r>
      </w:ins>
    </w:p>
    <w:p ns2:paraId="01D62F7D" ns2:textId="2745A50B" w:rsidR="004F6B15" w:rsidRDefault="004F6B15">
      <w:pPr>
        <w:pStyle w:val="TableofFigures"/>
        <w:rPr>
          <w:rFonts w:asciiTheme="minorHAnsi" w:eastAsiaTheme="minorEastAsia" w:hAnsiTheme="minorHAnsi" w:cstheme="minorBidi"/>
          <w:sz w:val="22"/>
          <w:szCs w:val="22"/>
        </w:rPr>
      </w:pPr>
      <w:r>
        <w:t>Table 1</w:t>
      </w:r>
      <w:del w:id="2469" w:author="GoldenCorpusHarness" w:date="2026-03-28T21:57:49Z">
        <w:r>
          <w:delText>0C</w:delText>
        </w:r>
      </w:del>
      <w:ins w:id="2470" w:author="GoldenCorpusHarness" w:date="2026-03-28T21:57:49Z">
        <w:r>
          <w:t>3Summary of Int</w:t>
        </w:r>
      </w:ins>
      <w:r>
        <w:t>e</w:t>
      </w:r>
      <w:del w:id="2471" w:author="GoldenCorpusHarness" w:date="2026-03-28T21:57:49Z">
        <w:r>
          <w:delText>nso</w:delText>
        </w:r>
      </w:del>
      <w:r>
        <w:t>ri</w:t>
      </w:r>
      <w:ins w:id="2472" w:author="GoldenCorpusHarness" w:date="2026-03-28T21:57:49Z">
        <w:r>
          <w:t>m a</w:t>
        </w:r>
      </w:ins>
      <w:r>
        <w:t>n</w:t>
      </w:r>
      <w:del w:id="2473" w:author="GoldenCorpusHarness" w:date="2026-03-28T21:57:49Z">
        <w:r>
          <w:delText>g</w:delText>
        </w:r>
      </w:del>
      <w:ins w:id="2474" w:author="GoldenCorpusHarness" w:date="2026-03-28T21:57:49Z">
        <w:r>
          <w:t>d</w:t>
        </w:r>
      </w:ins>
      <w:r>
        <w:t xml:space="preserve"> </w:t>
      </w:r>
      <w:del w:id="2475" w:author="GoldenCorpusHarness" w:date="2026-03-28T21:57:49Z">
        <w:r>
          <w:delText>Ru</w:delText>
        </w:r>
      </w:del>
      <w:ins w:id="2476" w:author="GoldenCorpusHarness" w:date="2026-03-28T21:57:49Z">
        <w:r>
          <w:t>Fina</w:t>
        </w:r>
      </w:ins>
      <w:r>
        <w:t>l</w:t>
      </w:r>
      <w:ins w:id="2477" w:author="GoldenCorpusHarness" w:date="2026-03-28T21:57:49Z">
        <w:r>
          <w:t xml:space="preserve"> Analys</w:t>
        </w:r>
      </w:ins>
      <w:r>
        <w:t xml:space="preserve">es </w:t>
      </w:r>
      <w:del w:id="2478" w:author="GoldenCorpusHarness" w:date="2026-03-28T21:57:49Z">
        <w:r>
          <w:delText>fo</w:delText>
        </w:r>
      </w:del>
      <w:ins w:id="2479" w:author="GoldenCorpusHarness" w:date="2026-03-28T21:57:49Z">
        <w:r>
          <w:t>St</w:t>
        </w:r>
      </w:ins>
      <w:r>
        <w:t>r</w:t>
      </w:r>
      <w:del w:id="2480" w:author="GoldenCorpusHarness" w:date="2026-03-28T21:57:49Z">
        <w:r>
          <w:delText xml:space="preserve"> DOR</w:delText>
        </w:r>
      </w:del>
      <w:ins w:id="2481" w:author="GoldenCorpusHarness" w:date="2026-03-28T21:57:49Z">
        <w:r>
          <w:t>ategy</w:t>
        </w:r>
      </w:ins>
      <w:r>
        <w:t>1</w:t>
      </w:r>
      <w:del w:id="2482" w:author="GoldenCorpusHarness" w:date="2026-03-28T21:57:49Z">
        <w:r>
          <w:delText>22</w:delText>
        </w:r>
      </w:del>
      <w:ins w:id="2483" w:author="GoldenCorpusHarness" w:date="2026-03-28T21:57:49Z">
        <w:r>
          <w:t>48</w:t>
        </w:r>
      </w:ins>
    </w:p>
    <w:p ns2:paraId="10E86F9B" ns2:textId="6FFBC83C" w:rsidR="004F6B15" w:rsidRDefault="004F6B15">
      <w:pPr>
        <w:pStyle w:val="TableofFigures"/>
        <w:rPr>
          <w:rFonts w:asciiTheme="minorHAnsi" w:eastAsiaTheme="minorEastAsia" w:hAnsiTheme="minorHAnsi" w:cstheme="minorBidi"/>
          <w:sz w:val="22"/>
          <w:szCs w:val="22"/>
        </w:rPr>
      </w:pPr>
      <w:r>
        <w:t>Table 1</w:t>
      </w:r>
      <w:del w:id="2484" w:author="GoldenCorpusHarness" w:date="2026-03-28T21:57:49Z">
        <w:r>
          <w:delText>1Analy</w:delText>
        </w:r>
      </w:del>
      <w:ins w:id="2485" w:author="GoldenCorpusHarness" w:date="2026-03-28T21:57:49Z">
        <w:r>
          <w:t>4Pos</w:t>
        </w:r>
      </w:ins>
      <w:r>
        <w:t>si</w:t>
      </w:r>
      <w:ins w:id="2486" w:author="GoldenCorpusHarness" w:date="2026-03-28T21:57:49Z">
        <w:r>
          <w:t>ble α Level</w:t>
        </w:r>
      </w:ins>
      <w:r>
        <w:t xml:space="preserve">s </w:t>
      </w:r>
      <w:ins w:id="2487" w:author="GoldenCorpusHarness" w:date="2026-03-28T21:57:49Z">
        <w:r>
          <w:t>(One-</w:t>
        </w:r>
      </w:ins>
      <w:r>
        <w:t>S</w:t>
      </w:r>
      <w:del w:id="2488" w:author="GoldenCorpusHarness" w:date="2026-03-28T21:57:49Z">
        <w:r>
          <w:delText>t</w:delText>
        </w:r>
      </w:del>
      <w:ins w:id="2489" w:author="GoldenCorpusHarness" w:date="2026-03-28T21:57:49Z">
        <w:r>
          <w:t>ided) and App</w:t>
        </w:r>
      </w:ins>
      <w:r>
        <w:t>r</w:t>
      </w:r>
      <w:ins w:id="2490" w:author="GoldenCorpusHarness" w:date="2026-03-28T21:57:49Z">
        <w:r>
          <w:t>oxim</w:t>
        </w:r>
      </w:ins>
      <w:r>
        <w:t>ate</w:t>
      </w:r>
      <w:del w:id="2491" w:author="GoldenCorpusHarness" w:date="2026-03-28T21:57:49Z">
        <w:r>
          <w:delText>gy</w:delText>
        </w:r>
      </w:del>
      <w:r>
        <w:t xml:space="preserve"> </w:t>
      </w:r>
      <w:ins w:id="2492" w:author="GoldenCorpusHarness" w:date="2026-03-28T21:57:49Z">
        <w:r>
          <w:t>ORR Di</w:t>
        </w:r>
      </w:ins>
      <w:r>
        <w:t>f</w:t>
      </w:r>
      <w:ins w:id="2493" w:author="GoldenCorpusHarness" w:date="2026-03-28T21:57:49Z">
        <w:r>
          <w:t>ference Required t</w:t>
        </w:r>
      </w:ins>
      <w:r>
        <w:t>o</w:t>
      </w:r>
      <w:del w:id="2494" w:author="GoldenCorpusHarness" w:date="2026-03-28T21:57:49Z">
        <w:r>
          <w:delText>r</w:delText>
        </w:r>
      </w:del>
      <w:r>
        <w:t xml:space="preserve"> </w:t>
      </w:r>
      <w:del w:id="2495" w:author="GoldenCorpusHarness" w:date="2026-03-28T21:57:49Z">
        <w:r>
          <w:delText>Key</w:delText>
        </w:r>
      </w:del>
      <w:ins w:id="2496" w:author="GoldenCorpusHarness" w:date="2026-03-28T21:57:49Z">
        <w:r>
          <w:t>Show</w:t>
        </w:r>
      </w:ins>
      <w:r>
        <w:t xml:space="preserve"> Efficacy </w:t>
      </w:r>
      <w:del w:id="2497" w:author="GoldenCorpusHarness" w:date="2026-03-28T21:57:49Z">
        <w:r>
          <w:delText>Va</w:delText>
        </w:r>
      </w:del>
      <w:ins w:id="2498" w:author="GoldenCorpusHarness" w:date="2026-03-28T21:57:49Z">
        <w:r>
          <w:t>fo</w:t>
        </w:r>
      </w:ins>
      <w:r>
        <w:t>r</w:t>
      </w:r>
      <w:ins w:id="2499" w:author="GoldenCorpusHarness" w:date="2026-03-28T21:57:49Z">
        <w:r>
          <w:t xml:space="preserve"> Object</w:t>
        </w:r>
      </w:ins>
      <w:r>
        <w:t>i</w:t>
      </w:r>
      <w:del w:id="2500" w:author="GoldenCorpusHarness" w:date="2026-03-28T21:57:49Z">
        <w:r>
          <w:delText>abl</w:delText>
        </w:r>
      </w:del>
      <w:ins w:id="2501" w:author="GoldenCorpusHarness" w:date="2026-03-28T21:57:49Z">
        <w:r>
          <w:t>ve R</w:t>
        </w:r>
      </w:ins>
      <w:r>
        <w:t>es</w:t>
      </w:r>
      <w:ins w:id="2502" w:author="GoldenCorpusHarness" w:date="2026-03-28T21:57:49Z">
        <w:r>
          <w:t>ponse at IA</w:t>
        </w:r>
      </w:ins>
      <w:r>
        <w:t>1</w:t>
      </w:r>
      <w:del w:id="2503" w:author="GoldenCorpusHarness" w:date="2026-03-28T21:57:49Z">
        <w:r>
          <w:delText>23</w:delText>
        </w:r>
      </w:del>
      <w:ins w:id="2504" w:author="GoldenCorpusHarness" w:date="2026-03-28T21:57:49Z">
        <w:r>
          <w:t>150</w:t>
        </w:r>
      </w:ins>
    </w:p>
    <w:p ns2:paraId="400E52B2" ns2:textId="38F72F23" w:rsidR="004F6B15" w:rsidRDefault="004F6B15">
      <w:pPr>
        <w:pStyle w:val="TableofFigures"/>
        <w:rPr>
          <w:rFonts w:asciiTheme="minorHAnsi" w:eastAsiaTheme="minorEastAsia" w:hAnsiTheme="minorHAnsi" w:cstheme="minorBidi"/>
          <w:sz w:val="22"/>
          <w:szCs w:val="22"/>
        </w:rPr>
      </w:pPr>
      <w:r>
        <w:t>Table 1</w:t>
      </w:r>
      <w:del w:id="2505" w:author="GoldenCorpusHarness" w:date="2026-03-28T21:57:49Z">
        <w:r>
          <w:delText>2</w:delText>
        </w:r>
      </w:del>
      <w:ins w:id="2506" w:author="GoldenCorpusHarness" w:date="2026-03-28T21:57:49Z">
        <w:r>
          <w:t xml:space="preserve">5Efficacy Boundaries and Properties for Progression-free Survival </w:t>
        </w:r>
      </w:ins>
      <w:r>
        <w:t>Analys</w:t>
      </w:r>
      <w:del w:id="2507" w:author="GoldenCorpusHarness" w:date="2026-03-28T21:57:49Z">
        <w:r>
          <w:delText>is Strat</w:delText>
        </w:r>
      </w:del>
      <w:r>
        <w:t>e</w:t>
      </w:r>
      <w:del w:id="2508" w:author="GoldenCorpusHarness" w:date="2026-03-28T21:57:49Z">
        <w:r>
          <w:delText>gy for Safety Parameter</w:delText>
        </w:r>
      </w:del>
      <w:r>
        <w:t>s1</w:t>
      </w:r>
      <w:del w:id="2509" w:author="GoldenCorpusHarness" w:date="2026-03-28T21:57:49Z">
        <w:r>
          <w:delText>2</w:delText>
        </w:r>
      </w:del>
      <w:r>
        <w:t>5</w:t>
      </w:r>
      <w:ins w:id="2510" w:author="GoldenCorpusHarness" w:date="2026-03-28T21:57:49Z">
        <w:r>
          <w:t>1</w:t>
        </w:r>
      </w:ins>
    </w:p>
    <w:p ns2:paraId="008748CA" ns2:textId="65AA7F2F" w:rsidR="004F6B15" w:rsidRDefault="004F6B15">
      <w:pPr>
        <w:pStyle w:val="TableofFigures"/>
        <w:rPr>
          <w:rFonts w:asciiTheme="minorHAnsi" w:eastAsiaTheme="minorEastAsia" w:hAnsiTheme="minorHAnsi" w:cstheme="minorBidi"/>
          <w:sz w:val="22"/>
          <w:szCs w:val="22"/>
        </w:rPr>
      </w:pPr>
      <w:r>
        <w:t>Table 1</w:t>
      </w:r>
      <w:del w:id="2511" w:author="GoldenCorpusHarness" w:date="2026-03-28T21:57:49Z">
        <w:r>
          <w:delText>3S</w:delText>
        </w:r>
      </w:del>
      <w:ins w:id="2512" w:author="GoldenCorpusHarness" w:date="2026-03-28T21:57:49Z">
        <w:r>
          <w:t>6Efficacy Bo</w:t>
        </w:r>
      </w:ins>
      <w:r>
        <w:t>u</w:t>
      </w:r>
      <w:del w:id="2513" w:author="GoldenCorpusHarness" w:date="2026-03-28T21:57:49Z">
        <w:r>
          <w:delText>mm</w:delText>
        </w:r>
      </w:del>
      <w:ins w:id="2514" w:author="GoldenCorpusHarness" w:date="2026-03-28T21:57:49Z">
        <w:r>
          <w:t>nd</w:t>
        </w:r>
      </w:ins>
      <w:r>
        <w:t>ar</w:t>
      </w:r>
      <w:del w:id="2515" w:author="GoldenCorpusHarness" w:date="2026-03-28T21:57:49Z">
        <w:r>
          <w:delText>y of Int</w:delText>
        </w:r>
      </w:del>
      <w:ins w:id="2516" w:author="GoldenCorpusHarness" w:date="2026-03-28T21:57:49Z">
        <w:r>
          <w:t>i</w:t>
        </w:r>
      </w:ins>
      <w:r>
        <w:t>e</w:t>
      </w:r>
      <w:del w:id="2517" w:author="GoldenCorpusHarness" w:date="2026-03-28T21:57:49Z">
        <w:r>
          <w:delText>rim</w:delText>
        </w:r>
      </w:del>
      <w:ins w:id="2518" w:author="GoldenCorpusHarness" w:date="2026-03-28T21:57:49Z">
        <w:r>
          <w:t>s</w:t>
        </w:r>
      </w:ins>
      <w:r>
        <w:t xml:space="preserve"> and </w:t>
      </w:r>
      <w:del w:id="2519" w:author="GoldenCorpusHarness" w:date="2026-03-28T21:57:49Z">
        <w:r>
          <w:delText>F</w:delText>
        </w:r>
      </w:del>
      <w:ins w:id="2520" w:author="GoldenCorpusHarness" w:date="2026-03-28T21:57:49Z">
        <w:r>
          <w:t>Propert</w:t>
        </w:r>
      </w:ins>
      <w:r>
        <w:t>i</w:t>
      </w:r>
      <w:del w:id="2521" w:author="GoldenCorpusHarness" w:date="2026-03-28T21:57:49Z">
        <w:r>
          <w:delText>n</w:delText>
        </w:r>
      </w:del>
      <w:ins w:id="2522" w:author="GoldenCorpusHarness" w:date="2026-03-28T21:57:49Z">
        <w:r>
          <w:t>es for Overall Surviv</w:t>
        </w:r>
      </w:ins>
      <w:r>
        <w:t>al Analyses</w:t>
      </w:r>
      <w:del w:id="2523" w:author="GoldenCorpusHarness" w:date="2026-03-28T21:57:49Z">
        <w:r>
          <w:delText xml:space="preserve"> Strategy</w:delText>
        </w:r>
      </w:del>
      <w:r>
        <w:t>1</w:t>
      </w:r>
      <w:ins w:id="2524" w:author="GoldenCorpusHarness" w:date="2026-03-28T21:57:49Z">
        <w:r>
          <w:t>5</w:t>
        </w:r>
      </w:ins>
      <w:r>
        <w:t>2</w:t>
      </w:r>
      <w:del w:id="2525" w:author="GoldenCorpusHarness" w:date="2026-03-28T21:57:49Z">
        <w:r>
          <w:delText>6</w:delText>
        </w:r>
      </w:del>
    </w:p>
    <w:p ns2:paraId="610023DB" ns2:textId="5ABF9836" w:rsidR="004F6B15" w:rsidRDefault="004F6B15">
      <w:pPr>
        <w:pStyle w:val="TableofFigures"/>
        <w:rPr>
          <w:rFonts w:asciiTheme="minorHAnsi" w:eastAsiaTheme="minorEastAsia" w:hAnsiTheme="minorHAnsi" w:cstheme="minorBidi"/>
          <w:sz w:val="22"/>
          <w:szCs w:val="22"/>
        </w:rPr>
      </w:pPr>
      <w:r>
        <w:t>Table</w:t>
      </w:r>
      <w:del w:id="2526" w:author="GoldenCorpusHarness" w:date="2026-03-28T21:57:49Z">
        <w:r>
          <w:delText xml:space="preserve"> </w:delText>
        </w:r>
      </w:del>
      <w:ins w:id="2527" w:author="GoldenCorpusHarness" w:date="2026-03-28T21:57:49Z">
        <w:r>
          <w:t xml:space="preserve"> </w:t>
        </w:r>
      </w:ins>
      <w:r>
        <w:t>1</w:t>
      </w:r>
      <w:del w:id="2528" w:author="GoldenCorpusHarness" w:date="2026-03-28T21:57:49Z">
        <w:r>
          <w:delText>4</w:delText>
        </w:r>
      </w:del>
      <w:ins w:id="2529" w:author="GoldenCorpusHarness" w:date="2026-03-28T21:57:49Z">
        <w:r>
          <w:t>7</w:t>
        </w:r>
      </w:ins>
      <w:r>
        <w:t>P</w:t>
      </w:r>
      <w:del w:id="2530" w:author="GoldenCorpusHarness" w:date="2026-03-28T21:57:49Z">
        <w:r>
          <w:delText>ossible α Levels (One-Sided) and App</w:delText>
        </w:r>
      </w:del>
      <w:r>
        <w:t>ro</w:t>
      </w:r>
      <w:del w:id="2531" w:author="GoldenCorpusHarness" w:date="2026-03-28T21:57:49Z">
        <w:r>
          <w:delText>xima</w:delText>
        </w:r>
      </w:del>
      <w:r>
        <w:t>t</w:t>
      </w:r>
      <w:del w:id="2532" w:author="GoldenCorpusHarness" w:date="2026-03-28T21:57:49Z">
        <w:r>
          <w:delText>e ORR Diffe</w:delText>
        </w:r>
      </w:del>
      <w:ins w:id="2533" w:author="GoldenCorpusHarness" w:date="2026-03-28T21:57:49Z">
        <w:r>
          <w:t>ocol-</w:t>
        </w:r>
      </w:ins>
      <w:r>
        <w:t>r</w:t>
      </w:r>
      <w:del w:id="2534" w:author="GoldenCorpusHarness" w:date="2026-03-28T21:57:49Z">
        <w:r>
          <w:delText>ence R</w:delText>
        </w:r>
      </w:del>
      <w:r>
        <w:t xml:space="preserve">equired </w:t>
      </w:r>
      <w:del w:id="2535" w:author="GoldenCorpusHarness" w:date="2026-03-28T21:57:49Z">
        <w:r>
          <w:delText>to Show Eff</w:delText>
        </w:r>
      </w:del>
      <w:ins w:id="2536" w:author="GoldenCorpusHarness" w:date="2026-03-28T21:57:49Z">
        <w:r>
          <w:t>Clin</w:t>
        </w:r>
      </w:ins>
      <w:r>
        <w:t>ica</w:t>
      </w:r>
      <w:del w:id="2537" w:author="GoldenCorpusHarness" w:date="2026-03-28T21:57:49Z">
        <w:r>
          <w:delText>c</w:delText>
        </w:r>
      </w:del>
      <w:ins w:id="2538" w:author="GoldenCorpusHarness" w:date="2026-03-28T21:57:49Z">
        <w:r>
          <w:t>l Laborator</w:t>
        </w:r>
      </w:ins>
      <w:r>
        <w:t xml:space="preserve">y </w:t>
      </w:r>
      <w:del w:id="2539" w:author="GoldenCorpusHarness" w:date="2026-03-28T21:57:49Z">
        <w:r>
          <w:delText>for Objective R</w:delText>
        </w:r>
      </w:del>
      <w:ins w:id="2540" w:author="GoldenCorpusHarness" w:date="2026-03-28T21:57:49Z">
        <w:r>
          <w:t>Ass</w:t>
        </w:r>
      </w:ins>
      <w:r>
        <w:t>es</w:t>
      </w:r>
      <w:del w:id="2541" w:author="GoldenCorpusHarness" w:date="2026-03-28T21:57:49Z">
        <w:r>
          <w:delText>po</w:delText>
        </w:r>
      </w:del>
      <w:ins w:id="2542" w:author="GoldenCorpusHarness" w:date="2026-03-28T21:57:49Z">
        <w:r>
          <w:t>sme</w:t>
        </w:r>
      </w:ins>
      <w:r>
        <w:t>n</w:t>
      </w:r>
      <w:ins w:id="2543" w:author="GoldenCorpusHarness" w:date="2026-03-28T21:57:49Z">
        <w:r>
          <w:t>t</w:t>
        </w:r>
      </w:ins>
      <w:r>
        <w:t>s</w:t>
      </w:r>
      <w:del w:id="2544" w:author="GoldenCorpusHarness" w:date="2026-03-28T21:57:49Z">
        <w:r>
          <w:delText>e at IA</w:delText>
        </w:r>
      </w:del>
      <w:r>
        <w:t>1</w:t>
      </w:r>
      <w:del w:id="2545" w:author="GoldenCorpusHarness" w:date="2026-03-28T21:57:49Z">
        <w:r>
          <w:delText>128</w:delText>
        </w:r>
      </w:del>
      <w:ins w:id="2546" w:author="GoldenCorpusHarness" w:date="2026-03-28T21:57:49Z">
        <w:r>
          <w:t>63</w:t>
        </w:r>
      </w:ins>
    </w:p>
    <w:p ns2:paraId="5D6C646C" ns2:textId="2A0C34D5" w:rsidR="004F6B15" w:rsidRDefault="004F6B15">
      <w:pPr>
        <w:pStyle w:val="TableofFigures"/>
        <w:rPr>
          <w:rFonts w:asciiTheme="minorHAnsi" w:eastAsiaTheme="minorEastAsia" w:hAnsiTheme="minorHAnsi" w:cstheme="minorBidi"/>
          <w:sz w:val="22"/>
          <w:szCs w:val="22"/>
        </w:rPr>
      </w:pPr>
      <w:del w:id="2547" w:author="GoldenCorpusHarness" w:date="2026-03-28T21:57:49Z">
        <w:r>
          <w:delText>Table 15Efficacy Boundaries and Properties for Progression-free Survival Analyses129</w:delText>
        </w:r>
      </w:del>
    </w:p>
    <w:p ns2:paraId="22555CB3" ns2:textId="6E149A1B" w:rsidR="004F6B15" w:rsidRDefault="004F6B15">
      <w:pPr>
        <w:pStyle w:val="TableofFigures"/>
        <w:rPr>
          <w:rFonts w:asciiTheme="minorHAnsi" w:eastAsiaTheme="minorEastAsia" w:hAnsiTheme="minorHAnsi" w:cstheme="minorBidi"/>
          <w:sz w:val="22"/>
          <w:szCs w:val="22"/>
        </w:rPr>
      </w:pPr>
      <w:ins w:id="2548" w:author="GoldenCorpusHarness" w:date="2026-03-28T21:57:49Z">
        <w:r>
          <w:t>LIS</w:t>
        </w:r>
      </w:ins>
      <w:r>
        <w:t>T</w:t>
      </w:r>
      <w:del w:id="2549" w:author="GoldenCorpusHarness" w:date="2026-03-28T21:57:49Z">
        <w:r>
          <w:delText>able 16Efficacy Boundaries and Properties for</w:delText>
        </w:r>
      </w:del>
      <w:r>
        <w:t xml:space="preserve"> O</w:t>
      </w:r>
      <w:del w:id="2550" w:author="GoldenCorpusHarness" w:date="2026-03-28T21:57:49Z">
        <w:r>
          <w:delText>verall</w:delText>
        </w:r>
      </w:del>
      <w:ins w:id="2551" w:author="GoldenCorpusHarness" w:date="2026-03-28T21:57:49Z">
        <w:r>
          <w:t>F</w:t>
        </w:r>
      </w:ins>
      <w:r>
        <w:t xml:space="preserve"> </w:t>
      </w:r>
      <w:ins w:id="2552" w:author="GoldenCorpusHarness" w:date="2026-03-28T21:57:49Z">
        <w:r>
          <w:t>FIGURE</w:t>
        </w:r>
      </w:ins>
      <w:r>
        <w:t>S</w:t>
      </w:r>
      <w:del w:id="2553" w:author="GoldenCorpusHarness" w:date="2026-03-28T21:57:49Z">
        <w:r>
          <w:delText>urvival Analyses130</w:delText>
        </w:r>
      </w:del>
    </w:p>
    <w:p ns2:paraId="3FD21439" ns2:textId="0233276D" w:rsidR="004F6B15" w:rsidRDefault="004F6B15">
      <w:pPr>
        <w:pStyle w:val="TableofFigures"/>
        <w:rPr>
          <w:rFonts w:asciiTheme="minorHAnsi" w:eastAsiaTheme="minorEastAsia" w:hAnsiTheme="minorHAnsi" w:cstheme="minorBidi"/>
          <w:sz w:val="22"/>
          <w:szCs w:val="22"/>
        </w:rPr>
      </w:pPr>
      <w:del w:id="2554" w:author="GoldenCorpusHarness" w:date="2026-03-28T21:57:49Z">
        <w:r>
          <w:delText>Tabl</w:delText>
        </w:r>
      </w:del>
      <w:ins w:id="2555" w:author="GoldenCorpusHarness" w:date="2026-03-28T21:57:49Z">
        <w:r>
          <w:t>Figur</w:t>
        </w:r>
      </w:ins>
      <w:r>
        <w:t>e 1</w:t>
      </w:r>
      <w:del w:id="2556" w:author="GoldenCorpusHarness" w:date="2026-03-28T21:57:49Z">
        <w:r>
          <w:delText>7P</w:delText>
        </w:r>
      </w:del>
      <w:ins w:id="2557" w:author="GoldenCorpusHarness" w:date="2026-03-28T21:57:49Z">
        <w:r>
          <w:t>O</w:t>
        </w:r>
      </w:ins>
      <w:r>
        <w:t>r</w:t>
      </w:r>
      <w:del w:id="2558" w:author="GoldenCorpusHarness" w:date="2026-03-28T21:57:49Z">
        <w:r>
          <w:delText>o</w:delText>
        </w:r>
      </w:del>
      <w:ins w:id="2559" w:author="GoldenCorpusHarness" w:date="2026-03-28T21:57:49Z">
        <w:r>
          <w:t>iginal S</w:t>
        </w:r>
      </w:ins>
      <w:r>
        <w:t>t</w:t>
      </w:r>
      <w:del w:id="2560" w:author="GoldenCorpusHarness" w:date="2026-03-28T21:57:49Z">
        <w:r>
          <w:delText>oco</w:delText>
        </w:r>
      </w:del>
      <w:ins w:id="2561" w:author="GoldenCorpusHarness" w:date="2026-03-28T21:57:49Z">
        <w:r>
          <w:t>udy Design Initia</w:t>
        </w:r>
      </w:ins>
      <w:r>
        <w:t>l</w:t>
      </w:r>
      <w:del w:id="2562" w:author="GoldenCorpusHarness" w:date="2026-03-28T21:57:49Z">
        <w:r>
          <w:delText>-</w:delText>
        </w:r>
      </w:del>
      <w:ins w:id="2563" w:author="GoldenCorpusHarness" w:date="2026-03-28T21:57:49Z">
        <w:r>
          <w:t xml:space="preserve"> T</w:t>
        </w:r>
      </w:ins>
      <w:r>
        <w:t>re</w:t>
      </w:r>
      <w:del w:id="2564" w:author="GoldenCorpusHarness" w:date="2026-03-28T21:57:49Z">
        <w:r>
          <w:delText>quired Safety Labor</w:delText>
        </w:r>
      </w:del>
      <w:r>
        <w:t>at</w:t>
      </w:r>
      <w:del w:id="2565" w:author="GoldenCorpusHarness" w:date="2026-03-28T21:57:49Z">
        <w:r>
          <w:delText>ory Assess</w:delText>
        </w:r>
      </w:del>
      <w:r>
        <w:t>ment</w:t>
      </w:r>
      <w:ins w:id="2566" w:author="GoldenCorpusHarness" w:date="2026-03-28T21:57:49Z">
        <w:r>
          <w:t xml:space="preserve"> Pha</w:t>
        </w:r>
      </w:ins>
      <w:r>
        <w:t>s</w:t>
      </w:r>
      <w:del w:id="2567" w:author="GoldenCorpusHarness" w:date="2026-03-28T21:57:49Z">
        <w:r>
          <w:delText>14</w:delText>
        </w:r>
      </w:del>
      <w:ins w:id="2568" w:author="GoldenCorpusHarness" w:date="2026-03-28T21:57:49Z">
        <w:r>
          <w:t>e</w:t>
        </w:r>
      </w:ins>
      <w:r>
        <w:t>2</w:t>
      </w:r>
      <w:ins w:id="2569" w:author="GoldenCorpusHarness" w:date="2026-03-28T21:57:49Z">
        <w:r>
          <w:t>5</w:t>
        </w:r>
      </w:ins>
    </w:p>
    <w:p ns2:paraId="7C3C1B30" ns2:textId="795E9656" w:rsidR="00501903" w:rsidRPr="00501903" w:rsidRDefault="00501903" w:rsidP="00D34CF1">
      <w:pPr>
        <w:pStyle w:val="Paragraph0"/>
        <w:tabs>
          <w:tab w:val="right" w:leader="dot" w:pos="8630"/>
        </w:tabs>
        <w:ind w:left="720" w:right="432" w:hanging="720"/>
        <w:rPr>
          <w:color w:val="000000"/>
        </w:rPr>
      </w:pPr>
      <w:ins w:id="2570" w:author="GoldenCorpusHarness" w:date="2026-03-28T21:57:49Z">
        <w:r>
          <w:t>Figure 2Original Study Design Second Course Phase25</w:t>
        </w:r>
      </w:ins>
    </w:p>
    <w:p ns2:paraId="6AD68B9E" ns2:textId="515C2B31" w:rsidR="004A3C4E" w:rsidRDefault="00501903" w:rsidP="00501903">
      <w:pPr>
        <w:pStyle w:val="Paragraph0"/>
        <w:pageBreakBefore/>
        <w:jc w:val="center"/>
        <w:rPr>
          <w:b/>
          <w:bCs/>
          <w:color w:val="000000"/>
        </w:rPr>
      </w:pPr>
      <w:del w:id="2571" w:author="GoldenCorpusHarness" w:date="2026-03-28T21:57:49Z">
        <w:r>
          <w:delText>L</w:delText>
        </w:r>
      </w:del>
      <w:ins w:id="2572" w:author="GoldenCorpusHarness" w:date="2026-03-28T21:57:49Z">
        <w:r>
          <w:t xml:space="preserve">Figure 3New Study Design </w:t>
        </w:r>
      </w:ins>
      <w:r>
        <w:t>I</w:t>
      </w:r>
      <w:del w:id="2573" w:author="GoldenCorpusHarness" w:date="2026-03-28T21:57:49Z">
        <w:r>
          <w:delText>S</w:delText>
        </w:r>
      </w:del>
      <w:ins w:id="2574" w:author="GoldenCorpusHarness" w:date="2026-03-28T21:57:49Z">
        <w:r>
          <w:t xml:space="preserve">nitial </w:t>
        </w:r>
      </w:ins>
      <w:r>
        <w:t>T</w:t>
      </w:r>
      <w:ins w:id="2575" w:author="GoldenCorpusHarness" w:date="2026-03-28T21:57:49Z">
        <w:r>
          <w:t>reatment</w:t>
        </w:r>
      </w:ins>
      <w:r>
        <w:t xml:space="preserve"> </w:t>
      </w:r>
      <w:del w:id="2576" w:author="GoldenCorpusHarness" w:date="2026-03-28T21:57:49Z">
        <w:r>
          <w:delText>OF FIGURES</w:delText>
        </w:r>
      </w:del>
      <w:ins w:id="2577" w:author="GoldenCorpusHarness" w:date="2026-03-28T21:57:49Z">
        <w:r>
          <w:t>Phase26</w:t>
        </w:r>
      </w:ins>
    </w:p>
    <w:p ns2:paraId="54013AF1" ns2:textId="77777777" w:rsidR="00A53F2C" w:rsidRDefault="00A53F2C">
      <w:pPr>
        <w:pStyle w:val="TableofFigures"/>
        <w:rPr>
          <w:b/>
        </w:rPr>
      </w:pPr>
      <w:ins w:id="2578" w:author="GoldenCorpusHarness" w:date="2026-03-28T21:57:49Z">
        <w:r>
          <w:t>Figure 4New Study Design Second Course Treatment Phase26</w:t>
        </w:r>
      </w:ins>
    </w:p>
    <w:p ns2:paraId="4B7C27C2" ns2:textId="57BED2EA" w:rsidR="004F6B15" w:rsidRDefault="008C5C8E">
      <w:pPr>
        <w:pStyle w:val="TableofFigures"/>
        <w:rPr>
          <w:rFonts w:asciiTheme="minorHAnsi" w:eastAsiaTheme="minorEastAsia" w:hAnsiTheme="minorHAnsi" w:cstheme="minorBidi"/>
          <w:sz w:val="22"/>
          <w:szCs w:val="22"/>
        </w:rPr>
      </w:pPr>
      <w:r>
        <w:t xml:space="preserve">Figure </w:t>
      </w:r>
      <w:del w:id="2579" w:author="GoldenCorpusHarness" w:date="2026-03-28T21:57:49Z">
        <w:r>
          <w:delText>1</w:delText>
        </w:r>
      </w:del>
      <w:ins w:id="2580" w:author="GoldenCorpusHarness" w:date="2026-03-28T21:57:49Z">
        <w:r>
          <w:t xml:space="preserve">5Study </w:t>
        </w:r>
      </w:ins>
      <w:r>
        <w:t>In</w:t>
      </w:r>
      <w:del w:id="2581" w:author="GoldenCorpusHarness" w:date="2026-03-28T21:57:49Z">
        <w:r>
          <w:delText>i</w:delText>
        </w:r>
      </w:del>
      <w:r>
        <w:t>t</w:t>
      </w:r>
      <w:del w:id="2582" w:author="GoldenCorpusHarness" w:date="2026-03-28T21:57:49Z">
        <w:r>
          <w:delText>ial T</w:delText>
        </w:r>
      </w:del>
      <w:ins w:id="2583" w:author="GoldenCorpusHarness" w:date="2026-03-28T21:57:49Z">
        <w:r>
          <w:t>e</w:t>
        </w:r>
      </w:ins>
      <w:r>
        <w:t>r</w:t>
      </w:r>
      <w:del w:id="2584" w:author="GoldenCorpusHarness" w:date="2026-03-28T21:57:49Z">
        <w:r>
          <w:delText>eatm</w:delText>
        </w:r>
      </w:del>
      <w:ins w:id="2585" w:author="GoldenCorpusHarness" w:date="2026-03-28T21:57:49Z">
        <w:r>
          <w:t>v</w:t>
        </w:r>
      </w:ins>
      <w:r>
        <w:t>ent</w:t>
      </w:r>
      <w:ins w:id="2586" w:author="GoldenCorpusHarness" w:date="2026-03-28T21:57:49Z">
        <w:r>
          <w:t>ion Decision Making</w:t>
        </w:r>
      </w:ins>
      <w:r>
        <w:t xml:space="preserve"> P</w:t>
      </w:r>
      <w:ins w:id="2587" w:author="GoldenCorpusHarness" w:date="2026-03-28T21:57:49Z">
        <w:r>
          <w:t>rocess W</w:t>
        </w:r>
      </w:ins>
      <w:r>
        <w:t>h</w:t>
      </w:r>
      <w:del w:id="2588" w:author="GoldenCorpusHarness" w:date="2026-03-28T21:57:49Z">
        <w:r>
          <w:delText>a</w:delText>
        </w:r>
      </w:del>
      <w:ins w:id="2589" w:author="GoldenCorpusHarness" w:date="2026-03-28T21:57:49Z">
        <w:r>
          <w:t>en Progression per RECIST 1.1 is Ob</w:t>
        </w:r>
      </w:ins>
      <w:r>
        <w:t>se</w:t>
      </w:r>
      <w:ins w:id="2590" w:author="GoldenCorpusHarness" w:date="2026-03-28T21:57:49Z">
        <w:r>
          <w:t>rved by Investigator (PFS endpoint)1</w:t>
        </w:r>
      </w:ins>
      <w:r>
        <w:t>2</w:t>
      </w:r>
      <w:del w:id="2591" w:author="GoldenCorpusHarness" w:date="2026-03-28T21:57:49Z">
        <w:r>
          <w:delText>1</w:delText>
        </w:r>
      </w:del>
      <w:ins w:id="2592" w:author="GoldenCorpusHarness" w:date="2026-03-28T21:57:49Z">
        <w:r>
          <w:t>0</w:t>
        </w:r>
      </w:ins>
    </w:p>
    <w:p ns2:paraId="750E166A" ns2:textId="10A0874B" w:rsidR="004F6B15" w:rsidRDefault="004F6B15">
      <w:pPr>
        <w:pStyle w:val="TableofFigures"/>
        <w:rPr>
          <w:rFonts w:asciiTheme="minorHAnsi" w:eastAsiaTheme="minorEastAsia" w:hAnsiTheme="minorHAnsi" w:cstheme="minorBidi"/>
          <w:sz w:val="22"/>
          <w:szCs w:val="22"/>
        </w:rPr>
      </w:pPr>
      <w:r>
        <w:t xml:space="preserve">Figure </w:t>
      </w:r>
      <w:del w:id="2593" w:author="GoldenCorpusHarness" w:date="2026-03-28T21:57:49Z">
        <w:r>
          <w:delText>2S</w:delText>
        </w:r>
      </w:del>
      <w:ins w:id="2594" w:author="GoldenCorpusHarness" w:date="2026-03-28T21:57:49Z">
        <w:r>
          <w:t>6Multiplicity Diagram for Typ</w:t>
        </w:r>
      </w:ins>
      <w:r>
        <w:t>e</w:t>
      </w:r>
      <w:del w:id="2595" w:author="GoldenCorpusHarness" w:date="2026-03-28T21:57:49Z">
        <w:r>
          <w:delText>c</w:delText>
        </w:r>
      </w:del>
      <w:ins w:id="2596" w:author="GoldenCorpusHarness" w:date="2026-03-28T21:57:49Z">
        <w:r>
          <w:t xml:space="preserve"> I Err</w:t>
        </w:r>
      </w:ins>
      <w:r>
        <w:t>o</w:t>
      </w:r>
      <w:del w:id="2597" w:author="GoldenCorpusHarness" w:date="2026-03-28T21:57:49Z">
        <w:r>
          <w:delText>nd</w:delText>
        </w:r>
      </w:del>
      <w:ins w:id="2598" w:author="GoldenCorpusHarness" w:date="2026-03-28T21:57:49Z">
        <w:r>
          <w:t>r</w:t>
        </w:r>
      </w:ins>
      <w:r>
        <w:t xml:space="preserve"> Co</w:t>
      </w:r>
      <w:del w:id="2599" w:author="GoldenCorpusHarness" w:date="2026-03-28T21:57:49Z">
        <w:r>
          <w:delText>u</w:delText>
        </w:r>
      </w:del>
      <w:ins w:id="2600" w:author="GoldenCorpusHarness" w:date="2026-03-28T21:57:49Z">
        <w:r>
          <w:t>nt</w:t>
        </w:r>
      </w:ins>
      <w:r>
        <w:t>r</w:t>
      </w:r>
      <w:del w:id="2601" w:author="GoldenCorpusHarness" w:date="2026-03-28T21:57:49Z">
        <w:r>
          <w:delText>se2</w:delText>
        </w:r>
      </w:del>
      <w:ins w:id="2602" w:author="GoldenCorpusHarness" w:date="2026-03-28T21:57:49Z">
        <w:r>
          <w:t>ol</w:t>
        </w:r>
      </w:ins>
      <w:r>
        <w:t>1</w:t>
      </w:r>
      <w:ins w:id="2603" w:author="GoldenCorpusHarness" w:date="2026-03-28T21:57:49Z">
        <w:r>
          <w:t>49</w:t>
        </w:r>
      </w:ins>
    </w:p>
    <w:p ns2:paraId="387ED1A6" ns2:textId="4DC4DC22" w:rsidR="004F6B15" w:rsidRDefault="004F6B15">
      <w:pPr>
        <w:pStyle w:val="TableofFigures"/>
        <w:rPr>
          <w:rFonts w:asciiTheme="minorHAnsi" w:eastAsiaTheme="minorEastAsia" w:hAnsiTheme="minorHAnsi" w:cstheme="minorBidi"/>
          <w:sz w:val="22"/>
          <w:szCs w:val="22"/>
        </w:rPr>
      </w:pPr>
      <w:del w:id="2604" w:author="GoldenCorpusHarness" w:date="2026-03-28T21:57:49Z">
        <w:r>
          <w:delText>Figure 3Study Intervention Decision Making Process When Progression per RECIST 1.1 is Observed by Investigator (PFS endpoint)101</w:delText>
        </w:r>
      </w:del>
    </w:p>
    <w:p ns2:paraId="743DB1EE" ns2:textId="261FBCDA" w:rsidR="004F6B15" w:rsidRDefault="004F6B15">
      <w:pPr>
        <w:pStyle w:val="TableofFigures"/>
        <w:rPr>
          <w:rFonts w:asciiTheme="minorHAnsi" w:eastAsiaTheme="minorEastAsia" w:hAnsiTheme="minorHAnsi" w:cstheme="minorBidi"/>
          <w:sz w:val="22"/>
          <w:szCs w:val="22"/>
        </w:rPr>
      </w:pPr>
      <w:del w:id="2605" w:author="GoldenCorpusHarness" w:date="2026-03-28T21:57:49Z">
        <w:r>
          <w:delText>Figure</w:delText>
        </w:r>
      </w:del>
      <w:ins w:id="2606" w:author="GoldenCorpusHarness" w:date="2026-03-28T21:57:49Z">
        <w:r>
          <w:t>PROTOCOL</w:t>
        </w:r>
      </w:ins>
      <w:r>
        <w:t xml:space="preserve"> </w:t>
      </w:r>
      <w:del w:id="2607" w:author="GoldenCorpusHarness" w:date="2026-03-28T21:57:49Z">
        <w:r>
          <w:delText>4</w:delText>
        </w:r>
      </w:del>
      <w:ins w:id="2608" w:author="GoldenCorpusHarness" w:date="2026-03-28T21:57:49Z">
        <w:r>
          <w:t>SU</w:t>
        </w:r>
      </w:ins>
      <w:r>
        <w:t>M</w:t>
      </w:r>
      <w:del w:id="2609" w:author="GoldenCorpusHarness" w:date="2026-03-28T21:57:49Z">
        <w:r>
          <w:delText>ultiplicity Diagram for Type I Error Control127</w:delText>
        </w:r>
      </w:del>
      <w:ins w:id="2610" w:author="GoldenCorpusHarness" w:date="2026-03-28T21:57:49Z">
        <w:r>
          <w:t>MARY</w:t>
        </w:r>
      </w:ins>
    </w:p>
    <w:p ns2:paraId="28EC0630" ns2:textId="7DDFF57D" w:rsidR="00501903" w:rsidRPr="000F38C8" w:rsidRDefault="008C5C8E" w:rsidP="00A772BF">
      <w:pPr>
        <w:pStyle w:val="Paragraph0"/>
        <w:rPr>
          <w:noProof/>
        </w:rPr>
      </w:pPr>
      <w:ins w:id="2611" w:author="GoldenCorpusHarness" w:date="2026-03-28T21:57:49Z">
        <w:r>
          <w:t>Synopsis</w:t>
        </w:r>
      </w:ins>
    </w:p>
    <w:p ns2:paraId="42539D6B" ns2:textId="55A30A7F" w:rsidR="00501903" w:rsidRPr="000F38C8" w:rsidRDefault="00501903" w:rsidP="000F38C8">
      <w:pPr>
        <w:pStyle w:val="Paragraph0"/>
      </w:pPr>
      <w:ins w:id="2612" w:author="GoldenCorpusHarness" w:date="2026-03-28T21:57:49Z">
        <w:r>
          <w:t>Protocol Title: 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w:t>
        </w:r>
      </w:ins>
    </w:p>
    <w:p ns2:paraId="3BF9D53B" ns2:textId="073ABB58" w:rsidR="00D57668" w:rsidRDefault="00501903" w:rsidP="00A53F2C">
      <w:ins w:id="2613" w:author="GoldenCorpusHarness" w:date="2026-03-28T21:57:49Z">
        <w:r>
          <w:t>Short Title: A Phase 3 study of pembrolizumab (MK-3475) with or without lenvatinib (E7080/MK-7902) as 1L intervention in a PD-L1 selected population with R/M HNSCC (LEAP-010)</w:t>
        </w:r>
      </w:ins>
    </w:p>
    <w:p ns2:paraId="318D791A" ns2:textId="70CE3D62" w:rsidR="00501903" w:rsidRPr="00F460FD" w:rsidRDefault="00102CD3" w:rsidP="00116235">
      <w:pPr>
        <w:pStyle w:val="Heading1"/>
        <w:rPr>
          <w:rStyle w:val="Heading1Char"/>
        </w:rPr>
      </w:pPr>
      <w:del w:id="2614" w:author="GoldenCorpusHarness" w:date="2026-03-28T21:57:49Z">
        <w:r>
          <w:delText>P</w:delText>
        </w:r>
      </w:del>
      <w:ins w:id="2615" w:author="GoldenCorpusHarness" w:date="2026-03-28T21:57:49Z">
        <w:r>
          <w:t>Ac</w:t>
        </w:r>
      </w:ins>
      <w:r>
        <w:t>ro</w:t>
      </w:r>
      <w:del w:id="2616" w:author="GoldenCorpusHarness" w:date="2026-03-28T21:57:49Z">
        <w:r>
          <w:delText>tocol</w:delText>
        </w:r>
      </w:del>
      <w:ins w:id="2617" w:author="GoldenCorpusHarness" w:date="2026-03-28T21:57:49Z">
        <w:r>
          <w:t>nym:</w:t>
        </w:r>
      </w:ins>
      <w:r>
        <w:t xml:space="preserve"> </w:t>
      </w:r>
      <w:del w:id="2618" w:author="GoldenCorpusHarness" w:date="2026-03-28T21:57:49Z">
        <w:r>
          <w:delText>Summary</w:delText>
        </w:r>
      </w:del>
      <w:ins w:id="2619" w:author="GoldenCorpusHarness" w:date="2026-03-28T21:57:49Z">
        <w:r>
          <w:t>LEAP-010</w:t>
        </w:r>
      </w:ins>
    </w:p>
    <w:p ns2:paraId="1E753008" ns2:textId="14A5BCB5" w:rsidR="00E15CF8" w:rsidRDefault="00E15CF8" w:rsidP="007E1A93">
      <w:pPr>
        <w:pStyle w:val="Heading2"/>
      </w:pPr>
      <w:del w:id="2620" w:author="GoldenCorpusHarness" w:date="2026-03-28T21:57:49Z">
        <w:r>
          <w:delText>S</w:delText>
        </w:r>
      </w:del>
      <w:ins w:id="2621" w:author="GoldenCorpusHarness" w:date="2026-03-28T21:57:49Z">
        <w:r>
          <w:t>H</w:t>
        </w:r>
      </w:ins>
      <w:r>
        <w:t>y</w:t>
      </w:r>
      <w:ins w:id="2622" w:author="GoldenCorpusHarness" w:date="2026-03-28T21:57:49Z">
        <w:r>
          <w:t>potheses, Objectives, a</w:t>
        </w:r>
      </w:ins>
      <w:r>
        <w:t>n</w:t>
      </w:r>
      <w:ins w:id="2623" w:author="GoldenCorpusHarness" w:date="2026-03-28T21:57:49Z">
        <w:r>
          <w:t>d Endp</w:t>
        </w:r>
      </w:ins>
      <w:r>
        <w:t>o</w:t>
      </w:r>
      <w:del w:id="2624" w:author="GoldenCorpusHarness" w:date="2026-03-28T21:57:49Z">
        <w:r>
          <w:delText>p</w:delText>
        </w:r>
      </w:del>
      <w:ins w:id="2625" w:author="GoldenCorpusHarness" w:date="2026-03-28T21:57:49Z">
        <w:r>
          <w:t>int</w:t>
        </w:r>
      </w:ins>
      <w:r>
        <w:t>s</w:t>
      </w:r>
      <w:del w:id="2626" w:author="GoldenCorpusHarness" w:date="2026-03-28T21:57:49Z">
        <w:r>
          <w:delText>is</w:delText>
        </w:r>
      </w:del>
      <w:ins w:id="2627" w:author="GoldenCorpusHarness" w:date="2026-03-28T21:57:49Z">
        <w:r>
          <w:t>:</w:t>
        </w:r>
      </w:ins>
    </w:p>
    <w:p ns2:paraId="010F0F82" ns2:textId="78A1B0C5" w:rsidR="00991A2A" w:rsidRDefault="00303565" w:rsidP="009F3271">
      <w:pPr>
        <w:pStyle w:val="Paragraph0"/>
      </w:pPr>
      <w:del w:id="2628" w:author="GoldenCorpusHarness" w:date="2026-03-28T21:57:49Z">
        <w:r>
          <w:delText>Pr</w:delText>
        </w:r>
      </w:del>
      <w:ins w:id="2629" w:author="GoldenCorpusHarness" w:date="2026-03-28T21:57:49Z">
        <w:r>
          <w:t>Hyp</w:t>
        </w:r>
      </w:ins>
      <w:r>
        <w:t>ot</w:t>
      </w:r>
      <w:del w:id="2630" w:author="GoldenCorpusHarness" w:date="2026-03-28T21:57:49Z">
        <w:r>
          <w:delText>ocol Titl</w:delText>
        </w:r>
      </w:del>
      <w:ins w:id="2631" w:author="GoldenCorpusHarness" w:date="2026-03-28T21:57:49Z">
        <w:r>
          <w:t>h</w:t>
        </w:r>
      </w:ins>
      <w:r>
        <w:t>e</w:t>
      </w:r>
      <w:del w:id="2632" w:author="GoldenCorpusHarness" w:date="2026-03-28T21:57:49Z">
        <w:r>
          <w:delText>: A Pha</w:delText>
        </w:r>
      </w:del>
      <w:r>
        <w:t>se</w:t>
      </w:r>
      <w:ins w:id="2633" w:author="GoldenCorpusHarness" w:date="2026-03-28T21:57:49Z">
        <w:r>
          <w:t>s</w:t>
        </w:r>
      </w:ins>
      <w:r>
        <w:t xml:space="preserve"> </w:t>
      </w:r>
      <w:del w:id="2634" w:author="GoldenCorpusHarness" w:date="2026-03-28T21:57:49Z">
        <w:r>
          <w:delText>3,</w:delText>
        </w:r>
      </w:del>
      <w:ins w:id="2635" w:author="GoldenCorpusHarness" w:date="2026-03-28T21:57:49Z">
        <w:r>
          <w:t>are</w:t>
        </w:r>
      </w:ins>
      <w:r>
        <w:t xml:space="preserve"> </w:t>
      </w:r>
      <w:del w:id="2636" w:author="GoldenCorpusHarness" w:date="2026-03-28T21:57:49Z">
        <w:r>
          <w:delText>r</w:delText>
        </w:r>
      </w:del>
      <w:r>
        <w:t>a</w:t>
      </w:r>
      <w:ins w:id="2637" w:author="GoldenCorpusHarness" w:date="2026-03-28T21:57:49Z">
        <w:r>
          <w:t>lig</w:t>
        </w:r>
      </w:ins>
      <w:r>
        <w:t>n</w:t>
      </w:r>
      <w:del w:id="2638" w:author="GoldenCorpusHarness" w:date="2026-03-28T21:57:49Z">
        <w:r>
          <w:delText>domiz</w:delText>
        </w:r>
      </w:del>
      <w:r>
        <w:t>ed</w:t>
      </w:r>
      <w:del w:id="2639" w:author="GoldenCorpusHarness" w:date="2026-03-28T21:57:49Z">
        <w:r>
          <w:delText>, placebo-controlled, double-blind clinical study of pembrolizumab (MK-3475)</w:delText>
        </w:r>
      </w:del>
      <w:r>
        <w:t xml:space="preserve"> with o</w:t>
      </w:r>
      <w:del w:id="2640" w:author="GoldenCorpusHarness" w:date="2026-03-28T21:57:49Z">
        <w:r>
          <w:delText>r without l</w:delText>
        </w:r>
      </w:del>
      <w:ins w:id="2641" w:author="GoldenCorpusHarness" w:date="2026-03-28T21:57:49Z">
        <w:r>
          <w:t>bj</w:t>
        </w:r>
      </w:ins>
      <w:r>
        <w:t>e</w:t>
      </w:r>
      <w:del w:id="2642" w:author="GoldenCorpusHarness" w:date="2026-03-28T21:57:49Z">
        <w:r>
          <w:delText>nva</w:delText>
        </w:r>
      </w:del>
      <w:ins w:id="2643" w:author="GoldenCorpusHarness" w:date="2026-03-28T21:57:49Z">
        <w:r>
          <w:t>c</w:t>
        </w:r>
      </w:ins>
      <w:r>
        <w:t>ti</w:t>
      </w:r>
      <w:ins w:id="2644" w:author="GoldenCorpusHarness" w:date="2026-03-28T21:57:49Z">
        <w:r>
          <w:t>ves i</w:t>
        </w:r>
      </w:ins>
      <w:r>
        <w:t>n</w:t>
      </w:r>
      <w:del w:id="2645" w:author="GoldenCorpusHarness" w:date="2026-03-28T21:57:49Z">
        <w:r>
          <w:delText>ib (E7080/MK-7902) to evaluate</w:delText>
        </w:r>
      </w:del>
      <w:r>
        <w:t xml:space="preserve"> the </w:t>
      </w:r>
      <w:ins w:id="2646" w:author="GoldenCorpusHarness" w:date="2026-03-28T21:57:49Z">
        <w:r>
          <w:t>Objective</w:t>
        </w:r>
      </w:ins>
      <w:r>
        <w:t>s</w:t>
      </w:r>
      <w:del w:id="2647" w:author="GoldenCorpusHarness" w:date="2026-03-28T21:57:49Z">
        <w:r>
          <w:delText>afety</w:delText>
        </w:r>
      </w:del>
      <w:r>
        <w:t xml:space="preserve"> and </w:t>
      </w:r>
      <w:del w:id="2648" w:author="GoldenCorpusHarness" w:date="2026-03-28T21:57:49Z">
        <w:r>
          <w:delText>efficacy of pembrolizumab a</w:delText>
        </w:r>
      </w:del>
      <w:ins w:id="2649" w:author="GoldenCorpusHarness" w:date="2026-03-28T21:57:49Z">
        <w:r>
          <w:t>E</w:t>
        </w:r>
      </w:ins>
      <w:r>
        <w:t>nd</w:t>
      </w:r>
      <w:del w:id="2650" w:author="GoldenCorpusHarness" w:date="2026-03-28T21:57:49Z">
        <w:r>
          <w:delText xml:space="preserve"> lenvatinib as 1L intervention in a PD-L1 selected </w:delText>
        </w:r>
      </w:del>
      <w:r>
        <w:t>po</w:t>
      </w:r>
      <w:del w:id="2651" w:author="GoldenCorpusHarness" w:date="2026-03-28T21:57:49Z">
        <w:r>
          <w:delText>pulat</w:delText>
        </w:r>
      </w:del>
      <w:r>
        <w:t>i</w:t>
      </w:r>
      <w:del w:id="2652" w:author="GoldenCorpusHarness" w:date="2026-03-28T21:57:49Z">
        <w:r>
          <w:delText>on of participa</w:delText>
        </w:r>
      </w:del>
      <w:r>
        <w:t xml:space="preserve">nts </w:t>
      </w:r>
      <w:del w:id="2653" w:author="GoldenCorpusHarness" w:date="2026-03-28T21:57:49Z">
        <w:r>
          <w:delText>with recurrent or me</w:delText>
        </w:r>
      </w:del>
      <w:r>
        <w:t>ta</w:t>
      </w:r>
      <w:del w:id="2654" w:author="GoldenCorpusHarness" w:date="2026-03-28T21:57:49Z">
        <w:r>
          <w:delText>static h</w:delText>
        </w:r>
      </w:del>
      <w:ins w:id="2655" w:author="GoldenCorpusHarness" w:date="2026-03-28T21:57:49Z">
        <w:r>
          <w:t>bl</w:t>
        </w:r>
      </w:ins>
      <w:r>
        <w:t>e</w:t>
      </w:r>
      <w:del w:id="2656" w:author="GoldenCorpusHarness" w:date="2026-03-28T21:57:49Z">
        <w:r>
          <w:delText>ad and neck squamous cell carcinoma (R/M HNSCC) (LEAP-010)</w:delText>
        </w:r>
      </w:del>
      <w:r>
        <w:t>.</w:t>
      </w:r>
    </w:p>
    <w:p ns2:paraId="09E29F40" ns2:textId="4246927F" w:rsidR="00561129" w:rsidRDefault="00561129" w:rsidP="009F3271">
      <w:pPr>
        <w:pStyle w:val="Paragraph0"/>
      </w:pPr>
      <w:del w:id="2657" w:author="GoldenCorpusHarness" w:date="2026-03-28T21:57:49Z">
        <w:r>
          <w:delText>Short Title: A Phase 3 study o</w:delText>
        </w:r>
      </w:del>
      <w:ins w:id="2658" w:author="GoldenCorpusHarness" w:date="2026-03-28T21:57:49Z">
        <w:r>
          <w:t xml:space="preserve">In males and </w:t>
        </w:r>
      </w:ins>
      <w:r>
        <w:t>f</w:t>
      </w:r>
      <w:del w:id="2659" w:author="GoldenCorpusHarness" w:date="2026-03-28T21:57:49Z">
        <w:r>
          <w:delText xml:space="preserve"> pembrolizumab (MK-3475) with or without lenvatinib (E70</w:delText>
        </w:r>
      </w:del>
      <w:ins w:id="2660" w:author="GoldenCorpusHarness" w:date="2026-03-28T21:57:49Z">
        <w:r>
          <w:t>emales who are at least 1</w:t>
        </w:r>
      </w:ins>
      <w:r>
        <w:t>8</w:t>
      </w:r>
      <w:del w:id="2661" w:author="GoldenCorpusHarness" w:date="2026-03-28T21:57:49Z">
        <w:r>
          <w:delText>0/MK-7902) as 1L intervention in a PD-L1 selected population with</w:delText>
        </w:r>
      </w:del>
      <w:ins w:id="2662" w:author="GoldenCorpusHarness" w:date="2026-03-28T21:57:49Z">
        <w:r>
          <w:t xml:space="preserve"> years old, with a histologically confirmed diagnosis of</w:t>
        </w:r>
      </w:ins>
      <w:r>
        <w:t xml:space="preserve"> R/M HNSCC </w:t>
      </w:r>
      <w:ins w:id="2663" w:author="GoldenCorpusHarness" w:date="2026-03-28T21:57:49Z">
        <w:r>
          <w:t xml:space="preserve">that is biomarker positive </w:t>
        </w:r>
      </w:ins>
      <w:r>
        <w:t>(</w:t>
      </w:r>
      <w:del w:id="2664" w:author="GoldenCorpusHarness" w:date="2026-03-28T21:57:49Z">
        <w:r>
          <w:delText>LEA</w:delText>
        </w:r>
      </w:del>
      <w:ins w:id="2665" w:author="GoldenCorpusHarness" w:date="2026-03-28T21:57:49Z">
        <w:r>
          <w:t>combined positive score (C</w:t>
        </w:r>
      </w:ins>
      <w:r>
        <w:t>P</w:t>
      </w:r>
      <w:del w:id="2666" w:author="GoldenCorpusHarness" w:date="2026-03-28T21:57:49Z">
        <w:r>
          <w:delText>-0</w:delText>
        </w:r>
      </w:del>
      <w:ins w:id="2667" w:author="GoldenCorpusHarness" w:date="2026-03-28T21:57:49Z">
        <w:r>
          <w:t>S ≥</w:t>
        </w:r>
      </w:ins>
      <w:r>
        <w:t>1</w:t>
      </w:r>
      <w:del w:id="2668" w:author="GoldenCorpusHarness" w:date="2026-03-28T21:57:49Z">
        <w:r>
          <w:delText>0</w:delText>
        </w:r>
      </w:del>
      <w:r>
        <w:t>)</w:t>
      </w:r>
      <w:ins w:id="2669" w:author="GoldenCorpusHarness" w:date="2026-03-28T21:57:49Z">
        <w:r>
          <w:t>), and who are considered incurable by local therapies will be enrolled in this study.</w:t>
        </w:r>
      </w:ins>
    </w:p>
    <w:p ns2:paraId="1F476561" ns2:textId="491C3923" w:rsidR="00C35927" w:rsidRPr="00F06494" w:rsidRDefault="00F06494" w:rsidP="00CC1153">
      <w:pPr>
        <w:pStyle w:val="Paragraph0"/>
      </w:pPr>
      <w:del w:id="2670" w:author="GoldenCorpusHarness" w:date="2026-03-28T21:57:49Z">
        <w:r>
          <w:delText>A</w:delText>
        </w:r>
      </w:del>
      <w:ins w:id="2671" w:author="GoldenCorpusHarness" w:date="2026-03-28T21:57:49Z">
        <w:r>
          <w:t>Throughout this proto</w:t>
        </w:r>
      </w:ins>
      <w:r>
        <w:t>c</w:t>
      </w:r>
      <w:del w:id="2672" w:author="GoldenCorpusHarness" w:date="2026-03-28T21:57:49Z">
        <w:r>
          <w:delText>ronym: L</w:delText>
        </w:r>
      </w:del>
      <w:ins w:id="2673" w:author="GoldenCorpusHarness" w:date="2026-03-28T21:57:49Z">
        <w:r>
          <w:t>ol, the term R</w:t>
        </w:r>
      </w:ins>
      <w:r>
        <w:t>E</w:t>
      </w:r>
      <w:del w:id="2674" w:author="GoldenCorpusHarness" w:date="2026-03-28T21:57:49Z">
        <w:r>
          <w:delText>AP-</w:delText>
        </w:r>
      </w:del>
      <w:ins w:id="2675" w:author="GoldenCorpusHarness" w:date="2026-03-28T21:57:49Z">
        <w:r>
          <w:t>CIST 1.1 refers to the adjustment of RECIST 1.1 to include a maximum of 1</w:t>
        </w:r>
      </w:ins>
      <w:r>
        <w:t>0</w:t>
      </w:r>
      <w:del w:id="2676" w:author="GoldenCorpusHarness" w:date="2026-03-28T21:57:49Z">
        <w:r>
          <w:delText>10</w:delText>
        </w:r>
      </w:del>
      <w:ins w:id="2677" w:author="GoldenCorpusHarness" w:date="2026-03-28T21:57:49Z">
        <w:r>
          <w:t xml:space="preserve"> target lesions and a maximum of 5 target lesions per organ. Refer to Section 4.2.1.1.1 for further details.</w:t>
        </w:r>
      </w:ins>
    </w:p>
    <w:p ns2:paraId="3819C496" ns2:textId="17F5766A" w:rsidR="00904DBF" w:rsidRDefault="005B70DC" w:rsidP="00433558">
      <w:pPr>
        <w:pStyle w:val="Paragraph0"/>
        <w:rPr>
          <w:b/>
        </w:rPr>
      </w:pPr>
      <w:del w:id="2678" w:author="GoldenCorpusHarness" w:date="2026-03-28T21:57:49Z">
        <w:r>
          <w:delText>Hypotheses</w:delText>
        </w:r>
      </w:del>
      <w:ins w:id="2679" w:author="GoldenCorpusHarness" w:date="2026-03-28T21:57:49Z">
        <w:r>
          <w:t>NOTE: Based on the data from an interim safety and efficacy analysis for LEAP-010 (data cutoff 30May2023)</w:t>
        </w:r>
      </w:ins>
      <w:r>
        <w:t xml:space="preserve">, </w:t>
      </w:r>
      <w:ins w:id="2680" w:author="GoldenCorpusHarness" w:date="2026-03-28T21:57:49Z">
        <w:r>
          <w:t>the study will be discontinued based on a lack of additional clinical benefit on overall survival (</w:t>
        </w:r>
      </w:ins>
      <w:r>
        <w:t>O</w:t>
      </w:r>
      <w:del w:id="2681" w:author="GoldenCorpusHarness" w:date="2026-03-28T21:57:49Z">
        <w:r>
          <w:delText>bjecti</w:delText>
        </w:r>
      </w:del>
      <w:ins w:id="2682" w:author="GoldenCorpusHarness" w:date="2026-03-28T21:57:49Z">
        <w:r>
          <w:t>S) of the combination of pembrolizumab plus len</w:t>
        </w:r>
      </w:ins>
      <w:r>
        <w:t>v</w:t>
      </w:r>
      <w:del w:id="2683" w:author="GoldenCorpusHarness" w:date="2026-03-28T21:57:49Z">
        <w:r>
          <w:delText>e</w:delText>
        </w:r>
      </w:del>
      <w:ins w:id="2684" w:author="GoldenCorpusHarness" w:date="2026-03-28T21:57:49Z">
        <w:r>
          <w:t>atinib over pembrolizumab monotherapy. At this interim analysi</w:t>
        </w:r>
      </w:ins>
      <w:r>
        <w:t xml:space="preserve">s, </w:t>
      </w:r>
      <w:del w:id="2685" w:author="GoldenCorpusHarness" w:date="2026-03-28T21:57:49Z">
        <w:r>
          <w:delText>and Endpoints:</w:delText>
        </w:r>
      </w:del>
      <w:ins w:id="2686" w:author="GoldenCorpusHarness" w:date="2026-03-28T21:57:49Z">
        <w:r>
          <w:t>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3ACA52EE" ns2:textId="712BDD9E" w:rsidR="00B00B5F" w:rsidRDefault="00384ED6" w:rsidP="00384ED6">
      <w:pPr>
        <w:pStyle w:val="Paragraph0"/>
        <w:rPr>
          <w:rFonts w:eastAsia="Times New Roman"/>
        </w:rPr>
      </w:pPr>
      <w:del w:id="2687" w:author="GoldenCorpusHarness" w:date="2026-03-28T21:57:49Z">
        <w:r>
          <w:delText>Hypotheses are aligned with o</w:delText>
        </w:r>
      </w:del>
      <w:ins w:id="2688" w:author="GoldenCorpusHarness" w:date="2026-03-28T21:57:49Z">
        <w:r>
          <w:t>NOTE: In alignment with the study-specific investigator letter dated 25-Aug-2023, all study participants still receiving pem</w:t>
        </w:r>
      </w:ins>
      <w:r>
        <w:t>b</w:t>
      </w:r>
      <w:del w:id="2689" w:author="GoldenCorpusHarness" w:date="2026-03-28T21:57:49Z">
        <w:r>
          <w:delText>ject</w:delText>
        </w:r>
      </w:del>
      <w:ins w:id="2690" w:author="GoldenCorpusHarness" w:date="2026-03-28T21:57:49Z">
        <w:r>
          <w:t>rolizumab should continue to rece</w:t>
        </w:r>
      </w:ins>
      <w:r>
        <w:t>ive</w:t>
      </w:r>
      <w:del w:id="2691" w:author="GoldenCorpusHarness" w:date="2026-03-28T21:57:49Z">
        <w:r>
          <w:delText>s in the O</w:delText>
        </w:r>
      </w:del>
      <w:ins w:id="2692" w:author="GoldenCorpusHarness" w:date="2026-03-28T21:57:49Z">
        <w:r>
          <w:t xml:space="preserve"> pem</w:t>
        </w:r>
      </w:ins>
      <w:r>
        <w:t>b</w:t>
      </w:r>
      <w:del w:id="2693" w:author="GoldenCorpusHarness" w:date="2026-03-28T21:57:49Z">
        <w:r>
          <w:delText>jecti</w:delText>
        </w:r>
      </w:del>
      <w:ins w:id="2694" w:author="GoldenCorpusHarness" w:date="2026-03-28T21:57:49Z">
        <w:r>
          <w:t xml:space="preserve">rolizumab monotherapy on study and undergo modified protocol study procedures as specified in this amendment. Study participation should end after the 30day Safety Follow-up Visit (last scheduled </w:t>
        </w:r>
      </w:ins>
      <w:r>
        <w:t>v</w:t>
      </w:r>
      <w:del w:id="2695" w:author="GoldenCorpusHarness" w:date="2026-03-28T21:57:49Z">
        <w:r>
          <w:delText>es and</w:delText>
        </w:r>
      </w:del>
      <w:ins w:id="2696" w:author="GoldenCorpusHarness" w:date="2026-03-28T21:57:49Z">
        <w:r>
          <w:t>isit) with the following exceptions: participants who are potential candidates for Second Course treatment will continue in</w:t>
        </w:r>
      </w:ins>
      <w:r>
        <w:t xml:space="preserve"> E</w:t>
      </w:r>
      <w:del w:id="2697" w:author="GoldenCorpusHarness" w:date="2026-03-28T21:57:49Z">
        <w:r>
          <w:delText>ndpoints ta</w:delText>
        </w:r>
      </w:del>
      <w:ins w:id="2698" w:author="GoldenCorpusHarness" w:date="2026-03-28T21:57:49Z">
        <w:r>
          <w:t>fficacy Follow-up and all participants in China will continue in Efficacy Follow-up and Survival Follow-up. All participants should stop ongoing treatment with lenvatini</w:t>
        </w:r>
      </w:ins>
      <w:r>
        <w:t>b</w:t>
      </w:r>
      <w:del w:id="2699" w:author="GoldenCorpusHarness" w:date="2026-03-28T21:57:49Z">
        <w:r>
          <w:delText>le</w:delText>
        </w:r>
      </w:del>
      <w:ins w:id="2700" w:author="GoldenCorpusHarness" w:date="2026-03-28T21:57:49Z">
        <w:r>
          <w:t>/placebo</w:t>
        </w:r>
      </w:ins>
      <w:r>
        <w:t>.</w:t>
      </w:r>
      <w:del w:id="2701" w:author="GoldenCorpusHarness" w:date="2026-03-28T21:57:49Z">
        <w:r>
          <w:delText xml:space="preserve"> </w:delText>
        </w:r>
      </w:del>
    </w:p>
    <w:p ns2:paraId="121EDEBE" ns2:textId="77777777" w:rsidR="006338E6" w:rsidRDefault="006338E6" w:rsidP="006338E6">
      <w:pPr>
        <w:pStyle w:val="Paragraph0"/>
      </w:pPr>
      <w:del w:id="2702" w:author="GoldenCorpusHarness" w:date="2026-03-28T21:57:49Z">
        <w:r>
          <w:delText>Males and female</w:delText>
        </w:r>
      </w:del>
      <w:ins w:id="2703" w:author="GoldenCorpusHarness" w:date="2026-03-28T21:57:49Z">
        <w:r>
          <w:t>Exceptions may be requested for lenvatinib for study participant</w:t>
        </w:r>
      </w:ins>
      <w:r>
        <w:t>s who</w:t>
      </w:r>
      <w:del w:id="2704" w:author="GoldenCorpusHarness" w:date="2026-03-28T21:57:49Z">
        <w:r>
          <w:delText xml:space="preserve"> are at least 18 years old</w:delText>
        </w:r>
      </w:del>
      <w:r>
        <w:t xml:space="preserve">, </w:t>
      </w:r>
      <w:ins w:id="2705" w:author="GoldenCorpusHarness" w:date="2026-03-28T21:57:49Z">
        <w:r>
          <w:t xml:space="preserve">in the assessment of their study physician, are benefiting from ongoing lenvatinib after consulting </w:t>
        </w:r>
      </w:ins>
      <w:r>
        <w:t xml:space="preserve">with </w:t>
      </w:r>
      <w:del w:id="2706" w:author="GoldenCorpusHarness" w:date="2026-03-28T21:57:49Z">
        <w:r>
          <w:delText>a histolo</w:delText>
        </w:r>
      </w:del>
      <w:ins w:id="2707" w:author="GoldenCorpusHarness" w:date="2026-03-28T21:57:49Z">
        <w:r>
          <w:t>the Sponsor. This applies to participants currently on pembrolizumab and lenvatinib and participants who have discontinued pembrolizumab and are currently continuin</w:t>
        </w:r>
      </w:ins>
      <w:r>
        <w:t>g</w:t>
      </w:r>
      <w:del w:id="2708" w:author="GoldenCorpusHarness" w:date="2026-03-28T21:57:49Z">
        <w:r>
          <w:delText>ically confirmed dia</w:delText>
        </w:r>
      </w:del>
      <w:ins w:id="2709" w:author="GoldenCorpusHarness" w:date="2026-03-28T21:57:49Z">
        <w:r>
          <w:t xml:space="preserve"> lenvatinib monotherapy. Participants who are considered by the investi</w:t>
        </w:r>
      </w:ins>
      <w:r>
        <w:t>g</w:t>
      </w:r>
      <w:del w:id="2710" w:author="GoldenCorpusHarness" w:date="2026-03-28T21:57:49Z">
        <w:r>
          <w:delText>nosis of R/M HN</w:delText>
        </w:r>
      </w:del>
      <w:ins w:id="2711" w:author="GoldenCorpusHarness" w:date="2026-03-28T21:57:49Z">
        <w:r>
          <w:t xml:space="preserve">ator as candidates for continued monotherapy with lenvatinib after completion of 35 cycles of pembrolizumab and lenvatinib require a separate communication with the </w:t>
        </w:r>
      </w:ins>
      <w:r>
        <w:t>S</w:t>
      </w:r>
      <w:ins w:id="2712" w:author="GoldenCorpusHarness" w:date="2026-03-28T21:57:49Z">
        <w:r>
          <w:t xml:space="preserve">ponsor. Participants who discontinue pembrolizumab prior to completion of </w:t>
        </w:r>
      </w:ins>
      <w:r>
        <w:t>C</w:t>
      </w:r>
      <w:del w:id="2713" w:author="GoldenCorpusHarness" w:date="2026-03-28T21:57:49Z">
        <w:r>
          <w:delText>C that is biomarker positive</w:delText>
        </w:r>
      </w:del>
      <w:ins w:id="2714" w:author="GoldenCorpusHarness" w:date="2026-03-28T21:57:49Z">
        <w:r>
          <w:t>ycle 35</w:t>
        </w:r>
      </w:ins>
      <w:r>
        <w:t xml:space="preserve"> (</w:t>
      </w:r>
      <w:del w:id="2715" w:author="GoldenCorpusHarness" w:date="2026-03-28T21:57:49Z">
        <w:r>
          <w:delText>CPS ≥1</w:delText>
        </w:r>
      </w:del>
      <w:ins w:id="2716" w:author="GoldenCorpusHarness" w:date="2026-03-28T21:57:49Z">
        <w:r>
          <w:t>eg, due to an AE</w:t>
        </w:r>
      </w:ins>
      <w:r>
        <w:t>)</w:t>
      </w:r>
      <w:del w:id="2717" w:author="GoldenCorpusHarness" w:date="2026-03-28T21:57:49Z">
        <w:r>
          <w:delText>, and who are considered incurable by local therapies will be enrolled in this study</w:delText>
        </w:r>
      </w:del>
      <w:ins w:id="2718" w:author="GoldenCorpusHarness" w:date="2026-03-28T21:57:49Z">
        <w:r>
          <w:t xml:space="preserve"> must discontinue lenvatinib at the same time</w:t>
        </w:r>
      </w:ins>
      <w:r>
        <w:t>.</w:t>
      </w:r>
    </w:p>
    <w:p ns2:paraId="32AD1884" ns2:textId="4553C8E9" w:rsidR="00267DB9" w:rsidRDefault="006338E6" w:rsidP="006338E6">
      <w:pPr>
        <w:pStyle w:val="Paragraph0"/>
      </w:pPr>
      <w:ins w:id="2719" w:author="GoldenCorpusHarness" w:date="2026-03-28T21:57:49Z">
        <w:r>
          <w:t xml:space="preserve">All participants beyond the 30-day Safety Follow-up Visit (except participants who are potential candidates for Second Course treatment and all participants in China) should be discontinued from the study; however standard safety reporting should continue, as applicable. As of Amendment 05, participants who are still on study treatment will no longer require ePRO assessments or tumor response assessments by BICR to be performed. Scans will no longer be submitted to the iCRO. (Note: tumor response assessments by BICR and submission of scans to the iCRO will continue for participants in China.) Participants who are still on study medication should continue tumor imaging and investigator assessments of imaging per protocol. Biomarker specimen collection is discontinued. </w:t>
        </w:r>
      </w:ins>
      <w:r>
        <w:t>Th</w:t>
      </w:r>
      <w:del w:id="2720" w:author="GoldenCorpusHarness" w:date="2026-03-28T21:57:49Z">
        <w:r>
          <w:delText>roughout this protocol, the term RE</w:delText>
        </w:r>
      </w:del>
      <w:ins w:id="2721" w:author="GoldenCorpusHarness" w:date="2026-03-28T21:57:49Z">
        <w:r>
          <w:t xml:space="preserve">e 30-Day Safety Follow-up Visit is the last required visit (except for participants who are potential candidates for Second </w:t>
        </w:r>
      </w:ins>
      <w:r>
        <w:t>C</w:t>
      </w:r>
      <w:del w:id="2722" w:author="GoldenCorpusHarness" w:date="2026-03-28T21:57:49Z">
        <w:r>
          <w:delText>I</w:delText>
        </w:r>
      </w:del>
      <w:ins w:id="2723" w:author="GoldenCorpusHarness" w:date="2026-03-28T21:57:49Z">
        <w:r>
          <w:t xml:space="preserve">ourse treatment and all participants in China). Updated analyses are described in </w:t>
        </w:r>
      </w:ins>
      <w:r>
        <w:t>S</w:t>
      </w:r>
      <w:del w:id="2724" w:author="GoldenCorpusHarness" w:date="2026-03-28T21:57:49Z">
        <w:r>
          <w:delText>T 1</w:delText>
        </w:r>
      </w:del>
      <w:ins w:id="2725" w:author="GoldenCorpusHarness" w:date="2026-03-28T21:57:49Z">
        <w:r>
          <w:t>ection 9</w:t>
        </w:r>
      </w:ins>
      <w:r>
        <w:t>.</w:t>
      </w:r>
      <w:del w:id="2726" w:author="GoldenCorpusHarness" w:date="2026-03-28T21:57:49Z">
        <w:r>
          <w:delText>1 refers to the adjustment of RECIST 1.1 to include a maximum of 10 target lesions and a maximum of 5 target lesions per organ. Refer to Section 4.2.1.1.1 for further details.</w:delText>
        </w:r>
      </w:del>
      <w:ins w:id="2727" w:author="GoldenCorpusHarness" w:date="2026-03-28T21:57:49Z">
        <w:r>
          <w:t xml:space="preserve"> </w:t>
        </w:r>
      </w:ins>
    </w:p>
    <w:tbl>
      <w:tblPr>
        <w:tblStyle w:val="TableGrid"/>
        <w:tblW w:w="499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491"/>
        <w:gridCol w:w="4492"/>
      </w:tblGrid>
      <w:tr w:rsidR="00957E41" ns2:paraId="6019EA0A" ns2:textId="77777777" w:rsidTr="00957E41">
        <w:tc>
          <w:tcPr>
            <w:tcW w:w="2500" w:type="pct"/>
          </w:tcPr>
          <w:p ns2:paraId="2EB5D7BB" ns2:textId="5D3469A2" w:rsidR="00957E41" w:rsidRDefault="00957E41" w:rsidP="003D7C32">
            <w:pPr>
              <w:pStyle w:val="Paragraph0"/>
              <w:spacing w:after="60"/>
            </w:pPr>
            <w:r>
              <w:t>Primary Objectives</w:t>
            </w:r>
          </w:p>
        </w:tc>
        <w:tc>
          <w:tcPr>
            <w:tcW w:w="2500" w:type="pct"/>
          </w:tcPr>
          <w:p ns2:paraId="1121FDFF" ns2:textId="3EC54A30" w:rsidR="00957E41" w:rsidRDefault="00957E41" w:rsidP="003D7C32">
            <w:pPr>
              <w:pStyle w:val="Paragraph0"/>
              <w:spacing w:after="60"/>
            </w:pPr>
            <w:r>
              <w:t>Primary Endpoints</w:t>
            </w:r>
          </w:p>
        </w:tc>
      </w:tr>
      <w:tr w:rsidR="00957E41" ns2:paraId="20712442" ns2:textId="77777777" w:rsidTr="00957E41">
        <w:tc>
          <w:tcPr>
            <w:tcW w:w="2500" w:type="pct"/>
          </w:tcPr>
          <w:p ns2:paraId="29D2CB0E" ns2:textId="77777777" w:rsidR="00957E41" w:rsidRDefault="00957E41" w:rsidP="003D7C32">
            <w:pPr>
              <w:pStyle w:val="Paragraph0"/>
              <w:spacing w:after="60"/>
            </w:pPr>
            <w:r>
              <w:t>- Objective: To compare pembrolizumab + lenvatinib to pembrolizumab + placebo with respect to ORR per RECIST 1.1 as assessed by BICR.</w:t>
            </w:r>
          </w:p>
          <w:p ns2:paraId="313FAC39" ns2:textId="104A0109" w:rsidR="00957E41" w:rsidRDefault="00957E41" w:rsidP="003D7C32">
            <w:pPr>
              <w:pStyle w:val="Paragraph0"/>
              <w:spacing w:after="60"/>
            </w:pPr>
            <w:r>
              <w:t>Hypothesis (H1): Pembrolizumab + lenvatinib is superior to pembrolizumab + placebo with respect to ORR per RECIST 1.1 by BICR.</w:t>
            </w:r>
          </w:p>
        </w:tc>
        <w:tc>
          <w:tcPr>
            <w:tcW w:w="2500" w:type="pct"/>
          </w:tcPr>
          <w:p ns2:paraId="72BEE557" ns2:textId="02166E8B" w:rsidR="00957E41" w:rsidRDefault="00957E41" w:rsidP="003D7C32">
            <w:pPr>
              <w:pStyle w:val="Paragraph0"/>
              <w:spacing w:after="60"/>
            </w:pPr>
            <w:r>
              <w:t>- OR, defined as a BOR of CR or PR.</w:t>
            </w:r>
          </w:p>
        </w:tc>
      </w:tr>
      <w:tr w:rsidR="00957E41" ns2:paraId="7897D546" ns2:textId="77777777" w:rsidTr="00957E41">
        <w:tc>
          <w:tcPr>
            <w:tcW w:w="2500" w:type="pct"/>
          </w:tcPr>
          <w:p ns2:paraId="1DB64C70" ns2:textId="77777777" w:rsidR="00957E41" w:rsidRDefault="00957E41" w:rsidP="003D7C32">
            <w:pPr>
              <w:pStyle w:val="Paragraph0"/>
              <w:spacing w:after="60"/>
            </w:pPr>
            <w:r>
              <w:t>- Objective: To compare pembrolizumab + lenvatinib to pembrolizumab + placebo with respect to PFS per RECIST 1.1 as assessed by BICR.</w:t>
            </w:r>
          </w:p>
          <w:p ns2:paraId="52BBA84F" ns2:textId="7426CCA6" w:rsidR="00957E41" w:rsidRDefault="00957E41" w:rsidP="003D7C32">
            <w:pPr>
              <w:pStyle w:val="Paragraph0"/>
              <w:spacing w:after="60"/>
            </w:pPr>
            <w:r>
              <w:t>Hypothesis (H2): Pembrolizumab + lenvatinib is superior to pembrolizumab + placebo with respect to PFS per RECIST 1.1 as assessed by BICR.</w:t>
            </w:r>
          </w:p>
        </w:tc>
        <w:tc>
          <w:tcPr>
            <w:tcW w:w="2500" w:type="pct"/>
          </w:tcPr>
          <w:p ns2:paraId="0434CC8C" ns2:textId="0F860102" w:rsidR="00957E41" w:rsidRDefault="00957E41" w:rsidP="003D7C32">
            <w:pPr>
              <w:pStyle w:val="Paragraph0"/>
              <w:spacing w:after="60"/>
            </w:pPr>
            <w:r>
              <w:t>- PFS, defined as the time from randomization to the first documented PD or death due to any cause, whichever occurs first.</w:t>
            </w:r>
          </w:p>
        </w:tc>
      </w:tr>
      <w:tr w:rsidR="00957E41" ns2:paraId="42CAB71D" ns2:textId="77777777" w:rsidTr="00957E41">
        <w:tc>
          <w:tcPr>
            <w:tcW w:w="2500" w:type="pct"/>
          </w:tcPr>
          <w:p ns2:paraId="1E9B499D" ns2:textId="77777777" w:rsidR="00957E41" w:rsidRDefault="00957E41" w:rsidP="003D7C32">
            <w:pPr>
              <w:pStyle w:val="Paragraph0"/>
              <w:spacing w:after="60"/>
            </w:pPr>
            <w:r>
              <w:lastRenderedPageBreak/>
              <w:t>- Objective: To compare pembrolizumab + lenvatinib to pembrolizumab + placebo with respect to OS.</w:t>
            </w:r>
          </w:p>
          <w:p ns2:paraId="3C5FF032" ns2:textId="4663CB0D" w:rsidR="00957E41" w:rsidRDefault="00957E41" w:rsidP="003D7C32">
            <w:pPr>
              <w:pStyle w:val="Paragraph0"/>
              <w:spacing w:after="60"/>
            </w:pPr>
            <w:r>
              <w:t>Hypothesis (H3): Pembrolizumab + lenvatinib is superior to pembrolizumab + placebo with respect to OS.</w:t>
            </w:r>
          </w:p>
        </w:tc>
        <w:tc>
          <w:tcPr>
            <w:tcW w:w="2500" w:type="pct"/>
          </w:tcPr>
          <w:p ns2:paraId="478E8D2C" ns2:textId="7D718258" w:rsidR="00957E41" w:rsidRDefault="00957E41" w:rsidP="003D7C32">
            <w:pPr>
              <w:pStyle w:val="Paragraph0"/>
              <w:spacing w:after="60"/>
            </w:pPr>
            <w:r>
              <w:t>- OS, defined as the time from randomization to the date of death due to any cause.</w:t>
            </w:r>
          </w:p>
        </w:tc>
      </w:tr>
      <w:tr w:rsidR="00957E41" ns2:paraId="08021408" ns2:textId="77777777" w:rsidTr="00957E41">
        <w:tc>
          <w:tcPr>
            <w:tcW w:w="2500" w:type="pct"/>
          </w:tcPr>
          <w:p ns2:paraId="3075CC58" ns2:textId="52C72DAE" w:rsidR="00957E41" w:rsidRDefault="00957E41" w:rsidP="003D7C32">
            <w:pPr>
              <w:pStyle w:val="Paragraph0"/>
              <w:spacing w:after="60"/>
            </w:pPr>
            <w:r>
              <w:t>Secondary Objectives</w:t>
            </w:r>
          </w:p>
        </w:tc>
        <w:tc>
          <w:tcPr>
            <w:tcW w:w="2500" w:type="pct"/>
          </w:tcPr>
          <w:p ns2:paraId="322D1EC4" ns2:textId="3E303D95" w:rsidR="00957E41" w:rsidRDefault="00957E41" w:rsidP="003D7C32">
            <w:pPr>
              <w:pStyle w:val="Paragraph0"/>
              <w:spacing w:after="60"/>
            </w:pPr>
            <w:r>
              <w:t>Secondary Endpoints</w:t>
            </w:r>
          </w:p>
        </w:tc>
      </w:tr>
      <w:tr w:rsidR="00957E41" ns2:paraId="5830D29C" ns2:textId="77777777" w:rsidTr="00957E41">
        <w:tc>
          <w:tcPr>
            <w:tcW w:w="2500" w:type="pct"/>
          </w:tcPr>
          <w:p ns2:paraId="27E05AF1" ns2:textId="640C9E0F" w:rsidR="00957E41" w:rsidRDefault="00957E41" w:rsidP="003D7C32">
            <w:pPr>
              <w:pStyle w:val="Paragraph0"/>
              <w:spacing w:after="60"/>
            </w:pPr>
            <w:r>
              <w:t>- Objective: To evaluate pembrolizumab + lenvatinib and pembrolizumab + placebo with respect to DOR per RECIST 1.1 as assessed by BICR.</w:t>
            </w:r>
          </w:p>
        </w:tc>
        <w:tc>
          <w:tcPr>
            <w:tcW w:w="2500" w:type="pct"/>
          </w:tcPr>
          <w:p ns2:paraId="650DA99D" ns2:textId="53189B29" w:rsidR="00957E41" w:rsidRDefault="00957E41" w:rsidP="003D7C32">
            <w:pPr>
              <w:pStyle w:val="Paragraph0"/>
              <w:spacing w:after="60"/>
            </w:pPr>
            <w:r>
              <w:t>- DOR, defined as the time from the first documented evidence of CR or PR until PD or death due to any cause, whichever occurs first.</w:t>
            </w:r>
          </w:p>
        </w:tc>
      </w:tr>
      <w:tr w:rsidR="00957E41" ns2:paraId="39AFC79A" ns2:textId="77777777" w:rsidTr="00957E41">
        <w:tc>
          <w:tcPr>
            <w:tcW w:w="2500" w:type="pct"/>
          </w:tcPr>
          <w:p ns2:paraId="45FC138D" ns2:textId="27892036" w:rsidR="00957E41" w:rsidRDefault="00957E41" w:rsidP="003D7C32">
            <w:pPr>
              <w:pStyle w:val="Paragraph0"/>
              <w:spacing w:after="60"/>
            </w:pPr>
            <w:r>
              <w:t>- Objective: To assess the safety and tolerability of study intervention with pembrolizumab + lenvatinib and pembrolizumab + placebo.</w:t>
            </w:r>
          </w:p>
        </w:tc>
        <w:tc>
          <w:tcPr>
            <w:tcW w:w="2500" w:type="pct"/>
          </w:tcPr>
          <w:p ns2:paraId="303DDB8E" ns2:textId="77777777" w:rsidR="00957E41" w:rsidRDefault="00957E41" w:rsidP="003D7C32">
            <w:pPr>
              <w:pStyle w:val="Paragraph0"/>
              <w:spacing w:after="60"/>
            </w:pPr>
            <w:r>
              <w:t>- AEs</w:t>
            </w:r>
          </w:p>
          <w:p ns2:paraId="7286D53F" ns2:textId="501C9D05" w:rsidR="00957E41" w:rsidRDefault="00957E41" w:rsidP="003D7C32">
            <w:pPr>
              <w:pStyle w:val="Paragraph0"/>
              <w:spacing w:after="60"/>
            </w:pPr>
            <w:r>
              <w:t>- Study drug discontinuations due to AEs.</w:t>
            </w:r>
          </w:p>
        </w:tc>
      </w:tr>
    </w:tbl>
    <w:p ns2:paraId="2599DDFA" ns2:textId="62923CAF" w:rsidR="00EB2AF2" w:rsidRPr="00CC1153" w:rsidRDefault="00EB2AF2" w:rsidP="00A53F2C"/>
    <w:p ns2:paraId="44CF9CC1" ns2:textId="615DD623" w:rsidR="00A865D8" w:rsidRDefault="00A865D8" w:rsidP="00CC1153">
      <w:pPr>
        <w:pStyle w:val="Paragraph0"/>
      </w:pPr>
      <w:del w:id="2728" w:author="GoldenCorpusHarness" w:date="2026-03-28T21:57:49Z">
        <w:r>
          <w:delText>Overall Design:</w:delText>
        </w:r>
      </w:del>
    </w:p>
    <w:tbl>
      <w:tblPr>
        <w:tblStyle w:val="TableGrid"/>
        <w:tblW w:w="5000" w:type="pct"/>
        <w:tblLook w:val="04A0" w:firstRow="1" w:lastRow="0" w:firstColumn="1" w:lastColumn="0" w:noHBand="0" w:noVBand="1"/>
      </w:tblPr>
      <w:tblGrid>
        <w:gridCol w:w="3130"/>
        <w:gridCol w:w="5860"/>
      </w:tblGrid>
      <w:tr w:rsidR="00E67BCF" ns2:paraId="2E2AD216" ns2:textId="77777777" w:rsidTr="002D1EA4">
        <w:tc>
          <w:tcPr>
            <w:tcW w:w="3235" w:type="dxa"/>
          </w:tcPr>
          <w:p ns2:paraId="29F4A962" ns2:textId="32F825DD" w:rsidR="00C378EC" w:rsidRPr="00C378EC" w:rsidRDefault="00D92C8A" w:rsidP="003D7C32">
            <w:pPr>
              <w:pStyle w:val="Paragraph0"/>
              <w:spacing w:after="60"/>
            </w:pPr>
            <w:r w:rsidRPr="00C85CAC">
              <w:t>Study Phase</w:t>
            </w:r>
          </w:p>
        </w:tc>
        <w:tc>
          <w:tcPr>
            <w:tcW w:w="6115" w:type="dxa"/>
          </w:tcPr>
          <w:p ns2:paraId="2A12CC0D" ns2:textId="2788A620" w:rsidR="00050CFF" w:rsidRPr="00A53F2C" w:rsidRDefault="00112CF3" w:rsidP="003D7C32">
            <w:pPr>
              <w:pStyle w:val="Paragraph0"/>
              <w:spacing w:after="60"/>
            </w:pPr>
            <w:r>
              <w:t>Phase 3</w:t>
            </w:r>
          </w:p>
        </w:tc>
      </w:tr>
      <w:tr w:rsidR="0095446A" ns2:paraId="08E1EE21" ns2:textId="77777777" w:rsidTr="002D1EA4">
        <w:tc>
          <w:tcPr>
            <w:tcW w:w="3235" w:type="dxa"/>
          </w:tcPr>
          <w:p ns2:paraId="184EFCBF" ns2:textId="0B9F0572" w:rsidR="0095446A" w:rsidRPr="0095446A" w:rsidRDefault="0095446A" w:rsidP="003D7C32">
            <w:pPr>
              <w:pStyle w:val="Paragraph0"/>
              <w:spacing w:after="60"/>
              <w:rPr>
                <w:rFonts w:eastAsia="Times New Roman"/>
              </w:rPr>
            </w:pPr>
            <w:r>
              <w:t>Primary Purpose</w:t>
            </w:r>
          </w:p>
        </w:tc>
        <w:tc>
          <w:tcPr>
            <w:tcW w:w="6115" w:type="dxa"/>
          </w:tcPr>
          <w:p ns2:paraId="2942F5F1" ns2:textId="3C15AC3E" w:rsidR="00725F75" w:rsidRPr="00A53F2C" w:rsidRDefault="00112CF3" w:rsidP="003D7C32">
            <w:pPr>
              <w:pStyle w:val="Paragraph0"/>
              <w:spacing w:after="60"/>
            </w:pPr>
            <w:r>
              <w:t>Treatment</w:t>
            </w:r>
          </w:p>
        </w:tc>
      </w:tr>
      <w:tr w:rsidR="00E67BCF" ns2:paraId="53F64995" ns2:textId="77777777" w:rsidTr="002D1EA4">
        <w:tc>
          <w:tcPr>
            <w:tcW w:w="3235" w:type="dxa"/>
          </w:tcPr>
          <w:p ns2:paraId="3BCA54C8" ns2:textId="02480618" w:rsidR="00E67BCF" w:rsidRPr="000F38C8" w:rsidRDefault="00D92C8A" w:rsidP="003D7C32">
            <w:pPr>
              <w:pStyle w:val="Paragraph0"/>
              <w:spacing w:after="60"/>
            </w:pPr>
            <w:r w:rsidRPr="00C85CAC">
              <w:t>Indication</w:t>
            </w:r>
          </w:p>
        </w:tc>
        <w:tc>
          <w:tcPr>
            <w:tcW w:w="6115" w:type="dxa"/>
          </w:tcPr>
          <w:p ns2:paraId="5C235EBC" ns2:textId="02EE558B" w:rsidR="00050CFF" w:rsidRPr="00A53F2C" w:rsidRDefault="00C93A31" w:rsidP="003D7C32">
            <w:pPr>
              <w:pStyle w:val="Paragraph0"/>
              <w:spacing w:after="60"/>
            </w:pPr>
            <w:r>
              <w:t>T</w:t>
            </w:r>
            <w:r w:rsidR="00112CF3">
              <w:t xml:space="preserve">reatment of </w:t>
            </w:r>
            <w:r w:rsidR="00407634">
              <w:t xml:space="preserve">participants with </w:t>
            </w:r>
            <w:r w:rsidR="00112CF3">
              <w:t>R/M HNSCC</w:t>
            </w:r>
          </w:p>
        </w:tc>
      </w:tr>
      <w:tr w:rsidR="00E67BCF" ns2:paraId="61778FF8" ns2:textId="77777777" w:rsidTr="002D1EA4">
        <w:tc>
          <w:tcPr>
            <w:tcW w:w="3235" w:type="dxa"/>
          </w:tcPr>
          <w:p ns2:paraId="2A71B990" ns2:textId="727C05FF" w:rsidR="00E67BCF" w:rsidRPr="000F38C8" w:rsidRDefault="00D92C8A" w:rsidP="003D7C32">
            <w:pPr>
              <w:pStyle w:val="Paragraph0"/>
              <w:spacing w:after="60"/>
            </w:pPr>
            <w:r w:rsidRPr="00C85CAC">
              <w:t>Population</w:t>
            </w:r>
          </w:p>
        </w:tc>
        <w:tc>
          <w:tcPr>
            <w:tcW w:w="6115" w:type="dxa"/>
          </w:tcPr>
          <w:p ns2:paraId="67E89A62" ns2:textId="6C581089" w:rsidR="00050CFF" w:rsidRPr="00A53F2C" w:rsidRDefault="00836485" w:rsidP="003D7C32">
            <w:pPr>
              <w:pStyle w:val="Paragraph0"/>
              <w:spacing w:after="60"/>
            </w:pPr>
            <w:r>
              <w:t xml:space="preserve">Participants with </w:t>
            </w:r>
            <w:r w:rsidR="00C93A31" w:rsidRPr="00C93A31">
              <w:t xml:space="preserve">R/M HNSCC </w:t>
            </w:r>
            <w:r w:rsidR="00C93A31">
              <w:t>(</w:t>
            </w:r>
            <w:r>
              <w:t>CPS ≥1</w:t>
            </w:r>
            <w:r w:rsidR="00C93A31">
              <w:t>)</w:t>
            </w:r>
            <w:r>
              <w:t xml:space="preserve"> </w:t>
            </w:r>
            <w:r w:rsidR="00C93A31">
              <w:t>who are</w:t>
            </w:r>
            <w:r>
              <w:t xml:space="preserve"> eligible for </w:t>
            </w:r>
            <w:r w:rsidR="002C132E">
              <w:t>1L</w:t>
            </w:r>
            <w:r>
              <w:t xml:space="preserve"> treatment</w:t>
            </w:r>
          </w:p>
        </w:tc>
      </w:tr>
      <w:tr w:rsidR="00E67BCF" ns2:paraId="27C3C45E" ns2:textId="77777777" w:rsidTr="002D1EA4">
        <w:tc>
          <w:tcPr>
            <w:tcW w:w="3235" w:type="dxa"/>
          </w:tcPr>
          <w:p ns2:paraId="42DB0C4A" ns2:textId="30C28653" w:rsidR="00E67BCF" w:rsidRPr="000F38C8" w:rsidRDefault="00D92C8A" w:rsidP="003D7C32">
            <w:pPr>
              <w:pStyle w:val="Paragraph0"/>
              <w:spacing w:after="60"/>
            </w:pPr>
            <w:r w:rsidRPr="00CC1153">
              <w:t>Study Type</w:t>
            </w:r>
          </w:p>
        </w:tc>
        <w:tc>
          <w:tcPr>
            <w:tcW w:w="6115" w:type="dxa"/>
          </w:tcPr>
          <w:p ns2:paraId="68733BA3" ns2:textId="2FCFDA86" w:rsidR="00050CFF" w:rsidRPr="00A53F2C" w:rsidRDefault="00112CF3" w:rsidP="003D7C32">
            <w:pPr>
              <w:pStyle w:val="Paragraph0"/>
              <w:spacing w:after="60"/>
            </w:pPr>
            <w:r>
              <w:t>Interventional</w:t>
            </w:r>
          </w:p>
        </w:tc>
      </w:tr>
      <w:tr w:rsidR="00E67BCF" ns2:paraId="2EB4909A" ns2:textId="77777777" w:rsidTr="002D1EA4">
        <w:tc>
          <w:tcPr>
            <w:tcW w:w="3235" w:type="dxa"/>
          </w:tcPr>
          <w:p ns2:paraId="1C51100F" ns2:textId="5329D04E" w:rsidR="00E67BCF" w:rsidRPr="000F38C8" w:rsidRDefault="00DC6111" w:rsidP="003D7C32">
            <w:pPr>
              <w:pStyle w:val="Paragraph0"/>
              <w:spacing w:after="60"/>
            </w:pPr>
            <w:r>
              <w:t>Intervention Model</w:t>
            </w:r>
          </w:p>
        </w:tc>
        <w:tc>
          <w:tcPr>
            <w:tcW w:w="6115" w:type="dxa"/>
          </w:tcPr>
          <w:p ns2:paraId="4E7F5FC4" ns2:textId="203B99A3" w:rsidR="00E67BCF" w:rsidRDefault="00112CF3" w:rsidP="003D7C32">
            <w:pPr>
              <w:pStyle w:val="Paragraph0"/>
              <w:spacing w:after="60"/>
            </w:pPr>
            <w:r>
              <w:t>Parallel</w:t>
            </w:r>
          </w:p>
          <w:p ns2:paraId="6CE1D4FB" ns2:textId="1FC9702E" w:rsidR="00050CFF" w:rsidRPr="00A53F2C" w:rsidRDefault="008C2952" w:rsidP="003D7C32">
            <w:pPr>
              <w:pStyle w:val="Paragraph0"/>
              <w:spacing w:after="60"/>
            </w:pPr>
            <w:r w:rsidRPr="004A3B62">
              <w:t xml:space="preserve">This is a </w:t>
            </w:r>
            <w:r w:rsidR="00112CF3">
              <w:t>multi-site</w:t>
            </w:r>
            <w:r w:rsidR="00C355D3">
              <w:t xml:space="preserve"> </w:t>
            </w:r>
            <w:r w:rsidRPr="004A3B62">
              <w:t>study</w:t>
            </w:r>
            <w:r>
              <w:t>.</w:t>
            </w:r>
          </w:p>
        </w:tc>
      </w:tr>
      <w:tr w:rsidR="0008090F" ns2:paraId="2A628FAC" ns2:textId="77777777" w:rsidTr="002D1EA4">
        <w:tc>
          <w:tcPr>
            <w:tcW w:w="3235" w:type="dxa"/>
          </w:tcPr>
          <w:p ns2:paraId="14DCBF16" ns2:textId="6219FE27" w:rsidR="0008090F" w:rsidRPr="0008090F" w:rsidRDefault="00DB2B6D" w:rsidP="003D7C32">
            <w:pPr>
              <w:pStyle w:val="Paragraph0"/>
              <w:spacing w:after="60"/>
              <w:rPr>
                <w:rFonts w:eastAsia="Times New Roman"/>
              </w:rPr>
            </w:pPr>
            <w:r w:rsidRPr="00C85CAC">
              <w:t>Type of Control</w:t>
            </w:r>
          </w:p>
        </w:tc>
        <w:tc>
          <w:tcPr>
            <w:tcW w:w="6115" w:type="dxa"/>
          </w:tcPr>
          <w:p ns2:paraId="739B5D98" ns2:textId="2079C8CA" w:rsidR="00725F75" w:rsidRPr="00A53F2C" w:rsidRDefault="00FC4733" w:rsidP="003D7C32">
            <w:pPr>
              <w:pStyle w:val="Paragraph0"/>
              <w:spacing w:after="60"/>
            </w:pPr>
            <w:r>
              <w:t>Placebo</w:t>
            </w:r>
          </w:p>
        </w:tc>
      </w:tr>
      <w:tr w:rsidR="001A166C" ns2:paraId="77D510C1" ns2:textId="77777777" w:rsidTr="002D1EA4">
        <w:tc>
          <w:tcPr>
            <w:tcW w:w="3235" w:type="dxa"/>
          </w:tcPr>
          <w:p ns2:paraId="50B803A3" ns2:textId="3727DFE4" w:rsidR="001A166C" w:rsidRPr="00DB2B6D" w:rsidRDefault="00DB2B6D" w:rsidP="003D7C32">
            <w:pPr>
              <w:pStyle w:val="Paragraph0"/>
              <w:spacing w:after="60"/>
              <w:rPr>
                <w:rFonts w:eastAsia="Times New Roman"/>
              </w:rPr>
            </w:pPr>
            <w:r w:rsidRPr="00C85CAC">
              <w:t>Study Blinding</w:t>
            </w:r>
          </w:p>
        </w:tc>
        <w:tc>
          <w:tcPr>
            <w:tcW w:w="6115" w:type="dxa"/>
          </w:tcPr>
          <w:p ns2:paraId="3E705E0E" ns2:textId="0AE3F7BB" w:rsidR="00050CFF" w:rsidRPr="00A53F2C" w:rsidRDefault="00C8088F" w:rsidP="003D7C32">
            <w:pPr>
              <w:pStyle w:val="Paragraph0"/>
              <w:spacing w:after="60"/>
              <w:rPr>
                <w:rFonts w:eastAsia="Times New Roman"/>
              </w:rPr>
            </w:pPr>
            <w:r>
              <w:t>Double-blind</w:t>
            </w:r>
          </w:p>
        </w:tc>
      </w:tr>
      <w:tr w:rsidR="00D92C8A" ns2:paraId="4EED5D05" ns2:textId="77777777" w:rsidTr="002D1EA4">
        <w:tc>
          <w:tcPr>
            <w:tcW w:w="3235" w:type="dxa"/>
          </w:tcPr>
          <w:p ns2:paraId="73B2D7E6" ns2:textId="277B9BCA" w:rsidR="00D92C8A" w:rsidRPr="00DB2B6D" w:rsidRDefault="00DB393B" w:rsidP="003D7C32">
            <w:pPr>
              <w:pStyle w:val="Paragraph0"/>
              <w:spacing w:after="60"/>
              <w:rPr>
                <w:rFonts w:eastAsia="Times New Roman"/>
              </w:rPr>
            </w:pPr>
            <w:r>
              <w:t>Blinding Roles</w:t>
            </w:r>
          </w:p>
        </w:tc>
        <w:tc>
          <w:tcPr>
            <w:tcW w:w="6115" w:type="dxa"/>
          </w:tcPr>
          <w:p ns2:paraId="189AB6C7" ns2:textId="0BBC373F" w:rsidR="00D92C8A" w:rsidRDefault="00665FA4" w:rsidP="003D7C32">
            <w:pPr>
              <w:pStyle w:val="Paragraph0"/>
              <w:spacing w:after="60"/>
            </w:pPr>
            <w:r>
              <w:rPr>
                <w:rStyle w:val="ParagraphChar"/>
              </w:rPr>
              <w:t>Investigator</w:t>
            </w:r>
          </w:p>
          <w:p ns2:paraId="4EA01000" ns2:textId="41FCB2B1" w:rsidR="002F14FC" w:rsidRDefault="002F14FC" w:rsidP="003D7C32">
            <w:pPr>
              <w:pStyle w:val="Paragraph0"/>
              <w:spacing w:after="60"/>
            </w:pPr>
            <w:r>
              <w:rPr>
                <w:rStyle w:val="ParagraphChar"/>
              </w:rPr>
              <w:t>Participants or Subjects</w:t>
            </w:r>
          </w:p>
          <w:p ns2:paraId="2F118A24" ns2:textId="159D7F3C" w:rsidR="00050CFF" w:rsidRPr="00A53F2C" w:rsidRDefault="002F14FC" w:rsidP="003D7C32">
            <w:pPr>
              <w:pStyle w:val="Paragraph0"/>
              <w:spacing w:after="60"/>
            </w:pPr>
            <w:r>
              <w:rPr>
                <w:rStyle w:val="ParagraphChar"/>
              </w:rPr>
              <w:t>Sponsor</w:t>
            </w:r>
          </w:p>
        </w:tc>
      </w:tr>
      <w:tr w:rsidR="00D92C8A" ns2:paraId="1BB223BA" ns2:textId="77777777" w:rsidTr="002D1EA4">
        <w:tc>
          <w:tcPr>
            <w:tcW w:w="3235" w:type="dxa"/>
          </w:tcPr>
          <w:p ns2:paraId="0EB86DA7" ns2:textId="0606BF43" w:rsidR="00D92C8A" w:rsidRDefault="00F13FB0" w:rsidP="003D7C32">
            <w:pPr>
              <w:pStyle w:val="Paragraph0"/>
              <w:spacing w:after="60"/>
            </w:pPr>
            <w:r w:rsidRPr="00C85CAC">
              <w:t>Estimated Duration o</w:t>
            </w:r>
            <w:r w:rsidR="00E224D3" w:rsidRPr="00C85CAC">
              <w:t xml:space="preserve">f </w:t>
            </w:r>
            <w:r w:rsidR="00F76239" w:rsidRPr="00C85CAC">
              <w:t>Study</w:t>
            </w:r>
          </w:p>
        </w:tc>
        <w:tc>
          <w:tcPr>
            <w:tcW w:w="6115" w:type="dxa"/>
          </w:tcPr>
          <w:p ns2:paraId="5453535E" ns2:textId="68BE319A" w:rsidR="00050CFF" w:rsidRPr="00A53F2C" w:rsidRDefault="002038A5" w:rsidP="003D7C32">
            <w:pPr>
              <w:pStyle w:val="Paragraph0"/>
              <w:spacing w:after="60"/>
            </w:pPr>
            <w:r w:rsidRPr="00C85CAC">
              <w:t>The Sponsor estimates that the study will require approximately</w:t>
            </w:r>
            <w:r w:rsidRPr="00CC1153">
              <w:t xml:space="preserve"> </w:t>
            </w:r>
            <w:r w:rsidR="008576FB">
              <w:t>60</w:t>
            </w:r>
            <w:r w:rsidR="005A3EB2">
              <w:t xml:space="preserve"> months</w:t>
            </w:r>
            <w:r w:rsidRPr="00CC1153">
              <w:t xml:space="preserve"> </w:t>
            </w:r>
            <w:r w:rsidR="00C86B43" w:rsidRPr="00C86B43">
              <w:t>from the time the first participant (or their legally acceptable representative) provides documented informed consent until the last participant’s last study-related contact</w:t>
            </w:r>
            <w:r w:rsidRPr="00C85CAC">
              <w:t>.</w:t>
            </w:r>
          </w:p>
        </w:tc>
      </w:tr>
    </w:tbl>
    <w:p ns2:paraId="56CB0D67" ns2:textId="77777777" w:rsidR="00A53F2C" w:rsidRDefault="00A53F2C" w:rsidP="00A53F2C">
      <w:ins w:id="2729" w:author="GoldenCorpusHarness" w:date="2026-03-28T21:57:49Z">
        <w:r>
          <w:t>Overall Design:</w:t>
        </w:r>
      </w:ins>
    </w:p>
    <w:p ns2:paraId="4112FC02" ns2:textId="77777777" w:rsidR="003D7C32" w:rsidRDefault="003D7C32">
      <w:pPr>
        <w:rPr>
          <w:rFonts w:eastAsia="MS Gothic"/>
          <w:b/>
        </w:rPr>
      </w:pPr>
      <w:r>
        <w:rPr>
          <w:b/>
        </w:rPr>
        <w:br w:type="page"/>
      </w:r>
    </w:p>
    <w:p ns2:paraId="1522D60D" ns2:textId="4F63C1EA" w:rsidR="005B70DC" w:rsidRDefault="00F46FEB" w:rsidP="002D1EA4">
      <w:pPr>
        <w:pStyle w:val="Paragraph0"/>
      </w:pPr>
      <w:del w:id="2730" w:author="GoldenCorpusHarness" w:date="2026-03-28T21:57:49Z">
        <w:r>
          <w:delText>Number of Participants:</w:delText>
        </w:r>
      </w:del>
    </w:p>
    <w:p ns2:paraId="5F46620C" ns2:textId="24233E87" w:rsidR="00DF66A5" w:rsidRDefault="00EF223D" w:rsidP="002D1EA4">
      <w:pPr>
        <w:pStyle w:val="Paragraph0"/>
      </w:pPr>
      <w:del w:id="2731" w:author="GoldenCorpusHarness" w:date="2026-03-28T21:57:49Z">
        <w:r>
          <w:delText>App</w:delText>
        </w:r>
      </w:del>
      <w:ins w:id="2732" w:author="GoldenCorpusHarness" w:date="2026-03-28T21:57:49Z">
        <w:r>
          <w:t>Numbe</w:t>
        </w:r>
      </w:ins>
      <w:r>
        <w:t>r</w:t>
      </w:r>
      <w:ins w:id="2733" w:author="GoldenCorpusHarness" w:date="2026-03-28T21:57:49Z">
        <w:r>
          <w:t xml:space="preserve"> </w:t>
        </w:r>
      </w:ins>
      <w:r>
        <w:t>o</w:t>
      </w:r>
      <w:del w:id="2734" w:author="GoldenCorpusHarness" w:date="2026-03-28T21:57:49Z">
        <w:r>
          <w:delText>ximately</w:delText>
        </w:r>
      </w:del>
      <w:ins w:id="2735" w:author="GoldenCorpusHarness" w:date="2026-03-28T21:57:49Z">
        <w:r>
          <w:t>f</w:t>
        </w:r>
      </w:ins>
      <w:r>
        <w:t xml:space="preserve"> </w:t>
      </w:r>
      <w:del w:id="2736" w:author="GoldenCorpusHarness" w:date="2026-03-28T21:57:49Z">
        <w:r>
          <w:delText>500 p</w:delText>
        </w:r>
      </w:del>
      <w:ins w:id="2737" w:author="GoldenCorpusHarness" w:date="2026-03-28T21:57:49Z">
        <w:r>
          <w:t>P</w:t>
        </w:r>
      </w:ins>
      <w:r>
        <w:t>articipants</w:t>
      </w:r>
      <w:del w:id="2738" w:author="GoldenCorpusHarness" w:date="2026-03-28T21:57:49Z">
        <w:r>
          <w:delText xml:space="preserve"> will be randomized. Randomization will be stratified according to</w:delText>
        </w:r>
      </w:del>
      <w:r>
        <w:t>:</w:t>
      </w:r>
      <w:del w:id="2739" w:author="GoldenCorpusHarness" w:date="2026-03-28T21:57:49Z">
        <w:r>
          <w:delText xml:space="preserve"> PD-L1 tumor expression as determined by PD-L1 IHC (TPS &lt;50% vs. ≥50%); HPV status for oropharynx cancer as determined by p16 IHC (positive vs. negative); and ECOG performance status (0 vs. 1). All randomized participants are included in the ITT analysis as described in Section 9.0. After enrollment of the global portion of the study is complete, the study may remain open to enrollment in China alone until the target number of participants in China has been enrolled to meet local regulatory requirements.</w:delText>
        </w:r>
      </w:del>
    </w:p>
    <w:p ns2:paraId="5BABC672" ns2:textId="67ECD414" w:rsidR="001472DD" w:rsidRDefault="00A865D8" w:rsidP="002D1EA4">
      <w:pPr>
        <w:pStyle w:val="Paragraph0"/>
      </w:pPr>
      <w:ins w:id="2740" w:author="GoldenCorpusHarness" w:date="2026-03-28T21:57:49Z">
        <w:r>
          <w:t xml:space="preserve">Approximately 500 participants will be randomized. Randomization will be stratified according to: PD-L1 tumor expression as determined by PD-L1 </w:t>
        </w:r>
      </w:ins>
      <w:r>
        <w:t>I</w:t>
      </w:r>
      <w:del w:id="2741" w:author="GoldenCorpusHarness" w:date="2026-03-28T21:57:49Z">
        <w:r>
          <w:delText>nter</w:delText>
        </w:r>
      </w:del>
      <w:ins w:id="2742" w:author="GoldenCorpusHarness" w:date="2026-03-28T21:57:49Z">
        <w:r>
          <w:t xml:space="preserve">HC (TPS &lt;50% </w:t>
        </w:r>
      </w:ins>
      <w:r>
        <w:t>v</w:t>
      </w:r>
      <w:del w:id="2743" w:author="GoldenCorpusHarness" w:date="2026-03-28T21:57:49Z">
        <w:r>
          <w:delText xml:space="preserve">ention </w:delText>
        </w:r>
      </w:del>
      <w:ins w:id="2744" w:author="GoldenCorpusHarness" w:date="2026-03-28T21:57:49Z">
        <w:r>
          <w:t>s. ≥50%); HPV status for oropharynx cancer as determined by p16 IHC (positive vs. negative); and ECO</w:t>
        </w:r>
      </w:ins>
      <w:r>
        <w:t>G</w:t>
      </w:r>
      <w:del w:id="2745" w:author="GoldenCorpusHarness" w:date="2026-03-28T21:57:49Z">
        <w:r>
          <w:delText>roups and Duration:</w:delText>
        </w:r>
      </w:del>
      <w:ins w:id="2746" w:author="GoldenCorpusHarness" w:date="2026-03-28T21:57:49Z">
        <w:r>
          <w:t xml:space="preserve"> performance status (0 vs. 1). All randomized participants are included in the ITT analysis as described in Section 9. After enrollment of the global portion of the study is complete, the study may remain open to enrollment in China alone until the target number of participants in China has been enrolled to meet local regulatory requirements.</w:t>
        </w:r>
      </w:ins>
    </w:p>
    <w:tbl>
      <w:tblPr>
        <w:tblStyle w:val="TableGrid"/>
        <w:tblW w:w="5003" w:type="pct"/>
        <w:tblLook w:val="04A0" w:firstRow="1" w:lastRow="0" w:firstColumn="1" w:lastColumn="0" w:noHBand="0" w:noVBand="1"/>
      </w:tblPr>
      <w:tblGrid>
        <w:gridCol w:w="1451"/>
        <w:gridCol w:w="7544"/>
      </w:tblGrid>
      <w:tr w:rsidR="00D85408" ns2:paraId="727DEEFC" ns2:textId="77777777" w:rsidTr="003D7C32">
        <w:tc>
          <w:tcPr>
            <w:tcW w:w="1614" w:type="dxa"/>
          </w:tcPr>
          <w:p ns2:paraId="32F4AB6A" ns2:textId="0390FB88" w:rsidR="00D85408" w:rsidRDefault="00D85408" w:rsidP="002D1EA4">
            <w:pPr>
              <w:pStyle w:val="Paragraph0"/>
              <w:spacing w:before="120" w:after="120"/>
            </w:pPr>
            <w:r w:rsidRPr="00C85CAC">
              <w:t>Intervention Group</w:t>
            </w:r>
            <w:r w:rsidRPr="00961394">
              <w:t>s</w:t>
            </w:r>
          </w:p>
        </w:tc>
        <w:tc>
          <w:tcPr>
            <w:tcW w:w="7381" w:type="dxa"/>
          </w:tcPr>
          <w:p ns2:paraId="15103E44" ns2:textId="77777777" w:rsidR="000B35A0" w:rsidRPr="002D1EA4" w:rsidRDefault="000B35A0" w:rsidP="00A53F2C">
            <w:pPr>
              <w:pStyle w:val="ListEnd"/>
              <w:rPr>
                <w:sz w:val="12"/>
                <w:szCs w:val="12"/>
              </w:rPr>
            </w:pPr>
          </w:p>
          <w:tbl>
            <w:tblPr>
              <w:tblW w:w="4915" w:type="pct"/>
              <w:tblCellMar>
                <w:left w:w="0" w:type="dxa"/>
                <w:right w:w="0" w:type="dxa"/>
              </w:tblCellMar>
              <w:tblLook w:val="04A0" w:firstRow="1" w:lastRow="0" w:firstColumn="1" w:lastColumn="0" w:noHBand="0" w:noVBand="1"/>
            </w:tblPr>
            <w:tblGrid>
              <w:gridCol w:w="591"/>
              <w:gridCol w:w="1356"/>
              <w:gridCol w:w="886"/>
              <w:gridCol w:w="1036"/>
              <w:gridCol w:w="927"/>
              <w:gridCol w:w="1326"/>
              <w:gridCol w:w="1186"/>
            </w:tblGrid>
            <w:tr w:rsidR="009A4A40" w:rsidRPr="000B35A0" ns2:paraId="32389ACA" ns2:textId="77777777" w:rsidTr="003D7C32">
              <w:trPr>
                <w:tblHeader/>
              </w:trPr>
              <w:tc>
                <w:tcPr>
                  <w:tcW w:w="407" w:type="pct"/>
                  <w:tcBorders>
                    <w:top w:val="single" w:sz="8" w:space="0" w:color="auto"/>
                    <w:left w:val="single" w:sz="8" w:space="0" w:color="auto"/>
                    <w:bottom w:val="single" w:sz="8" w:space="0" w:color="auto"/>
                    <w:right w:val="single" w:sz="8" w:space="0" w:color="auto"/>
                  </w:tcBorders>
                  <w:vAlign w:val="bottom"/>
                  <w:hideMark/>
                </w:tcPr>
                <w:p ns2:paraId="5F8FDFB0" ns2:textId="105AB5F1" w:rsidR="000B35A0" w:rsidRPr="002D1EA4" w:rsidRDefault="000B35A0" w:rsidP="002D1EA4">
                  <w:pPr>
                    <w:pStyle w:val="Paragraph0"/>
                    <w:spacing w:after="60"/>
                    <w:rPr>
                      <w:b/>
                      <w:bCs/>
                      <w:sz w:val="18"/>
                      <w:szCs w:val="18"/>
                    </w:rPr>
                  </w:pPr>
                  <w:r w:rsidRPr="002D1EA4">
                    <w:rPr>
                      <w:b/>
                      <w:bCs/>
                      <w:sz w:val="18"/>
                      <w:szCs w:val="18"/>
                    </w:rPr>
                    <w:t>Inter</w:t>
                  </w:r>
                  <w:r w:rsidR="003D7C32">
                    <w:rPr>
                      <w:b/>
                      <w:bCs/>
                      <w:sz w:val="18"/>
                      <w:szCs w:val="18"/>
                    </w:rPr>
                    <w:t>-</w:t>
                  </w:r>
                  <w:r w:rsidRPr="002D1EA4">
                    <w:rPr>
                      <w:b/>
                      <w:bCs/>
                      <w:sz w:val="18"/>
                      <w:szCs w:val="18"/>
                    </w:rPr>
                    <w:t>vention Group Name</w:t>
                  </w:r>
                </w:p>
              </w:tc>
              <w:tc>
                <w:tcPr>
                  <w:tcW w:w="9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2D854DB6" ns2:textId="77777777" w:rsidR="000B35A0" w:rsidRPr="002D1EA4" w:rsidRDefault="000B35A0" w:rsidP="002D1EA4">
                  <w:pPr>
                    <w:pStyle w:val="Paragraph0"/>
                    <w:spacing w:after="60"/>
                    <w:rPr>
                      <w:b/>
                      <w:bCs/>
                      <w:sz w:val="18"/>
                      <w:szCs w:val="18"/>
                    </w:rPr>
                  </w:pPr>
                  <w:r w:rsidRPr="002D1EA4">
                    <w:rPr>
                      <w:b/>
                      <w:bCs/>
                      <w:sz w:val="18"/>
                      <w:szCs w:val="18"/>
                    </w:rPr>
                    <w:t>Drug</w:t>
                  </w:r>
                </w:p>
              </w:tc>
              <w:tc>
                <w:tcPr>
                  <w:tcW w:w="61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6E0312BC" ns2:textId="306E0194" w:rsidR="000B35A0" w:rsidRPr="002D1EA4" w:rsidRDefault="009A4A40" w:rsidP="002D1EA4">
                  <w:pPr>
                    <w:pStyle w:val="Paragraph0"/>
                    <w:spacing w:after="60"/>
                    <w:rPr>
                      <w:b/>
                      <w:bCs/>
                      <w:sz w:val="18"/>
                      <w:szCs w:val="18"/>
                    </w:rPr>
                  </w:pPr>
                  <w:r w:rsidRPr="002D1EA4">
                    <w:rPr>
                      <w:b/>
                      <w:bCs/>
                      <w:sz w:val="18"/>
                      <w:szCs w:val="18"/>
                    </w:rPr>
                    <w:t>Dose Strength</w:t>
                  </w:r>
                </w:p>
              </w:tc>
              <w:tc>
                <w:tcPr>
                  <w:tcW w:w="7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06F2AB6A" ns2:textId="77777777" w:rsidR="000B35A0" w:rsidRPr="002D1EA4" w:rsidRDefault="000B35A0" w:rsidP="002D1EA4">
                  <w:pPr>
                    <w:pStyle w:val="Paragraph0"/>
                    <w:spacing w:after="60"/>
                    <w:rPr>
                      <w:b/>
                      <w:bCs/>
                      <w:sz w:val="18"/>
                      <w:szCs w:val="18"/>
                    </w:rPr>
                  </w:pPr>
                  <w:r w:rsidRPr="002D1EA4">
                    <w:rPr>
                      <w:b/>
                      <w:bCs/>
                      <w:sz w:val="18"/>
                      <w:szCs w:val="18"/>
                    </w:rPr>
                    <w:t>Dose Frequency</w:t>
                  </w:r>
                </w:p>
              </w:tc>
              <w:tc>
                <w:tcPr>
                  <w:tcW w:w="60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26A6B164" ns2:textId="51F04CDC" w:rsidR="000B35A0" w:rsidRPr="002D1EA4" w:rsidRDefault="000B35A0" w:rsidP="002D1EA4">
                  <w:pPr>
                    <w:pStyle w:val="Paragraph0"/>
                    <w:spacing w:after="60"/>
                    <w:rPr>
                      <w:b/>
                      <w:bCs/>
                      <w:sz w:val="18"/>
                      <w:szCs w:val="18"/>
                    </w:rPr>
                  </w:pPr>
                  <w:r w:rsidRPr="002D1EA4">
                    <w:rPr>
                      <w:b/>
                      <w:bCs/>
                      <w:sz w:val="18"/>
                      <w:szCs w:val="18"/>
                    </w:rPr>
                    <w:t>Route of Admin</w:t>
                  </w:r>
                  <w:r w:rsidR="001E1661" w:rsidRPr="002D1EA4">
                    <w:rPr>
                      <w:b/>
                      <w:bCs/>
                      <w:sz w:val="18"/>
                      <w:szCs w:val="18"/>
                    </w:rPr>
                    <w:t>is</w:t>
                  </w:r>
                  <w:r w:rsidR="003D7C32">
                    <w:rPr>
                      <w:b/>
                      <w:bCs/>
                      <w:sz w:val="18"/>
                      <w:szCs w:val="18"/>
                    </w:rPr>
                    <w:t>-</w:t>
                  </w:r>
                  <w:r w:rsidR="001E1661" w:rsidRPr="002D1EA4">
                    <w:rPr>
                      <w:b/>
                      <w:bCs/>
                      <w:sz w:val="18"/>
                      <w:szCs w:val="18"/>
                    </w:rPr>
                    <w:t>tration</w:t>
                  </w:r>
                </w:p>
              </w:tc>
              <w:tc>
                <w:tcPr>
                  <w:tcW w:w="9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63EFFF6D" ns2:textId="32E1854C" w:rsidR="000B35A0" w:rsidRPr="002D1EA4" w:rsidRDefault="000B35A0" w:rsidP="002D1EA4">
                  <w:pPr>
                    <w:pStyle w:val="Paragraph0"/>
                    <w:spacing w:after="60"/>
                    <w:rPr>
                      <w:b/>
                      <w:bCs/>
                      <w:sz w:val="18"/>
                      <w:szCs w:val="18"/>
                    </w:rPr>
                  </w:pPr>
                  <w:r w:rsidRPr="002D1EA4">
                    <w:rPr>
                      <w:b/>
                      <w:bCs/>
                      <w:sz w:val="18"/>
                      <w:szCs w:val="18"/>
                    </w:rPr>
                    <w:t xml:space="preserve">Regimen/ Treatment Period </w:t>
                  </w:r>
                </w:p>
              </w:tc>
              <w:tc>
                <w:tcPr>
                  <w:tcW w:w="8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ns2:paraId="0926D7FC" ns2:textId="77777777" w:rsidR="000B35A0" w:rsidRPr="002D1EA4" w:rsidRDefault="000B35A0" w:rsidP="002D1EA4">
                  <w:pPr>
                    <w:pStyle w:val="Paragraph0"/>
                    <w:spacing w:after="60"/>
                    <w:rPr>
                      <w:b/>
                      <w:bCs/>
                      <w:strike/>
                      <w:sz w:val="18"/>
                      <w:szCs w:val="18"/>
                    </w:rPr>
                  </w:pPr>
                  <w:r w:rsidRPr="002D1EA4">
                    <w:rPr>
                      <w:b/>
                      <w:bCs/>
                      <w:sz w:val="18"/>
                      <w:szCs w:val="18"/>
                    </w:rPr>
                    <w:t>Use</w:t>
                  </w:r>
                </w:p>
              </w:tc>
            </w:tr>
            <w:tr w:rsidR="009A4A40" w:rsidRPr="000B35A0" ns2:paraId="65FF87E9" ns2:textId="77777777" w:rsidTr="003D7C32">
              <w:trPr>
                <w:trHeight w:val="718"/>
              </w:trPr>
              <w:tc>
                <w:tcPr>
                  <w:tcW w:w="407" w:type="pct"/>
                  <w:vMerge w:val="restart"/>
                  <w:tcBorders>
                    <w:top w:val="nil"/>
                    <w:left w:val="single" w:sz="8" w:space="0" w:color="auto"/>
                    <w:bottom w:val="single" w:sz="8" w:space="0" w:color="auto"/>
                    <w:right w:val="single" w:sz="8" w:space="0" w:color="auto"/>
                  </w:tcBorders>
                  <w:vAlign w:val="center"/>
                </w:tcPr>
                <w:p ns2:paraId="409712B8" ns2:textId="22011C6F" w:rsidR="000B35A0" w:rsidRPr="002D1EA4" w:rsidRDefault="00443EE7" w:rsidP="002D1EA4">
                  <w:pPr>
                    <w:pStyle w:val="Paragraph0"/>
                    <w:spacing w:after="60"/>
                    <w:rPr>
                      <w:sz w:val="18"/>
                      <w:szCs w:val="18"/>
                    </w:rPr>
                  </w:pPr>
                  <w:r w:rsidRPr="002D1EA4">
                    <w:rPr>
                      <w:sz w:val="18"/>
                      <w:szCs w:val="18"/>
                    </w:rPr>
                    <w:t>Arm 1</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7EB606CA" ns2:textId="59B40D96" w:rsidR="000B35A0" w:rsidRPr="002D1EA4" w:rsidRDefault="00443EE7" w:rsidP="002D1EA4">
                  <w:pPr>
                    <w:pStyle w:val="Paragraph0"/>
                    <w:spacing w:before="120" w:after="60"/>
                    <w:rPr>
                      <w:sz w:val="18"/>
                      <w:szCs w:val="18"/>
                    </w:rPr>
                  </w:pPr>
                  <w:r w:rsidRPr="002D1EA4">
                    <w:rPr>
                      <w:sz w:val="18"/>
                      <w:szCs w:val="18"/>
                    </w:rPr>
                    <w:t>Lenvatinib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282F6D71" ns2:textId="778A3EC6" w:rsidR="000B35A0" w:rsidRPr="002D1EA4" w:rsidRDefault="004A7B4C" w:rsidP="002D1EA4">
                  <w:pPr>
                    <w:pStyle w:val="Paragraph0"/>
                    <w:spacing w:before="120" w:after="60"/>
                    <w:rPr>
                      <w:sz w:val="18"/>
                      <w:szCs w:val="18"/>
                    </w:rPr>
                  </w:pPr>
                  <w:r w:rsidRPr="002D1EA4">
                    <w:rPr>
                      <w:sz w:val="18"/>
                      <w:szCs w:val="18"/>
                    </w:rPr>
                    <w:t>2</w:t>
                  </w:r>
                  <w:r w:rsidR="00443EE7" w:rsidRPr="002D1EA4">
                    <w:rPr>
                      <w:sz w:val="18"/>
                      <w:szCs w:val="18"/>
                    </w:rPr>
                    <w:t>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3E865DD8" ns2:textId="10F0378E" w:rsidR="000B35A0" w:rsidRPr="002D1EA4" w:rsidRDefault="009A4A40"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43CB007C" ns2:textId="461BE661" w:rsidR="000B35A0" w:rsidRPr="002D1EA4" w:rsidRDefault="009A4A40"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5DDE66CB" ns2:textId="37CB7A37" w:rsidR="000B35A0" w:rsidRPr="002D1EA4" w:rsidRDefault="000507F0" w:rsidP="002D1EA4">
                  <w:pPr>
                    <w:pStyle w:val="Paragraph0"/>
                    <w:spacing w:before="120" w:after="60"/>
                    <w:rPr>
                      <w:sz w:val="18"/>
                      <w:szCs w:val="18"/>
                    </w:rPr>
                  </w:pPr>
                  <w:r w:rsidRPr="002D1EA4">
                    <w:rPr>
                      <w:sz w:val="18"/>
                      <w:szCs w:val="18"/>
                    </w:rPr>
                    <w:t>U</w:t>
                  </w:r>
                  <w:r w:rsidR="00D33AF5" w:rsidRPr="002D1EA4">
                    <w:rPr>
                      <w:sz w:val="18"/>
                      <w:szCs w:val="18"/>
                    </w:rPr>
                    <w:t xml:space="preserve">ntil </w:t>
                  </w:r>
                  <w:r w:rsidR="009A4A40" w:rsidRPr="002D1EA4">
                    <w:rPr>
                      <w:sz w:val="18"/>
                      <w:szCs w:val="18"/>
                    </w:rPr>
                    <w:t>meeting</w:t>
                  </w:r>
                  <w:r w:rsidR="00D33AF5" w:rsidRPr="002D1EA4">
                    <w:rPr>
                      <w:sz w:val="18"/>
                      <w:szCs w:val="18"/>
                    </w:rPr>
                    <w:t xml:space="preserve">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381A5A1B" ns2:textId="240A6EC4" w:rsidR="000B35A0" w:rsidRPr="002D1EA4" w:rsidRDefault="00274FF0" w:rsidP="002D1EA4">
                  <w:pPr>
                    <w:pStyle w:val="Paragraph0"/>
                    <w:spacing w:before="120" w:after="60"/>
                    <w:rPr>
                      <w:sz w:val="18"/>
                      <w:szCs w:val="18"/>
                    </w:rPr>
                  </w:pPr>
                  <w:r w:rsidRPr="002D1EA4">
                    <w:rPr>
                      <w:sz w:val="18"/>
                      <w:szCs w:val="18"/>
                    </w:rPr>
                    <w:t>Experimental</w:t>
                  </w:r>
                </w:p>
              </w:tc>
            </w:tr>
            <w:tr w:rsidR="009A4A40" w:rsidRPr="000B35A0" ns2:paraId="123EB248" ns2:textId="77777777" w:rsidTr="003D7C32">
              <w:tc>
                <w:tcPr>
                  <w:tcW w:w="407" w:type="pct"/>
                  <w:vMerge/>
                  <w:tcBorders>
                    <w:top w:val="nil"/>
                    <w:left w:val="single" w:sz="8" w:space="0" w:color="auto"/>
                    <w:bottom w:val="single" w:sz="8" w:space="0" w:color="auto"/>
                    <w:right w:val="single" w:sz="8" w:space="0" w:color="auto"/>
                  </w:tcBorders>
                  <w:vAlign w:val="center"/>
                </w:tcPr>
                <w:p ns2:paraId="170DE823" ns2:textId="77777777" w:rsidR="000B35A0" w:rsidRPr="002D1EA4" w:rsidRDefault="000B35A0"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0B8F4F2D" ns2:textId="53B0C162" w:rsidR="000B35A0" w:rsidRPr="002D1EA4" w:rsidRDefault="00443EE7"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3DD1744" ns2:textId="5882EEBE" w:rsidR="000B35A0" w:rsidRPr="002D1EA4" w:rsidRDefault="004931E7"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23D23BBC" ns2:textId="258A5129" w:rsidR="000B35A0" w:rsidRPr="002D1EA4" w:rsidRDefault="00914E43"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534A5F55" ns2:textId="050BF59F" w:rsidR="000B35A0" w:rsidRPr="002D1EA4" w:rsidRDefault="00274FF0"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67381705" ns2:textId="0DD2FF35" w:rsidR="000B35A0" w:rsidRPr="002D1EA4" w:rsidRDefault="00274FF0"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6DD7FE2B" ns2:textId="6CA9EE7E" w:rsidR="000B35A0" w:rsidRPr="002D1EA4" w:rsidRDefault="00274FF0" w:rsidP="002D1EA4">
                  <w:pPr>
                    <w:pStyle w:val="Paragraph0"/>
                    <w:spacing w:before="120" w:after="60"/>
                    <w:rPr>
                      <w:sz w:val="18"/>
                      <w:szCs w:val="18"/>
                    </w:rPr>
                  </w:pPr>
                  <w:r w:rsidRPr="002D1EA4">
                    <w:rPr>
                      <w:sz w:val="18"/>
                      <w:szCs w:val="18"/>
                    </w:rPr>
                    <w:t>Experimental</w:t>
                  </w:r>
                </w:p>
              </w:tc>
            </w:tr>
            <w:tr w:rsidR="00C45D42" w:rsidRPr="000B35A0" ns2:paraId="3599B983" ns2:textId="77777777" w:rsidTr="003D7C32">
              <w:trPr>
                <w:trHeight w:val="754"/>
              </w:trPr>
              <w:tc>
                <w:tcPr>
                  <w:tcW w:w="407" w:type="pct"/>
                  <w:vMerge w:val="restart"/>
                  <w:tcBorders>
                    <w:top w:val="nil"/>
                    <w:left w:val="single" w:sz="8" w:space="0" w:color="auto"/>
                    <w:right w:val="single" w:sz="8" w:space="0" w:color="auto"/>
                  </w:tcBorders>
                  <w:vAlign w:val="center"/>
                </w:tcPr>
                <w:p ns2:paraId="0B77A6F9" ns2:textId="7001323E" w:rsidR="00C45D42" w:rsidRPr="002D1EA4" w:rsidRDefault="00C45D42" w:rsidP="002D1EA4">
                  <w:pPr>
                    <w:pStyle w:val="Paragraph0"/>
                    <w:spacing w:after="60"/>
                    <w:rPr>
                      <w:sz w:val="18"/>
                      <w:szCs w:val="18"/>
                    </w:rPr>
                  </w:pPr>
                  <w:r w:rsidRPr="002D1EA4">
                    <w:rPr>
                      <w:sz w:val="18"/>
                      <w:szCs w:val="18"/>
                    </w:rPr>
                    <w:t>Arm 2</w:t>
                  </w: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084D5263" ns2:textId="24744BCF" w:rsidR="00C45D42" w:rsidRPr="002D1EA4" w:rsidRDefault="00665FA4" w:rsidP="002D1EA4">
                  <w:pPr>
                    <w:pStyle w:val="Paragraph0"/>
                    <w:spacing w:before="120" w:after="60"/>
                    <w:rPr>
                      <w:sz w:val="18"/>
                      <w:szCs w:val="18"/>
                    </w:rPr>
                  </w:pPr>
                  <w:r w:rsidRPr="002D1EA4">
                    <w:rPr>
                      <w:sz w:val="18"/>
                      <w:szCs w:val="18"/>
                    </w:rPr>
                    <w:t>Placebo</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95E4EB9" ns2:textId="088E2EB5" w:rsidR="00C45D42" w:rsidRPr="002D1EA4" w:rsidRDefault="00C45D42" w:rsidP="002D1EA4">
                  <w:pPr>
                    <w:pStyle w:val="Paragraph0"/>
                    <w:spacing w:before="120" w:after="60"/>
                    <w:rPr>
                      <w:sz w:val="18"/>
                      <w:szCs w:val="18"/>
                    </w:rPr>
                  </w:pPr>
                  <w:r w:rsidRPr="002D1EA4">
                    <w:rPr>
                      <w:sz w:val="18"/>
                      <w:szCs w:val="18"/>
                    </w:rPr>
                    <w:t>NA</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51FECFDF" ns2:textId="62077EA8" w:rsidR="00C45D42" w:rsidRPr="002D1EA4" w:rsidRDefault="00C45D42" w:rsidP="002D1EA4">
                  <w:pPr>
                    <w:pStyle w:val="Paragraph0"/>
                    <w:spacing w:before="120" w:after="60"/>
                    <w:rPr>
                      <w:sz w:val="18"/>
                      <w:szCs w:val="18"/>
                    </w:rPr>
                  </w:pPr>
                  <w:r w:rsidRPr="002D1EA4">
                    <w:rPr>
                      <w:sz w:val="18"/>
                      <w:szCs w:val="18"/>
                    </w:rPr>
                    <w:t>QD</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37796E7C" ns2:textId="2308E7CD" w:rsidR="00C45D42" w:rsidRPr="002D1EA4" w:rsidRDefault="00C45D42" w:rsidP="002D1EA4">
                  <w:pPr>
                    <w:pStyle w:val="Paragraph0"/>
                    <w:spacing w:before="120" w:after="60"/>
                    <w:rPr>
                      <w:sz w:val="18"/>
                      <w:szCs w:val="18"/>
                    </w:rPr>
                  </w:pPr>
                  <w:r w:rsidRPr="002D1EA4">
                    <w:rPr>
                      <w:sz w:val="18"/>
                      <w:szCs w:val="18"/>
                    </w:rPr>
                    <w:t>PO</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48906808" ns2:textId="0E61A924" w:rsidR="00C45D42" w:rsidRPr="002D1EA4" w:rsidRDefault="00C45D42" w:rsidP="002D1EA4">
                  <w:pPr>
                    <w:pStyle w:val="Paragraph0"/>
                    <w:spacing w:before="120" w:after="60"/>
                    <w:rPr>
                      <w:sz w:val="18"/>
                      <w:szCs w:val="18"/>
                    </w:rPr>
                  </w:pPr>
                  <w:r w:rsidRPr="002D1EA4">
                    <w:rPr>
                      <w:sz w:val="18"/>
                      <w:szCs w:val="18"/>
                    </w:rPr>
                    <w:t>Until meeting a discontinuation criterion</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66F3E4B4" ns2:textId="2B91ABFA" w:rsidR="00C45D42" w:rsidRPr="002D1EA4" w:rsidRDefault="00C45D42" w:rsidP="002D1EA4">
                  <w:pPr>
                    <w:pStyle w:val="Paragraph0"/>
                    <w:spacing w:before="120" w:after="60"/>
                    <w:rPr>
                      <w:sz w:val="18"/>
                      <w:szCs w:val="18"/>
                    </w:rPr>
                  </w:pPr>
                  <w:r w:rsidRPr="002D1EA4">
                    <w:rPr>
                      <w:sz w:val="18"/>
                      <w:szCs w:val="18"/>
                    </w:rPr>
                    <w:t>Experimental</w:t>
                  </w:r>
                </w:p>
              </w:tc>
            </w:tr>
            <w:tr w:rsidR="00C45D42" w:rsidRPr="000B35A0" ns2:paraId="42318CB0" ns2:textId="77777777" w:rsidTr="003D7C32">
              <w:tc>
                <w:tcPr>
                  <w:tcW w:w="407" w:type="pct"/>
                  <w:vMerge/>
                  <w:tcBorders>
                    <w:left w:val="single" w:sz="8" w:space="0" w:color="auto"/>
                    <w:bottom w:val="single" w:sz="8" w:space="0" w:color="auto"/>
                    <w:right w:val="single" w:sz="8" w:space="0" w:color="auto"/>
                  </w:tcBorders>
                  <w:vAlign w:val="center"/>
                </w:tcPr>
                <w:p ns2:paraId="4E082952" ns2:textId="752272B1" w:rsidR="00C45D42" w:rsidRPr="002D1EA4" w:rsidRDefault="00C45D42" w:rsidP="002D1EA4">
                  <w:pPr>
                    <w:pStyle w:val="Paragraph0"/>
                    <w:spacing w:after="60"/>
                    <w:rPr>
                      <w:sz w:val="18"/>
                      <w:szCs w:val="18"/>
                    </w:rPr>
                  </w:pPr>
                </w:p>
              </w:tc>
              <w:tc>
                <w:tcPr>
                  <w:tcW w:w="934" w:type="pct"/>
                  <w:tcBorders>
                    <w:top w:val="nil"/>
                    <w:left w:val="nil"/>
                    <w:bottom w:val="single" w:sz="8" w:space="0" w:color="auto"/>
                    <w:right w:val="single" w:sz="8" w:space="0" w:color="auto"/>
                  </w:tcBorders>
                  <w:tcMar>
                    <w:top w:w="0" w:type="dxa"/>
                    <w:left w:w="108" w:type="dxa"/>
                    <w:bottom w:w="0" w:type="dxa"/>
                    <w:right w:w="108" w:type="dxa"/>
                  </w:tcMar>
                  <w:vAlign w:val="center"/>
                </w:tcPr>
                <w:p ns2:paraId="2A260B67" ns2:textId="45DD4455" w:rsidR="00C45D42" w:rsidRPr="002D1EA4" w:rsidRDefault="00C45D42" w:rsidP="002D1EA4">
                  <w:pPr>
                    <w:pStyle w:val="Paragraph0"/>
                    <w:spacing w:before="120" w:after="60"/>
                    <w:rPr>
                      <w:sz w:val="18"/>
                      <w:szCs w:val="18"/>
                    </w:rPr>
                  </w:pPr>
                  <w:r w:rsidRPr="002D1EA4">
                    <w:rPr>
                      <w:sz w:val="18"/>
                      <w:szCs w:val="18"/>
                    </w:rPr>
                    <w:t>Pembrolizumab</w:t>
                  </w:r>
                </w:p>
              </w:tc>
              <w:tc>
                <w:tcPr>
                  <w:tcW w:w="610" w:type="pct"/>
                  <w:tcBorders>
                    <w:top w:val="nil"/>
                    <w:left w:val="nil"/>
                    <w:bottom w:val="single" w:sz="8" w:space="0" w:color="auto"/>
                    <w:right w:val="single" w:sz="8" w:space="0" w:color="auto"/>
                  </w:tcBorders>
                  <w:tcMar>
                    <w:top w:w="0" w:type="dxa"/>
                    <w:left w:w="108" w:type="dxa"/>
                    <w:bottom w:w="0" w:type="dxa"/>
                    <w:right w:w="108" w:type="dxa"/>
                  </w:tcMar>
                  <w:vAlign w:val="center"/>
                </w:tcPr>
                <w:p ns2:paraId="10903561" ns2:textId="0FF21C95" w:rsidR="00C45D42" w:rsidRPr="002D1EA4" w:rsidRDefault="00C45D42" w:rsidP="002D1EA4">
                  <w:pPr>
                    <w:pStyle w:val="Paragraph0"/>
                    <w:spacing w:before="120" w:after="60"/>
                    <w:rPr>
                      <w:sz w:val="18"/>
                      <w:szCs w:val="18"/>
                    </w:rPr>
                  </w:pPr>
                  <w:r w:rsidRPr="002D1EA4">
                    <w:rPr>
                      <w:sz w:val="18"/>
                      <w:szCs w:val="18"/>
                    </w:rPr>
                    <w:t>200 mg</w:t>
                  </w:r>
                </w:p>
              </w:tc>
              <w:tc>
                <w:tcPr>
                  <w:tcW w:w="713" w:type="pct"/>
                  <w:tcBorders>
                    <w:top w:val="nil"/>
                    <w:left w:val="nil"/>
                    <w:bottom w:val="single" w:sz="8" w:space="0" w:color="auto"/>
                    <w:right w:val="single" w:sz="8" w:space="0" w:color="auto"/>
                  </w:tcBorders>
                  <w:tcMar>
                    <w:top w:w="0" w:type="dxa"/>
                    <w:left w:w="108" w:type="dxa"/>
                    <w:bottom w:w="0" w:type="dxa"/>
                    <w:right w:w="108" w:type="dxa"/>
                  </w:tcMar>
                  <w:vAlign w:val="center"/>
                </w:tcPr>
                <w:p ns2:paraId="075C7E3E" ns2:textId="457B902F" w:rsidR="00C45D42" w:rsidRPr="002D1EA4" w:rsidRDefault="00C45D42" w:rsidP="002D1EA4">
                  <w:pPr>
                    <w:pStyle w:val="Paragraph0"/>
                    <w:spacing w:before="120" w:after="60"/>
                    <w:rPr>
                      <w:sz w:val="18"/>
                      <w:szCs w:val="18"/>
                    </w:rPr>
                  </w:pPr>
                  <w:r w:rsidRPr="002D1EA4">
                    <w:rPr>
                      <w:sz w:val="18"/>
                      <w:szCs w:val="18"/>
                    </w:rPr>
                    <w:t>Q3W</w:t>
                  </w:r>
                </w:p>
              </w:tc>
              <w:tc>
                <w:tcPr>
                  <w:tcW w:w="603" w:type="pct"/>
                  <w:tcBorders>
                    <w:top w:val="nil"/>
                    <w:left w:val="nil"/>
                    <w:bottom w:val="single" w:sz="8" w:space="0" w:color="auto"/>
                    <w:right w:val="single" w:sz="8" w:space="0" w:color="auto"/>
                  </w:tcBorders>
                  <w:tcMar>
                    <w:top w:w="0" w:type="dxa"/>
                    <w:left w:w="108" w:type="dxa"/>
                    <w:bottom w:w="0" w:type="dxa"/>
                    <w:right w:w="108" w:type="dxa"/>
                  </w:tcMar>
                  <w:vAlign w:val="center"/>
                </w:tcPr>
                <w:p ns2:paraId="0263C640" ns2:textId="67130B36" w:rsidR="00C45D42" w:rsidRPr="002D1EA4" w:rsidRDefault="00C45D42" w:rsidP="002D1EA4">
                  <w:pPr>
                    <w:pStyle w:val="Paragraph0"/>
                    <w:spacing w:before="120" w:after="60"/>
                    <w:rPr>
                      <w:sz w:val="18"/>
                      <w:szCs w:val="18"/>
                    </w:rPr>
                  </w:pPr>
                  <w:r w:rsidRPr="002D1EA4">
                    <w:rPr>
                      <w:sz w:val="18"/>
                      <w:szCs w:val="18"/>
                    </w:rPr>
                    <w:t>IV infusion</w:t>
                  </w:r>
                </w:p>
              </w:tc>
              <w:tc>
                <w:tcPr>
                  <w:tcW w:w="913" w:type="pct"/>
                  <w:tcBorders>
                    <w:top w:val="nil"/>
                    <w:left w:val="nil"/>
                    <w:bottom w:val="single" w:sz="8" w:space="0" w:color="auto"/>
                    <w:right w:val="single" w:sz="8" w:space="0" w:color="auto"/>
                  </w:tcBorders>
                  <w:tcMar>
                    <w:top w:w="0" w:type="dxa"/>
                    <w:left w:w="108" w:type="dxa"/>
                    <w:bottom w:w="0" w:type="dxa"/>
                    <w:right w:w="108" w:type="dxa"/>
                  </w:tcMar>
                  <w:vAlign w:val="center"/>
                </w:tcPr>
                <w:p ns2:paraId="48B941CB" ns2:textId="7295422F" w:rsidR="00C45D42" w:rsidRPr="002D1EA4" w:rsidRDefault="00C45D42" w:rsidP="002D1EA4">
                  <w:pPr>
                    <w:pStyle w:val="Paragraph0"/>
                    <w:spacing w:before="120" w:after="60"/>
                    <w:rPr>
                      <w:sz w:val="18"/>
                      <w:szCs w:val="18"/>
                    </w:rPr>
                  </w:pPr>
                  <w:r w:rsidRPr="002D1EA4">
                    <w:rPr>
                      <w:sz w:val="18"/>
                      <w:szCs w:val="18"/>
                    </w:rPr>
                    <w:t>~</w:t>
                  </w:r>
                  <w:r w:rsidR="0077605E" w:rsidRPr="002D1EA4">
                    <w:rPr>
                      <w:sz w:val="18"/>
                      <w:szCs w:val="18"/>
                    </w:rPr>
                    <w:t xml:space="preserve"> </w:t>
                  </w:r>
                  <w:r w:rsidRPr="002D1EA4">
                    <w:rPr>
                      <w:sz w:val="18"/>
                      <w:szCs w:val="18"/>
                    </w:rPr>
                    <w:t>2 years</w:t>
                  </w:r>
                </w:p>
              </w:tc>
              <w:tc>
                <w:tcPr>
                  <w:tcW w:w="817" w:type="pct"/>
                  <w:tcBorders>
                    <w:top w:val="nil"/>
                    <w:left w:val="nil"/>
                    <w:bottom w:val="single" w:sz="8" w:space="0" w:color="auto"/>
                    <w:right w:val="single" w:sz="8" w:space="0" w:color="auto"/>
                  </w:tcBorders>
                  <w:tcMar>
                    <w:top w:w="0" w:type="dxa"/>
                    <w:left w:w="108" w:type="dxa"/>
                    <w:bottom w:w="0" w:type="dxa"/>
                    <w:right w:w="108" w:type="dxa"/>
                  </w:tcMar>
                  <w:vAlign w:val="center"/>
                </w:tcPr>
                <w:p ns2:paraId="061DD99A" ns2:textId="1353C07D" w:rsidR="00C45D42" w:rsidRPr="002D1EA4" w:rsidRDefault="00C45D42" w:rsidP="002D1EA4">
                  <w:pPr>
                    <w:pStyle w:val="Paragraph0"/>
                    <w:spacing w:before="120" w:after="60"/>
                    <w:rPr>
                      <w:sz w:val="18"/>
                      <w:szCs w:val="18"/>
                    </w:rPr>
                  </w:pPr>
                  <w:r w:rsidRPr="002D1EA4">
                    <w:rPr>
                      <w:sz w:val="18"/>
                      <w:szCs w:val="18"/>
                    </w:rPr>
                    <w:t>Experimental</w:t>
                  </w:r>
                </w:p>
              </w:tc>
            </w:tr>
            <w:tr w:rsidR="001668FD" w:rsidRPr="000B35A0" ns2:paraId="3922982F" ns2:textId="77777777" w:rsidTr="003D7C32">
              <w:tc>
                <w:tcPr>
                  <w:tcW w:w="5000" w:type="pct"/>
                  <w:gridSpan w:val="7"/>
                  <w:tcBorders>
                    <w:top w:val="nil"/>
                    <w:left w:val="single" w:sz="8" w:space="0" w:color="auto"/>
                    <w:bottom w:val="single" w:sz="8" w:space="0" w:color="auto"/>
                    <w:right w:val="single" w:sz="8" w:space="0" w:color="auto"/>
                  </w:tcBorders>
                  <w:vAlign w:val="center"/>
                </w:tcPr>
                <w:p ns2:paraId="1FC3E485" ns2:textId="6CAE9D64" w:rsidR="001668FD" w:rsidRPr="003A4278" w:rsidRDefault="001668FD" w:rsidP="002D1EA4">
                  <w:pPr>
                    <w:pStyle w:val="Paragraph0"/>
                    <w:spacing w:after="60"/>
                    <w:rPr>
                      <w:sz w:val="16"/>
                      <w:szCs w:val="16"/>
                    </w:rPr>
                  </w:pPr>
                  <w:r w:rsidRPr="003A4278">
                    <w:rPr>
                      <w:sz w:val="16"/>
                      <w:szCs w:val="16"/>
                    </w:rPr>
                    <w:t>Abbreviations:</w:t>
                  </w:r>
                  <w:r w:rsidR="001E1661" w:rsidRPr="003A4278">
                    <w:rPr>
                      <w:sz w:val="16"/>
                      <w:szCs w:val="16"/>
                    </w:rPr>
                    <w:t xml:space="preserve"> </w:t>
                  </w:r>
                  <w:r w:rsidR="0077605E" w:rsidRPr="003A4278">
                    <w:rPr>
                      <w:sz w:val="16"/>
                      <w:szCs w:val="16"/>
                    </w:rPr>
                    <w:t>IV</w:t>
                  </w:r>
                  <w:r w:rsidR="0077605E">
                    <w:rPr>
                      <w:sz w:val="16"/>
                      <w:szCs w:val="16"/>
                    </w:rPr>
                    <w:t xml:space="preserve"> </w:t>
                  </w:r>
                  <w:r w:rsidR="0077605E" w:rsidRPr="003A4278">
                    <w:rPr>
                      <w:sz w:val="16"/>
                      <w:szCs w:val="16"/>
                    </w:rPr>
                    <w:t>=</w:t>
                  </w:r>
                  <w:r w:rsidR="0077605E">
                    <w:rPr>
                      <w:sz w:val="16"/>
                      <w:szCs w:val="16"/>
                    </w:rPr>
                    <w:t xml:space="preserve"> </w:t>
                  </w:r>
                  <w:r w:rsidR="0077605E" w:rsidRPr="003A4278">
                    <w:rPr>
                      <w:sz w:val="16"/>
                      <w:szCs w:val="16"/>
                    </w:rPr>
                    <w:t>intravenous</w:t>
                  </w:r>
                  <w:r w:rsidR="0077605E">
                    <w:rPr>
                      <w:sz w:val="16"/>
                      <w:szCs w:val="16"/>
                    </w:rPr>
                    <w:t xml:space="preserve">; </w:t>
                  </w:r>
                  <w:r w:rsidR="009A4A40">
                    <w:rPr>
                      <w:sz w:val="16"/>
                      <w:szCs w:val="16"/>
                    </w:rPr>
                    <w:t>PO = oral; Q3W = every 3 weeks; QD = once daily</w:t>
                  </w:r>
                </w:p>
              </w:tc>
            </w:tr>
          </w:tbl>
          <w:p ns2:paraId="22FDB143" ns2:textId="5112C46B" w:rsidR="00050CFF" w:rsidRPr="003D7C32" w:rsidRDefault="00050CFF" w:rsidP="00623AC9">
            <w:pPr>
              <w:rPr>
                <w:sz w:val="12"/>
                <w:szCs w:val="12"/>
              </w:rPr>
            </w:pPr>
          </w:p>
          <w:p ns2:paraId="6F60DFFD" ns2:textId="27726139" w:rsidR="00C05741" w:rsidRPr="00623AC9" w:rsidRDefault="00C05741" w:rsidP="002D1EA4">
            <w:pPr>
              <w:spacing w:after="120"/>
              <w:rPr>
                <w:sz w:val="22"/>
                <w:szCs w:val="22"/>
              </w:rPr>
            </w:pPr>
            <w:r>
              <w:t xml:space="preserve">Other current or former name(s) or alias(es) for study intervention(s) are as follows: </w:t>
            </w:r>
            <w:r w:rsidR="00243500" w:rsidRPr="00803868">
              <w:t>KEYTRUDA</w:t>
            </w:r>
            <w:r w:rsidR="00191761" w:rsidRPr="002612CD">
              <w:rPr>
                <w:vertAlign w:val="superscript"/>
              </w:rPr>
              <w:t>®</w:t>
            </w:r>
            <w:r w:rsidR="00243500" w:rsidRPr="00803868">
              <w:t xml:space="preserve">, </w:t>
            </w:r>
            <w:r w:rsidR="00243500" w:rsidRPr="00803868">
              <w:rPr>
                <w:rStyle w:val="PlaceholderText"/>
                <w:color w:val="auto"/>
              </w:rPr>
              <w:t xml:space="preserve">MK-3475, </w:t>
            </w:r>
            <w:r w:rsidR="00803868" w:rsidRPr="00803868">
              <w:rPr>
                <w:rStyle w:val="PlaceholderText"/>
                <w:color w:val="auto"/>
              </w:rPr>
              <w:t>SCH 900475</w:t>
            </w:r>
            <w:r w:rsidR="00672D23">
              <w:rPr>
                <w:rStyle w:val="PlaceholderText"/>
                <w:color w:val="auto"/>
              </w:rPr>
              <w:t>;</w:t>
            </w:r>
            <w:r w:rsidR="00803868" w:rsidRPr="00803868">
              <w:rPr>
                <w:rStyle w:val="PlaceholderText"/>
                <w:color w:val="auto"/>
              </w:rPr>
              <w:t xml:space="preserve"> </w:t>
            </w:r>
            <w:r w:rsidR="00243500" w:rsidRPr="00803868">
              <w:rPr>
                <w:rStyle w:val="PlaceholderText"/>
                <w:color w:val="auto"/>
              </w:rPr>
              <w:t>LENVIMA</w:t>
            </w:r>
            <w:r w:rsidR="00191761" w:rsidRPr="00B95AAC">
              <w:rPr>
                <w:vertAlign w:val="superscript"/>
              </w:rPr>
              <w:t>®</w:t>
            </w:r>
            <w:r w:rsidR="00243500" w:rsidRPr="00803868">
              <w:rPr>
                <w:rStyle w:val="PlaceholderText"/>
                <w:color w:val="auto"/>
              </w:rPr>
              <w:t xml:space="preserve">, </w:t>
            </w:r>
            <w:r w:rsidR="003C0533" w:rsidRPr="00803868">
              <w:rPr>
                <w:rStyle w:val="PlaceholderText"/>
                <w:color w:val="auto"/>
              </w:rPr>
              <w:t>MK-7902</w:t>
            </w:r>
            <w:r w:rsidR="00803868" w:rsidRPr="00803868">
              <w:rPr>
                <w:rStyle w:val="PlaceholderText"/>
                <w:color w:val="auto"/>
              </w:rPr>
              <w:t>, and E7080</w:t>
            </w:r>
            <w:r w:rsidR="003C0533" w:rsidRPr="00803868">
              <w:rPr>
                <w:rStyle w:val="PlaceholderText"/>
                <w:color w:val="auto"/>
              </w:rPr>
              <w:t>.</w:t>
            </w:r>
          </w:p>
        </w:tc>
      </w:tr>
      <w:tr w:rsidR="00D85408" ns2:paraId="113F3A1C" ns2:textId="77777777" w:rsidTr="003D7C32">
        <w:tc>
          <w:tcPr>
            <w:tcW w:w="1614" w:type="dxa"/>
          </w:tcPr>
          <w:p ns2:paraId="64461FF9" ns2:textId="6C0E31F9" w:rsidR="00D85408" w:rsidRDefault="00D85408" w:rsidP="002D1EA4">
            <w:pPr>
              <w:pStyle w:val="Paragraph0"/>
              <w:spacing w:before="120" w:after="120"/>
            </w:pPr>
            <w:r w:rsidRPr="005A3899">
              <w:t>Total Number</w:t>
            </w:r>
          </w:p>
        </w:tc>
        <w:tc>
          <w:tcPr>
            <w:tcW w:w="7381" w:type="dxa"/>
          </w:tcPr>
          <w:p ns2:paraId="714578FB" ns2:textId="6CE293B0" w:rsidR="00050CFF" w:rsidRPr="00A53F2C" w:rsidRDefault="004009BC" w:rsidP="002D1EA4">
            <w:pPr>
              <w:pStyle w:val="Paragraph0"/>
              <w:spacing w:before="120" w:after="120"/>
            </w:pPr>
            <w:r>
              <w:t>2 Arms</w:t>
            </w:r>
          </w:p>
        </w:tc>
      </w:tr>
      <w:tr w:rsidR="00D85408" ns2:paraId="027F5B50" ns2:textId="77777777" w:rsidTr="003D7C32">
        <w:tc>
          <w:tcPr>
            <w:tcW w:w="1614" w:type="dxa"/>
          </w:tcPr>
          <w:p ns2:paraId="41A5007D" ns2:textId="11119E41" w:rsidR="00D85408" w:rsidRDefault="00961394" w:rsidP="003D7C32">
            <w:pPr>
              <w:pStyle w:val="Paragraph0"/>
              <w:pageBreakBefore/>
              <w:spacing w:before="120" w:after="120"/>
            </w:pPr>
            <w:r w:rsidRPr="00D94B07">
              <w:lastRenderedPageBreak/>
              <w:t xml:space="preserve">Duration </w:t>
            </w:r>
            <w:r w:rsidRPr="007D3DEA">
              <w:t>of Participation</w:t>
            </w:r>
          </w:p>
        </w:tc>
        <w:tc>
          <w:tcPr>
            <w:tcW w:w="7381" w:type="dxa"/>
          </w:tcPr>
          <w:p ns2:paraId="5FE49AE9" ns2:textId="428636B3" w:rsidR="00D80FE3" w:rsidRPr="00F23D80" w:rsidRDefault="00D80FE3" w:rsidP="002D1EA4">
            <w:pPr>
              <w:pStyle w:val="Paragraph0"/>
              <w:spacing w:before="120" w:after="120"/>
            </w:pPr>
            <w:r w:rsidRPr="00F23D80">
              <w:t xml:space="preserve">Each participant will participate in the study from the </w:t>
            </w:r>
            <w:r>
              <w:t xml:space="preserve">time the participant </w:t>
            </w:r>
            <w:r w:rsidR="00BA6E98" w:rsidRPr="00BA6E98">
              <w:t>provides documented informed consent through the final protocol-specified contact</w:t>
            </w:r>
            <w:r w:rsidRPr="00F23D80">
              <w:t>.</w:t>
            </w:r>
          </w:p>
          <w:p ns2:paraId="50299C9A" ns2:textId="013BA02F" w:rsidR="00BC5370" w:rsidRDefault="00D80FE3" w:rsidP="002D1EA4">
            <w:pPr>
              <w:pStyle w:val="Paragraph0"/>
              <w:spacing w:before="120" w:after="120"/>
            </w:pPr>
            <w:r w:rsidRPr="00F23D80">
              <w:t>After a screening phase of</w:t>
            </w:r>
            <w:r w:rsidRPr="008D210B">
              <w:t xml:space="preserve"> </w:t>
            </w:r>
            <w:r w:rsidR="009E6760">
              <w:t>up to 42</w:t>
            </w:r>
            <w:r>
              <w:t xml:space="preserve"> days</w:t>
            </w:r>
            <w:r w:rsidRPr="00F23D80">
              <w:t>, each participant will be assigned to receive study intervention until disease progression</w:t>
            </w:r>
            <w:r>
              <w:t xml:space="preserve"> is</w:t>
            </w:r>
            <w:r w:rsidRPr="008D210B">
              <w:t xml:space="preserve"> </w:t>
            </w:r>
            <w:r w:rsidRPr="00F23D80">
              <w:t>verified by</w:t>
            </w:r>
            <w:r>
              <w:t xml:space="preserve"> </w:t>
            </w:r>
            <w:r w:rsidR="008D75F2">
              <w:t>BICR</w:t>
            </w:r>
            <w:r w:rsidR="00BC5370">
              <w:t xml:space="preserve">, </w:t>
            </w:r>
            <w:r w:rsidR="004D5280" w:rsidRPr="004D5280">
              <w:t>unacceptable adverse events, intercurrent illness that prevents further administration of study treatment, investigator’s decision to discontinue the participant, or administrative reasons requiring cessation of treatment</w:t>
            </w:r>
            <w:r w:rsidR="00BC5370">
              <w:t>.</w:t>
            </w:r>
          </w:p>
          <w:p ns2:paraId="6017C611" ns2:textId="09F7F55D" w:rsidR="00D80FE3" w:rsidRPr="00427C45" w:rsidRDefault="00BC5370" w:rsidP="002D1EA4">
            <w:pPr>
              <w:pStyle w:val="Paragraph0"/>
              <w:spacing w:before="120" w:after="120"/>
            </w:pPr>
            <w:r>
              <w:t xml:space="preserve">All participants receiving pembrolizumab will discontinue treatment with pembrolizumab after receiving 35 administrations. Participants who stop pembrolizumab after 35 administrations for reasons other than disease progression or intolerability or participants who stop pembrolizumab after attaining a Complete Response may be eligible for up to 17 additional administrations of pembrolizumab upon experiencing BICR-verified disease progression (Section 6.7). </w:t>
            </w:r>
            <w:r w:rsidR="001A79DC" w:rsidRPr="001A79DC">
              <w:t>Participants who are receiving lenvatinib/placebo at the time disease progression is verified may continue to receive lenvatinib/placebo during Second Course treatment at the discretion of the investigator. Participants who discontinue lenvatinib/placebo prior to initiation of Second Course treatment will not restart lenvatinib/placebo</w:t>
            </w:r>
            <w:r>
              <w:t>.</w:t>
            </w:r>
          </w:p>
          <w:p ns2:paraId="0B1669D3" ns2:textId="592824EC" w:rsidR="00D80FE3" w:rsidRPr="00427C45" w:rsidRDefault="00D80FE3" w:rsidP="002D1EA4">
            <w:pPr>
              <w:pStyle w:val="Paragraph0"/>
              <w:spacing w:before="120" w:after="120"/>
            </w:pPr>
            <w:r w:rsidRPr="00F23D80">
              <w:t xml:space="preserve">After the end of treatment, each participant will be followed for the occurrence of </w:t>
            </w:r>
            <w:r>
              <w:t>adverse event</w:t>
            </w:r>
            <w:r w:rsidRPr="00F23D80">
              <w:t>s and spontaneously reported pregnancy as described under</w:t>
            </w:r>
            <w:r w:rsidRPr="0073312C">
              <w:t xml:space="preserve"> </w:t>
            </w:r>
            <w:r>
              <w:t xml:space="preserve">Section </w:t>
            </w:r>
            <w:r w:rsidRPr="00427C45">
              <w:t>8.4.</w:t>
            </w:r>
          </w:p>
          <w:p ns2:paraId="72109DB7" ns2:textId="4418EAEC" w:rsidR="00050CFF" w:rsidRPr="00A53F2C" w:rsidRDefault="005A1A90" w:rsidP="002D1EA4">
            <w:pPr>
              <w:pStyle w:val="Paragraph0"/>
              <w:spacing w:before="120" w:after="120"/>
            </w:pPr>
            <w:r w:rsidRPr="005A1A90">
              <w:t>Participants who discontinue for reasons other than radiographic disease progression will have post-treatment follow-up imaging for disease status until disease progression is documented per RECIST 1.1</w:t>
            </w:r>
            <w:r>
              <w:t xml:space="preserve"> </w:t>
            </w:r>
            <w:r w:rsidR="00D80FE3" w:rsidRPr="00427C45">
              <w:t>by</w:t>
            </w:r>
            <w:r w:rsidR="00D916F9">
              <w:t xml:space="preserve"> BICR</w:t>
            </w:r>
            <w:r w:rsidR="00D80FE3" w:rsidRPr="00427C45">
              <w:t xml:space="preserve">, </w:t>
            </w:r>
            <w:r w:rsidRPr="005A1A90">
              <w:t>the start of a new anti-cancer treatment, withdrawal of consent, pregnancy, death, or loss to follow-up. All participants will be followed by telephone for overall survival until death, withdrawal of consent, or the end of the study</w:t>
            </w:r>
            <w:r w:rsidR="00D80FE3" w:rsidRPr="00F23D80">
              <w:t>.</w:t>
            </w:r>
          </w:p>
        </w:tc>
      </w:tr>
    </w:tbl>
    <w:p ns2:paraId="2C5FD117" ns2:textId="77777777" w:rsidR="00A53F2C" w:rsidRDefault="00A53F2C" w:rsidP="00A53F2C"/>
    <w:p ns2:paraId="4565D6EA" ns2:textId="71783A41" w:rsidR="000F38C8" w:rsidRDefault="000F38C8" w:rsidP="00A53F2C">
      <w:pPr>
        <w:pStyle w:val="Paragraph0"/>
      </w:pPr>
      <w:r w:rsidRPr="00E72B47">
        <w:rPr>
          <w:b/>
        </w:rPr>
        <w:t>Study Governance Committees:</w:t>
      </w:r>
    </w:p>
    <w:tbl>
      <w:tblPr>
        <w:tblStyle w:val="TableGrid"/>
        <w:tblW w:w="5000" w:type="pct"/>
        <w:tblLook w:val="04A0" w:firstRow="1" w:lastRow="0" w:firstColumn="1" w:lastColumn="0" w:noHBand="0" w:noVBand="1"/>
      </w:tblPr>
      <w:tblGrid>
        <w:gridCol w:w="4346"/>
        <w:gridCol w:w="4644"/>
      </w:tblGrid>
      <w:tr w:rsidR="000F38C8" ns2:paraId="5EAD7FAC" ns2:textId="77777777" w:rsidTr="002D1EA4">
        <w:tc>
          <w:tcPr>
            <w:tcW w:w="4495" w:type="dxa"/>
          </w:tcPr>
          <w:p ns2:paraId="78882164" ns2:textId="71781D4F" w:rsidR="000F38C8" w:rsidRPr="005B742C" w:rsidRDefault="000F38C8" w:rsidP="00A53F2C">
            <w:pPr>
              <w:pStyle w:val="Paragraph0"/>
              <w:spacing w:before="120" w:after="120"/>
            </w:pPr>
            <w:r w:rsidRPr="007D3DEA">
              <w:t>Steering Committee</w:t>
            </w:r>
          </w:p>
        </w:tc>
        <w:tc>
          <w:tcPr>
            <w:tcW w:w="4855" w:type="dxa"/>
          </w:tcPr>
          <w:p ns2:paraId="1975FE67" ns2:textId="79B9E2FA" w:rsidR="00050CFF" w:rsidRPr="00A53F2C" w:rsidRDefault="00D916F9" w:rsidP="00A53F2C">
            <w:pPr>
              <w:pStyle w:val="Paragraph0"/>
              <w:spacing w:before="120" w:after="120"/>
            </w:pPr>
            <w:r>
              <w:t>No</w:t>
            </w:r>
          </w:p>
        </w:tc>
      </w:tr>
      <w:tr w:rsidR="000F38C8" ns2:paraId="098D16BB" ns2:textId="77777777" w:rsidTr="002D1EA4">
        <w:tc>
          <w:tcPr>
            <w:tcW w:w="4495" w:type="dxa"/>
          </w:tcPr>
          <w:p ns2:paraId="78478ADD" ns2:textId="41630121" w:rsidR="000F38C8" w:rsidRPr="007D3DEA" w:rsidRDefault="000F38C8" w:rsidP="00A53F2C">
            <w:pPr>
              <w:pStyle w:val="Paragraph0"/>
              <w:spacing w:before="120" w:after="120"/>
            </w:pPr>
            <w:r w:rsidRPr="007D3DEA">
              <w:t>Executive Oversight Committee</w:t>
            </w:r>
          </w:p>
        </w:tc>
        <w:tc>
          <w:tcPr>
            <w:tcW w:w="4855" w:type="dxa"/>
          </w:tcPr>
          <w:p ns2:paraId="6BA73AF1" ns2:textId="7DD8ED53" w:rsidR="00050CFF" w:rsidRPr="00A53F2C" w:rsidRDefault="00D916F9" w:rsidP="00A53F2C">
            <w:pPr>
              <w:pStyle w:val="Paragraph0"/>
              <w:spacing w:before="120" w:after="120"/>
            </w:pPr>
            <w:r>
              <w:t>Yes</w:t>
            </w:r>
          </w:p>
        </w:tc>
      </w:tr>
      <w:tr w:rsidR="000F38C8" ns2:paraId="3B2DFE7D" ns2:textId="77777777" w:rsidTr="002D1EA4">
        <w:tc>
          <w:tcPr>
            <w:tcW w:w="4495" w:type="dxa"/>
          </w:tcPr>
          <w:p ns2:paraId="518404DC" ns2:textId="6572F519" w:rsidR="000F38C8" w:rsidRPr="007D3DEA" w:rsidRDefault="000F38C8" w:rsidP="00A53F2C">
            <w:pPr>
              <w:pStyle w:val="Paragraph0"/>
              <w:spacing w:before="120" w:after="120"/>
            </w:pPr>
            <w:r w:rsidRPr="007D3DEA">
              <w:t>Data Monitoring Committee</w:t>
            </w:r>
          </w:p>
        </w:tc>
        <w:tc>
          <w:tcPr>
            <w:tcW w:w="4855" w:type="dxa"/>
          </w:tcPr>
          <w:p ns2:paraId="50BB4409" ns2:textId="65130F79" w:rsidR="00725F75" w:rsidRPr="00A53F2C" w:rsidRDefault="00D916F9" w:rsidP="00A53F2C">
            <w:pPr>
              <w:pStyle w:val="Paragraph0"/>
              <w:spacing w:before="120" w:after="120"/>
            </w:pPr>
            <w:r>
              <w:t>Yes</w:t>
            </w:r>
          </w:p>
        </w:tc>
      </w:tr>
      <w:tr w:rsidR="000F38C8" ns2:paraId="3E0FE93F" ns2:textId="77777777" w:rsidTr="002D1EA4">
        <w:tc>
          <w:tcPr>
            <w:tcW w:w="4495" w:type="dxa"/>
          </w:tcPr>
          <w:p ns2:paraId="44CDBBC7" ns2:textId="2A628C02" w:rsidR="000F38C8" w:rsidRPr="007D3DEA" w:rsidRDefault="000F38C8" w:rsidP="00A53F2C">
            <w:pPr>
              <w:pStyle w:val="Paragraph0"/>
              <w:spacing w:before="120" w:after="120"/>
            </w:pPr>
            <w:r w:rsidRPr="007D3DEA">
              <w:t>Clinical Adjudication Committee</w:t>
            </w:r>
          </w:p>
        </w:tc>
        <w:tc>
          <w:tcPr>
            <w:tcW w:w="4855" w:type="dxa"/>
          </w:tcPr>
          <w:p ns2:paraId="23A9A446" ns2:textId="42FA3A53" w:rsidR="00050CFF" w:rsidRPr="00A53F2C" w:rsidRDefault="00D916F9" w:rsidP="00A53F2C">
            <w:pPr>
              <w:pStyle w:val="Paragraph0"/>
              <w:spacing w:before="120" w:after="120"/>
            </w:pPr>
            <w:r>
              <w:t>No</w:t>
            </w:r>
          </w:p>
        </w:tc>
      </w:tr>
      <w:tr w:rsidR="000F38C8" ns2:paraId="065A319E" ns2:textId="77777777" w:rsidTr="002D1EA4">
        <w:tc>
          <w:tcPr>
            <w:tcW w:w="4495" w:type="dxa"/>
          </w:tcPr>
          <w:p ns2:paraId="3181F6AB" ns2:textId="53DA77CF" w:rsidR="000F38C8" w:rsidRPr="007D3DEA" w:rsidRDefault="00FF4716" w:rsidP="00A53F2C">
            <w:pPr>
              <w:pStyle w:val="Paragraph0"/>
              <w:spacing w:before="120" w:after="120"/>
            </w:pPr>
            <w:r>
              <w:t xml:space="preserve">Insert </w:t>
            </w:r>
            <w:r w:rsidR="000F38C8">
              <w:t>Other Oversight Committee</w:t>
            </w:r>
          </w:p>
        </w:tc>
        <w:tc>
          <w:tcPr>
            <w:tcW w:w="4855" w:type="dxa"/>
          </w:tcPr>
          <w:p ns2:paraId="61E0C108" ns2:textId="284157BC" w:rsidR="00050CFF" w:rsidRPr="00A53F2C" w:rsidRDefault="00D916F9" w:rsidP="00A53F2C">
            <w:pPr>
              <w:pStyle w:val="Paragraph0"/>
              <w:spacing w:before="120" w:after="120"/>
            </w:pPr>
            <w:r>
              <w:t>No</w:t>
            </w:r>
          </w:p>
        </w:tc>
      </w:tr>
      <w:tr w:rsidR="000F38C8" ns2:paraId="0EDBE801" ns2:textId="77777777" w:rsidTr="002D1EA4">
        <w:tc>
          <w:tcPr>
            <w:tcW w:w="9350" w:type="dxa"/>
            <w:gridSpan w:val="2"/>
          </w:tcPr>
          <w:p ns2:paraId="29E9F154" ns2:textId="0A768B81" w:rsidR="000F38C8" w:rsidRDefault="000F38C8" w:rsidP="00A53F2C">
            <w:pPr>
              <w:pStyle w:val="Paragraph0"/>
              <w:spacing w:before="120" w:after="120"/>
            </w:pPr>
            <w:r w:rsidRPr="009E4C45">
              <w:t>Study governance considerations are outlined in Appendix</w:t>
            </w:r>
            <w:r>
              <w:t> </w:t>
            </w:r>
            <w:r w:rsidRPr="009E4C45">
              <w:t>1.</w:t>
            </w:r>
          </w:p>
        </w:tc>
      </w:tr>
    </w:tbl>
    <w:p ns2:paraId="5E3EFE53" ns2:textId="02636076" w:rsidR="002B4FB5" w:rsidRDefault="002B4FB5" w:rsidP="002B4FB5">
      <w:pPr>
        <w:pStyle w:val="Paragraph0"/>
      </w:pPr>
      <w:del w:id="2747" w:author="GoldenCorpusHarness" w:date="2026-03-28T21:57:49Z">
        <w:r>
          <w:delText>S</w:delText>
        </w:r>
      </w:del>
      <w:ins w:id="2748" w:author="GoldenCorpusHarness" w:date="2026-03-28T21:57:49Z">
        <w:r>
          <w:t>EEA = European Economic Area; IMP = inves</w:t>
        </w:r>
      </w:ins>
      <w:r>
        <w:t>t</w:t>
      </w:r>
      <w:ins w:id="2749" w:author="GoldenCorpusHarness" w:date="2026-03-28T21:57:49Z">
        <w:r>
          <w:t>igational medicinal prod</w:t>
        </w:r>
      </w:ins>
      <w:r>
        <w:t>u</w:t>
      </w:r>
      <w:del w:id="2750" w:author="GoldenCorpusHarness" w:date="2026-03-28T21:57:49Z">
        <w:r>
          <w:delText>d</w:delText>
        </w:r>
      </w:del>
      <w:ins w:id="2751" w:author="GoldenCorpusHarness" w:date="2026-03-28T21:57:49Z">
        <w:r>
          <w:t>ct; IV = intravenous; N/A – not applicable; NIMP/AxMP = noninvestigational/auxiliar</w:t>
        </w:r>
      </w:ins>
      <w:r>
        <w:t xml:space="preserve">y </w:t>
      </w:r>
      <w:del w:id="2752" w:author="GoldenCorpusHarness" w:date="2026-03-28T21:57:49Z">
        <w:r>
          <w:delText>A</w:delText>
        </w:r>
      </w:del>
      <w:ins w:id="2753" w:author="GoldenCorpusHarness" w:date="2026-03-28T21:57:49Z">
        <w:r>
          <w:t>medi</w:t>
        </w:r>
      </w:ins>
      <w:r>
        <w:t>c</w:t>
      </w:r>
      <w:ins w:id="2754" w:author="GoldenCorpusHarness" w:date="2026-03-28T21:57:49Z">
        <w:r>
          <w:t>inal product; QD = on</w:t>
        </w:r>
      </w:ins>
      <w:r>
        <w:t>ce</w:t>
      </w:r>
      <w:del w:id="2755" w:author="GoldenCorpusHarness" w:date="2026-03-28T21:57:49Z">
        <w:r>
          <w:delText>pts</w:delText>
        </w:r>
      </w:del>
      <w:r>
        <w:t xml:space="preserve"> </w:t>
      </w:r>
      <w:del w:id="2756" w:author="GoldenCorpusHarness" w:date="2026-03-28T21:57:49Z">
        <w:r>
          <w:delText>He</w:delText>
        </w:r>
      </w:del>
      <w:ins w:id="2757" w:author="GoldenCorpusHarness" w:date="2026-03-28T21:57:49Z">
        <w:r>
          <w:t>d</w:t>
        </w:r>
      </w:ins>
      <w:r>
        <w:t>a</w:t>
      </w:r>
      <w:ins w:id="2758" w:author="GoldenCorpusHarness" w:date="2026-03-28T21:57:49Z">
        <w:r>
          <w:t>i</w:t>
        </w:r>
      </w:ins>
      <w:r>
        <w:t>l</w:t>
      </w:r>
      <w:del w:id="2759" w:author="GoldenCorpusHarness" w:date="2026-03-28T21:57:49Z">
        <w:r>
          <w:delText>th</w:delText>
        </w:r>
      </w:del>
      <w:r>
        <w:t>y</w:t>
      </w:r>
      <w:del w:id="2760" w:author="GoldenCorpusHarness" w:date="2026-03-28T21:57:49Z">
        <w:r>
          <w:delText xml:space="preserve"> Volunteers: No</w:delText>
        </w:r>
      </w:del>
    </w:p>
    <w:p ns2:paraId="110EC486" ns2:textId="1B9FE2FD" w:rsidR="002B4FB5" w:rsidRDefault="00C70294" w:rsidP="002B4FB5">
      <w:pPr>
        <w:pStyle w:val="Paragraph0"/>
      </w:pPr>
      <w:ins w:id="2761" w:author="GoldenCorpusHarness" w:date="2026-03-28T21:57:49Z">
        <w:r>
          <w:t>The classification of IMP and NIMP/</w:t>
        </w:r>
      </w:ins>
      <w:r>
        <w:t>A</w:t>
      </w:r>
      <w:del w:id="2762" w:author="GoldenCorpusHarness" w:date="2026-03-28T21:57:49Z">
        <w:r>
          <w:delText xml:space="preserve"> list of </w:delText>
        </w:r>
      </w:del>
      <w:ins w:id="2763" w:author="GoldenCorpusHarness" w:date="2026-03-28T21:57:49Z">
        <w:r>
          <w:t>xMP in this t</w:t>
        </w:r>
      </w:ins>
      <w:r>
        <w:t>ab</w:t>
      </w:r>
      <w:ins w:id="2764" w:author="GoldenCorpusHarness" w:date="2026-03-28T21:57:49Z">
        <w:r>
          <w:t xml:space="preserve">le is </w:t>
        </w:r>
      </w:ins>
      <w:r>
        <w:t>b</w:t>
      </w:r>
      <w:del w:id="2765" w:author="GoldenCorpusHarness" w:date="2026-03-28T21:57:49Z">
        <w:r>
          <w:delText>reviations used in this document can</w:delText>
        </w:r>
      </w:del>
      <w:ins w:id="2766" w:author="GoldenCorpusHarness" w:date="2026-03-28T21:57:49Z">
        <w:r>
          <w:t>ased on guidance issued</w:t>
        </w:r>
      </w:ins>
      <w:r>
        <w:t xml:space="preserve"> b</w:t>
      </w:r>
      <w:del w:id="2767" w:author="GoldenCorpusHarness" w:date="2026-03-28T21:57:49Z">
        <w:r>
          <w:delText xml:space="preserve">e found in </w:delText>
        </w:r>
      </w:del>
      <w:ins w:id="2768" w:author="GoldenCorpusHarness" w:date="2026-03-28T21:57:49Z">
        <w:r>
          <w:t>y the European Commission and applies to countries in the EE</w:t>
        </w:r>
      </w:ins>
      <w:r>
        <w:t>A</w:t>
      </w:r>
      <w:del w:id="2769" w:author="GoldenCorpusHarness" w:date="2026-03-28T21:57:49Z">
        <w:r>
          <w:delText>ppendi</w:delText>
        </w:r>
      </w:del>
      <w:ins w:id="2770" w:author="GoldenCorpusHarness" w:date="2026-03-28T21:57:49Z">
        <w:r>
          <w:t>. Country differences with respect to the definition/classification of IMP and NIMP/A</w:t>
        </w:r>
      </w:ins>
      <w:r>
        <w:t>x</w:t>
      </w:r>
      <w:del w:id="2771" w:author="GoldenCorpusHarness" w:date="2026-03-28T21:57:49Z">
        <w:r>
          <w:delText xml:space="preserve"> 10</w:delText>
        </w:r>
      </w:del>
      <w:ins w:id="2772" w:author="GoldenCorpusHarness" w:date="2026-03-28T21:57:49Z">
        <w:r>
          <w:t>MP may exist</w:t>
        </w:r>
      </w:ins>
      <w:r>
        <w:t>.</w:t>
      </w:r>
      <w:ins w:id="2773" w:author="GoldenCorpusHarness" w:date="2026-03-28T21:57:49Z">
        <w:r>
          <w:t xml:space="preserve"> In these circumstances, local legislation is followed.</w:t>
        </w:r>
      </w:ins>
    </w:p>
    <w:p ns2:paraId="10C056FC" ns2:textId="43A1C4FE" w:rsidR="00E15CF8" w:rsidRPr="00CC1153" w:rsidRDefault="00E15CF8" w:rsidP="00E2043B">
      <w:pPr>
        <w:pStyle w:val="Heading2"/>
      </w:pPr>
      <w:ins w:id="2774" w:author="GoldenCorpusHarness" w:date="2026-03-28T21:57:49Z">
        <w:r>
          <w:t xml:space="preserve">4mg capsules provided for successive dose reduction of lenvatinib, if needed, as described in </w:t>
        </w:r>
      </w:ins>
      <w:r>
        <w:t>S</w:t>
      </w:r>
      <w:ins w:id="2775" w:author="GoldenCorpusHarness" w:date="2026-03-28T21:57:49Z">
        <w:r>
          <w:t>e</w:t>
        </w:r>
      </w:ins>
      <w:r>
        <w:t>c</w:t>
      </w:r>
      <w:del w:id="2776" w:author="GoldenCorpusHarness" w:date="2026-03-28T21:57:49Z">
        <w:r>
          <w:delText>hema</w:delText>
        </w:r>
      </w:del>
      <w:ins w:id="2777" w:author="GoldenCorpusHarness" w:date="2026-03-28T21:57:49Z">
        <w:r>
          <w:t>tion 6.6.2.</w:t>
        </w:r>
      </w:ins>
    </w:p>
    <w:p ns2:paraId="0F12EEDD" ns2:textId="71743C29" w:rsidR="005A3EB2" w:rsidRDefault="004E382B" w:rsidP="002D1EA4">
      <w:pPr>
        <w:pStyle w:val="Paragraph0"/>
      </w:pPr>
      <w:del w:id="2778" w:author="GoldenCorpusHarness" w:date="2026-03-28T21:57:49Z">
        <w:r>
          <w:delText>The study design is depicted in Figure 1 and Figure 2.</w:delText>
        </w:r>
      </w:del>
    </w:p>
    <w:p ns2:paraId="28C6DCC1" ns2:textId="39A246E5" w:rsidR="005A3EB2" w:rsidRDefault="00B4514A" w:rsidP="002D1EA4">
      <w:pPr>
        <w:pStyle w:val="Caption"/>
      </w:pPr>
      <w:del w:id="2779" w:author="GoldenCorpusHarness" w:date="2026-03-28T21:57:49Z">
        <w:r>
          <w:delText>Fig</w:delText>
        </w:r>
      </w:del>
      <w:ins w:id="2780" w:author="GoldenCorpusHarness" w:date="2026-03-28T21:57:49Z">
        <w:r>
          <w:t>Other c</w:t>
        </w:r>
      </w:ins>
      <w:r>
        <w:t>ur</w:t>
      </w:r>
      <w:del w:id="2781" w:author="GoldenCorpusHarness" w:date="2026-03-28T21:57:49Z">
        <w:r>
          <w:delText>e 1Initial T</w:delText>
        </w:r>
      </w:del>
      <w:r>
        <w:t>r</w:t>
      </w:r>
      <w:del w:id="2782" w:author="GoldenCorpusHarness" w:date="2026-03-28T21:57:49Z">
        <w:r>
          <w:delText>eatm</w:delText>
        </w:r>
      </w:del>
      <w:r>
        <w:t xml:space="preserve">ent </w:t>
      </w:r>
      <w:del w:id="2783" w:author="GoldenCorpusHarness" w:date="2026-03-28T21:57:49Z">
        <w:r>
          <w:delText>Ph</w:delText>
        </w:r>
      </w:del>
      <w:ins w:id="2784" w:author="GoldenCorpusHarness" w:date="2026-03-28T21:57:49Z">
        <w:r>
          <w:t>or former name(s) or ali</w:t>
        </w:r>
      </w:ins>
      <w:r>
        <w:t>as</w:t>
      </w:r>
      <w:ins w:id="2785" w:author="GoldenCorpusHarness" w:date="2026-03-28T21:57:49Z">
        <w:r>
          <w:t>(</w:t>
        </w:r>
      </w:ins>
      <w:r>
        <w:t>e</w:t>
      </w:r>
      <w:ins w:id="2786" w:author="GoldenCorpusHarness" w:date="2026-03-28T21:57:49Z">
        <w:r>
          <w:t>s) for study intervention(s) are as follows: KEYTRUDA®, MK-3475, SCH 900475; LENVIMA®, MK-7902, and E7080.</w:t>
        </w:r>
      </w:ins>
    </w:p>
    <w:p ns2:paraId="4B40F117" ns2:textId="756CC66E" w:rsidR="009D5DAB" w:rsidRPr="009D5DAB" w:rsidRDefault="007170B1" w:rsidP="009D5DAB">
      <w:pPr>
        <w:pStyle w:val="Paragraph0"/>
      </w:pPr>
      <w:r>
        <w:rPr>
          <w:noProof/>
        </w:rPr>
        <w:drawing>
          <ns4:inline distT="0" distB="0" distL="0" distR="0" ns5:anchorId="446449DA" ns5:editId="6AFDFF03">
            <ns4:extent cx="5667375" cy="1838325"/>
            <ns4:effectExtent l="0" t="0" r="9525" b="9525"/>
            <ns4:docPr id="21" name="Picture 21"/>
            <ns4:cNvGraphicFramePr>
              <ns6:graphicFrameLocks noChangeAspect="1"/>
            </ns4:cNvGraphicFramePr>
            <ns6:graphic>
              <ns6:graphicData uri="http://schemas.openxmlformats.org/drawingml/2006/picture">
                <ns7:pic>
                  <ns7:nvPicPr>
                    <ns7:cNvPr id="0" name="Picture 6"/>
                    <ns7:cNvPicPr>
                      <ns6:picLocks noChangeAspect="1" noChangeArrowheads="1"/>
                    </ns7:cNvPicPr>
                  </ns7:nvPicPr>
                  <ns7:blipFill>
                    <ns6:blip ns3:embed="rId25">
                      <ns6:extLst>
                        <ns6:ext uri="{28A0092B-C50C-407E-A947-70E740481C1C}">
                          <ns8:useLocalDpi val="0"/>
                        </ns6:ext>
                      </ns6:extLst>
                    </ns6:blip>
                    <ns6:srcRect/>
                    <ns6:stretch>
                      <ns6:fillRect/>
                    </ns6:stretch>
                  </ns7:blipFill>
                  <ns7:spPr bwMode="auto">
                    <ns6:xfrm>
                      <ns6:off x="0" y="0"/>
                      <ns6:ext cx="5667375" cy="1838325"/>
                    </ns6:xfrm>
                    <ns6:prstGeom prst="rect">
                      <ns6:avLst/>
                    </ns6:prstGeom>
                    <ns6:noFill/>
                  </ns7:spPr>
                </ns7:pic>
              </ns6:graphicData>
            </ns6:graphic>
          </ns4:inline>
        </w:drawing>
      </w:r>
    </w:p>
    <w:p ns2:paraId="0CA630DC" ns2:textId="18CABF25" w:rsidR="005F5913" w:rsidRPr="00075D94" w:rsidRDefault="00623F04" w:rsidP="00303C2B">
      <w:pPr>
        <w:pStyle w:val="Paragraph0"/>
        <w:rPr>
          <w:sz w:val="16"/>
          <w:szCs w:val="16"/>
        </w:rPr>
      </w:pPr>
      <w:del w:id="2787" w:author="GoldenCorpusHarness" w:date="2026-03-28T21:57:49Z">
        <w:r>
          <w:delText xml:space="preserve">Abbreviations: 1L = first-line; CCRT = concomitant chemoradiotherapy; CPS = combined positive score; ECOG = Eastern Cooperative Oncology Group; HNSCC = head and neck squamous cell carcinoma; HPV = human papilloma virus; IV = intravenously; PD = progressive disease; PD-L1 = programmed cell-death-ligand 1; PO = orally; PS = performance status; Q3W = every 3 weeks; QD = daily; R/M = recurrent/metastatic; RECIST 1.1 = Response Evaluation Criteria in Solid Tumors. </w:delText>
        </w:r>
      </w:del>
    </w:p>
    <w:p ns2:paraId="10FC3DBE" ns2:textId="5AE24FAC" w:rsidR="004F2B09" w:rsidRPr="00DE2689" w:rsidRDefault="004F2B09" w:rsidP="00DE2689">
      <w:ins w:id="2788" w:author="GoldenCorpusHarness" w:date="2026-03-28T21:57:49Z">
        <w:r>
          <w:t>Study Governance Committees:</w:t>
        </w:r>
      </w:ins>
    </w:p>
    <w:p ns2:paraId="0E5CD7BA" ns2:textId="32554B49" w:rsidR="00A12EE5" w:rsidRDefault="00A55824" w:rsidP="002D1EA4">
      <w:pPr>
        <w:pStyle w:val="Caption"/>
      </w:pPr>
      <w:bookmarkStart w:id="17" w:name="_Ref3375136"/>
      <w:bookmarkStart w:id="18" w:name="_Toc107570830"/>
      <w:r w:rsidRPr="00337395">
        <w:t xml:space="preserve">Figure </w:t>
      </w:r>
      <w:r w:rsidR="007A0F02">
        <w:rPr>
          <w:noProof/>
        </w:rPr>
        <w:fldChar w:fldCharType="begin"/>
      </w:r>
      <w:r w:rsidR="007A0F02">
        <w:rPr>
          <w:noProof/>
        </w:rPr>
        <w:instrText xml:space="preserve"> SEQ Figure \* ARABIC </w:instrText>
      </w:r>
      <w:r w:rsidR="007A0F02">
        <w:rPr>
          <w:noProof/>
        </w:rPr>
        <w:fldChar w:fldCharType="separate"/>
      </w:r>
      <w:r w:rsidR="004173BC">
        <w:rPr>
          <w:noProof/>
        </w:rPr>
        <w:t>2</w:t>
      </w:r>
      <w:r w:rsidR="007A0F02">
        <w:rPr>
          <w:noProof/>
        </w:rPr>
        <w:fldChar w:fldCharType="end"/>
      </w:r>
      <w:bookmarkEnd w:id="17"/>
      <w:r w:rsidRPr="00337395">
        <w:tab/>
        <w:t>Second Course</w:t>
      </w:r>
      <w:bookmarkEnd w:id="18"/>
    </w:p>
    <w:p ns2:paraId="54B00DB8" ns2:textId="69056D75" w:rsidR="002E7BD9" w:rsidRPr="002E7BD9" w:rsidRDefault="007D633D" w:rsidP="00941D71">
      <w:pPr>
        <w:pStyle w:val="Paragraph0"/>
        <w:keepNext/>
        <w:keepLines/>
      </w:pPr>
      <w:r>
        <w:rPr>
          <w:noProof/>
        </w:rPr>
        <w:drawing>
          <ns4:inline distT="0" distB="0" distL="0" distR="0" ns5:anchorId="48241D1B" ns5:editId="54CCCFE4">
            <ns4:extent cx="5619750" cy="1809750"/>
            <ns4:effectExtent l="0" t="0" r="0" b="0"/>
            <ns4:docPr id="3" name="Picture 3"/>
            <ns4:cNvGraphicFramePr>
              <ns6:graphicFrameLocks noChangeAspect="1"/>
            </ns4:cNvGraphicFramePr>
            <ns6:graphic>
              <ns6:graphicData uri="http://schemas.openxmlformats.org/drawingml/2006/picture">
                <ns7:pic>
                  <ns7:nvPicPr>
                    <ns7:cNvPr id="0" name="Picture 3"/>
                    <ns7:cNvPicPr>
                      <ns6:picLocks noChangeAspect="1" noChangeArrowheads="1"/>
                    </ns7:cNvPicPr>
                  </ns7:nvPicPr>
                  <ns7:blipFill>
                    <ns6:blip ns3:embed="rId26">
                      <ns6:extLst>
                        <ns6:ext uri="{28A0092B-C50C-407E-A947-70E740481C1C}">
                          <ns8:useLocalDpi val="0"/>
                        </ns6:ext>
                      </ns6:extLst>
                    </ns6:blip>
                    <ns6:srcRect/>
                    <ns6:stretch>
                      <ns6:fillRect/>
                    </ns6:stretch>
                  </ns7:blipFill>
                  <ns7:spPr bwMode="auto">
                    <ns6:xfrm>
                      <ns6:off x="0" y="0"/>
                      <ns6:ext cx="5619750" cy="1809750"/>
                    </ns6:xfrm>
                    <ns6:prstGeom prst="rect">
                      <ns6:avLst/>
                    </ns6:prstGeom>
                    <ns6:noFill/>
                  </ns7:spPr>
                </ns7:pic>
              </ns6:graphicData>
            </ns6:graphic>
          </ns4:inline>
        </w:drawing>
      </w:r>
    </w:p>
    <w:p ns2:paraId="2E9DA7BB" ns2:textId="583F0B85" w:rsidR="004F2B09" w:rsidRPr="00BE69BD" w:rsidRDefault="00623F04" w:rsidP="00DE2689">
      <w:pPr>
        <w:pStyle w:val="Paragraph0"/>
        <w:rPr>
          <w:sz w:val="16"/>
          <w:szCs w:val="16"/>
        </w:rPr>
      </w:pPr>
      <w:del w:id="2789" w:author="GoldenCorpusHarness" w:date="2026-03-28T21:57:49Z">
        <w:r>
          <w:delText>Abb</w:delText>
        </w:r>
      </w:del>
      <w:ins w:id="2790" w:author="GoldenCorpusHarness" w:date="2026-03-28T21:57:49Z">
        <w:r>
          <w:t>Study gove</w:t>
        </w:r>
      </w:ins>
      <w:r>
        <w:t>r</w:t>
      </w:r>
      <w:ins w:id="2791" w:author="GoldenCorpusHarness" w:date="2026-03-28T21:57:49Z">
        <w:r>
          <w:t>nanc</w:t>
        </w:r>
      </w:ins>
      <w:r>
        <w:t>e</w:t>
      </w:r>
      <w:del w:id="2792" w:author="GoldenCorpusHarness" w:date="2026-03-28T21:57:49Z">
        <w:r>
          <w:delText>v</w:delText>
        </w:r>
      </w:del>
      <w:ins w:id="2793" w:author="GoldenCorpusHarness" w:date="2026-03-28T21:57:49Z">
        <w:r>
          <w:t xml:space="preserve"> cons</w:t>
        </w:r>
      </w:ins>
      <w:r>
        <w:t>i</w:t>
      </w:r>
      <w:ins w:id="2794" w:author="GoldenCorpusHarness" w:date="2026-03-28T21:57:49Z">
        <w:r>
          <w:t>der</w:t>
        </w:r>
      </w:ins>
      <w:r>
        <w:t>ations</w:t>
      </w:r>
      <w:del w:id="2795" w:author="GoldenCorpusHarness" w:date="2026-03-28T21:57:49Z">
        <w:r>
          <w:delText>:</w:delText>
        </w:r>
      </w:del>
      <w:r>
        <w:t xml:space="preserve"> </w:t>
      </w:r>
      <w:del w:id="2796" w:author="GoldenCorpusHarness" w:date="2026-03-28T21:57:49Z">
        <w:r>
          <w:delText>IV</w:delText>
        </w:r>
      </w:del>
      <w:ins w:id="2797" w:author="GoldenCorpusHarness" w:date="2026-03-28T21:57:49Z">
        <w:r>
          <w:t>are</w:t>
        </w:r>
      </w:ins>
      <w:r>
        <w:t xml:space="preserve"> </w:t>
      </w:r>
      <w:del w:id="2798" w:author="GoldenCorpusHarness" w:date="2026-03-28T21:57:49Z">
        <w:r>
          <w:delText>=</w:delText>
        </w:r>
      </w:del>
      <w:ins w:id="2799" w:author="GoldenCorpusHarness" w:date="2026-03-28T21:57:49Z">
        <w:r>
          <w:t>outlined</w:t>
        </w:r>
      </w:ins>
      <w:r>
        <w:t xml:space="preserve"> in</w:t>
      </w:r>
      <w:del w:id="2800" w:author="GoldenCorpusHarness" w:date="2026-03-28T21:57:49Z">
        <w:r>
          <w:delText>trav</w:delText>
        </w:r>
      </w:del>
      <w:ins w:id="2801" w:author="GoldenCorpusHarness" w:date="2026-03-28T21:57:49Z">
        <w:r>
          <w:t xml:space="preserve"> App</w:t>
        </w:r>
      </w:ins>
      <w:r>
        <w:t>en</w:t>
      </w:r>
      <w:del w:id="2802" w:author="GoldenCorpusHarness" w:date="2026-03-28T21:57:49Z">
        <w:r>
          <w:delText xml:space="preserve">ously; PD = </w:delText>
        </w:r>
      </w:del>
      <w:r>
        <w:t>di</w:t>
      </w:r>
      <w:del w:id="2803" w:author="GoldenCorpusHarness" w:date="2026-03-28T21:57:49Z">
        <w:r>
          <w:delText>sease progression; PO = orally; Q3W = every 3 weeks; QD = daily</w:delText>
        </w:r>
      </w:del>
      <w:ins w:id="2804" w:author="GoldenCorpusHarness" w:date="2026-03-28T21:57:49Z">
        <w:r>
          <w:t>x 1</w:t>
        </w:r>
      </w:ins>
      <w:r>
        <w:t>.</w:t>
      </w:r>
    </w:p>
    <w:p ns2:paraId="0F5BC0BF" ns2:textId="77777777" w:rsidR="00F106FB" w:rsidRDefault="00F106FB" w:rsidP="00DE2689">
      <w:ins w:id="2805" w:author="GoldenCorpusHarness" w:date="2026-03-28T21:57:49Z">
        <w:r>
          <w:t>As of Amendment 05, the Executive Oversight Committee and Data Monitoring Committee are no longer applicable.</w:t>
        </w:r>
      </w:ins>
    </w:p>
    <w:p ns2:paraId="619CA55B" ns2:textId="77777777" w:rsidR="00E57483" w:rsidRPr="00DE2689" w:rsidRDefault="00E57483" w:rsidP="00DE2689">
      <w:pPr>
        <w:sectPr w:rsidR="00E57483" w:rsidRPr="00DE2689" w:rsidSect="00E32FC5">
          <w:headerReference w:type="default" ns3:id="rId27"/>
          <w:footerReference w:type="default" ns3:id="rId28"/>
          <w:pgSz w:w="12240" w:h="15840" w:code="1"/>
          <w:pgMar w:top="1440" w:right="1440" w:bottom="1440" w:left="1800" w:header="720" w:footer="720" w:gutter="0"/>
          <w:cols w:space="720"/>
          <w:docGrid w:linePitch="326"/>
        </w:sectPr>
      </w:pPr>
      <w:ins w:id="2806" w:author="GoldenCorpusHarness" w:date="2026-03-28T21:57:49Z">
        <w:r>
          <w:t>Study Accepts Healthy Participants: No</w:t>
        </w:r>
      </w:ins>
    </w:p>
    <w:p ns2:paraId="70305001" ns2:textId="3B65E09D" w:rsidR="00E15CF8" w:rsidRDefault="004267FF" w:rsidP="007E1A93">
      <w:pPr>
        <w:pStyle w:val="Heading2"/>
        <w:rPr>
          <w:rFonts w:eastAsiaTheme="minorHAnsi"/>
        </w:rPr>
      </w:pPr>
      <w:del w:id="2807" w:author="GoldenCorpusHarness" w:date="2026-03-28T21:57:49Z">
        <w:r>
          <w:delText>Schedu</w:delText>
        </w:r>
      </w:del>
      <w:ins w:id="2808" w:author="GoldenCorpusHarness" w:date="2026-03-28T21:57:49Z">
        <w:r>
          <w:t xml:space="preserve">A </w:t>
        </w:r>
      </w:ins>
      <w:r>
        <w:t>l</w:t>
      </w:r>
      <w:del w:id="2809" w:author="GoldenCorpusHarness" w:date="2026-03-28T21:57:49Z">
        <w:r>
          <w:delText>e</w:delText>
        </w:r>
      </w:del>
      <w:ins w:id="2810" w:author="GoldenCorpusHarness" w:date="2026-03-28T21:57:49Z">
        <w:r>
          <w:t>ist</w:t>
        </w:r>
      </w:ins>
      <w:r>
        <w:t xml:space="preserve"> of </w:t>
      </w:r>
      <w:del w:id="2811" w:author="GoldenCorpusHarness" w:date="2026-03-28T21:57:49Z">
        <w:r>
          <w:delText>Ac</w:delText>
        </w:r>
      </w:del>
      <w:ins w:id="2812" w:author="GoldenCorpusHarness" w:date="2026-03-28T21:57:49Z">
        <w:r>
          <w:t>abbrevia</w:t>
        </w:r>
      </w:ins>
      <w:r>
        <w:t>ti</w:t>
      </w:r>
      <w:del w:id="2813" w:author="GoldenCorpusHarness" w:date="2026-03-28T21:57:49Z">
        <w:r>
          <w:delText>v</w:delText>
        </w:r>
      </w:del>
      <w:ins w:id="2814" w:author="GoldenCorpusHarness" w:date="2026-03-28T21:57:49Z">
        <w:r>
          <w:t xml:space="preserve">ons </w:t>
        </w:r>
      </w:ins>
      <w:r>
        <w:t>i</w:t>
      </w:r>
      <w:del w:id="2815" w:author="GoldenCorpusHarness" w:date="2026-03-28T21:57:49Z">
        <w:r>
          <w:delText>t</w:delText>
        </w:r>
      </w:del>
      <w:ins w:id="2816" w:author="GoldenCorpusHarness" w:date="2026-03-28T21:57:49Z">
        <w:r>
          <w:t xml:space="preserve">s </w:t>
        </w:r>
      </w:ins>
      <w:r>
        <w:t>i</w:t>
      </w:r>
      <w:ins w:id="2817" w:author="GoldenCorpusHarness" w:date="2026-03-28T21:57:49Z">
        <w:r>
          <w:t>n App</w:t>
        </w:r>
      </w:ins>
      <w:r>
        <w:t>e</w:t>
      </w:r>
      <w:del w:id="2818" w:author="GoldenCorpusHarness" w:date="2026-03-28T21:57:49Z">
        <w:r>
          <w:delText>s</w:delText>
        </w:r>
      </w:del>
      <w:ins w:id="2819" w:author="GoldenCorpusHarness" w:date="2026-03-28T21:57:49Z">
        <w:r>
          <w:t>ndix 10.</w:t>
        </w:r>
      </w:ins>
    </w:p>
    <w:p ns2:paraId="4E66C9F1" ns2:textId="5DD8F97A" w:rsidR="00E23268" w:rsidRPr="00E23268" w:rsidRDefault="00E23268" w:rsidP="00DE2689">
      <w:pPr>
        <w:pStyle w:val="Paragraph0"/>
      </w:pPr>
      <w:del w:id="2820" w:author="GoldenCorpusHarness" w:date="2026-03-28T21:57:49Z">
        <w:r>
          <w:delText>T</w:delText>
        </w:r>
      </w:del>
      <w:ins w:id="2821" w:author="GoldenCorpusHarness" w:date="2026-03-28T21:57:49Z">
        <w:r>
          <w:t>Sc</w:t>
        </w:r>
      </w:ins>
      <w:r>
        <w:t>he</w:t>
      </w:r>
      <w:del w:id="2822" w:author="GoldenCorpusHarness" w:date="2026-03-28T21:57:49Z">
        <w:r>
          <w:delText xml:space="preserve"> SoAs for the Initi</w:delText>
        </w:r>
      </w:del>
      <w:ins w:id="2823" w:author="GoldenCorpusHarness" w:date="2026-03-28T21:57:49Z">
        <w:r>
          <w:t>m</w:t>
        </w:r>
      </w:ins>
      <w:r>
        <w:t>a</w:t>
      </w:r>
      <w:del w:id="2824" w:author="GoldenCorpusHarness" w:date="2026-03-28T21:57:49Z">
        <w:r>
          <w:delText>l Treatment Phase and the Second Course Phase are provided in Table 1 and Table 2, respectively.</w:delText>
        </w:r>
      </w:del>
    </w:p>
    <w:p ns2:paraId="7B5A579B" ns2:textId="77777777" w:rsidR="00BD3DBA" w:rsidRDefault="0063425B" w:rsidP="00F971F7">
      <w:pPr>
        <w:pStyle w:val="Heading3"/>
      </w:pPr>
      <w:del w:id="2825" w:author="GoldenCorpusHarness" w:date="2026-03-28T21:57:49Z">
        <w:r>
          <w:delText>I</w:delText>
        </w:r>
      </w:del>
      <w:ins w:id="2826" w:author="GoldenCorpusHarness" w:date="2026-03-28T21:57:49Z">
        <w:r>
          <w:t>The origi</w:t>
        </w:r>
      </w:ins>
      <w:r>
        <w:t>n</w:t>
      </w:r>
      <w:del w:id="2827" w:author="GoldenCorpusHarness" w:date="2026-03-28T21:57:49Z">
        <w:r>
          <w:delText>iti</w:delText>
        </w:r>
      </w:del>
      <w:r>
        <w:t xml:space="preserve">al </w:t>
      </w:r>
      <w:del w:id="2828" w:author="GoldenCorpusHarness" w:date="2026-03-28T21:57:49Z">
        <w:r>
          <w:delText>T</w:delText>
        </w:r>
      </w:del>
      <w:ins w:id="2829" w:author="GoldenCorpusHarness" w:date="2026-03-28T21:57:49Z">
        <w:r>
          <w:t>study design is depicted in Figu</w:t>
        </w:r>
      </w:ins>
      <w:r>
        <w:t>re</w:t>
      </w:r>
      <w:ins w:id="2830" w:author="GoldenCorpusHarness" w:date="2026-03-28T21:57:49Z">
        <w:r>
          <w:t xml:space="preserve"> 1 </w:t>
        </w:r>
      </w:ins>
      <w:r>
        <w:t>a</w:t>
      </w:r>
      <w:ins w:id="2831" w:author="GoldenCorpusHarness" w:date="2026-03-28T21:57:49Z">
        <w:r>
          <w:t>nd Figure 2. The new s</w:t>
        </w:r>
      </w:ins>
      <w:r>
        <w:t>t</w:t>
      </w:r>
      <w:ins w:id="2832" w:author="GoldenCorpusHarness" w:date="2026-03-28T21:57:49Z">
        <w:r>
          <w:t>udy design per Amend</w:t>
        </w:r>
      </w:ins>
      <w:r>
        <w:t xml:space="preserve">ment </w:t>
      </w:r>
      <w:del w:id="2833" w:author="GoldenCorpusHarness" w:date="2026-03-28T21:57:49Z">
        <w:r>
          <w:delText>Pha</w:delText>
        </w:r>
      </w:del>
      <w:ins w:id="2834" w:author="GoldenCorpusHarness" w:date="2026-03-28T21:57:49Z">
        <w:r>
          <w:t>05 i</w:t>
        </w:r>
      </w:ins>
      <w:r>
        <w:t>s</w:t>
      </w:r>
      <w:ins w:id="2835" w:author="GoldenCorpusHarness" w:date="2026-03-28T21:57:49Z">
        <w:r>
          <w:t xml:space="preserve"> depicted in Figur</w:t>
        </w:r>
      </w:ins>
      <w:r>
        <w:t xml:space="preserve">e </w:t>
      </w:r>
      <w:ins w:id="2836" w:author="GoldenCorpusHarness" w:date="2026-03-28T21:57:49Z">
        <w:r>
          <w:t>3 and Figure 4.</w:t>
        </w:r>
      </w:ins>
    </w:p>
    <w:p ns2:paraId="1E903BE7" ns2:textId="1074C11C" w:rsidR="00D80FE3" w:rsidRPr="00337395" w:rsidRDefault="0063425B" w:rsidP="002D1EA4">
      <w:pPr>
        <w:pStyle w:val="Caption"/>
      </w:pPr>
      <w:del w:id="2837" w:author="GoldenCorpusHarness" w:date="2026-03-28T21:57:49Z">
        <w:r>
          <w:delText>Tabl</w:delText>
        </w:r>
      </w:del>
      <w:ins w:id="2838" w:author="GoldenCorpusHarness" w:date="2026-03-28T21:57:49Z">
        <w:r>
          <w:t>Figur</w:t>
        </w:r>
      </w:ins>
      <w:r>
        <w:t>e 1</w:t>
      </w:r>
      <w:ins w:id="2839" w:author="GoldenCorpusHarness" w:date="2026-03-28T21:57:49Z">
        <w:r>
          <w:t xml:space="preserve">Original Study Design </w:t>
        </w:r>
      </w:ins>
      <w:r>
        <w:t>Initial Treatment Phase</w:t>
      </w:r>
      <w:del w:id="2840" w:author="GoldenCorpusHarness" w:date="2026-03-28T21:57:49Z">
        <w:r>
          <w:delText xml:space="preserve"> </w:delText>
        </w:r>
      </w:del>
    </w:p>
    <w:tbl>
      <w:tblPr>
        <w:tblW w:w="5000" w:type="pct"/>
        <w:tblLook w:val="01E0" w:firstRow="1" w:lastRow="1" w:firstColumn="1" w:lastColumn="1" w:noHBand="0" w:noVBand="0"/>
      </w:tblPr>
      <w:tblGrid>
        <w:gridCol w:w="1854"/>
        <w:gridCol w:w="536"/>
        <w:gridCol w:w="541"/>
        <w:gridCol w:w="408"/>
        <w:gridCol w:w="405"/>
        <w:gridCol w:w="405"/>
        <w:gridCol w:w="405"/>
        <w:gridCol w:w="405"/>
        <w:gridCol w:w="427"/>
        <w:gridCol w:w="427"/>
        <w:gridCol w:w="427"/>
        <w:gridCol w:w="517"/>
        <w:gridCol w:w="517"/>
        <w:gridCol w:w="896"/>
        <w:gridCol w:w="811"/>
        <w:gridCol w:w="826"/>
        <w:gridCol w:w="826"/>
        <w:gridCol w:w="2317"/>
      </w:tblGrid>
      <w:tr w:rsidR="007A3E1A" ns2:paraId="4593B1CD" ns2:textId="77777777" w:rsidTr="00E52CB2">
        <w:trPr>
          <w:cantSplit/>
          <w:trHeight w:val="576"/>
          <w:tblHeader/>
        </w:trPr>
        <w:tc>
          <w:tcPr>
            <w:tcW w:w="725" w:type="pct"/>
            <w:tcBorders>
              <w:top w:val="double" w:sz="4" w:space="0" w:color="auto"/>
              <w:left w:val="single" w:sz="4" w:space="0" w:color="auto"/>
              <w:bottom w:val="single" w:sz="6" w:space="0" w:color="auto"/>
              <w:right w:val="single" w:sz="6" w:space="0" w:color="auto"/>
            </w:tcBorders>
            <w:vAlign w:val="bottom"/>
            <w:hideMark/>
          </w:tcPr>
          <w:p ns2:paraId="20BBB58F" ns2:textId="77777777" w:rsidR="00BA79E1" w:rsidRPr="003A4C3B" w:rsidRDefault="00BA79E1" w:rsidP="00E52CB2">
            <w:pPr>
              <w:pStyle w:val="TableText0"/>
              <w:keepNext w:val="0"/>
              <w:spacing w:line="252" w:lineRule="auto"/>
              <w:jc w:val="center"/>
              <w:rPr>
                <w:sz w:val="18"/>
                <w:szCs w:val="18"/>
              </w:rPr>
            </w:pPr>
            <w:bookmarkStart w:id="24" w:name="_Hlk18657598"/>
            <w:r w:rsidRPr="003A4C3B">
              <w:rPr>
                <w:sz w:val="18"/>
                <w:szCs w:val="18"/>
              </w:rPr>
              <w:t>Study Period:</w:t>
            </w:r>
          </w:p>
        </w:tc>
        <w:tc>
          <w:tcPr>
            <w:tcW w:w="416" w:type="pct"/>
            <w:gridSpan w:val="2"/>
            <w:tcBorders>
              <w:top w:val="double" w:sz="4" w:space="0" w:color="auto"/>
              <w:left w:val="single" w:sz="6" w:space="0" w:color="auto"/>
              <w:bottom w:val="single" w:sz="6" w:space="0" w:color="auto"/>
              <w:right w:val="single" w:sz="6" w:space="0" w:color="auto"/>
            </w:tcBorders>
            <w:vAlign w:val="bottom"/>
          </w:tcPr>
          <w:p ns2:paraId="5C30E0ED" ns2:textId="5CBA5B3D" w:rsidR="00BA79E1" w:rsidRPr="003A4C3B" w:rsidRDefault="00BA79E1" w:rsidP="00E52CB2">
            <w:pPr>
              <w:pStyle w:val="TableText0"/>
              <w:keepNext w:val="0"/>
              <w:spacing w:line="252" w:lineRule="auto"/>
              <w:jc w:val="center"/>
              <w:rPr>
                <w:sz w:val="18"/>
                <w:szCs w:val="18"/>
              </w:rPr>
            </w:pPr>
            <w:r w:rsidRPr="003A4C3B">
              <w:rPr>
                <w:sz w:val="18"/>
                <w:szCs w:val="18"/>
              </w:rPr>
              <w:t>Screening</w:t>
            </w:r>
          </w:p>
        </w:tc>
        <w:tc>
          <w:tcPr>
            <w:tcW w:w="1689" w:type="pct"/>
            <w:gridSpan w:val="10"/>
            <w:tcBorders>
              <w:top w:val="double" w:sz="4" w:space="0" w:color="auto"/>
              <w:left w:val="single" w:sz="6" w:space="0" w:color="auto"/>
              <w:bottom w:val="single" w:sz="6" w:space="0" w:color="auto"/>
              <w:right w:val="single" w:sz="6" w:space="0" w:color="auto"/>
            </w:tcBorders>
            <w:vAlign w:val="bottom"/>
          </w:tcPr>
          <w:p ns2:paraId="5A31C3DB" ns2:textId="77777777" w:rsidR="00BA79E1" w:rsidRPr="003A4C3B" w:rsidRDefault="00BA79E1" w:rsidP="00E52CB2">
            <w:pPr>
              <w:pStyle w:val="TableText0"/>
              <w:keepNext w:val="0"/>
              <w:spacing w:line="252" w:lineRule="auto"/>
              <w:jc w:val="center"/>
              <w:rPr>
                <w:sz w:val="18"/>
                <w:szCs w:val="18"/>
              </w:rPr>
            </w:pPr>
            <w:r w:rsidRPr="003A4C3B">
              <w:rPr>
                <w:sz w:val="18"/>
                <w:szCs w:val="18"/>
              </w:rPr>
              <w:t>Intervention (21-Day Cycles)</w:t>
            </w:r>
          </w:p>
        </w:tc>
        <w:tc>
          <w:tcPr>
            <w:tcW w:w="346" w:type="pct"/>
            <w:vMerge w:val="restart"/>
            <w:tcBorders>
              <w:top w:val="double" w:sz="4" w:space="0" w:color="auto"/>
              <w:left w:val="single" w:sz="6" w:space="0" w:color="auto"/>
              <w:right w:val="single" w:sz="4" w:space="0" w:color="auto"/>
            </w:tcBorders>
          </w:tcPr>
          <w:p ns2:paraId="423387A5" ns2:textId="4926FF79" w:rsidR="00BA79E1" w:rsidRDefault="00BA79E1" w:rsidP="00B23F66">
            <w:pPr>
              <w:pStyle w:val="TableText0"/>
              <w:keepNext w:val="0"/>
              <w:spacing w:line="252" w:lineRule="auto"/>
              <w:jc w:val="center"/>
              <w:rPr>
                <w:sz w:val="18"/>
                <w:szCs w:val="18"/>
              </w:rPr>
            </w:pPr>
          </w:p>
          <w:p ns2:paraId="78239A72" ns2:textId="77777777" w:rsidR="00BD3DBA" w:rsidRPr="003A4C3B" w:rsidRDefault="00BD3DBA" w:rsidP="00B23F66">
            <w:pPr>
              <w:pStyle w:val="TableText0"/>
              <w:keepNext w:val="0"/>
              <w:spacing w:line="252" w:lineRule="auto"/>
              <w:jc w:val="center"/>
              <w:rPr>
                <w:sz w:val="18"/>
                <w:szCs w:val="18"/>
              </w:rPr>
            </w:pPr>
          </w:p>
          <w:p ns2:paraId="4DE78BAC" ns2:textId="58461CEA" w:rsidR="00BA79E1" w:rsidRPr="003A4C3B" w:rsidRDefault="00BA79E1" w:rsidP="00B23F66">
            <w:pPr>
              <w:pStyle w:val="TableText0"/>
              <w:keepNext w:val="0"/>
              <w:spacing w:line="252" w:lineRule="auto"/>
              <w:jc w:val="center"/>
              <w:rPr>
                <w:sz w:val="18"/>
                <w:szCs w:val="18"/>
              </w:rPr>
            </w:pPr>
            <w:r w:rsidRPr="003A4C3B">
              <w:rPr>
                <w:sz w:val="18"/>
                <w:szCs w:val="18"/>
              </w:rPr>
              <w:t>End of Treat</w:t>
            </w:r>
            <w:r w:rsidR="008E6E98">
              <w:rPr>
                <w:sz w:val="18"/>
                <w:szCs w:val="18"/>
              </w:rPr>
              <w:t>-</w:t>
            </w:r>
            <w:r w:rsidRPr="003A4C3B">
              <w:rPr>
                <w:sz w:val="18"/>
                <w:szCs w:val="18"/>
              </w:rPr>
              <w:t>men</w:t>
            </w:r>
            <w:r>
              <w:rPr>
                <w:sz w:val="18"/>
                <w:szCs w:val="18"/>
              </w:rPr>
              <w:t>t</w:t>
            </w:r>
          </w:p>
        </w:tc>
        <w:tc>
          <w:tcPr>
            <w:tcW w:w="888" w:type="pct"/>
            <w:gridSpan w:val="3"/>
            <w:tcBorders>
              <w:top w:val="double" w:sz="4" w:space="0" w:color="auto"/>
              <w:left w:val="single" w:sz="6" w:space="0" w:color="auto"/>
              <w:bottom w:val="single" w:sz="6" w:space="0" w:color="auto"/>
              <w:right w:val="single" w:sz="4" w:space="0" w:color="auto"/>
            </w:tcBorders>
            <w:vAlign w:val="bottom"/>
            <w:hideMark/>
          </w:tcPr>
          <w:p ns2:paraId="46E6314E" ns2:textId="163B513C" w:rsidR="00BA79E1" w:rsidRPr="003A4C3B" w:rsidRDefault="009B1AC6" w:rsidP="00E52CB2">
            <w:pPr>
              <w:pStyle w:val="TableText0"/>
              <w:keepNext w:val="0"/>
              <w:spacing w:line="252" w:lineRule="auto"/>
              <w:jc w:val="center"/>
              <w:rPr>
                <w:sz w:val="18"/>
                <w:szCs w:val="18"/>
              </w:rPr>
            </w:pPr>
            <w:r>
              <w:rPr>
                <w:sz w:val="18"/>
                <w:szCs w:val="18"/>
              </w:rPr>
              <w:t>Post</w:t>
            </w:r>
            <w:r w:rsidR="00BA79E1" w:rsidRPr="003A4C3B">
              <w:rPr>
                <w:sz w:val="18"/>
                <w:szCs w:val="18"/>
              </w:rPr>
              <w:t>treatment</w:t>
            </w:r>
            <w:r w:rsidR="0013751E">
              <w:rPr>
                <w:sz w:val="18"/>
                <w:szCs w:val="18"/>
              </w:rPr>
              <w:t xml:space="preserve"> Visits</w:t>
            </w:r>
          </w:p>
        </w:tc>
        <w:tc>
          <w:tcPr>
            <w:tcW w:w="936" w:type="pct"/>
            <w:tcBorders>
              <w:top w:val="double" w:sz="4" w:space="0" w:color="auto"/>
              <w:left w:val="single" w:sz="6" w:space="0" w:color="auto"/>
              <w:bottom w:val="single" w:sz="6" w:space="0" w:color="auto"/>
              <w:right w:val="single" w:sz="4" w:space="0" w:color="auto"/>
            </w:tcBorders>
            <w:vAlign w:val="bottom"/>
            <w:hideMark/>
          </w:tcPr>
          <w:p ns2:paraId="07FE65CA" ns2:textId="2CC41BAC" w:rsidR="00BA79E1" w:rsidRPr="003A4C3B" w:rsidRDefault="00BA79E1" w:rsidP="00E52CB2">
            <w:pPr>
              <w:pStyle w:val="TableText0"/>
              <w:keepNext w:val="0"/>
              <w:spacing w:line="252" w:lineRule="auto"/>
              <w:jc w:val="center"/>
              <w:rPr>
                <w:sz w:val="18"/>
                <w:szCs w:val="18"/>
              </w:rPr>
            </w:pPr>
            <w:r w:rsidRPr="003A4C3B">
              <w:rPr>
                <w:sz w:val="18"/>
                <w:szCs w:val="18"/>
              </w:rPr>
              <w:t>Notes</w:t>
            </w:r>
          </w:p>
        </w:tc>
      </w:tr>
      <w:tr w:rsidR="006F60B7" ns2:paraId="7840DEE8" ns2:textId="77777777" w:rsidTr="00E52CB2">
        <w:trPr>
          <w:cantSplit/>
          <w:tblHeader/>
        </w:trPr>
        <w:tc>
          <w:tcPr>
            <w:tcW w:w="725" w:type="pct"/>
            <w:tcBorders>
              <w:top w:val="single" w:sz="6" w:space="0" w:color="auto"/>
              <w:left w:val="single" w:sz="4" w:space="0" w:color="auto"/>
              <w:bottom w:val="single" w:sz="6" w:space="0" w:color="auto"/>
              <w:right w:val="single" w:sz="6" w:space="0" w:color="auto"/>
            </w:tcBorders>
            <w:vAlign w:val="bottom"/>
          </w:tcPr>
          <w:p ns2:paraId="4E18E0E2" ns2:textId="77777777" w:rsidR="00813E12" w:rsidRPr="003A4C3B" w:rsidRDefault="00813E12" w:rsidP="00E52CB2">
            <w:pPr>
              <w:pStyle w:val="TableText0"/>
              <w:keepNext w:val="0"/>
              <w:spacing w:line="252" w:lineRule="auto"/>
              <w:jc w:val="center"/>
              <w:rPr>
                <w:sz w:val="18"/>
                <w:szCs w:val="18"/>
              </w:rPr>
            </w:pPr>
            <w:r w:rsidRPr="003A4C3B">
              <w:rPr>
                <w:sz w:val="18"/>
                <w:szCs w:val="18"/>
              </w:rPr>
              <w:t>Visit Number/Title:</w:t>
            </w:r>
          </w:p>
        </w:tc>
        <w:tc>
          <w:tcPr>
            <w:tcW w:w="416" w:type="pct"/>
            <w:gridSpan w:val="2"/>
            <w:tcBorders>
              <w:top w:val="single" w:sz="6" w:space="0" w:color="auto"/>
              <w:left w:val="single" w:sz="6" w:space="0" w:color="auto"/>
              <w:bottom w:val="single" w:sz="6" w:space="0" w:color="auto"/>
              <w:right w:val="single" w:sz="6" w:space="0" w:color="auto"/>
            </w:tcBorders>
            <w:vAlign w:val="bottom"/>
          </w:tcPr>
          <w:p ns2:paraId="2B782F05" ns2:textId="4D85609F" w:rsidR="00813E12" w:rsidRPr="003A4C3B" w:rsidRDefault="00813E12" w:rsidP="00E52CB2">
            <w:pPr>
              <w:pStyle w:val="TableText0"/>
              <w:keepNext w:val="0"/>
              <w:spacing w:line="252" w:lineRule="auto"/>
              <w:jc w:val="center"/>
              <w:rPr>
                <w:sz w:val="18"/>
                <w:szCs w:val="18"/>
              </w:rPr>
            </w:pPr>
            <w:r w:rsidRPr="003A4C3B">
              <w:rPr>
                <w:sz w:val="18"/>
                <w:szCs w:val="18"/>
              </w:rPr>
              <w:t>1/Screening</w:t>
            </w:r>
          </w:p>
        </w:tc>
        <w:tc>
          <w:tcPr>
            <w:tcW w:w="482" w:type="pct"/>
            <w:gridSpan w:val="3"/>
            <w:tcBorders>
              <w:top w:val="single" w:sz="6" w:space="0" w:color="auto"/>
              <w:left w:val="single" w:sz="6" w:space="0" w:color="auto"/>
              <w:bottom w:val="single" w:sz="6" w:space="0" w:color="auto"/>
              <w:right w:val="single" w:sz="6" w:space="0" w:color="auto"/>
            </w:tcBorders>
            <w:vAlign w:val="bottom"/>
          </w:tcPr>
          <w:p ns2:paraId="3CB0A264" ns2:textId="77777777" w:rsidR="00813E12" w:rsidRPr="003A4C3B" w:rsidRDefault="00813E12" w:rsidP="00E52CB2">
            <w:pPr>
              <w:pStyle w:val="TableText0"/>
              <w:keepNext w:val="0"/>
              <w:spacing w:line="252" w:lineRule="auto"/>
              <w:jc w:val="center"/>
              <w:rPr>
                <w:sz w:val="18"/>
                <w:szCs w:val="18"/>
              </w:rPr>
            </w:pPr>
            <w:r w:rsidRPr="003A4C3B">
              <w:rPr>
                <w:sz w:val="18"/>
                <w:szCs w:val="18"/>
              </w:rPr>
              <w:t>C1</w:t>
            </w:r>
          </w:p>
        </w:tc>
        <w:tc>
          <w:tcPr>
            <w:tcW w:w="313" w:type="pct"/>
            <w:gridSpan w:val="2"/>
            <w:tcBorders>
              <w:top w:val="single" w:sz="6" w:space="0" w:color="auto"/>
              <w:left w:val="single" w:sz="6" w:space="0" w:color="auto"/>
              <w:bottom w:val="single" w:sz="6" w:space="0" w:color="auto"/>
              <w:right w:val="single" w:sz="6" w:space="0" w:color="auto"/>
            </w:tcBorders>
            <w:vAlign w:val="bottom"/>
          </w:tcPr>
          <w:p ns2:paraId="5F52AC6B" ns2:textId="77777777" w:rsidR="00813E12" w:rsidRPr="003A4C3B" w:rsidRDefault="00813E12" w:rsidP="00E52CB2">
            <w:pPr>
              <w:pStyle w:val="TableText0"/>
              <w:keepNext w:val="0"/>
              <w:spacing w:line="252" w:lineRule="auto"/>
              <w:jc w:val="center"/>
              <w:rPr>
                <w:sz w:val="18"/>
                <w:szCs w:val="18"/>
              </w:rPr>
            </w:pPr>
            <w:r w:rsidRPr="003A4C3B">
              <w:rPr>
                <w:sz w:val="18"/>
                <w:szCs w:val="18"/>
              </w:rPr>
              <w:t>C2</w:t>
            </w:r>
          </w:p>
        </w:tc>
        <w:tc>
          <w:tcPr>
            <w:tcW w:w="165" w:type="pct"/>
            <w:tcBorders>
              <w:top w:val="single" w:sz="6" w:space="0" w:color="auto"/>
              <w:left w:val="single" w:sz="6" w:space="0" w:color="auto"/>
              <w:bottom w:val="single" w:sz="6" w:space="0" w:color="auto"/>
              <w:right w:val="single" w:sz="6" w:space="0" w:color="auto"/>
            </w:tcBorders>
            <w:vAlign w:val="bottom"/>
          </w:tcPr>
          <w:p ns2:paraId="01AD79C3" ns2:textId="77777777" w:rsidR="00813E12" w:rsidRPr="003A4C3B" w:rsidRDefault="00813E12" w:rsidP="00E52CB2">
            <w:pPr>
              <w:pStyle w:val="TableText0"/>
              <w:keepNext w:val="0"/>
              <w:spacing w:line="252" w:lineRule="auto"/>
              <w:jc w:val="center"/>
              <w:rPr>
                <w:sz w:val="18"/>
                <w:szCs w:val="18"/>
              </w:rPr>
            </w:pPr>
            <w:r w:rsidRPr="003A4C3B">
              <w:rPr>
                <w:sz w:val="18"/>
                <w:szCs w:val="18"/>
              </w:rPr>
              <w:t>C3</w:t>
            </w:r>
          </w:p>
        </w:tc>
        <w:tc>
          <w:tcPr>
            <w:tcW w:w="165" w:type="pct"/>
            <w:tcBorders>
              <w:top w:val="single" w:sz="6" w:space="0" w:color="auto"/>
              <w:left w:val="single" w:sz="6" w:space="0" w:color="auto"/>
              <w:bottom w:val="single" w:sz="6" w:space="0" w:color="auto"/>
              <w:right w:val="single" w:sz="6" w:space="0" w:color="auto"/>
            </w:tcBorders>
            <w:vAlign w:val="bottom"/>
          </w:tcPr>
          <w:p ns2:paraId="7724EF19" ns2:textId="77777777" w:rsidR="00813E12" w:rsidRPr="003A4C3B" w:rsidRDefault="00813E12" w:rsidP="00E52CB2">
            <w:pPr>
              <w:pStyle w:val="TableText0"/>
              <w:keepNext w:val="0"/>
              <w:spacing w:line="252" w:lineRule="auto"/>
              <w:jc w:val="center"/>
              <w:rPr>
                <w:sz w:val="18"/>
                <w:szCs w:val="18"/>
              </w:rPr>
            </w:pPr>
            <w:r w:rsidRPr="003A4C3B">
              <w:rPr>
                <w:sz w:val="18"/>
                <w:szCs w:val="18"/>
              </w:rPr>
              <w:t>C4</w:t>
            </w:r>
          </w:p>
        </w:tc>
        <w:tc>
          <w:tcPr>
            <w:tcW w:w="165" w:type="pct"/>
            <w:tcBorders>
              <w:top w:val="single" w:sz="6" w:space="0" w:color="auto"/>
              <w:left w:val="single" w:sz="6" w:space="0" w:color="auto"/>
              <w:bottom w:val="single" w:sz="6" w:space="0" w:color="auto"/>
              <w:right w:val="single" w:sz="6" w:space="0" w:color="auto"/>
            </w:tcBorders>
            <w:vAlign w:val="bottom"/>
          </w:tcPr>
          <w:p ns2:paraId="5EF59A4D" ns2:textId="77777777" w:rsidR="00813E12" w:rsidRPr="003A4C3B" w:rsidRDefault="00813E12" w:rsidP="00E52CB2">
            <w:pPr>
              <w:pStyle w:val="TableText0"/>
              <w:keepNext w:val="0"/>
              <w:spacing w:line="252" w:lineRule="auto"/>
              <w:jc w:val="center"/>
              <w:rPr>
                <w:sz w:val="18"/>
                <w:szCs w:val="18"/>
              </w:rPr>
            </w:pPr>
            <w:r w:rsidRPr="003A4C3B">
              <w:rPr>
                <w:sz w:val="18"/>
                <w:szCs w:val="18"/>
              </w:rPr>
              <w:t>C5</w:t>
            </w:r>
          </w:p>
        </w:tc>
        <w:tc>
          <w:tcPr>
            <w:tcW w:w="200" w:type="pct"/>
            <w:tcBorders>
              <w:top w:val="single" w:sz="6" w:space="0" w:color="auto"/>
              <w:left w:val="single" w:sz="6" w:space="0" w:color="auto"/>
              <w:bottom w:val="single" w:sz="6" w:space="0" w:color="auto"/>
              <w:right w:val="single" w:sz="6" w:space="0" w:color="auto"/>
            </w:tcBorders>
            <w:vAlign w:val="bottom"/>
          </w:tcPr>
          <w:p ns2:paraId="0F2D756F" ns2:textId="77777777" w:rsidR="00813E12" w:rsidRPr="003A4C3B" w:rsidRDefault="00813E12" w:rsidP="00E52CB2">
            <w:pPr>
              <w:pStyle w:val="TableText0"/>
              <w:keepNext w:val="0"/>
              <w:spacing w:line="252" w:lineRule="auto"/>
              <w:jc w:val="center"/>
              <w:rPr>
                <w:sz w:val="18"/>
                <w:szCs w:val="18"/>
              </w:rPr>
            </w:pPr>
            <w:r w:rsidRPr="003A4C3B">
              <w:rPr>
                <w:sz w:val="18"/>
                <w:szCs w:val="18"/>
              </w:rPr>
              <w:t>C6 to C35</w:t>
            </w:r>
          </w:p>
        </w:tc>
        <w:tc>
          <w:tcPr>
            <w:tcW w:w="200" w:type="pct"/>
            <w:tcBorders>
              <w:top w:val="single" w:sz="6" w:space="0" w:color="auto"/>
              <w:left w:val="single" w:sz="6" w:space="0" w:color="auto"/>
              <w:bottom w:val="single" w:sz="6" w:space="0" w:color="auto"/>
              <w:right w:val="single" w:sz="6" w:space="0" w:color="auto"/>
            </w:tcBorders>
            <w:vAlign w:val="bottom"/>
          </w:tcPr>
          <w:p ns2:paraId="5DFEE7A8" ns2:textId="77777777" w:rsidR="00813E12" w:rsidRPr="003A4C3B" w:rsidRDefault="00813E12" w:rsidP="00E52CB2">
            <w:pPr>
              <w:pStyle w:val="TableText0"/>
              <w:keepNext w:val="0"/>
              <w:spacing w:line="252" w:lineRule="auto"/>
              <w:jc w:val="center"/>
              <w:rPr>
                <w:sz w:val="18"/>
                <w:szCs w:val="18"/>
              </w:rPr>
            </w:pPr>
            <w:r w:rsidRPr="003A4C3B">
              <w:rPr>
                <w:sz w:val="18"/>
                <w:szCs w:val="18"/>
              </w:rPr>
              <w:t>≥ C36</w:t>
            </w:r>
          </w:p>
        </w:tc>
        <w:tc>
          <w:tcPr>
            <w:tcW w:w="346" w:type="pct"/>
            <w:vMerge/>
            <w:tcBorders>
              <w:left w:val="single" w:sz="6" w:space="0" w:color="auto"/>
              <w:right w:val="single" w:sz="4" w:space="0" w:color="auto"/>
            </w:tcBorders>
            <w:vAlign w:val="center"/>
          </w:tcPr>
          <w:p ns2:paraId="170A0B0D" ns2:textId="77777777" w:rsidR="00813E12" w:rsidRPr="003A4C3B" w:rsidRDefault="00813E12" w:rsidP="00B23F66">
            <w:pPr>
              <w:pStyle w:val="TableText0"/>
              <w:keepNext w:val="0"/>
              <w:spacing w:line="252" w:lineRule="auto"/>
              <w:jc w:val="center"/>
              <w:rPr>
                <w:sz w:val="18"/>
                <w:szCs w:val="18"/>
              </w:rPr>
            </w:pPr>
          </w:p>
        </w:tc>
        <w:tc>
          <w:tcPr>
            <w:tcW w:w="313" w:type="pct"/>
            <w:vMerge w:val="restart"/>
            <w:tcBorders>
              <w:top w:val="single" w:sz="6" w:space="0" w:color="auto"/>
              <w:left w:val="single" w:sz="4" w:space="0" w:color="auto"/>
              <w:right w:val="single" w:sz="6" w:space="0" w:color="auto"/>
            </w:tcBorders>
            <w:vAlign w:val="bottom"/>
          </w:tcPr>
          <w:p ns2:paraId="77569E3A" ns2:textId="77777777" w:rsidR="00813E12" w:rsidRPr="003A4C3B" w:rsidRDefault="00813E12" w:rsidP="00E52CB2">
            <w:pPr>
              <w:pStyle w:val="TableText0"/>
              <w:spacing w:line="252" w:lineRule="auto"/>
              <w:jc w:val="center"/>
              <w:rPr>
                <w:sz w:val="18"/>
                <w:szCs w:val="18"/>
              </w:rPr>
            </w:pPr>
            <w:r w:rsidRPr="003A4C3B">
              <w:rPr>
                <w:sz w:val="18"/>
                <w:szCs w:val="18"/>
              </w:rPr>
              <w:t>Safety Follow-up</w:t>
            </w:r>
          </w:p>
        </w:tc>
        <w:tc>
          <w:tcPr>
            <w:tcW w:w="319" w:type="pct"/>
            <w:vMerge w:val="restart"/>
            <w:tcBorders>
              <w:top w:val="single" w:sz="6" w:space="0" w:color="auto"/>
              <w:left w:val="single" w:sz="6" w:space="0" w:color="auto"/>
              <w:right w:val="single" w:sz="4" w:space="0" w:color="auto"/>
            </w:tcBorders>
            <w:vAlign w:val="bottom"/>
          </w:tcPr>
          <w:p ns2:paraId="5101133A" ns2:textId="7FA9FDBA" w:rsidR="00813E12" w:rsidRPr="003A4C3B" w:rsidRDefault="00813E12" w:rsidP="00E52CB2">
            <w:pPr>
              <w:pStyle w:val="TableText0"/>
              <w:spacing w:line="252" w:lineRule="auto"/>
              <w:jc w:val="center"/>
              <w:rPr>
                <w:sz w:val="18"/>
                <w:szCs w:val="18"/>
              </w:rPr>
            </w:pPr>
            <w:r>
              <w:rPr>
                <w:sz w:val="18"/>
                <w:szCs w:val="18"/>
              </w:rPr>
              <w:t>Efficacy</w:t>
            </w:r>
            <w:r>
              <w:rPr>
                <w:sz w:val="18"/>
                <w:szCs w:val="18"/>
              </w:rPr>
              <w:br/>
            </w:r>
            <w:r w:rsidRPr="003A4C3B">
              <w:rPr>
                <w:sz w:val="18"/>
                <w:szCs w:val="18"/>
              </w:rPr>
              <w:t>Follow-up</w:t>
            </w:r>
          </w:p>
        </w:tc>
        <w:tc>
          <w:tcPr>
            <w:tcW w:w="256" w:type="pct"/>
            <w:vMerge w:val="restart"/>
            <w:tcBorders>
              <w:top w:val="single" w:sz="6" w:space="0" w:color="auto"/>
              <w:left w:val="single" w:sz="6" w:space="0" w:color="auto"/>
              <w:right w:val="single" w:sz="4" w:space="0" w:color="auto"/>
            </w:tcBorders>
            <w:vAlign w:val="bottom"/>
          </w:tcPr>
          <w:p ns2:paraId="314B7129" ns2:textId="77777777" w:rsidR="00813E12" w:rsidRPr="003A4C3B" w:rsidRDefault="00813E12" w:rsidP="00E52CB2">
            <w:pPr>
              <w:pStyle w:val="TableText0"/>
              <w:spacing w:line="252" w:lineRule="auto"/>
              <w:jc w:val="center"/>
              <w:rPr>
                <w:sz w:val="18"/>
                <w:szCs w:val="18"/>
              </w:rPr>
            </w:pPr>
            <w:r w:rsidRPr="003A4C3B">
              <w:rPr>
                <w:sz w:val="18"/>
                <w:szCs w:val="18"/>
              </w:rPr>
              <w:t>Survival FU</w:t>
            </w:r>
          </w:p>
        </w:tc>
        <w:tc>
          <w:tcPr>
            <w:tcW w:w="936" w:type="pct"/>
            <w:vMerge w:val="restart"/>
            <w:tcBorders>
              <w:top w:val="single" w:sz="6" w:space="0" w:color="auto"/>
              <w:left w:val="single" w:sz="6" w:space="0" w:color="auto"/>
              <w:right w:val="single" w:sz="4" w:space="0" w:color="auto"/>
            </w:tcBorders>
            <w:vAlign w:val="center"/>
          </w:tcPr>
          <w:p ns2:paraId="36410A9C" ns2:textId="77777777" w:rsidR="00813E12" w:rsidRPr="003A4C3B" w:rsidRDefault="00813E12" w:rsidP="00B23F66">
            <w:pPr>
              <w:pStyle w:val="TableText0"/>
              <w:keepNext w:val="0"/>
              <w:spacing w:line="252" w:lineRule="auto"/>
              <w:jc w:val="center"/>
              <w:rPr>
                <w:sz w:val="18"/>
                <w:szCs w:val="18"/>
              </w:rPr>
            </w:pPr>
          </w:p>
        </w:tc>
      </w:tr>
      <w:tr w:rsidR="00D25843" ns2:paraId="29689E8B" ns2:textId="77777777" w:rsidTr="00D25843">
        <w:trPr>
          <w:cantSplit/>
          <w:tblHeader/>
        </w:trPr>
        <w:tc>
          <w:tcPr>
            <w:tcW w:w="725" w:type="pct"/>
            <w:tcBorders>
              <w:top w:val="single" w:sz="6" w:space="0" w:color="auto"/>
              <w:left w:val="single" w:sz="4" w:space="0" w:color="auto"/>
              <w:bottom w:val="single" w:sz="6" w:space="0" w:color="auto"/>
              <w:right w:val="single" w:sz="6" w:space="0" w:color="auto"/>
            </w:tcBorders>
            <w:vAlign w:val="center"/>
            <w:hideMark/>
          </w:tcPr>
          <w:p ns2:paraId="6BB45B1F" ns2:textId="77777777" w:rsidR="00813E12" w:rsidRPr="003A4C3B" w:rsidRDefault="00813E12" w:rsidP="00B23F66">
            <w:pPr>
              <w:pStyle w:val="TableText0"/>
              <w:keepNext w:val="0"/>
              <w:spacing w:line="252" w:lineRule="auto"/>
              <w:jc w:val="center"/>
              <w:rPr>
                <w:sz w:val="18"/>
                <w:szCs w:val="18"/>
              </w:rPr>
            </w:pPr>
            <w:r w:rsidRPr="003A4C3B">
              <w:rPr>
                <w:sz w:val="18"/>
                <w:szCs w:val="18"/>
              </w:rPr>
              <w:t>Cycle Day</w:t>
            </w:r>
          </w:p>
        </w:tc>
        <w:tc>
          <w:tcPr>
            <w:tcW w:w="416" w:type="pct"/>
            <w:gridSpan w:val="2"/>
            <w:tcBorders>
              <w:top w:val="single" w:sz="6" w:space="0" w:color="auto"/>
              <w:left w:val="single" w:sz="6" w:space="0" w:color="auto"/>
              <w:bottom w:val="single" w:sz="6" w:space="0" w:color="auto"/>
              <w:right w:val="single" w:sz="6" w:space="0" w:color="auto"/>
            </w:tcBorders>
            <w:vAlign w:val="center"/>
          </w:tcPr>
          <w:p ns2:paraId="0118A362" ns2:textId="7EAB10E9" w:rsidR="00813E12" w:rsidRPr="003A4C3B" w:rsidRDefault="00813E12" w:rsidP="00B23F66">
            <w:pPr>
              <w:pStyle w:val="TableText0"/>
              <w:keepNext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2940A877"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8" w:type="pct"/>
            <w:tcBorders>
              <w:top w:val="single" w:sz="6" w:space="0" w:color="auto"/>
              <w:left w:val="single" w:sz="6" w:space="0" w:color="auto"/>
              <w:bottom w:val="single" w:sz="6" w:space="0" w:color="auto"/>
              <w:right w:val="single" w:sz="6" w:space="0" w:color="auto"/>
            </w:tcBorders>
            <w:vAlign w:val="center"/>
            <w:hideMark/>
          </w:tcPr>
          <w:p ns2:paraId="308BAA1C" ns2:textId="77777777" w:rsidR="00813E12" w:rsidRPr="003A4C3B" w:rsidRDefault="00813E12" w:rsidP="00B23F66">
            <w:pPr>
              <w:pStyle w:val="TableText0"/>
              <w:keepNext w:val="0"/>
              <w:spacing w:line="252" w:lineRule="auto"/>
              <w:jc w:val="center"/>
              <w:rPr>
                <w:sz w:val="18"/>
                <w:szCs w:val="18"/>
              </w:rPr>
            </w:pPr>
            <w:r w:rsidRPr="003A4C3B">
              <w:rPr>
                <w:sz w:val="18"/>
                <w:szCs w:val="18"/>
              </w:rPr>
              <w:t>8</w:t>
            </w:r>
          </w:p>
        </w:tc>
        <w:tc>
          <w:tcPr>
            <w:tcW w:w="156" w:type="pct"/>
            <w:tcBorders>
              <w:top w:val="single" w:sz="6" w:space="0" w:color="auto"/>
              <w:left w:val="single" w:sz="6" w:space="0" w:color="auto"/>
              <w:bottom w:val="single" w:sz="6" w:space="0" w:color="auto"/>
              <w:right w:val="single" w:sz="6" w:space="0" w:color="auto"/>
            </w:tcBorders>
            <w:vAlign w:val="center"/>
            <w:hideMark/>
          </w:tcPr>
          <w:p ns2:paraId="7909C115" ns2: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56" w:type="pct"/>
            <w:tcBorders>
              <w:top w:val="single" w:sz="6" w:space="0" w:color="auto"/>
              <w:left w:val="single" w:sz="6" w:space="0" w:color="auto"/>
              <w:bottom w:val="single" w:sz="6" w:space="0" w:color="auto"/>
              <w:right w:val="single" w:sz="6" w:space="0" w:color="auto"/>
            </w:tcBorders>
            <w:vAlign w:val="center"/>
            <w:hideMark/>
          </w:tcPr>
          <w:p ns2:paraId="06414113"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56" w:type="pct"/>
            <w:tcBorders>
              <w:top w:val="single" w:sz="6" w:space="0" w:color="auto"/>
              <w:left w:val="single" w:sz="6" w:space="0" w:color="auto"/>
              <w:bottom w:val="single" w:sz="6" w:space="0" w:color="auto"/>
              <w:right w:val="single" w:sz="6" w:space="0" w:color="auto"/>
            </w:tcBorders>
            <w:vAlign w:val="center"/>
            <w:hideMark/>
          </w:tcPr>
          <w:p ns2:paraId="106A2A21" ns2:textId="77777777" w:rsidR="00813E12" w:rsidRPr="003A4C3B" w:rsidRDefault="00813E12" w:rsidP="00B23F66">
            <w:pPr>
              <w:pStyle w:val="TableText0"/>
              <w:keepNext w:val="0"/>
              <w:spacing w:line="252" w:lineRule="auto"/>
              <w:jc w:val="center"/>
              <w:rPr>
                <w:sz w:val="18"/>
                <w:szCs w:val="18"/>
              </w:rPr>
            </w:pPr>
            <w:r w:rsidRPr="003A4C3B">
              <w:rPr>
                <w:sz w:val="18"/>
                <w:szCs w:val="18"/>
              </w:rPr>
              <w:t>15</w:t>
            </w:r>
          </w:p>
        </w:tc>
        <w:tc>
          <w:tcPr>
            <w:tcW w:w="165" w:type="pct"/>
            <w:tcBorders>
              <w:top w:val="single" w:sz="6" w:space="0" w:color="auto"/>
              <w:left w:val="single" w:sz="6" w:space="0" w:color="auto"/>
              <w:bottom w:val="single" w:sz="6" w:space="0" w:color="auto"/>
              <w:right w:val="single" w:sz="6" w:space="0" w:color="auto"/>
            </w:tcBorders>
            <w:vAlign w:val="center"/>
          </w:tcPr>
          <w:p ns2:paraId="53DEFE9E"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ns2:paraId="2CDAC9F1"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165" w:type="pct"/>
            <w:tcBorders>
              <w:top w:val="single" w:sz="6" w:space="0" w:color="auto"/>
              <w:left w:val="single" w:sz="6" w:space="0" w:color="auto"/>
              <w:bottom w:val="single" w:sz="6" w:space="0" w:color="auto"/>
              <w:right w:val="single" w:sz="6" w:space="0" w:color="auto"/>
            </w:tcBorders>
            <w:vAlign w:val="center"/>
          </w:tcPr>
          <w:p ns2:paraId="6081F485"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vAlign w:val="center"/>
            <w:hideMark/>
          </w:tcPr>
          <w:p ns2:paraId="748E8794"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200" w:type="pct"/>
            <w:tcBorders>
              <w:top w:val="single" w:sz="6" w:space="0" w:color="auto"/>
              <w:left w:val="single" w:sz="6" w:space="0" w:color="auto"/>
              <w:bottom w:val="single" w:sz="6" w:space="0" w:color="auto"/>
              <w:right w:val="single" w:sz="6" w:space="0" w:color="auto"/>
            </w:tcBorders>
          </w:tcPr>
          <w:p ns2:paraId="1AF41CDF" ns2:textId="77777777" w:rsidR="00813E12" w:rsidRPr="003A4C3B" w:rsidRDefault="00813E12" w:rsidP="00B23F66">
            <w:pPr>
              <w:pStyle w:val="TableText0"/>
              <w:keepNext w:val="0"/>
              <w:spacing w:line="252" w:lineRule="auto"/>
              <w:jc w:val="center"/>
              <w:rPr>
                <w:sz w:val="18"/>
                <w:szCs w:val="18"/>
              </w:rPr>
            </w:pPr>
            <w:r w:rsidRPr="003A4C3B">
              <w:rPr>
                <w:sz w:val="18"/>
                <w:szCs w:val="18"/>
              </w:rPr>
              <w:t>1</w:t>
            </w:r>
          </w:p>
        </w:tc>
        <w:tc>
          <w:tcPr>
            <w:tcW w:w="346" w:type="pct"/>
            <w:vMerge/>
            <w:tcBorders>
              <w:left w:val="single" w:sz="6" w:space="0" w:color="auto"/>
              <w:bottom w:val="single" w:sz="6" w:space="0" w:color="auto"/>
              <w:right w:val="single" w:sz="4" w:space="0" w:color="auto"/>
            </w:tcBorders>
            <w:vAlign w:val="center"/>
          </w:tcPr>
          <w:p ns2:paraId="22046444" ns2:textId="77777777" w:rsidR="00813E12" w:rsidRPr="003A4C3B" w:rsidRDefault="00813E12" w:rsidP="00B23F66">
            <w:pPr>
              <w:pStyle w:val="TableText0"/>
              <w:keepNext w:val="0"/>
              <w:spacing w:line="252" w:lineRule="auto"/>
              <w:rPr>
                <w:sz w:val="18"/>
                <w:szCs w:val="18"/>
              </w:rPr>
            </w:pPr>
          </w:p>
        </w:tc>
        <w:tc>
          <w:tcPr>
            <w:tcW w:w="313" w:type="pct"/>
            <w:vMerge/>
            <w:tcBorders>
              <w:left w:val="single" w:sz="4" w:space="0" w:color="auto"/>
              <w:bottom w:val="single" w:sz="6" w:space="0" w:color="auto"/>
              <w:right w:val="single" w:sz="6" w:space="0" w:color="auto"/>
            </w:tcBorders>
            <w:vAlign w:val="center"/>
          </w:tcPr>
          <w:p ns2:paraId="1D874299" ns2:textId="77777777" w:rsidR="00813E12" w:rsidRPr="003A4C3B" w:rsidRDefault="00813E12" w:rsidP="00B23F66">
            <w:pPr>
              <w:pStyle w:val="TableText0"/>
              <w:keepNext w:val="0"/>
              <w:spacing w:line="252" w:lineRule="auto"/>
              <w:jc w:val="center"/>
              <w:rPr>
                <w:sz w:val="18"/>
                <w:szCs w:val="18"/>
              </w:rPr>
            </w:pPr>
          </w:p>
        </w:tc>
        <w:tc>
          <w:tcPr>
            <w:tcW w:w="319" w:type="pct"/>
            <w:vMerge/>
            <w:tcBorders>
              <w:left w:val="single" w:sz="6" w:space="0" w:color="auto"/>
              <w:bottom w:val="single" w:sz="6" w:space="0" w:color="auto"/>
              <w:right w:val="single" w:sz="4" w:space="0" w:color="auto"/>
            </w:tcBorders>
            <w:vAlign w:val="center"/>
            <w:hideMark/>
          </w:tcPr>
          <w:p ns2:paraId="69129C68" ns2:textId="77777777" w:rsidR="00813E12" w:rsidRPr="003A4C3B" w:rsidRDefault="00813E12" w:rsidP="00B23F66">
            <w:pPr>
              <w:pStyle w:val="TableText0"/>
              <w:keepNext w:val="0"/>
              <w:spacing w:line="252" w:lineRule="auto"/>
              <w:jc w:val="center"/>
              <w:rPr>
                <w:sz w:val="18"/>
                <w:szCs w:val="18"/>
              </w:rPr>
            </w:pPr>
          </w:p>
        </w:tc>
        <w:tc>
          <w:tcPr>
            <w:tcW w:w="256" w:type="pct"/>
            <w:vMerge/>
            <w:tcBorders>
              <w:left w:val="single" w:sz="6" w:space="0" w:color="auto"/>
              <w:bottom w:val="single" w:sz="6" w:space="0" w:color="auto"/>
              <w:right w:val="single" w:sz="4" w:space="0" w:color="auto"/>
            </w:tcBorders>
            <w:vAlign w:val="center"/>
            <w:hideMark/>
          </w:tcPr>
          <w:p ns2:paraId="0A071DCC" ns2:textId="77777777" w:rsidR="00813E12" w:rsidRPr="003A4C3B" w:rsidRDefault="00813E12" w:rsidP="00B23F66">
            <w:pPr>
              <w:pStyle w:val="TableText0"/>
              <w:keepNext w:val="0"/>
              <w:spacing w:line="252" w:lineRule="auto"/>
              <w:jc w:val="center"/>
              <w:rPr>
                <w:sz w:val="18"/>
                <w:szCs w:val="18"/>
              </w:rPr>
            </w:pPr>
          </w:p>
        </w:tc>
        <w:tc>
          <w:tcPr>
            <w:tcW w:w="936" w:type="pct"/>
            <w:vMerge/>
            <w:tcBorders>
              <w:left w:val="single" w:sz="6" w:space="0" w:color="auto"/>
              <w:right w:val="single" w:sz="4" w:space="0" w:color="auto"/>
            </w:tcBorders>
            <w:vAlign w:val="center"/>
          </w:tcPr>
          <w:p ns2:paraId="4E0ED0AF" ns2:textId="77777777" w:rsidR="00813E12" w:rsidRPr="003A4C3B" w:rsidRDefault="00813E12" w:rsidP="00B23F66">
            <w:pPr>
              <w:pStyle w:val="TableText0"/>
              <w:keepNext w:val="0"/>
              <w:spacing w:line="252" w:lineRule="auto"/>
              <w:jc w:val="center"/>
              <w:rPr>
                <w:sz w:val="18"/>
                <w:szCs w:val="18"/>
              </w:rPr>
            </w:pPr>
          </w:p>
        </w:tc>
      </w:tr>
      <w:tr w:rsidR="00D25843" ns2:paraId="0A7AD027" ns2:textId="77777777" w:rsidTr="00D25843">
        <w:trPr>
          <w:cantSplit/>
          <w:trHeight w:val="273"/>
          <w:tblHeader/>
        </w:trPr>
        <w:tc>
          <w:tcPr>
            <w:tcW w:w="725" w:type="pct"/>
            <w:tcBorders>
              <w:top w:val="single" w:sz="6" w:space="0" w:color="auto"/>
              <w:left w:val="single" w:sz="4" w:space="0" w:color="auto"/>
              <w:bottom w:val="single" w:sz="12" w:space="0" w:color="auto"/>
              <w:right w:val="single" w:sz="6" w:space="0" w:color="auto"/>
            </w:tcBorders>
            <w:vAlign w:val="center"/>
            <w:hideMark/>
          </w:tcPr>
          <w:p ns2:paraId="2D971396" ns2:textId="77777777" w:rsidR="00813E12" w:rsidRPr="003A4C3B" w:rsidRDefault="00813E12" w:rsidP="00B23F66">
            <w:pPr>
              <w:pStyle w:val="TableText0"/>
              <w:keepNext w:val="0"/>
              <w:spacing w:line="252" w:lineRule="auto"/>
              <w:jc w:val="center"/>
              <w:rPr>
                <w:sz w:val="18"/>
                <w:szCs w:val="18"/>
              </w:rPr>
            </w:pPr>
            <w:r w:rsidRPr="003A4C3B">
              <w:rPr>
                <w:sz w:val="18"/>
                <w:szCs w:val="18"/>
              </w:rPr>
              <w:t>Scheduling Window (days)</w:t>
            </w:r>
          </w:p>
        </w:tc>
        <w:tc>
          <w:tcPr>
            <w:tcW w:w="207" w:type="pct"/>
            <w:tcBorders>
              <w:top w:val="single" w:sz="6" w:space="0" w:color="auto"/>
              <w:left w:val="single" w:sz="6" w:space="0" w:color="auto"/>
              <w:bottom w:val="single" w:sz="12" w:space="0" w:color="auto"/>
              <w:right w:val="single" w:sz="6" w:space="0" w:color="auto"/>
            </w:tcBorders>
            <w:vAlign w:val="center"/>
          </w:tcPr>
          <w:p ns2:paraId="7867FAF8" ns2:textId="310C649A" w:rsidR="00813E12" w:rsidRPr="003A4C3B" w:rsidRDefault="00813E12" w:rsidP="00BA79E1">
            <w:pPr>
              <w:pStyle w:val="TableText0"/>
              <w:keepNext w:val="0"/>
              <w:spacing w:line="252" w:lineRule="auto"/>
              <w:jc w:val="center"/>
              <w:rPr>
                <w:sz w:val="18"/>
                <w:szCs w:val="18"/>
              </w:rPr>
            </w:pPr>
            <w:r>
              <w:rPr>
                <w:sz w:val="18"/>
                <w:szCs w:val="18"/>
              </w:rPr>
              <w:t>-42 to -1</w:t>
            </w:r>
          </w:p>
        </w:tc>
        <w:tc>
          <w:tcPr>
            <w:tcW w:w="209" w:type="pct"/>
            <w:tcBorders>
              <w:top w:val="single" w:sz="6" w:space="0" w:color="auto"/>
              <w:left w:val="single" w:sz="6" w:space="0" w:color="auto"/>
              <w:bottom w:val="single" w:sz="12" w:space="0" w:color="auto"/>
              <w:right w:val="single" w:sz="6" w:space="0" w:color="auto"/>
            </w:tcBorders>
            <w:vAlign w:val="center"/>
          </w:tcPr>
          <w:p ns2:paraId="17D73A36" ns2:textId="5B23685F" w:rsidR="00813E12" w:rsidRPr="003A4C3B" w:rsidRDefault="00813E12" w:rsidP="00B23F66">
            <w:pPr>
              <w:pStyle w:val="TableText0"/>
              <w:keepNext w:val="0"/>
              <w:spacing w:line="252" w:lineRule="auto"/>
              <w:jc w:val="center"/>
              <w:rPr>
                <w:sz w:val="18"/>
                <w:szCs w:val="18"/>
              </w:rPr>
            </w:pPr>
            <w:r w:rsidRPr="003A4C3B">
              <w:rPr>
                <w:sz w:val="18"/>
                <w:szCs w:val="18"/>
              </w:rPr>
              <w:t>-28 to -1</w:t>
            </w:r>
          </w:p>
        </w:tc>
        <w:tc>
          <w:tcPr>
            <w:tcW w:w="158" w:type="pct"/>
            <w:tcBorders>
              <w:top w:val="single" w:sz="6" w:space="0" w:color="auto"/>
              <w:left w:val="single" w:sz="6" w:space="0" w:color="auto"/>
              <w:bottom w:val="single" w:sz="12" w:space="0" w:color="auto"/>
              <w:right w:val="single" w:sz="6" w:space="0" w:color="auto"/>
            </w:tcBorders>
            <w:vAlign w:val="center"/>
          </w:tcPr>
          <w:p ns2:paraId="36E0DF7E"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8" w:type="pct"/>
            <w:tcBorders>
              <w:top w:val="single" w:sz="6" w:space="0" w:color="auto"/>
              <w:left w:val="single" w:sz="6" w:space="0" w:color="auto"/>
              <w:bottom w:val="single" w:sz="12" w:space="0" w:color="auto"/>
              <w:right w:val="single" w:sz="6" w:space="0" w:color="auto"/>
            </w:tcBorders>
            <w:vAlign w:val="center"/>
          </w:tcPr>
          <w:p ns2:paraId="6BEAAF40"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2552193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599E53A2"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56" w:type="pct"/>
            <w:tcBorders>
              <w:top w:val="single" w:sz="6" w:space="0" w:color="auto"/>
              <w:left w:val="single" w:sz="6" w:space="0" w:color="auto"/>
              <w:bottom w:val="single" w:sz="12" w:space="0" w:color="auto"/>
              <w:right w:val="single" w:sz="6" w:space="0" w:color="auto"/>
            </w:tcBorders>
            <w:vAlign w:val="center"/>
          </w:tcPr>
          <w:p ns2:paraId="29FB42F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27450B1F"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1EC874BD"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165" w:type="pct"/>
            <w:tcBorders>
              <w:top w:val="single" w:sz="6" w:space="0" w:color="auto"/>
              <w:left w:val="single" w:sz="6" w:space="0" w:color="auto"/>
              <w:bottom w:val="single" w:sz="12" w:space="0" w:color="auto"/>
              <w:right w:val="single" w:sz="6" w:space="0" w:color="auto"/>
            </w:tcBorders>
            <w:vAlign w:val="center"/>
          </w:tcPr>
          <w:p ns2:paraId="0B332D49"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ns2:paraId="455D0CF4"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200" w:type="pct"/>
            <w:tcBorders>
              <w:top w:val="single" w:sz="6" w:space="0" w:color="auto"/>
              <w:left w:val="single" w:sz="6" w:space="0" w:color="auto"/>
              <w:bottom w:val="single" w:sz="12" w:space="0" w:color="auto"/>
              <w:right w:val="single" w:sz="6" w:space="0" w:color="auto"/>
            </w:tcBorders>
            <w:vAlign w:val="center"/>
          </w:tcPr>
          <w:p ns2:paraId="1DC6D8C4" ns2:textId="77777777" w:rsidR="00813E12" w:rsidRPr="003A4C3B" w:rsidRDefault="00813E12" w:rsidP="00B23F66">
            <w:pPr>
              <w:pStyle w:val="TableText0"/>
              <w:keepNext w:val="0"/>
              <w:spacing w:line="252" w:lineRule="auto"/>
              <w:jc w:val="center"/>
              <w:rPr>
                <w:sz w:val="18"/>
                <w:szCs w:val="18"/>
              </w:rPr>
            </w:pPr>
            <w:r w:rsidRPr="003A4C3B">
              <w:rPr>
                <w:sz w:val="18"/>
                <w:szCs w:val="18"/>
              </w:rPr>
              <w:t>±3</w:t>
            </w:r>
          </w:p>
        </w:tc>
        <w:tc>
          <w:tcPr>
            <w:tcW w:w="346" w:type="pct"/>
            <w:tcBorders>
              <w:top w:val="single" w:sz="6" w:space="0" w:color="auto"/>
              <w:left w:val="single" w:sz="6" w:space="0" w:color="auto"/>
              <w:bottom w:val="single" w:sz="12" w:space="0" w:color="auto"/>
              <w:right w:val="single" w:sz="6" w:space="0" w:color="auto"/>
            </w:tcBorders>
            <w:vAlign w:val="center"/>
          </w:tcPr>
          <w:p ns2:paraId="70768ECC" ns2:textId="77777777" w:rsidR="00813E12" w:rsidRPr="003A4C3B" w:rsidRDefault="00813E12" w:rsidP="00B23F66">
            <w:pPr>
              <w:pStyle w:val="TableText0"/>
              <w:keepNext w:val="0"/>
              <w:spacing w:line="252" w:lineRule="auto"/>
              <w:jc w:val="center"/>
              <w:rPr>
                <w:sz w:val="18"/>
                <w:szCs w:val="18"/>
              </w:rPr>
            </w:pPr>
            <w:r w:rsidRPr="003A4C3B">
              <w:rPr>
                <w:sz w:val="18"/>
                <w:szCs w:val="18"/>
              </w:rPr>
              <w:t>At time of treatment discon</w:t>
            </w:r>
          </w:p>
        </w:tc>
        <w:tc>
          <w:tcPr>
            <w:tcW w:w="313" w:type="pct"/>
            <w:tcBorders>
              <w:top w:val="single" w:sz="6" w:space="0" w:color="auto"/>
              <w:left w:val="single" w:sz="6" w:space="0" w:color="auto"/>
              <w:bottom w:val="single" w:sz="12" w:space="0" w:color="auto"/>
              <w:right w:val="single" w:sz="6" w:space="0" w:color="auto"/>
            </w:tcBorders>
            <w:vAlign w:val="center"/>
          </w:tcPr>
          <w:p ns2:paraId="744B74F4" ns2:textId="1F3E4562" w:rsidR="00813E12" w:rsidRPr="00D56F21" w:rsidRDefault="00813E12" w:rsidP="00B23F66">
            <w:pPr>
              <w:pStyle w:val="TableText0"/>
              <w:keepNext w:val="0"/>
              <w:spacing w:line="252" w:lineRule="auto"/>
              <w:jc w:val="center"/>
              <w:rPr>
                <w:sz w:val="18"/>
                <w:szCs w:val="18"/>
              </w:rPr>
            </w:pPr>
            <w:r w:rsidRPr="00D56F21">
              <w:rPr>
                <w:sz w:val="18"/>
                <w:szCs w:val="18"/>
              </w:rPr>
              <w:t>Approx.</w:t>
            </w:r>
          </w:p>
          <w:p ns2:paraId="0F511FC6" ns2:textId="717598A2" w:rsidR="00813E12" w:rsidRPr="00D56F21" w:rsidRDefault="00813E12" w:rsidP="00B23F66">
            <w:pPr>
              <w:pStyle w:val="TableText0"/>
              <w:keepNext w:val="0"/>
              <w:spacing w:line="252" w:lineRule="auto"/>
              <w:jc w:val="center"/>
              <w:rPr>
                <w:sz w:val="18"/>
                <w:szCs w:val="18"/>
              </w:rPr>
            </w:pPr>
            <w:r w:rsidRPr="00D56F21">
              <w:rPr>
                <w:sz w:val="18"/>
                <w:szCs w:val="18"/>
              </w:rPr>
              <w:t xml:space="preserve">30d after last dose </w:t>
            </w:r>
          </w:p>
        </w:tc>
        <w:tc>
          <w:tcPr>
            <w:tcW w:w="319" w:type="pct"/>
            <w:tcBorders>
              <w:top w:val="single" w:sz="6" w:space="0" w:color="auto"/>
              <w:left w:val="single" w:sz="6" w:space="0" w:color="auto"/>
              <w:bottom w:val="single" w:sz="12" w:space="0" w:color="auto"/>
              <w:right w:val="single" w:sz="4" w:space="0" w:color="auto"/>
            </w:tcBorders>
            <w:vAlign w:val="center"/>
          </w:tcPr>
          <w:p ns2:paraId="363CA58E" ns2:textId="2B6E8297" w:rsidR="00813E12" w:rsidRPr="003A4C3B" w:rsidRDefault="00813E12" w:rsidP="00B23F66">
            <w:pPr>
              <w:pStyle w:val="TableText0"/>
              <w:keepNext w:val="0"/>
              <w:spacing w:line="252" w:lineRule="auto"/>
              <w:jc w:val="center"/>
              <w:rPr>
                <w:sz w:val="18"/>
                <w:szCs w:val="18"/>
              </w:rPr>
            </w:pPr>
            <w:bookmarkStart w:id="25" w:name="_Hlk19270146"/>
            <w:r w:rsidRPr="003A4C3B">
              <w:rPr>
                <w:sz w:val="18"/>
                <w:szCs w:val="18"/>
              </w:rPr>
              <w:t>Q6W</w:t>
            </w:r>
            <w:r>
              <w:rPr>
                <w:sz w:val="18"/>
                <w:szCs w:val="18"/>
              </w:rPr>
              <w:t xml:space="preserve"> (Y1) or</w:t>
            </w:r>
            <w:r>
              <w:rPr>
                <w:sz w:val="18"/>
                <w:szCs w:val="18"/>
              </w:rPr>
              <w:br/>
            </w:r>
            <w:r w:rsidRPr="003A4C3B">
              <w:rPr>
                <w:sz w:val="18"/>
                <w:szCs w:val="18"/>
              </w:rPr>
              <w:t>Q9W</w:t>
            </w:r>
            <w:r>
              <w:rPr>
                <w:sz w:val="18"/>
                <w:szCs w:val="18"/>
              </w:rPr>
              <w:t xml:space="preserve"> (Y2+)</w:t>
            </w:r>
            <w:r>
              <w:rPr>
                <w:sz w:val="18"/>
                <w:szCs w:val="18"/>
              </w:rPr>
              <w:br/>
            </w:r>
            <w:r w:rsidRPr="003A4C3B">
              <w:rPr>
                <w:sz w:val="18"/>
                <w:szCs w:val="18"/>
              </w:rPr>
              <w:t>(± 7d)</w:t>
            </w:r>
            <w:bookmarkEnd w:id="25"/>
          </w:p>
        </w:tc>
        <w:tc>
          <w:tcPr>
            <w:tcW w:w="256" w:type="pct"/>
            <w:tcBorders>
              <w:top w:val="single" w:sz="6" w:space="0" w:color="auto"/>
              <w:left w:val="single" w:sz="6" w:space="0" w:color="auto"/>
              <w:bottom w:val="single" w:sz="12" w:space="0" w:color="auto"/>
              <w:right w:val="single" w:sz="4" w:space="0" w:color="auto"/>
            </w:tcBorders>
            <w:vAlign w:val="center"/>
          </w:tcPr>
          <w:p ns2:paraId="4FA7FC05" ns2:textId="77777777" w:rsidR="00813E12" w:rsidRPr="003A4C3B" w:rsidRDefault="00813E12" w:rsidP="00B23F66">
            <w:pPr>
              <w:pStyle w:val="TableText0"/>
              <w:keepNext w:val="0"/>
              <w:spacing w:line="252" w:lineRule="auto"/>
              <w:jc w:val="center"/>
              <w:rPr>
                <w:sz w:val="18"/>
                <w:szCs w:val="18"/>
              </w:rPr>
            </w:pPr>
            <w:r w:rsidRPr="003A4C3B">
              <w:rPr>
                <w:sz w:val="18"/>
                <w:szCs w:val="18"/>
              </w:rPr>
              <w:t>Q12W</w:t>
            </w:r>
            <w:r w:rsidRPr="003A4C3B">
              <w:rPr>
                <w:sz w:val="18"/>
                <w:szCs w:val="18"/>
              </w:rPr>
              <w:br/>
              <w:t>(± 14d)</w:t>
            </w:r>
          </w:p>
        </w:tc>
        <w:tc>
          <w:tcPr>
            <w:tcW w:w="936" w:type="pct"/>
            <w:vMerge/>
            <w:tcBorders>
              <w:left w:val="single" w:sz="6" w:space="0" w:color="auto"/>
              <w:bottom w:val="single" w:sz="12" w:space="0" w:color="auto"/>
              <w:right w:val="single" w:sz="4" w:space="0" w:color="auto"/>
            </w:tcBorders>
            <w:vAlign w:val="center"/>
          </w:tcPr>
          <w:p ns2:paraId="7A7C37EF" ns2:textId="77777777" w:rsidR="00813E12" w:rsidRPr="003A4C3B" w:rsidRDefault="00813E12" w:rsidP="00B23F66">
            <w:pPr>
              <w:pStyle w:val="TableText0"/>
              <w:keepNext w:val="0"/>
              <w:spacing w:line="252" w:lineRule="auto"/>
              <w:jc w:val="center"/>
              <w:rPr>
                <w:sz w:val="18"/>
                <w:szCs w:val="18"/>
              </w:rPr>
            </w:pPr>
          </w:p>
        </w:tc>
      </w:tr>
      <w:tr w:rsidR="00BA79E1" ns2:paraId="463F6919" ns2:textId="77777777" w:rsidTr="00460F12">
        <w:tc>
          <w:tcPr>
            <w:tcW w:w="5000" w:type="pct"/>
            <w:gridSpan w:val="18"/>
            <w:tcBorders>
              <w:top w:val="single" w:sz="12" w:space="0" w:color="auto"/>
              <w:left w:val="single" w:sz="4" w:space="0" w:color="auto"/>
              <w:bottom w:val="single" w:sz="6" w:space="0" w:color="auto"/>
              <w:right w:val="single" w:sz="4" w:space="0" w:color="auto"/>
            </w:tcBorders>
          </w:tcPr>
          <w:p ns2:paraId="24901341" ns2:textId="3DF890D1" w:rsidR="00BA79E1" w:rsidRPr="00FE1F25" w:rsidRDefault="00BA79E1" w:rsidP="00680D19">
            <w:pPr>
              <w:pStyle w:val="TableText0"/>
              <w:keepNext w:val="0"/>
              <w:spacing w:line="252" w:lineRule="auto"/>
              <w:rPr>
                <w:b/>
                <w:sz w:val="18"/>
                <w:szCs w:val="18"/>
              </w:rPr>
            </w:pPr>
            <w:r w:rsidRPr="00FE1F25">
              <w:rPr>
                <w:b/>
                <w:sz w:val="18"/>
                <w:szCs w:val="18"/>
              </w:rPr>
              <w:t>Administrative Procedures</w:t>
            </w:r>
          </w:p>
        </w:tc>
      </w:tr>
      <w:tr w:rsidR="00D25843" ns2:paraId="5E1679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9AFBEAD" ns2:textId="77777777" w:rsidR="00BA79E1" w:rsidRPr="003A4C3B" w:rsidRDefault="00BA79E1" w:rsidP="00DE2689">
            <w:pPr>
              <w:pStyle w:val="TableText0"/>
              <w:keepNext w:val="0"/>
              <w:spacing w:before="40" w:after="40"/>
              <w:rPr>
                <w:sz w:val="18"/>
                <w:szCs w:val="18"/>
              </w:rPr>
            </w:pPr>
            <w:r w:rsidRPr="003A4C3B">
              <w:rPr>
                <w:sz w:val="18"/>
                <w:szCs w:val="18"/>
              </w:rPr>
              <w:t>Informed Consent</w:t>
            </w:r>
          </w:p>
        </w:tc>
        <w:tc>
          <w:tcPr>
            <w:tcW w:w="207" w:type="pct"/>
            <w:tcBorders>
              <w:top w:val="single" w:sz="6" w:space="0" w:color="auto"/>
              <w:left w:val="single" w:sz="6" w:space="0" w:color="auto"/>
              <w:bottom w:val="single" w:sz="6" w:space="0" w:color="auto"/>
              <w:right w:val="single" w:sz="6" w:space="0" w:color="auto"/>
            </w:tcBorders>
            <w:vAlign w:val="center"/>
          </w:tcPr>
          <w:p ns2:paraId="58E271CC" ns2:textId="39F380DD" w:rsidR="00BA79E1" w:rsidRPr="003A4C3B" w:rsidRDefault="00B17810"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hideMark/>
          </w:tcPr>
          <w:p ns2:paraId="3632971D" ns2:textId="4DA35E93"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4DDC0A14"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0D7B733E"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400BA0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EEB58E"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2B7D5D6"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193570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5C7D4FF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4E71ED68"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3AD827B"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3273580A"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E0549AF"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BE86E13"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1ED3D540"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FA8C5F3"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B41F075" ns2:textId="0FEDF9F0" w:rsidR="00760A6B" w:rsidRDefault="00760A6B" w:rsidP="00DE2689">
            <w:pPr>
              <w:pStyle w:val="Paragraph0"/>
              <w:spacing w:before="40" w:after="40"/>
              <w:rPr>
                <w:sz w:val="18"/>
                <w:szCs w:val="18"/>
              </w:rPr>
            </w:pPr>
            <w:r w:rsidRPr="000E1ACC">
              <w:rPr>
                <w:sz w:val="18"/>
                <w:szCs w:val="18"/>
              </w:rPr>
              <w:t>Additional consent is required if pembrolizumab is discontinued due to toxicity and participant will be receiving lenvatinib/placebo alone.</w:t>
            </w:r>
          </w:p>
          <w:p ns2:paraId="48BEE2FA" ns2:textId="6BB7239E" w:rsidR="00BA79E1" w:rsidRPr="003A4C3B" w:rsidRDefault="00BA79E1" w:rsidP="00DE2689">
            <w:pPr>
              <w:pStyle w:val="TableText0"/>
              <w:keepNext w:val="0"/>
              <w:spacing w:before="40" w:after="40"/>
              <w:rPr>
                <w:sz w:val="18"/>
                <w:szCs w:val="18"/>
              </w:rPr>
            </w:pPr>
            <w:r>
              <w:rPr>
                <w:sz w:val="18"/>
                <w:szCs w:val="18"/>
              </w:rPr>
              <w:t>Additional consent</w:t>
            </w:r>
            <w:r w:rsidRPr="00347EAF">
              <w:rPr>
                <w:sz w:val="18"/>
                <w:szCs w:val="18"/>
              </w:rPr>
              <w:t xml:space="preserve"> is required at </w:t>
            </w:r>
            <w:r>
              <w:rPr>
                <w:sz w:val="18"/>
                <w:szCs w:val="18"/>
              </w:rPr>
              <w:t xml:space="preserve">disease </w:t>
            </w:r>
            <w:r w:rsidRPr="00347EAF">
              <w:rPr>
                <w:sz w:val="18"/>
                <w:szCs w:val="18"/>
              </w:rPr>
              <w:t>progression if study treatment</w:t>
            </w:r>
            <w:r>
              <w:rPr>
                <w:sz w:val="18"/>
                <w:szCs w:val="18"/>
              </w:rPr>
              <w:t xml:space="preserve"> will continue and/or restart.</w:t>
            </w:r>
          </w:p>
        </w:tc>
      </w:tr>
      <w:tr w:rsidR="00D25843" ns2:paraId="5728D12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F458D34" ns2:textId="19541FAB" w:rsidR="00BA79E1" w:rsidRPr="003A4C3B" w:rsidRDefault="00BA79E1" w:rsidP="00DE2689">
            <w:pPr>
              <w:pStyle w:val="TableText0"/>
              <w:keepNext w:val="0"/>
              <w:spacing w:before="40" w:after="40"/>
              <w:rPr>
                <w:sz w:val="18"/>
                <w:szCs w:val="18"/>
              </w:rPr>
            </w:pPr>
            <w:r w:rsidRPr="003A4C3B">
              <w:rPr>
                <w:sz w:val="18"/>
                <w:szCs w:val="18"/>
              </w:rPr>
              <w:t>Inclusion/Exclusion Criteria</w:t>
            </w:r>
          </w:p>
        </w:tc>
        <w:tc>
          <w:tcPr>
            <w:tcW w:w="207" w:type="pct"/>
            <w:tcBorders>
              <w:top w:val="single" w:sz="6" w:space="0" w:color="auto"/>
              <w:left w:val="single" w:sz="6" w:space="0" w:color="auto"/>
              <w:bottom w:val="single" w:sz="6" w:space="0" w:color="auto"/>
              <w:right w:val="single" w:sz="6" w:space="0" w:color="auto"/>
            </w:tcBorders>
            <w:vAlign w:val="center"/>
          </w:tcPr>
          <w:p ns2:paraId="2432CA94"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A46CAB3" ns2:textId="274BDB8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8DB0175"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24D3A379"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63314B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0AFE1A4"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702CE5"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876F847"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71F8047"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7E88FE61"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893C03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07426DFB"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A81E1CB"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3BFF7A6"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68C590B"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140EE9D"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30EBB01" ns2:textId="77777777" w:rsidR="00BA79E1" w:rsidRPr="003A4C3B" w:rsidRDefault="00BA79E1" w:rsidP="00DE2689">
            <w:pPr>
              <w:pStyle w:val="TableText0"/>
              <w:keepNext w:val="0"/>
              <w:spacing w:before="40" w:after="40"/>
              <w:rPr>
                <w:sz w:val="18"/>
                <w:szCs w:val="18"/>
              </w:rPr>
            </w:pPr>
          </w:p>
        </w:tc>
      </w:tr>
      <w:tr w:rsidR="00D25843" ns2:paraId="5E5D6ED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53ECCEEC" ns2:textId="77777777" w:rsidR="00BA79E1" w:rsidRPr="003A4C3B" w:rsidRDefault="00BA79E1" w:rsidP="00DE2689">
            <w:pPr>
              <w:pStyle w:val="TableText0"/>
              <w:keepNext w:val="0"/>
              <w:spacing w:before="40" w:after="40"/>
              <w:rPr>
                <w:sz w:val="18"/>
                <w:szCs w:val="18"/>
              </w:rPr>
            </w:pPr>
            <w:r w:rsidRPr="003A4C3B">
              <w:rPr>
                <w:sz w:val="18"/>
                <w:szCs w:val="18"/>
              </w:rPr>
              <w:t>Participant Identification Card</w:t>
            </w:r>
          </w:p>
        </w:tc>
        <w:tc>
          <w:tcPr>
            <w:tcW w:w="207" w:type="pct"/>
            <w:tcBorders>
              <w:top w:val="single" w:sz="6" w:space="0" w:color="auto"/>
              <w:left w:val="single" w:sz="6" w:space="0" w:color="auto"/>
              <w:bottom w:val="single" w:sz="6" w:space="0" w:color="auto"/>
              <w:right w:val="single" w:sz="6" w:space="0" w:color="auto"/>
            </w:tcBorders>
            <w:vAlign w:val="center"/>
          </w:tcPr>
          <w:p ns2:paraId="1817CE7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3ECB1EBB" ns2:textId="29E02C7F"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166D476" ns2:textId="6E13EAC0" w:rsidR="00BA79E1" w:rsidRPr="003A4C3B" w:rsidRDefault="00833EA5" w:rsidP="00B23F66">
            <w:pPr>
              <w:pStyle w:val="TableText0"/>
              <w:keepNext w:val="0"/>
              <w:spacing w:line="252" w:lineRule="auto"/>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0F17541"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2C15E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8513036"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DB353AB"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39DAEFA"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34E5702"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F6CA552"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60EFA1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179DA3F2"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5A72EFE"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9C282F7"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6271C84"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57DC52C"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502254B" ns2:textId="06035FD6" w:rsidR="00BA79E1" w:rsidRPr="003A4C3B" w:rsidRDefault="00D64A98" w:rsidP="00DE2689">
            <w:pPr>
              <w:pStyle w:val="TableText0"/>
              <w:keepNext w:val="0"/>
              <w:spacing w:before="40" w:after="40"/>
              <w:rPr>
                <w:sz w:val="18"/>
                <w:szCs w:val="18"/>
              </w:rPr>
            </w:pPr>
            <w:r>
              <w:rPr>
                <w:sz w:val="18"/>
                <w:szCs w:val="18"/>
              </w:rPr>
              <w:t>Identification card will be updated with randomization number.</w:t>
            </w:r>
          </w:p>
        </w:tc>
      </w:tr>
      <w:tr w:rsidR="00D25843" ns2:paraId="1863E9C4"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4171D13F" ns2: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Demographics and Medical History </w:t>
            </w:r>
          </w:p>
        </w:tc>
        <w:tc>
          <w:tcPr>
            <w:tcW w:w="207" w:type="pct"/>
            <w:tcBorders>
              <w:top w:val="single" w:sz="6" w:space="0" w:color="auto"/>
              <w:left w:val="single" w:sz="6" w:space="0" w:color="auto"/>
              <w:bottom w:val="single" w:sz="6" w:space="0" w:color="auto"/>
              <w:right w:val="single" w:sz="6" w:space="0" w:color="auto"/>
            </w:tcBorders>
            <w:vAlign w:val="center"/>
          </w:tcPr>
          <w:p ns2:paraId="3651F86B"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46753EFE" ns2:textId="76690782"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AFE7FB3"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075BF4F"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3905E7"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6A43E5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5F87E2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90B6865"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65B0AB34"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45A4D2CA"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F37749C"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6D816DB8"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95B1F03"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7C1709C"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309E531"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DAA5E72"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ns2:paraId="2BF6067E" ns2:textId="77777777" w:rsidR="00BA79E1" w:rsidRPr="003A4C3B" w:rsidRDefault="00BA79E1" w:rsidP="00DE2689">
            <w:pPr>
              <w:pStyle w:val="TableText0"/>
              <w:keepNext w:val="0"/>
              <w:spacing w:before="40" w:after="40"/>
              <w:rPr>
                <w:sz w:val="18"/>
                <w:szCs w:val="18"/>
              </w:rPr>
            </w:pPr>
            <w:r w:rsidRPr="003A4C3B">
              <w:rPr>
                <w:sz w:val="18"/>
                <w:szCs w:val="18"/>
              </w:rPr>
              <w:t>Includes smoking and tobacco use.</w:t>
            </w:r>
          </w:p>
        </w:tc>
      </w:tr>
      <w:tr w:rsidR="00D25843" ns2:paraId="04C7401A"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4C0BBD73" ns2:textId="77777777" w:rsidR="00BA79E1" w:rsidRPr="003A4C3B" w:rsidRDefault="00BA79E1" w:rsidP="00DE2689">
            <w:pPr>
              <w:pStyle w:val="TableText0"/>
              <w:keepNext w:val="0"/>
              <w:spacing w:before="40" w:after="40"/>
              <w:rPr>
                <w:sz w:val="18"/>
                <w:szCs w:val="18"/>
              </w:rPr>
            </w:pPr>
            <w:r w:rsidRPr="003A4C3B">
              <w:rPr>
                <w:sz w:val="18"/>
                <w:szCs w:val="18"/>
              </w:rPr>
              <w:t>Prior Treatment for HNSCC</w:t>
            </w:r>
          </w:p>
        </w:tc>
        <w:tc>
          <w:tcPr>
            <w:tcW w:w="207" w:type="pct"/>
            <w:tcBorders>
              <w:top w:val="single" w:sz="6" w:space="0" w:color="auto"/>
              <w:left w:val="single" w:sz="6" w:space="0" w:color="auto"/>
              <w:bottom w:val="single" w:sz="6" w:space="0" w:color="auto"/>
              <w:right w:val="single" w:sz="6" w:space="0" w:color="auto"/>
            </w:tcBorders>
            <w:vAlign w:val="center"/>
          </w:tcPr>
          <w:p ns2:paraId="77249580"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96FB5EC" ns2:textId="06B8B5D6"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DA31412"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0445E1C4"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7F2CCE9"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8ABBCAC"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F71C48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A8DA280"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769FBD19"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6926558D"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EACEA98" ns2:textId="77777777" w:rsidR="00BA79E1" w:rsidRPr="003A4C3B" w:rsidRDefault="00BA79E1" w:rsidP="00B23F66">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4AB0CA65" ns2:textId="77777777" w:rsidR="00BA79E1" w:rsidRPr="003A4C3B" w:rsidRDefault="00BA79E1" w:rsidP="00B23F66">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B516439"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C7ECF3F"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7E19D7F"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563E37C"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41AD76D" ns2:textId="77777777" w:rsidR="00BA79E1" w:rsidRPr="003A4C3B" w:rsidRDefault="00BA79E1" w:rsidP="00DE2689">
            <w:pPr>
              <w:pStyle w:val="TableText0"/>
              <w:keepNext w:val="0"/>
              <w:spacing w:before="40" w:after="40"/>
              <w:rPr>
                <w:sz w:val="18"/>
                <w:szCs w:val="18"/>
              </w:rPr>
            </w:pPr>
          </w:p>
        </w:tc>
      </w:tr>
      <w:tr w:rsidR="00D25843" ns2:paraId="768430C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6AF2CE34" ns2:textId="77777777" w:rsidR="00BA79E1" w:rsidRPr="003A4C3B" w:rsidRDefault="00BA79E1" w:rsidP="00DE2689">
            <w:pPr>
              <w:pStyle w:val="TableText0"/>
              <w:keepNext w:val="0"/>
              <w:spacing w:before="40" w:after="40"/>
              <w:rPr>
                <w:sz w:val="18"/>
                <w:szCs w:val="18"/>
              </w:rPr>
            </w:pPr>
            <w:r w:rsidRPr="003A4C3B">
              <w:rPr>
                <w:sz w:val="18"/>
                <w:szCs w:val="18"/>
              </w:rPr>
              <w:t>Prior/Concomitant Medication Review</w:t>
            </w:r>
          </w:p>
        </w:tc>
        <w:tc>
          <w:tcPr>
            <w:tcW w:w="207" w:type="pct"/>
            <w:tcBorders>
              <w:top w:val="single" w:sz="6" w:space="0" w:color="auto"/>
              <w:left w:val="single" w:sz="6" w:space="0" w:color="auto"/>
              <w:bottom w:val="single" w:sz="6" w:space="0" w:color="auto"/>
              <w:right w:val="single" w:sz="6" w:space="0" w:color="auto"/>
            </w:tcBorders>
            <w:vAlign w:val="center"/>
          </w:tcPr>
          <w:p ns2:paraId="5EDEDD9F"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FDD99E5" ns2:textId="13BD43CD"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365F3E1"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2949EB2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3CF5771"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45A51D6"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80232AA"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75E9F3E"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40FCE30"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D65D7E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718E2A2"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0BB244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366BF0A4"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65FBA189"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170FC6F"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690E4DF"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5FA921D7" ns2:textId="77777777" w:rsidR="00BA79E1" w:rsidRPr="003A4C3B" w:rsidRDefault="00BA79E1" w:rsidP="00DE2689">
            <w:pPr>
              <w:pStyle w:val="TableText0"/>
              <w:keepNext w:val="0"/>
              <w:spacing w:before="40" w:after="40"/>
              <w:rPr>
                <w:sz w:val="18"/>
                <w:szCs w:val="18"/>
              </w:rPr>
            </w:pPr>
          </w:p>
        </w:tc>
      </w:tr>
      <w:tr w:rsidR="00D25843" ns2:paraId="6EA1B6F1" ns2:textId="77777777" w:rsidTr="00DE2689">
        <w:trPr>
          <w:cantSplit/>
          <w:trHeight w:val="309"/>
        </w:trPr>
        <w:tc>
          <w:tcPr>
            <w:tcW w:w="725" w:type="pct"/>
            <w:tcBorders>
              <w:top w:val="single" w:sz="6" w:space="0" w:color="auto"/>
              <w:left w:val="single" w:sz="4" w:space="0" w:color="auto"/>
              <w:bottom w:val="single" w:sz="6" w:space="0" w:color="auto"/>
              <w:right w:val="single" w:sz="6" w:space="0" w:color="auto"/>
            </w:tcBorders>
            <w:vAlign w:val="center"/>
            <w:hideMark/>
          </w:tcPr>
          <w:p ns2:paraId="48517121" ns2:textId="77777777" w:rsidR="00BA79E1" w:rsidRPr="003A4C3B" w:rsidRDefault="00BA79E1" w:rsidP="00DE2689">
            <w:pPr>
              <w:pStyle w:val="TableText0"/>
              <w:keepNext w:val="0"/>
              <w:spacing w:before="40" w:after="40"/>
              <w:rPr>
                <w:sz w:val="18"/>
                <w:szCs w:val="18"/>
              </w:rPr>
            </w:pPr>
            <w:r>
              <w:rPr>
                <w:sz w:val="18"/>
                <w:szCs w:val="18"/>
              </w:rPr>
              <w:t>Randomization</w:t>
            </w:r>
            <w:r w:rsidRPr="003A4C3B">
              <w:rPr>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0C2CBB73"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76DE99C" ns2:textId="613D6A88"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4EA7F1B8"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BF0F6FD"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4004E8"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108E636"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D748CB8"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B474648"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8603763"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E3994EE"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2131845"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196F68B" ns2: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577D066A" ns2:textId="77777777" w:rsidR="00BA79E1" w:rsidRPr="003A4C3B" w:rsidRDefault="00BA79E1" w:rsidP="00B23F66">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26BFB21" ns2:textId="77777777" w:rsidR="00BA79E1" w:rsidRPr="003A4C3B" w:rsidRDefault="00BA79E1" w:rsidP="00B23F66">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38E0D09" ns2:textId="77777777" w:rsidR="00BA79E1" w:rsidRPr="003A4C3B" w:rsidRDefault="00BA79E1" w:rsidP="00B23F66">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B96E969" ns2:textId="77777777" w:rsidR="00BA79E1" w:rsidRPr="003A4C3B" w:rsidRDefault="00BA79E1" w:rsidP="00B23F66">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7854481" ns2:textId="08E5AA59" w:rsidR="00BA79E1" w:rsidRPr="00B25D04" w:rsidRDefault="00B25D04" w:rsidP="00DE2689">
            <w:pPr>
              <w:pStyle w:val="Paragraph0"/>
              <w:spacing w:before="40" w:after="40"/>
              <w:rPr>
                <w:sz w:val="18"/>
                <w:szCs w:val="18"/>
              </w:rPr>
            </w:pPr>
            <w:r w:rsidRPr="00B25D04">
              <w:rPr>
                <w:sz w:val="18"/>
                <w:szCs w:val="18"/>
              </w:rPr>
              <w:t xml:space="preserve">It is strongly preferred that participants receive first dose of study intervention on day of randomization. Study intervention </w:t>
            </w:r>
            <w:r>
              <w:rPr>
                <w:sz w:val="18"/>
                <w:szCs w:val="18"/>
              </w:rPr>
              <w:t>should</w:t>
            </w:r>
            <w:r w:rsidRPr="00B25D04">
              <w:rPr>
                <w:sz w:val="18"/>
                <w:szCs w:val="18"/>
              </w:rPr>
              <w:t xml:space="preserve"> begin within 3 days of randomization.</w:t>
            </w:r>
          </w:p>
        </w:tc>
      </w:tr>
      <w:tr w:rsidR="00D25843" ns2:paraId="41211401"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6F27148" ns2:textId="77777777" w:rsidR="00B17810" w:rsidRDefault="00BA79E1" w:rsidP="00DE2689">
            <w:pPr>
              <w:pStyle w:val="TableText0"/>
              <w:keepNext w:val="0"/>
              <w:spacing w:before="40" w:after="40"/>
              <w:rPr>
                <w:sz w:val="18"/>
                <w:szCs w:val="18"/>
              </w:rPr>
            </w:pPr>
            <w:r w:rsidRPr="003A4C3B">
              <w:rPr>
                <w:sz w:val="18"/>
                <w:szCs w:val="18"/>
              </w:rPr>
              <w:t xml:space="preserve">Subsequent </w:t>
            </w:r>
          </w:p>
          <w:p ns2:paraId="4CF43097" ns2:textId="7CA8356C" w:rsidR="00BA79E1" w:rsidRPr="003A4C3B" w:rsidRDefault="00FF0E79" w:rsidP="00DE2689">
            <w:pPr>
              <w:pStyle w:val="TableText0"/>
              <w:keepNext w:val="0"/>
              <w:spacing w:before="40" w:after="40"/>
              <w:rPr>
                <w:sz w:val="18"/>
                <w:szCs w:val="18"/>
              </w:rPr>
            </w:pPr>
            <w:r>
              <w:rPr>
                <w:sz w:val="18"/>
                <w:szCs w:val="18"/>
              </w:rPr>
              <w:t>Anti</w:t>
            </w:r>
            <w:r w:rsidR="00BA79E1" w:rsidRPr="003A4C3B">
              <w:rPr>
                <w:sz w:val="18"/>
                <w:szCs w:val="18"/>
              </w:rPr>
              <w:t>neoplastic Therapy Status</w:t>
            </w:r>
          </w:p>
        </w:tc>
        <w:tc>
          <w:tcPr>
            <w:tcW w:w="207" w:type="pct"/>
            <w:tcBorders>
              <w:top w:val="single" w:sz="6" w:space="0" w:color="auto"/>
              <w:left w:val="single" w:sz="6" w:space="0" w:color="auto"/>
              <w:bottom w:val="single" w:sz="6" w:space="0" w:color="auto"/>
              <w:right w:val="single" w:sz="6" w:space="0" w:color="auto"/>
            </w:tcBorders>
            <w:vAlign w:val="center"/>
          </w:tcPr>
          <w:p ns2:paraId="214AF74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EF8E034" ns2:textId="26ABA0F7" w:rsidR="00BA79E1" w:rsidRPr="003A4C3B" w:rsidRDefault="00BA79E1" w:rsidP="00B23F66">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CBE1271" ns2:textId="77777777" w:rsidR="00BA79E1" w:rsidRPr="003A4C3B" w:rsidRDefault="00BA79E1" w:rsidP="00B23F66">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2D653F0"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35F04B0"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F43C05B" ns2:textId="77777777" w:rsidR="00BA79E1" w:rsidRPr="003A4C3B" w:rsidRDefault="00BA79E1" w:rsidP="00B23F66">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5375CE4" ns2:textId="77777777" w:rsidR="00BA79E1" w:rsidRPr="003A4C3B" w:rsidRDefault="00BA79E1" w:rsidP="00B23F66">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7F37E28"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33B8A83" ns2:textId="77777777" w:rsidR="00BA79E1" w:rsidRPr="003A4C3B" w:rsidRDefault="00BA79E1" w:rsidP="0078103B">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E3DB674"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08D6B84" ns2:textId="77777777" w:rsidR="00BA79E1" w:rsidRPr="003A4C3B" w:rsidRDefault="00BA79E1" w:rsidP="0078103B">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C626598" ns2:textId="77777777" w:rsidR="00BA79E1" w:rsidRPr="003A4C3B" w:rsidRDefault="00BA79E1" w:rsidP="0078103B">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5E04C5D"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8DE64F4"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6D39DF5"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ns2:paraId="2F5FBE7C"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ns2:paraId="071B65E7" ns2:textId="77777777" w:rsidR="00BA79E1" w:rsidRPr="003A4C3B" w:rsidRDefault="00BA79E1" w:rsidP="00DE2689">
            <w:pPr>
              <w:pStyle w:val="TableText0"/>
              <w:keepNext w:val="0"/>
              <w:spacing w:before="40" w:after="40"/>
              <w:rPr>
                <w:sz w:val="18"/>
                <w:szCs w:val="18"/>
              </w:rPr>
            </w:pPr>
          </w:p>
        </w:tc>
      </w:tr>
      <w:tr w:rsidR="007A3E1A" ns2:paraId="2846479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2D092FF9" ns2:textId="77777777" w:rsidR="00BA79E1" w:rsidRPr="003A4C3B" w:rsidRDefault="00BA79E1" w:rsidP="00DE2689">
            <w:pPr>
              <w:pStyle w:val="TableText0"/>
              <w:keepNext w:val="0"/>
              <w:spacing w:before="40" w:after="40"/>
              <w:rPr>
                <w:sz w:val="18"/>
                <w:szCs w:val="18"/>
              </w:rPr>
            </w:pPr>
            <w:r w:rsidRPr="003A4C3B">
              <w:rPr>
                <w:sz w:val="18"/>
                <w:szCs w:val="18"/>
              </w:rPr>
              <w:t>Survival Status</w:t>
            </w:r>
          </w:p>
        </w:tc>
        <w:tc>
          <w:tcPr>
            <w:tcW w:w="207" w:type="pct"/>
            <w:tcBorders>
              <w:top w:val="single" w:sz="6" w:space="0" w:color="auto"/>
              <w:left w:val="single" w:sz="6" w:space="0" w:color="auto"/>
              <w:bottom w:val="single" w:sz="6" w:space="0" w:color="auto"/>
              <w:right w:val="single" w:sz="6" w:space="0" w:color="auto"/>
            </w:tcBorders>
            <w:vAlign w:val="center"/>
          </w:tcPr>
          <w:p ns2:paraId="6D909425"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482337B" ns2:textId="137AEADB" w:rsidR="00BA79E1" w:rsidRPr="003A4C3B" w:rsidRDefault="00BA79E1" w:rsidP="00B23F66">
            <w:pPr>
              <w:pStyle w:val="TableText0"/>
              <w:keepNext w:val="0"/>
              <w:spacing w:line="252" w:lineRule="auto"/>
              <w:jc w:val="center"/>
              <w:rPr>
                <w:sz w:val="18"/>
                <w:szCs w:val="18"/>
              </w:rPr>
            </w:pPr>
          </w:p>
        </w:tc>
        <w:tc>
          <w:tcPr>
            <w:tcW w:w="2667" w:type="pct"/>
            <w:gridSpan w:val="13"/>
            <w:tcBorders>
              <w:top w:val="single" w:sz="6" w:space="0" w:color="auto"/>
              <w:left w:val="single" w:sz="6" w:space="0" w:color="auto"/>
              <w:bottom w:val="single" w:sz="6" w:space="0" w:color="auto"/>
              <w:right w:val="single" w:sz="4" w:space="0" w:color="auto"/>
            </w:tcBorders>
            <w:vAlign w:val="center"/>
          </w:tcPr>
          <w:p ns2:paraId="21FDCF3A" ns2:textId="26ECDE66" w:rsidR="00BA79E1" w:rsidRPr="003A4C3B" w:rsidRDefault="00B17810" w:rsidP="00B23F66">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1" behindDoc="0" locked="0" layoutInCell="1" allowOverlap="1" ns5:anchorId="681CBA35" ns5:editId="66EAF7B9">
                      <ns4:simplePos x="0" y="0"/>
                      <ns4:positionH relativeFrom="column">
                        <ns4:posOffset>27940</ns4:posOffset>
                      </ns4:positionH>
                      <ns4:positionV relativeFrom="paragraph">
                        <ns4:posOffset>-1905</ns4:posOffset>
                      </ns4:positionV>
                      <ns4:extent cx="4216400" cy="6350"/>
                      <ns4:effectExtent l="38100" t="76200" r="88900" b="88900"/>
                      <ns4:wrapNone/>
                      <ns4:docPr id="4" name="Straight Arrow Connector 4"/>
                      <ns4:cNvGraphicFramePr/>
                      <ns6:graphic>
                        <ns6:graphicData uri="http://schemas.microsoft.com/office/word/2010/wordprocessingShape">
                          <ns9:wsp>
                            <ns9:cNvCnPr/>
                            <ns9:spPr>
                              <ns6:xfrm>
                                <ns6:off x="0" y="0"/>
                                <ns6:ext cx="4216400" cy="6350"/>
                              </ns6:xfrm>
                              <ns6:prstGeom prst="straightConnector1">
                                <ns6:avLst/>
                              </ns6:prstGeom>
                              <ns6:ln>
                                <ns6:solidFill>
                                  <ns6:schemeClr val="tx1"/>
                                </ns6:solidFill>
                                <ns6:headEnd type="triangle"/>
                                <ns6:tailEnd type="triangle"/>
                              </ns6:ln>
                            </ns9:spPr>
                            <ns9:style>
                              <ns6:lnRef idx="1">
                                <ns6:schemeClr val="accent1"/>
                              </ns6:lnRef>
                              <ns6:fillRef idx="0">
                                <ns6:schemeClr val="accent1"/>
                              </ns6:fillRef>
                              <ns6:effectRef idx="0">
                                <ns6:schemeClr val="accent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0F3A9BF2">
                    <ns10:shapetype id="_x0000_t32" coordsize="21600,21600" ns11:oned="t" filled="f" ns11:spt="32" path="m,l21600,21600e" ns2:anchorId="4AB4AEDE">
                      <ns10:path fillok="f" arrowok="t" ns11:connecttype="none"/>
                      <ns11:lock ns10:ext="edit" shapetype="t"/>
                    </ns10:shapetype>
                    <ns10:shape id="Straight Arrow Connector 4" style="position:absolute;margin-left:2.2pt;margin-top:-.15pt;width:332pt;height:.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213]"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">
                      <ns10:stroke startarrow="block" endarrow="block"/>
                    </ns10:shape>
                  </w:pict>
                </ns1:Fallback>
              </ns1:AlternateContent>
            </w:r>
          </w:p>
        </w:tc>
        <w:tc>
          <w:tcPr>
            <w:tcW w:w="256" w:type="pct"/>
            <w:tcBorders>
              <w:top w:val="single" w:sz="6" w:space="0" w:color="auto"/>
              <w:left w:val="single" w:sz="6" w:space="0" w:color="auto"/>
              <w:bottom w:val="single" w:sz="6" w:space="0" w:color="auto"/>
              <w:right w:val="single" w:sz="4" w:space="0" w:color="auto"/>
            </w:tcBorders>
            <w:vAlign w:val="center"/>
          </w:tcPr>
          <w:p ns2:paraId="210399DF" ns2:textId="77777777" w:rsidR="00BA79E1" w:rsidRPr="003A4C3B" w:rsidRDefault="00BA79E1" w:rsidP="00B23F66">
            <w:pPr>
              <w:pStyle w:val="TableText0"/>
              <w:keepNext w:val="0"/>
              <w:spacing w:line="252" w:lineRule="auto"/>
              <w:jc w:val="center"/>
              <w:rPr>
                <w:sz w:val="18"/>
                <w:szCs w:val="18"/>
              </w:rPr>
            </w:pPr>
            <w:r w:rsidRPr="003A4C3B">
              <w:rPr>
                <w:sz w:val="18"/>
                <w:szCs w:val="18"/>
              </w:rPr>
              <w:t>X</w:t>
            </w:r>
          </w:p>
        </w:tc>
        <w:tc>
          <w:tcPr>
            <w:tcW w:w="936" w:type="pct"/>
            <w:tcBorders>
              <w:top w:val="single" w:sz="6" w:space="0" w:color="auto"/>
              <w:left w:val="single" w:sz="6" w:space="0" w:color="auto"/>
              <w:bottom w:val="single" w:sz="6" w:space="0" w:color="auto"/>
              <w:right w:val="single" w:sz="4" w:space="0" w:color="auto"/>
            </w:tcBorders>
            <w:vAlign w:val="center"/>
          </w:tcPr>
          <w:p ns2:paraId="1083B869" ns2:textId="6365D01F" w:rsidR="00BA79E1" w:rsidRPr="003A4C3B" w:rsidRDefault="00507167" w:rsidP="00DE2689">
            <w:pPr>
              <w:pStyle w:val="TableText0"/>
              <w:keepNext w:val="0"/>
              <w:spacing w:before="40" w:after="40"/>
              <w:rPr>
                <w:sz w:val="18"/>
                <w:szCs w:val="18"/>
              </w:rPr>
            </w:pPr>
            <w:r>
              <w:rPr>
                <w:sz w:val="18"/>
                <w:szCs w:val="18"/>
              </w:rPr>
              <w:t>On</w:t>
            </w:r>
            <w:r w:rsidR="00BA79E1" w:rsidRPr="003A4C3B">
              <w:rPr>
                <w:sz w:val="18"/>
                <w:szCs w:val="18"/>
              </w:rPr>
              <w:t xml:space="preserve"> Sponsor request, participants may be contacted for survival status at any time during the course of the study.</w:t>
            </w:r>
          </w:p>
        </w:tc>
      </w:tr>
      <w:tr w:rsidR="00BA79E1" ns2:paraId="62842BB6"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2B36706F" ns2:textId="5D179A21" w:rsidR="00BA79E1" w:rsidRPr="00FE1F25" w:rsidRDefault="00BA79E1" w:rsidP="00DE2689">
            <w:pPr>
              <w:pStyle w:val="TableText0"/>
              <w:keepNext w:val="0"/>
              <w:spacing w:before="40" w:after="40"/>
              <w:rPr>
                <w:b/>
                <w:sz w:val="18"/>
                <w:szCs w:val="18"/>
              </w:rPr>
            </w:pPr>
            <w:r w:rsidRPr="00FE1F25">
              <w:rPr>
                <w:rFonts w:eastAsia="MS Gothic"/>
                <w:b/>
                <w:bCs/>
                <w:sz w:val="18"/>
                <w:szCs w:val="18"/>
              </w:rPr>
              <w:t>Study Intervention Administration</w:t>
            </w:r>
          </w:p>
        </w:tc>
      </w:tr>
      <w:tr w:rsidR="00D25843" ns2:paraId="5C70480C"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038DD9B6" ns2:textId="4DBF2DD5"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Lenvatinib</w:t>
            </w:r>
            <w:r w:rsidR="00883679">
              <w:rPr>
                <w:rFonts w:eastAsia="MS Gothic"/>
                <w:bCs/>
                <w:sz w:val="18"/>
                <w:szCs w:val="18"/>
              </w:rPr>
              <w:t>/placebo</w:t>
            </w:r>
            <w:r w:rsidRPr="003A4C3B">
              <w:rPr>
                <w:rFonts w:eastAsia="MS Gothic"/>
                <w:bCs/>
                <w:sz w:val="18"/>
                <w:szCs w:val="18"/>
              </w:rPr>
              <w:t xml:space="preserve"> Dispensing</w:t>
            </w:r>
          </w:p>
        </w:tc>
        <w:tc>
          <w:tcPr>
            <w:tcW w:w="207" w:type="pct"/>
            <w:tcBorders>
              <w:top w:val="single" w:sz="6" w:space="0" w:color="auto"/>
              <w:left w:val="single" w:sz="6" w:space="0" w:color="auto"/>
              <w:bottom w:val="single" w:sz="6" w:space="0" w:color="auto"/>
              <w:right w:val="single" w:sz="6" w:space="0" w:color="auto"/>
            </w:tcBorders>
            <w:vAlign w:val="center"/>
          </w:tcPr>
          <w:p ns2:paraId="5022FF1B" ns2: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3E5C081" ns2:textId="7E1A4055"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50170734"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E7C36ED"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E53DE31"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27FCB34"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BA355B8" ns2: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41C46CA"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BD49025"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4AAB05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33BA55E"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243BD9F"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3BCE58A0" ns2: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62AC01F" ns2: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11968D6" ns2: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D7B216" ns2: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BD7AF63" ns2:textId="77777777" w:rsidR="00BA79E1" w:rsidRPr="003A4C3B" w:rsidRDefault="00BA79E1" w:rsidP="00DE2689">
            <w:pPr>
              <w:pStyle w:val="TableText0"/>
              <w:keepNext w:val="0"/>
              <w:spacing w:before="40" w:after="40"/>
              <w:rPr>
                <w:sz w:val="18"/>
                <w:szCs w:val="18"/>
              </w:rPr>
            </w:pPr>
          </w:p>
        </w:tc>
      </w:tr>
      <w:tr w:rsidR="00D25843" ns2:paraId="6C63BAA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CFB3597" ns2:textId="32BF997B" w:rsidR="00BD48A0" w:rsidRDefault="00BD48A0" w:rsidP="00DE2689">
            <w:pPr>
              <w:pStyle w:val="TableText0"/>
              <w:keepNext w:val="0"/>
              <w:spacing w:before="40" w:after="40"/>
              <w:rPr>
                <w:rFonts w:eastAsia="MS Gothic"/>
                <w:bCs/>
                <w:sz w:val="18"/>
                <w:szCs w:val="18"/>
              </w:rPr>
            </w:pPr>
            <w:r w:rsidRPr="003A4C3B">
              <w:rPr>
                <w:rFonts w:eastAsia="MS Gothic"/>
                <w:bCs/>
                <w:sz w:val="18"/>
                <w:szCs w:val="18"/>
              </w:rPr>
              <w:lastRenderedPageBreak/>
              <w:t>Lenvatinib</w:t>
            </w:r>
            <w:r w:rsidR="00302F8F">
              <w:rPr>
                <w:rFonts w:eastAsia="MS Gothic"/>
                <w:bCs/>
                <w:sz w:val="18"/>
                <w:szCs w:val="18"/>
              </w:rPr>
              <w:t>/placebo</w:t>
            </w:r>
            <w:r w:rsidRPr="003A4C3B">
              <w:rPr>
                <w:rFonts w:eastAsia="MS Gothic"/>
                <w:bCs/>
                <w:sz w:val="18"/>
                <w:szCs w:val="18"/>
              </w:rPr>
              <w:t xml:space="preserve"> Administration</w:t>
            </w:r>
          </w:p>
          <w:p ns2:paraId="5A88E174" ns2:textId="3D9D491A" w:rsidR="00BD48A0" w:rsidRPr="003A4C3B" w:rsidRDefault="009D6D5B" w:rsidP="00DE2689">
            <w:pPr>
              <w:pStyle w:val="TableText0"/>
              <w:keepNext w:val="0"/>
              <w:spacing w:before="40" w:after="40"/>
              <w:rPr>
                <w:rFonts w:eastAsia="MS Gothic"/>
                <w:bCs/>
                <w:sz w:val="18"/>
                <w:szCs w:val="18"/>
              </w:rPr>
            </w:pPr>
            <w:r>
              <w:rPr>
                <w:rFonts w:eastAsia="MS Gothic"/>
                <w:bCs/>
                <w:sz w:val="18"/>
                <w:szCs w:val="18"/>
              </w:rPr>
              <w:t>PO QD</w:t>
            </w:r>
          </w:p>
        </w:tc>
        <w:tc>
          <w:tcPr>
            <w:tcW w:w="207" w:type="pct"/>
            <w:tcBorders>
              <w:top w:val="single" w:sz="6" w:space="0" w:color="auto"/>
              <w:left w:val="single" w:sz="6" w:space="0" w:color="auto"/>
              <w:bottom w:val="single" w:sz="6" w:space="0" w:color="auto"/>
              <w:right w:val="single" w:sz="6" w:space="0" w:color="auto"/>
            </w:tcBorders>
            <w:vAlign w:val="center"/>
          </w:tcPr>
          <w:p ns2:paraId="7F67B748" ns2:textId="77777777" w:rsidR="00BD48A0" w:rsidRPr="003A4C3B" w:rsidRDefault="00BD48A0"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03E0AF6" ns2:textId="14C7CFA5" w:rsidR="00BD48A0" w:rsidRPr="003A4C3B" w:rsidRDefault="00403195" w:rsidP="00841C79">
            <w:pPr>
              <w:pStyle w:val="TableText0"/>
              <w:keepLines/>
              <w:spacing w:line="252" w:lineRule="auto"/>
              <w:rPr>
                <w:sz w:val="18"/>
                <w:szCs w:val="18"/>
              </w:rPr>
            </w:pPr>
            <w:r>
              <w:rPr>
                <w:noProof/>
                <w:sz w:val="18"/>
                <w:szCs w:val="18"/>
              </w:rPr>
              <ns1:AlternateContent>
                <ns1:Choice Requires="wps">
                  <w:drawing>
                    <ns4:anchor distT="0" distB="0" distL="114300" distR="114300" simplePos="0" relativeHeight="251658242" behindDoc="0" locked="0" layoutInCell="1" allowOverlap="1" ns5:anchorId="42894A05" ns5:editId="7E27E53B">
                      <ns4:simplePos x="0" y="0"/>
                      <ns4:positionH relativeFrom="column">
                        <ns4:posOffset>260350</ns4:posOffset>
                      </ns4:positionH>
                      <ns4:positionV relativeFrom="paragraph">
                        <ns4:posOffset>65405</ns4:posOffset>
                      </ns4:positionV>
                      <ns4:extent cx="2790825" cy="9525"/>
                      <ns4:effectExtent l="38100" t="76200" r="28575" b="85725"/>
                      <ns4:wrapNone/>
                      <ns4:docPr id="15" name="Straight Arrow Connector 15"/>
                      <ns4:cNvGraphicFramePr/>
                      <ns6:graphic>
                        <ns6:graphicData uri="http://schemas.microsoft.com/office/word/2010/wordprocessingShape">
                          <ns9:wsp>
                            <ns9:cNvCnPr/>
                            <ns9:spPr>
                              <ns6:xfrm flipV="1">
                                <ns6:off x="0" y="0"/>
                                <ns6:ext cx="2790825" cy="9525"/>
                              </ns6:xfrm>
                              <ns6:prstGeom prst="straightConnector1">
                                <ns6:avLst/>
                              </ns6:prstGeom>
                              <ns6:ln>
                                <ns6:headEnd type="triangle"/>
                                <ns6:tailEnd type="triangle"/>
                              </ns6:ln>
                            </ns9:spPr>
                            <ns9:style>
                              <ns6:lnRef idx="1">
                                <ns6:schemeClr val="dk1"/>
                              </ns6:lnRef>
                              <ns6:fillRef idx="0">
                                <ns6:schemeClr val="dk1"/>
                              </ns6:fillRef>
                              <ns6:effectRef idx="0">
                                <ns6:schemeClr val="dk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10:shapetype id="_x0000_t32" coordsize="21600,21600" ns11:oned="t" filled="f" ns11:spt="32" path="m,l21600,21600e" ns2:anchorId="06EE45F4">
                      <ns10:path fillok="f" arrowok="t" ns11:connecttype="none"/>
                      <ns11:lock ns10:ext="edit" shapetype="t"/>
                    </ns10:shapetype>
                    <ns10:shape id="Straight Arrow Connector 15" style="position:absolute;margin-left:20.5pt;margin-top:5.15pt;width:219.75pt;height:.75pt;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040]"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">
                      <ns10:stroke startarrow="block" endarrow="block"/>
                    </ns10:shape>
                  </w:pict>
                </ns1:Fallback>
              </ns1:AlternateContent>
            </w:r>
          </w:p>
        </w:tc>
        <w:tc>
          <w:tcPr>
            <w:tcW w:w="1689" w:type="pct"/>
            <w:gridSpan w:val="10"/>
            <w:tcBorders>
              <w:top w:val="single" w:sz="6" w:space="0" w:color="auto"/>
              <w:left w:val="single" w:sz="6" w:space="0" w:color="auto"/>
              <w:bottom w:val="single" w:sz="6" w:space="0" w:color="auto"/>
              <w:right w:val="single" w:sz="6" w:space="0" w:color="auto"/>
            </w:tcBorders>
            <w:vAlign w:val="center"/>
          </w:tcPr>
          <w:p ns2:paraId="708CF0C1" ns2:textId="41AFEA99" w:rsidR="00BD48A0" w:rsidRPr="003A4C3B" w:rsidRDefault="00BD48A0"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9FCFCD8" ns2:textId="77777777" w:rsidR="00BD48A0" w:rsidRPr="003A4C3B" w:rsidRDefault="00BD48A0"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297CD77E" ns2:textId="77777777" w:rsidR="00BD48A0" w:rsidRPr="003A4C3B" w:rsidRDefault="00BD48A0"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563BB44" ns2:textId="77777777" w:rsidR="00BD48A0" w:rsidRPr="003A4C3B" w:rsidRDefault="00BD48A0"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4E13E5E9" ns2:textId="77777777" w:rsidR="00BD48A0" w:rsidRPr="003A4C3B" w:rsidRDefault="00BD48A0"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C67FD0D" ns2:textId="4011DEA2" w:rsidR="009D6D5B" w:rsidRPr="003A4C3B" w:rsidRDefault="00BD48A0" w:rsidP="00DE2689">
            <w:pPr>
              <w:pStyle w:val="TableText0"/>
              <w:keepNext w:val="0"/>
              <w:spacing w:before="40" w:after="40"/>
              <w:rPr>
                <w:sz w:val="18"/>
                <w:szCs w:val="18"/>
              </w:rPr>
            </w:pPr>
            <w:r>
              <w:rPr>
                <w:sz w:val="18"/>
                <w:szCs w:val="18"/>
              </w:rPr>
              <w:t>Day 1 of each cycle dosed in clinic, 0-4 hours after pembrolizumab.</w:t>
            </w:r>
            <w:r w:rsidR="00260076">
              <w:rPr>
                <w:sz w:val="18"/>
                <w:szCs w:val="18"/>
              </w:rPr>
              <w:t xml:space="preserve"> </w:t>
            </w:r>
            <w:r w:rsidR="009D6D5B">
              <w:rPr>
                <w:sz w:val="18"/>
                <w:szCs w:val="18"/>
              </w:rPr>
              <w:t>Taken at home on all other days.</w:t>
            </w:r>
          </w:p>
        </w:tc>
      </w:tr>
      <w:tr w:rsidR="00D25843" ns2:paraId="307738D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69A02F5E" ns2:textId="4B7EB22A"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Lenvatinib</w:t>
            </w:r>
            <w:r w:rsidR="00302F8F">
              <w:rPr>
                <w:rFonts w:eastAsia="MS Gothic"/>
                <w:bCs/>
                <w:sz w:val="18"/>
                <w:szCs w:val="18"/>
              </w:rPr>
              <w:t>/placebo</w:t>
            </w:r>
            <w:r>
              <w:rPr>
                <w:rFonts w:eastAsia="MS Gothic"/>
                <w:bCs/>
                <w:sz w:val="18"/>
                <w:szCs w:val="18"/>
              </w:rPr>
              <w:t xml:space="preserve"> container returned</w:t>
            </w:r>
          </w:p>
        </w:tc>
        <w:tc>
          <w:tcPr>
            <w:tcW w:w="207" w:type="pct"/>
            <w:tcBorders>
              <w:top w:val="single" w:sz="6" w:space="0" w:color="auto"/>
              <w:left w:val="single" w:sz="6" w:space="0" w:color="auto"/>
              <w:bottom w:val="single" w:sz="6" w:space="0" w:color="auto"/>
              <w:right w:val="single" w:sz="6" w:space="0" w:color="auto"/>
            </w:tcBorders>
            <w:vAlign w:val="center"/>
          </w:tcPr>
          <w:p ns2:paraId="41460982" ns2:textId="77777777" w:rsidR="009D6D5B" w:rsidRPr="003A4C3B" w:rsidRDefault="009D6D5B"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6E78A55" ns2:textId="77777777" w:rsidR="009D6D5B" w:rsidRPr="003A4C3B" w:rsidRDefault="009D6D5B"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6BB2AB01" ns2:textId="77777777" w:rsidR="009D6D5B" w:rsidRPr="003A4C3B" w:rsidRDefault="009D6D5B" w:rsidP="00841C79">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057342F" ns2: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C79BB6C" ns2:textId="77777777" w:rsidR="009D6D5B" w:rsidRPr="003A4C3B" w:rsidRDefault="009D6D5B"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51821F6" ns2:textId="2D328B5F" w:rsidR="009D6D5B" w:rsidRPr="003A4C3B" w:rsidRDefault="009D6D5B" w:rsidP="00841C79">
            <w:pPr>
              <w:pStyle w:val="TableText0"/>
              <w:keepLines/>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9DB9A6E" ns2:textId="77777777" w:rsidR="009D6D5B" w:rsidRPr="003A4C3B" w:rsidRDefault="009D6D5B"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8C0536A" ns2:textId="0719914F"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54CE119" ns2:textId="7AE83659" w:rsidR="009D6D5B" w:rsidRPr="003A4C3B" w:rsidRDefault="009D6D5B" w:rsidP="00841C79">
            <w:pPr>
              <w:pStyle w:val="TableText0"/>
              <w:keepLines/>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16462E2" ns2:textId="3979EC71"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3325A09" ns2:textId="15708B7D" w:rsidR="009D6D5B" w:rsidRPr="003A4C3B" w:rsidRDefault="009D6D5B" w:rsidP="00841C79">
            <w:pPr>
              <w:pStyle w:val="TableText0"/>
              <w:keepLines/>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0DB4CE42" ns2:textId="19A3E51F" w:rsidR="009D6D5B" w:rsidRPr="003A4C3B" w:rsidRDefault="009D6D5B" w:rsidP="00841C79">
            <w:pPr>
              <w:pStyle w:val="TableText0"/>
              <w:keepLines/>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6C597C49" ns2:textId="77777777" w:rsidR="009D6D5B" w:rsidRPr="003A4C3B" w:rsidRDefault="009D6D5B"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001F335" ns2:textId="77777777" w:rsidR="009D6D5B" w:rsidRPr="003A4C3B" w:rsidRDefault="009D6D5B"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5DC074E" ns2:textId="77777777" w:rsidR="009D6D5B" w:rsidRPr="003A4C3B" w:rsidRDefault="009D6D5B"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5110704" ns2:textId="77777777" w:rsidR="009D6D5B" w:rsidRPr="003A4C3B" w:rsidRDefault="009D6D5B"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946E975" ns2:textId="08174D13" w:rsidR="009D6D5B" w:rsidRPr="003A4C3B" w:rsidRDefault="009D6D5B" w:rsidP="00DE2689">
            <w:pPr>
              <w:pStyle w:val="TableText0"/>
              <w:keepNext w:val="0"/>
              <w:spacing w:before="40" w:after="40"/>
              <w:rPr>
                <w:sz w:val="18"/>
                <w:szCs w:val="18"/>
              </w:rPr>
            </w:pPr>
          </w:p>
        </w:tc>
      </w:tr>
      <w:tr w:rsidR="00D25843" ns2:paraId="59F64F7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386AC0F" ns2:textId="77777777" w:rsidR="00841C79" w:rsidRDefault="00BA79E1" w:rsidP="00DE2689">
            <w:pPr>
              <w:pStyle w:val="TableText0"/>
              <w:keepNext w:val="0"/>
              <w:spacing w:before="40" w:after="40"/>
              <w:rPr>
                <w:rFonts w:eastAsia="MS Gothic"/>
                <w:bCs/>
                <w:sz w:val="18"/>
                <w:szCs w:val="18"/>
              </w:rPr>
            </w:pPr>
            <w:r w:rsidRPr="003A4C3B">
              <w:rPr>
                <w:rFonts w:eastAsia="MS Gothic"/>
                <w:bCs/>
                <w:sz w:val="18"/>
                <w:szCs w:val="18"/>
              </w:rPr>
              <w:t>Pembrolizumab Administration</w:t>
            </w:r>
          </w:p>
          <w:p ns2:paraId="48FC9E44" ns2:textId="6CF71AFE" w:rsidR="009D6D5B" w:rsidRPr="003A4C3B" w:rsidRDefault="009D6D5B" w:rsidP="00DE2689">
            <w:pPr>
              <w:pStyle w:val="TableText0"/>
              <w:keepNext w:val="0"/>
              <w:spacing w:before="40" w:after="40"/>
              <w:rPr>
                <w:rFonts w:eastAsia="MS Gothic"/>
                <w:bCs/>
                <w:sz w:val="18"/>
                <w:szCs w:val="18"/>
              </w:rPr>
            </w:pPr>
            <w:r>
              <w:rPr>
                <w:rFonts w:eastAsia="MS Gothic"/>
                <w:bCs/>
                <w:sz w:val="18"/>
                <w:szCs w:val="18"/>
              </w:rPr>
              <w:t>IV Q3W</w:t>
            </w:r>
          </w:p>
        </w:tc>
        <w:tc>
          <w:tcPr>
            <w:tcW w:w="207" w:type="pct"/>
            <w:tcBorders>
              <w:top w:val="single" w:sz="6" w:space="0" w:color="auto"/>
              <w:left w:val="single" w:sz="6" w:space="0" w:color="auto"/>
              <w:bottom w:val="single" w:sz="6" w:space="0" w:color="auto"/>
              <w:right w:val="single" w:sz="6" w:space="0" w:color="auto"/>
            </w:tcBorders>
            <w:vAlign w:val="center"/>
          </w:tcPr>
          <w:p ns2:paraId="0F6F1464" ns2:textId="77777777" w:rsidR="00BA79E1" w:rsidRPr="003A4C3B" w:rsidRDefault="00BA79E1" w:rsidP="00841C79">
            <w:pPr>
              <w:pStyle w:val="TableText0"/>
              <w:keepLines/>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E506B73" ns2:textId="04857891" w:rsidR="00BA79E1" w:rsidRPr="003A4C3B" w:rsidRDefault="00BA79E1" w:rsidP="00841C79">
            <w:pPr>
              <w:pStyle w:val="TableText0"/>
              <w:keepLines/>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E36DEF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A146871"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BF7B887" ns2:textId="77777777" w:rsidR="00BA79E1" w:rsidRPr="003A4C3B" w:rsidRDefault="00BA79E1" w:rsidP="00841C79">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96EE816"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ECA740E" ns2:textId="77777777" w:rsidR="00BA79E1" w:rsidRPr="003A4C3B" w:rsidRDefault="00BA79E1" w:rsidP="00841C79">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7D2EB52"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19A5F0A"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A3CC997"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90E8038" ns2:textId="77777777" w:rsidR="00BA79E1" w:rsidRPr="003A4C3B" w:rsidRDefault="00BA79E1" w:rsidP="00841C79">
            <w:pPr>
              <w:pStyle w:val="TableText0"/>
              <w:keepLines/>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C59C06E" ns2:textId="77777777" w:rsidR="00BA79E1" w:rsidRPr="003A4C3B" w:rsidRDefault="00BA79E1" w:rsidP="00841C79">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A381EDE" ns2:textId="77777777" w:rsidR="00BA79E1" w:rsidRPr="003A4C3B" w:rsidRDefault="00BA79E1" w:rsidP="00841C79">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6604FB7E" ns2:textId="77777777" w:rsidR="00BA79E1" w:rsidRPr="003A4C3B" w:rsidRDefault="00BA79E1" w:rsidP="00841C79">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8311099" ns2:textId="77777777" w:rsidR="00BA79E1" w:rsidRPr="003A4C3B" w:rsidRDefault="00BA79E1" w:rsidP="00841C79">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D56B924" ns2:textId="77777777" w:rsidR="00BA79E1" w:rsidRPr="003A4C3B" w:rsidRDefault="00BA79E1" w:rsidP="00841C79">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430961B6" ns2:textId="77777777" w:rsidR="00BA79E1" w:rsidRPr="003A4C3B" w:rsidRDefault="00BA79E1" w:rsidP="00DE2689">
            <w:pPr>
              <w:pStyle w:val="TableText0"/>
              <w:keepNext w:val="0"/>
              <w:spacing w:before="40" w:after="40"/>
              <w:rPr>
                <w:sz w:val="18"/>
                <w:szCs w:val="18"/>
              </w:rPr>
            </w:pPr>
          </w:p>
        </w:tc>
      </w:tr>
      <w:tr w:rsidR="00BD2526" ns2:paraId="752CF5EA"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59538BF4" ns2:textId="5DD5E316" w:rsidR="00BD2526" w:rsidRPr="003A4C3B" w:rsidRDefault="00BD2526" w:rsidP="00DE2689">
            <w:pPr>
              <w:pStyle w:val="TableText0"/>
              <w:keepNext w:val="0"/>
              <w:spacing w:before="40" w:after="40"/>
              <w:rPr>
                <w:sz w:val="18"/>
                <w:szCs w:val="18"/>
              </w:rPr>
            </w:pPr>
            <w:r w:rsidRPr="00FE1F25">
              <w:rPr>
                <w:rFonts w:eastAsia="MS Gothic"/>
                <w:b/>
                <w:bCs/>
                <w:sz w:val="18"/>
                <w:szCs w:val="18"/>
              </w:rPr>
              <w:t>Efficacy Procedure</w:t>
            </w:r>
          </w:p>
        </w:tc>
      </w:tr>
      <w:tr w:rsidR="00D25843" ns2:paraId="499E7EF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58E30FE3"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Tumor Imaging</w:t>
            </w:r>
            <w:r>
              <w:rPr>
                <w:rFonts w:eastAsia="MS Gothic"/>
                <w:bCs/>
                <w:sz w:val="18"/>
                <w:szCs w:val="18"/>
              </w:rPr>
              <w:br/>
            </w:r>
            <w:r w:rsidRPr="003A4C3B">
              <w:rPr>
                <w:sz w:val="18"/>
                <w:szCs w:val="18"/>
              </w:rPr>
              <w:t>(head and neck, chest, abdomen)</w:t>
            </w:r>
            <w:r>
              <w:rPr>
                <w:sz w:val="18"/>
                <w:szCs w:val="18"/>
              </w:rPr>
              <w:br/>
            </w:r>
            <w:r w:rsidRPr="003A4C3B">
              <w:rPr>
                <w:rFonts w:eastAsia="MS Gothic"/>
                <w:bCs/>
                <w:sz w:val="18"/>
                <w:szCs w:val="18"/>
              </w:rPr>
              <w:t>and RECIST Assessment</w:t>
            </w:r>
            <w:r>
              <w:rPr>
                <w:rFonts w:eastAsia="MS Gothic"/>
                <w:bCs/>
                <w:sz w:val="18"/>
                <w:szCs w:val="18"/>
              </w:rPr>
              <w:br/>
            </w: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07" w:type="pct"/>
            <w:tcBorders>
              <w:top w:val="single" w:sz="6" w:space="0" w:color="auto"/>
              <w:left w:val="single" w:sz="6" w:space="0" w:color="auto"/>
              <w:bottom w:val="single" w:sz="6" w:space="0" w:color="auto"/>
              <w:right w:val="single" w:sz="6" w:space="0" w:color="auto"/>
            </w:tcBorders>
            <w:vAlign w:val="center"/>
          </w:tcPr>
          <w:p ns2:paraId="4190240A" ns2: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9E5574D" ns2:textId="69140EFE"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E52E4AA" ns2:textId="77777777" w:rsidR="00BA79E1" w:rsidRPr="003A4C3B" w:rsidRDefault="00BA79E1" w:rsidP="0018387A">
            <w:pPr>
              <w:pStyle w:val="TableText0"/>
              <w:keepNext w:val="0"/>
              <w:widowControl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1D1B105F"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24FD259"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B455EE6"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F566AB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1496538"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7BCF4B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705662E" ns2:textId="38D85C14"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52DA7AF" ns2:textId="7936BB6A"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386CE85" ns2:textId="0C248B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15ADBE87"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572FE69" ns2:textId="77777777" w:rsidR="00BA79E1" w:rsidRPr="003A4C3B" w:rsidRDefault="00BA79E1" w:rsidP="0018387A">
            <w:pPr>
              <w:pStyle w:val="TableText0"/>
              <w:keepNext w:val="0"/>
              <w:widowControl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796D2EA" ns2:textId="77777777" w:rsidR="00BA79E1" w:rsidRPr="003A4C3B" w:rsidRDefault="00BA79E1" w:rsidP="0018387A">
            <w:pPr>
              <w:pStyle w:val="TableText0"/>
              <w:keepNext w:val="0"/>
              <w:widowControl w:val="0"/>
              <w:spacing w:line="252" w:lineRule="auto"/>
              <w:jc w:val="center"/>
              <w:rPr>
                <w:sz w:val="18"/>
                <w:szCs w:val="18"/>
              </w:rPr>
            </w:pPr>
            <w:r w:rsidRPr="003A4C3B">
              <w:rPr>
                <w:sz w:val="18"/>
                <w:szCs w:val="18"/>
              </w:rPr>
              <w:t>X</w:t>
            </w:r>
          </w:p>
        </w:tc>
        <w:tc>
          <w:tcPr>
            <w:tcW w:w="256" w:type="pct"/>
            <w:tcBorders>
              <w:top w:val="single" w:sz="6" w:space="0" w:color="auto"/>
              <w:left w:val="single" w:sz="6" w:space="0" w:color="auto"/>
              <w:bottom w:val="single" w:sz="6" w:space="0" w:color="auto"/>
              <w:right w:val="single" w:sz="4" w:space="0" w:color="auto"/>
            </w:tcBorders>
          </w:tcPr>
          <w:p ns2:paraId="202653DF" ns2:textId="77777777" w:rsidR="00BA79E1" w:rsidRPr="003A4C3B" w:rsidRDefault="00BA79E1" w:rsidP="0018387A">
            <w:pPr>
              <w:pStyle w:val="TableText0"/>
              <w:keepNext w:val="0"/>
              <w:widowControl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DDDE442" ns2:textId="46B9A630" w:rsidR="00BA79E1" w:rsidRPr="008D1FC9" w:rsidRDefault="00BA79E1" w:rsidP="00DE2689">
            <w:pPr>
              <w:pStyle w:val="TableText0"/>
              <w:keepNext w:val="0"/>
              <w:spacing w:before="40" w:after="40"/>
              <w:rPr>
                <w:sz w:val="18"/>
                <w:szCs w:val="18"/>
              </w:rPr>
            </w:pPr>
            <w:r w:rsidRPr="008D1FC9">
              <w:rPr>
                <w:sz w:val="18"/>
                <w:szCs w:val="18"/>
              </w:rPr>
              <w:t>BICR confirmation of measurable disease is required at Screening</w:t>
            </w:r>
            <w:r w:rsidR="00BD48A0">
              <w:rPr>
                <w:sz w:val="18"/>
                <w:szCs w:val="18"/>
              </w:rPr>
              <w:t>.</w:t>
            </w:r>
          </w:p>
          <w:p ns2:paraId="796C44F6" ns2:textId="73ED8EC1" w:rsidR="00BA79E1" w:rsidRPr="003A4C3B" w:rsidRDefault="00BA79E1" w:rsidP="00DE2689">
            <w:pPr>
              <w:pStyle w:val="TableText0"/>
              <w:keepNext w:val="0"/>
              <w:spacing w:before="40" w:after="40"/>
              <w:rPr>
                <w:sz w:val="18"/>
                <w:szCs w:val="18"/>
              </w:rPr>
            </w:pPr>
            <w:r w:rsidRPr="003A4C3B">
              <w:rPr>
                <w:sz w:val="18"/>
                <w:szCs w:val="18"/>
              </w:rPr>
              <w:t xml:space="preserve">All imaging assessments will be </w:t>
            </w:r>
            <w:r w:rsidRPr="003A4C3B">
              <w:rPr>
                <w:color w:val="000000"/>
                <w:sz w:val="18"/>
                <w:szCs w:val="18"/>
              </w:rPr>
              <w:t>calculated from the date of</w:t>
            </w:r>
            <w:r w:rsidRPr="003A4C3B">
              <w:rPr>
                <w:sz w:val="18"/>
                <w:szCs w:val="18"/>
              </w:rPr>
              <w:t xml:space="preserve"> randomization. Imaging is performed at Screening, Week 6 </w:t>
            </w:r>
            <w:r>
              <w:rPr>
                <w:sz w:val="18"/>
                <w:szCs w:val="18"/>
              </w:rPr>
              <w:t>(42</w:t>
            </w:r>
            <w:r w:rsidR="00EA6BC8">
              <w:rPr>
                <w:sz w:val="18"/>
                <w:szCs w:val="18"/>
              </w:rPr>
              <w:t xml:space="preserve"> to </w:t>
            </w:r>
            <w:r>
              <w:rPr>
                <w:sz w:val="18"/>
                <w:szCs w:val="18"/>
              </w:rPr>
              <w:t xml:space="preserve">49 days) </w:t>
            </w:r>
            <w:r w:rsidRPr="003A4C3B">
              <w:rPr>
                <w:sz w:val="18"/>
                <w:szCs w:val="18"/>
              </w:rPr>
              <w:t xml:space="preserve">and every 6 weeks </w:t>
            </w:r>
            <w:r>
              <w:rPr>
                <w:sz w:val="18"/>
                <w:szCs w:val="18"/>
              </w:rPr>
              <w:t xml:space="preserve">(± 7 days) </w:t>
            </w:r>
            <w:r w:rsidRPr="003A4C3B">
              <w:rPr>
                <w:sz w:val="18"/>
                <w:szCs w:val="18"/>
              </w:rPr>
              <w:t>during Year</w:t>
            </w:r>
            <w:r>
              <w:rPr>
                <w:sz w:val="18"/>
                <w:szCs w:val="18"/>
              </w:rPr>
              <w:t> </w:t>
            </w:r>
            <w:r w:rsidRPr="003A4C3B">
              <w:rPr>
                <w:sz w:val="18"/>
                <w:szCs w:val="18"/>
              </w:rPr>
              <w:t xml:space="preserve">1. </w:t>
            </w:r>
            <w:r w:rsidR="00E21C61">
              <w:rPr>
                <w:sz w:val="18"/>
                <w:szCs w:val="18"/>
              </w:rPr>
              <w:t>A</w:t>
            </w:r>
            <w:r w:rsidRPr="003A4C3B">
              <w:rPr>
                <w:sz w:val="18"/>
                <w:szCs w:val="18"/>
              </w:rPr>
              <w:t>fter Year 1, imaging is performed every 9 weeks</w:t>
            </w:r>
            <w:r w:rsidR="00723486">
              <w:rPr>
                <w:sz w:val="18"/>
                <w:szCs w:val="18"/>
              </w:rPr>
              <w:t xml:space="preserve"> (± 7 days)</w:t>
            </w:r>
            <w:r w:rsidRPr="003A4C3B">
              <w:rPr>
                <w:sz w:val="18"/>
                <w:szCs w:val="18"/>
              </w:rPr>
              <w:t xml:space="preserve">. </w:t>
            </w:r>
            <w:r w:rsidRPr="003A4C3B">
              <w:rPr>
                <w:color w:val="000000"/>
                <w:sz w:val="18"/>
                <w:szCs w:val="18"/>
              </w:rPr>
              <w:t>This schedule will be maintained regardless of treatment delays.</w:t>
            </w:r>
          </w:p>
        </w:tc>
      </w:tr>
      <w:tr w:rsidR="00BD2526" ns2:paraId="5687ED7E"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607A7FDB" ns2:textId="32C651EE" w:rsidR="00BD2526" w:rsidRPr="00B85CE6" w:rsidRDefault="00BD2526" w:rsidP="003D7C32">
            <w:pPr>
              <w:pStyle w:val="TableText0"/>
              <w:keepNext w:val="0"/>
              <w:pageBreakBefore/>
              <w:spacing w:before="40" w:after="40"/>
              <w:rPr>
                <w:b/>
                <w:sz w:val="18"/>
                <w:szCs w:val="18"/>
              </w:rPr>
            </w:pPr>
            <w:r w:rsidRPr="00B85CE6">
              <w:rPr>
                <w:rFonts w:eastAsia="MS Gothic"/>
                <w:b/>
                <w:bCs/>
                <w:sz w:val="18"/>
                <w:szCs w:val="18"/>
              </w:rPr>
              <w:lastRenderedPageBreak/>
              <w:t>Patient</w:t>
            </w:r>
            <w:r w:rsidR="00763F04">
              <w:rPr>
                <w:rFonts w:eastAsia="MS Gothic"/>
                <w:b/>
                <w:bCs/>
                <w:sz w:val="18"/>
                <w:szCs w:val="18"/>
              </w:rPr>
              <w:t>-r</w:t>
            </w:r>
            <w:r w:rsidRPr="00B85CE6">
              <w:rPr>
                <w:rFonts w:eastAsia="MS Gothic"/>
                <w:b/>
                <w:bCs/>
                <w:sz w:val="18"/>
                <w:szCs w:val="18"/>
              </w:rPr>
              <w:t>eported Outcomes</w:t>
            </w:r>
            <w:r>
              <w:rPr>
                <w:rFonts w:eastAsia="MS Gothic"/>
                <w:b/>
                <w:bCs/>
                <w:sz w:val="18"/>
                <w:szCs w:val="18"/>
              </w:rPr>
              <w:t xml:space="preserve"> (PRO)</w:t>
            </w:r>
          </w:p>
        </w:tc>
      </w:tr>
      <w:tr w:rsidR="00D25843" ns2:paraId="0A91A018" ns2:textId="77777777" w:rsidTr="00DE2689">
        <w:trPr>
          <w:cantSplit/>
          <w:trHeight w:val="1020"/>
        </w:trPr>
        <w:tc>
          <w:tcPr>
            <w:tcW w:w="725" w:type="pct"/>
            <w:tcBorders>
              <w:top w:val="single" w:sz="6" w:space="0" w:color="auto"/>
              <w:left w:val="single" w:sz="4" w:space="0" w:color="auto"/>
              <w:bottom w:val="single" w:sz="6" w:space="0" w:color="auto"/>
              <w:right w:val="single" w:sz="6" w:space="0" w:color="auto"/>
            </w:tcBorders>
            <w:vAlign w:val="center"/>
          </w:tcPr>
          <w:p ns2:paraId="37AEDB0F" ns2:textId="78A529C5" w:rsidR="00BA79E1" w:rsidRPr="008A62DE" w:rsidRDefault="00BA79E1" w:rsidP="00DE2689">
            <w:pPr>
              <w:pStyle w:val="TableText0"/>
              <w:keepNext w:val="0"/>
              <w:spacing w:before="40" w:after="40"/>
              <w:rPr>
                <w:sz w:val="18"/>
                <w:szCs w:val="18"/>
              </w:rPr>
            </w:pPr>
            <w:bookmarkStart w:id="26" w:name="_Hlk11162207"/>
            <w:r w:rsidRPr="00B12ED5">
              <w:rPr>
                <w:sz w:val="18"/>
                <w:szCs w:val="18"/>
              </w:rPr>
              <w:t xml:space="preserve">EuroQoL </w:t>
            </w:r>
            <w:r>
              <w:rPr>
                <w:sz w:val="18"/>
                <w:szCs w:val="18"/>
              </w:rPr>
              <w:t>EQ-5D-5L</w:t>
            </w:r>
          </w:p>
        </w:tc>
        <w:tc>
          <w:tcPr>
            <w:tcW w:w="207" w:type="pct"/>
            <w:tcBorders>
              <w:top w:val="single" w:sz="6" w:space="0" w:color="auto"/>
              <w:left w:val="single" w:sz="6" w:space="0" w:color="auto"/>
              <w:bottom w:val="single" w:sz="6" w:space="0" w:color="auto"/>
              <w:right w:val="single" w:sz="6" w:space="0" w:color="auto"/>
            </w:tcBorders>
            <w:vAlign w:val="center"/>
          </w:tcPr>
          <w:p ns2:paraId="412291F0" ns2: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A169196" ns2:textId="365A4C01"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5EDBF7BD" ns2:textId="22D6AD9F"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7BBFC1B"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1C3679C"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06A904F" ns2:textId="4F5F610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32EE8DD" ns2: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9A828AD" ns2:textId="7B8C69F5"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132D3148" ns2:textId="0E0F35D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7C84A5F" ns2:textId="45A1A1A8"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9D9EAF9" ns2:textId="555870DC"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8184D7D" ns2:textId="4FB4CEC1"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76197FE" ns2:textId="119542AA"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610AE1C" ns2:textId="262B2091"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8F442EA" ns2: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DB7BD36" ns2:textId="77777777" w:rsidR="00BA79E1" w:rsidRPr="003A4C3B" w:rsidRDefault="00BA79E1" w:rsidP="0018387A">
            <w:pPr>
              <w:pStyle w:val="TableText0"/>
              <w:keepLines/>
              <w:widowControl w:val="0"/>
              <w:spacing w:line="252" w:lineRule="auto"/>
              <w:rPr>
                <w:sz w:val="18"/>
                <w:szCs w:val="18"/>
              </w:rPr>
            </w:pPr>
          </w:p>
        </w:tc>
        <w:tc>
          <w:tcPr>
            <w:tcW w:w="936" w:type="pct"/>
            <w:vMerge w:val="restart"/>
            <w:tcBorders>
              <w:top w:val="single" w:sz="6" w:space="0" w:color="auto"/>
              <w:left w:val="single" w:sz="6" w:space="0" w:color="auto"/>
              <w:right w:val="single" w:sz="4" w:space="0" w:color="auto"/>
            </w:tcBorders>
            <w:vAlign w:val="center"/>
          </w:tcPr>
          <w:p ns2:paraId="2CE28EEB" ns2:textId="6F178BD3" w:rsidR="00BA79E1" w:rsidRPr="003A4C3B" w:rsidRDefault="00BA79E1" w:rsidP="00DE2689">
            <w:pPr>
              <w:pStyle w:val="Default"/>
              <w:spacing w:before="40" w:after="40"/>
              <w:rPr>
                <w:sz w:val="18"/>
                <w:szCs w:val="18"/>
              </w:rPr>
            </w:pPr>
            <w:r w:rsidRPr="001A2EC5">
              <w:rPr>
                <w:sz w:val="18"/>
                <w:szCs w:val="18"/>
              </w:rPr>
              <w:t xml:space="preserve">It is a best practice and strongly recommended that ePROs are administered before any other visit procedures and in the order listed in the SoA, starting with </w:t>
            </w:r>
            <w:r w:rsidRPr="00B12ED5">
              <w:rPr>
                <w:sz w:val="18"/>
                <w:szCs w:val="18"/>
              </w:rPr>
              <w:t xml:space="preserve">EuroQoL </w:t>
            </w:r>
            <w:r w:rsidRPr="001A2EC5">
              <w:rPr>
                <w:sz w:val="18"/>
                <w:szCs w:val="18"/>
              </w:rPr>
              <w:t xml:space="preserve">EQ-5D-5L. </w:t>
            </w:r>
            <w:r>
              <w:rPr>
                <w:sz w:val="18"/>
                <w:szCs w:val="18"/>
              </w:rPr>
              <w:br/>
            </w:r>
            <w:r w:rsidRPr="001A2EC5">
              <w:rPr>
                <w:sz w:val="18"/>
                <w:szCs w:val="18"/>
              </w:rPr>
              <w:t xml:space="preserve">Collection begins at C1 and continues until C35 or treatment discontinuation, whichever occurs first. </w:t>
            </w:r>
            <w:r w:rsidR="008E52D5">
              <w:rPr>
                <w:sz w:val="18"/>
                <w:szCs w:val="18"/>
              </w:rPr>
              <w:t>Specific Visit schedule is discussed in Section 8.2.2.</w:t>
            </w:r>
          </w:p>
        </w:tc>
      </w:tr>
      <w:bookmarkEnd w:id="26"/>
      <w:tr w:rsidR="00D25843" ns2:paraId="632C732B" ns2: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tcPr>
          <w:p ns2:paraId="0FB78094" ns2:textId="0171CECC" w:rsidR="00BA79E1" w:rsidRPr="00B85CE6" w:rsidRDefault="00BA79E1" w:rsidP="00DE2689">
            <w:pPr>
              <w:pStyle w:val="TableText0"/>
              <w:keepNext w:val="0"/>
              <w:spacing w:before="40" w:after="40"/>
              <w:rPr>
                <w:sz w:val="18"/>
                <w:szCs w:val="18"/>
              </w:rPr>
            </w:pPr>
            <w:r w:rsidRPr="00ED652C">
              <w:rPr>
                <w:sz w:val="18"/>
                <w:szCs w:val="18"/>
              </w:rPr>
              <w:t>EORTC QLQ-C30</w:t>
            </w:r>
          </w:p>
        </w:tc>
        <w:tc>
          <w:tcPr>
            <w:tcW w:w="207" w:type="pct"/>
            <w:tcBorders>
              <w:top w:val="single" w:sz="6" w:space="0" w:color="auto"/>
              <w:left w:val="single" w:sz="6" w:space="0" w:color="auto"/>
              <w:bottom w:val="single" w:sz="6" w:space="0" w:color="auto"/>
              <w:right w:val="single" w:sz="6" w:space="0" w:color="auto"/>
            </w:tcBorders>
            <w:vAlign w:val="center"/>
          </w:tcPr>
          <w:p ns2:paraId="2EDB7F9A" ns2:textId="77777777" w:rsidR="00BA79E1" w:rsidRPr="003A4C3B" w:rsidRDefault="00BA79E1" w:rsidP="0018387A">
            <w:pPr>
              <w:pStyle w:val="TableText0"/>
              <w:keepLines/>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DCC68AA" ns2:textId="10E7FCD7" w:rsidR="00BA79E1" w:rsidRPr="003A4C3B" w:rsidRDefault="00BA79E1" w:rsidP="0018387A">
            <w:pPr>
              <w:pStyle w:val="TableText0"/>
              <w:keepLines/>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5D7EC64" ns2:textId="3236B91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77949FBA"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BC095E3" ns2:textId="77777777" w:rsidR="00BA79E1" w:rsidRPr="003A4C3B" w:rsidRDefault="00BA79E1" w:rsidP="0018387A">
            <w:pPr>
              <w:pStyle w:val="TableText0"/>
              <w:keepLines/>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642EDEC" ns2:textId="02CA67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0AE4304" ns2:textId="77777777" w:rsidR="00BA79E1" w:rsidRPr="003A4C3B" w:rsidRDefault="00BA79E1" w:rsidP="0018387A">
            <w:pPr>
              <w:pStyle w:val="TableText0"/>
              <w:keepLines/>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84DA07C" ns2:textId="4C0E8633"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5127915" ns2:textId="18DBDDF6"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0BBF1C5" ns2:textId="64C379E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536F5EC" ns2:textId="3CEE9924"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8853308" ns2:textId="4C4F409F" w:rsidR="00BA79E1" w:rsidRPr="003A4C3B" w:rsidRDefault="00BA79E1" w:rsidP="0018387A">
            <w:pPr>
              <w:pStyle w:val="TableText0"/>
              <w:keepLines/>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9037AA4" ns2:textId="65F497C7"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584E362" ns2:textId="6870C170" w:rsidR="00BA79E1" w:rsidRPr="003A4C3B" w:rsidRDefault="00BA79E1" w:rsidP="0018387A">
            <w:pPr>
              <w:pStyle w:val="TableText0"/>
              <w:keepLines/>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1613FF78" ns2:textId="77777777" w:rsidR="00BA79E1" w:rsidRPr="003A4C3B" w:rsidRDefault="00BA79E1" w:rsidP="0018387A">
            <w:pPr>
              <w:pStyle w:val="TableText0"/>
              <w:keepLines/>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83C6268" ns2:textId="77777777" w:rsidR="00BA79E1" w:rsidRPr="003A4C3B" w:rsidRDefault="00BA79E1" w:rsidP="0018387A">
            <w:pPr>
              <w:pStyle w:val="TableText0"/>
              <w:keepLines/>
              <w:widowControl w:val="0"/>
              <w:spacing w:line="252" w:lineRule="auto"/>
              <w:rPr>
                <w:sz w:val="18"/>
                <w:szCs w:val="18"/>
              </w:rPr>
            </w:pPr>
          </w:p>
        </w:tc>
        <w:tc>
          <w:tcPr>
            <w:tcW w:w="936" w:type="pct"/>
            <w:vMerge/>
            <w:tcBorders>
              <w:left w:val="single" w:sz="6" w:space="0" w:color="auto"/>
              <w:right w:val="single" w:sz="4" w:space="0" w:color="auto"/>
            </w:tcBorders>
            <w:vAlign w:val="center"/>
          </w:tcPr>
          <w:p ns2:paraId="5F97F204" ns2:textId="77777777" w:rsidR="00BA79E1" w:rsidRPr="003A4C3B" w:rsidRDefault="00BA79E1" w:rsidP="00DE2689">
            <w:pPr>
              <w:pStyle w:val="TableText0"/>
              <w:keepNext w:val="0"/>
              <w:spacing w:before="40" w:after="40"/>
              <w:rPr>
                <w:sz w:val="18"/>
                <w:szCs w:val="18"/>
              </w:rPr>
            </w:pPr>
          </w:p>
        </w:tc>
      </w:tr>
      <w:tr w:rsidR="00D25843" ns2:paraId="3C2AF8E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B4B3228" ns2:textId="77777777" w:rsidR="00BA79E1" w:rsidRPr="003A4C3B" w:rsidRDefault="00BA79E1" w:rsidP="00DE2689">
            <w:pPr>
              <w:pStyle w:val="TableText0"/>
              <w:keepNext w:val="0"/>
              <w:spacing w:before="40" w:after="40"/>
              <w:rPr>
                <w:rFonts w:eastAsia="MS Gothic"/>
                <w:bCs/>
                <w:sz w:val="18"/>
                <w:szCs w:val="18"/>
              </w:rPr>
            </w:pPr>
            <w:r w:rsidRPr="00ED652C">
              <w:rPr>
                <w:sz w:val="18"/>
                <w:szCs w:val="18"/>
              </w:rPr>
              <w:t>EORTC QLQ-H&amp;N35</w:t>
            </w:r>
          </w:p>
        </w:tc>
        <w:tc>
          <w:tcPr>
            <w:tcW w:w="207" w:type="pct"/>
            <w:tcBorders>
              <w:top w:val="single" w:sz="6" w:space="0" w:color="auto"/>
              <w:left w:val="single" w:sz="6" w:space="0" w:color="auto"/>
              <w:bottom w:val="single" w:sz="6" w:space="0" w:color="auto"/>
              <w:right w:val="single" w:sz="6" w:space="0" w:color="auto"/>
            </w:tcBorders>
            <w:vAlign w:val="center"/>
          </w:tcPr>
          <w:p ns2:paraId="28F7E6D4" ns2:textId="77777777" w:rsidR="00BA79E1" w:rsidRPr="003A4C3B" w:rsidRDefault="00BA79E1" w:rsidP="0018387A">
            <w:pPr>
              <w:pStyle w:val="TableText0"/>
              <w:keepNext w:val="0"/>
              <w:widowControl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4ECFF3D5" ns2:textId="22977F35" w:rsidR="00BA79E1" w:rsidRPr="003A4C3B" w:rsidRDefault="00BA79E1" w:rsidP="0018387A">
            <w:pPr>
              <w:pStyle w:val="TableText0"/>
              <w:keepNext w:val="0"/>
              <w:widowControl w:val="0"/>
              <w:spacing w:line="252" w:lineRule="auto"/>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1ACA2146" ns2:textId="7867143F"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576B4DAD"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A8FB81E" ns2:textId="77777777" w:rsidR="00BA79E1" w:rsidRPr="003A4C3B" w:rsidRDefault="00BA79E1" w:rsidP="0018387A">
            <w:pPr>
              <w:pStyle w:val="TableText0"/>
              <w:keepNext w:val="0"/>
              <w:widowControl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69741AD" ns2:textId="29E5BBF6"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3BF371A" ns2:textId="77777777" w:rsidR="00BA79E1" w:rsidRPr="003A4C3B" w:rsidRDefault="00BA79E1" w:rsidP="0018387A">
            <w:pPr>
              <w:pStyle w:val="TableText0"/>
              <w:keepNext w:val="0"/>
              <w:widowControl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9B1D590" ns2:textId="643F39D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65AA532" ns2:textId="2A890F81"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E802543" ns2:textId="3A2884E2"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5225AB8" ns2:textId="2875BF2A"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1FF4DD0" ns2:textId="176EEAD5" w:rsidR="00BA79E1" w:rsidRPr="003A4C3B" w:rsidRDefault="00BA79E1" w:rsidP="0018387A">
            <w:pPr>
              <w:pStyle w:val="TableText0"/>
              <w:keepNext w:val="0"/>
              <w:widowControl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A58FFE6" ns2:textId="1C4BEABD"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435E0481" ns2:textId="1BE0CE18" w:rsidR="00BA79E1" w:rsidRPr="003A4C3B" w:rsidRDefault="00BA79E1" w:rsidP="0018387A">
            <w:pPr>
              <w:pStyle w:val="TableText0"/>
              <w:keepNext w:val="0"/>
              <w:widowControl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8DF9CB6" ns2:textId="77777777" w:rsidR="00BA79E1" w:rsidRPr="003A4C3B" w:rsidRDefault="00BA79E1" w:rsidP="0018387A">
            <w:pPr>
              <w:pStyle w:val="TableText0"/>
              <w:keepNext w:val="0"/>
              <w:widowControl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58BAF6A" ns2:textId="77777777" w:rsidR="00BA79E1" w:rsidRPr="003A4C3B" w:rsidRDefault="00BA79E1" w:rsidP="0018387A">
            <w:pPr>
              <w:pStyle w:val="TableText0"/>
              <w:keepNext w:val="0"/>
              <w:widowControl w:val="0"/>
              <w:spacing w:line="252" w:lineRule="auto"/>
              <w:rPr>
                <w:sz w:val="18"/>
                <w:szCs w:val="18"/>
              </w:rPr>
            </w:pPr>
          </w:p>
        </w:tc>
        <w:tc>
          <w:tcPr>
            <w:tcW w:w="936" w:type="pct"/>
            <w:vMerge/>
            <w:tcBorders>
              <w:left w:val="single" w:sz="6" w:space="0" w:color="auto"/>
              <w:bottom w:val="single" w:sz="6" w:space="0" w:color="auto"/>
              <w:right w:val="single" w:sz="4" w:space="0" w:color="auto"/>
            </w:tcBorders>
            <w:vAlign w:val="center"/>
          </w:tcPr>
          <w:p ns2:paraId="5AD518F3" ns2:textId="77777777" w:rsidR="00BA79E1" w:rsidRPr="003A4C3B" w:rsidRDefault="00BA79E1" w:rsidP="00DE2689">
            <w:pPr>
              <w:pStyle w:val="TableText0"/>
              <w:keepNext w:val="0"/>
              <w:spacing w:before="40" w:after="40"/>
              <w:rPr>
                <w:sz w:val="18"/>
                <w:szCs w:val="18"/>
              </w:rPr>
            </w:pPr>
          </w:p>
        </w:tc>
      </w:tr>
      <w:tr w:rsidR="00BA79E1" ns2:paraId="75958F5C"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089274C0" ns2:textId="72E53E66" w:rsidR="00BA79E1" w:rsidRPr="00FE1F25" w:rsidRDefault="00BA79E1" w:rsidP="00DE2689">
            <w:pPr>
              <w:pStyle w:val="TableText0"/>
              <w:keepNext w:val="0"/>
              <w:spacing w:before="40" w:after="40"/>
              <w:rPr>
                <w:b/>
                <w:sz w:val="18"/>
                <w:szCs w:val="18"/>
              </w:rPr>
            </w:pPr>
            <w:r w:rsidRPr="00FE1F25">
              <w:rPr>
                <w:rFonts w:eastAsia="MS Gothic"/>
                <w:b/>
                <w:bCs/>
                <w:sz w:val="18"/>
                <w:szCs w:val="18"/>
              </w:rPr>
              <w:t>Safety Procedures</w:t>
            </w:r>
          </w:p>
        </w:tc>
      </w:tr>
      <w:tr w:rsidR="00D25843" ns2:paraId="308FB9A6"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05A9C3AC" ns2:textId="77777777" w:rsidR="00BA79E1" w:rsidRPr="003A4C3B" w:rsidRDefault="00BA79E1" w:rsidP="00DE2689">
            <w:pPr>
              <w:pStyle w:val="TableText0"/>
              <w:keepNext w:val="0"/>
              <w:spacing w:before="40" w:after="40"/>
              <w:rPr>
                <w:sz w:val="18"/>
                <w:szCs w:val="18"/>
              </w:rPr>
            </w:pPr>
            <w:r>
              <w:rPr>
                <w:sz w:val="18"/>
                <w:szCs w:val="18"/>
              </w:rPr>
              <w:t>AE/SAE Review</w:t>
            </w:r>
          </w:p>
        </w:tc>
        <w:tc>
          <w:tcPr>
            <w:tcW w:w="207" w:type="pct"/>
            <w:tcBorders>
              <w:top w:val="single" w:sz="6" w:space="0" w:color="auto"/>
              <w:left w:val="single" w:sz="6" w:space="0" w:color="auto"/>
              <w:bottom w:val="single" w:sz="6" w:space="0" w:color="auto"/>
              <w:right w:val="single" w:sz="6" w:space="0" w:color="auto"/>
            </w:tcBorders>
            <w:vAlign w:val="center"/>
          </w:tcPr>
          <w:p ns2:paraId="5C994F88" ns2:textId="4F156444" w:rsidR="00BA79E1" w:rsidRPr="003A4C3B" w:rsidRDefault="0011589C" w:rsidP="00BA79E1">
            <w:pPr>
              <w:pStyle w:val="TableText0"/>
              <w:keepNext w:val="0"/>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ns2:paraId="5CC44BB7" ns2:textId="02B4618B" w:rsidR="00BA79E1" w:rsidRPr="003A4C3B" w:rsidRDefault="0011589C"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199881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2A06C7A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127124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2F55D93"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A13AF3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03495A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C5E4A56"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856AC3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018C3D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11D180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14304626"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1AFFE5B7" ns2:textId="43C0DBFA" w:rsidR="00BA79E1" w:rsidRPr="003A4C3B" w:rsidRDefault="00BA79E1"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61C6303" ns2:textId="58C3D312" w:rsidR="00BA79E1" w:rsidRPr="003A4C3B" w:rsidRDefault="00BA79E1" w:rsidP="00BC7B8F">
            <w:pPr>
              <w:pStyle w:val="TableText0"/>
              <w:keepNext w:val="0"/>
              <w:spacing w:line="252" w:lineRule="auto"/>
              <w:jc w:val="center"/>
              <w:rPr>
                <w:sz w:val="18"/>
                <w:szCs w:val="18"/>
              </w:rPr>
            </w:pPr>
            <w:r>
              <w:rPr>
                <w:sz w:val="18"/>
                <w:szCs w:val="18"/>
              </w:rPr>
              <w:t>X</w:t>
            </w:r>
          </w:p>
        </w:tc>
        <w:tc>
          <w:tcPr>
            <w:tcW w:w="256" w:type="pct"/>
            <w:tcBorders>
              <w:top w:val="single" w:sz="6" w:space="0" w:color="auto"/>
              <w:left w:val="single" w:sz="6" w:space="0" w:color="auto"/>
              <w:bottom w:val="single" w:sz="6" w:space="0" w:color="auto"/>
              <w:right w:val="single" w:sz="4" w:space="0" w:color="auto"/>
            </w:tcBorders>
            <w:vAlign w:val="center"/>
          </w:tcPr>
          <w:p ns2:paraId="6A0F598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9E9ADE2" ns2:textId="77777777" w:rsidR="00BA79E1" w:rsidRDefault="00BA79E1"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ns2:paraId="44C0B941" ns2:textId="7DBA9CFB" w:rsidR="00BA79E1" w:rsidRPr="003A4C3B" w:rsidRDefault="00BA79E1"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D25843" ns2:paraId="02B4302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4D1D047" ns2:textId="77777777" w:rsidR="00BA79E1" w:rsidRPr="003A4C3B" w:rsidRDefault="00BA79E1" w:rsidP="00DE2689">
            <w:pPr>
              <w:pStyle w:val="TableText0"/>
              <w:keepNext w:val="0"/>
              <w:spacing w:before="40" w:after="40"/>
              <w:rPr>
                <w:rFonts w:eastAsia="MS Gothic"/>
                <w:bCs/>
                <w:sz w:val="18"/>
                <w:szCs w:val="18"/>
              </w:rPr>
            </w:pPr>
            <w:r w:rsidRPr="003A4C3B">
              <w:rPr>
                <w:sz w:val="18"/>
                <w:szCs w:val="18"/>
              </w:rPr>
              <w:t xml:space="preserve">Full Physical Examination </w:t>
            </w:r>
          </w:p>
        </w:tc>
        <w:tc>
          <w:tcPr>
            <w:tcW w:w="207" w:type="pct"/>
            <w:tcBorders>
              <w:top w:val="single" w:sz="6" w:space="0" w:color="auto"/>
              <w:left w:val="single" w:sz="6" w:space="0" w:color="auto"/>
              <w:bottom w:val="single" w:sz="6" w:space="0" w:color="auto"/>
              <w:right w:val="single" w:sz="6" w:space="0" w:color="auto"/>
            </w:tcBorders>
            <w:vAlign w:val="center"/>
          </w:tcPr>
          <w:p ns2:paraId="3774742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502FE565" ns2:textId="35FFF55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ns2:paraId="588036F8" ns2:textId="77777777" w:rsidR="00BA79E1" w:rsidRPr="003A4C3B" w:rsidRDefault="00BA79E1" w:rsidP="00BC7B8F">
            <w:pPr>
              <w:pStyle w:val="TableText0"/>
              <w:keepNext w:val="0"/>
              <w:spacing w:line="252" w:lineRule="auto"/>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9C9BBC8"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B35D2E1"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AE7D8CE" ns2:textId="77777777" w:rsidR="00BA79E1" w:rsidRPr="003A4C3B" w:rsidRDefault="00BA79E1" w:rsidP="00BC7B8F">
            <w:pPr>
              <w:pStyle w:val="TableText0"/>
              <w:keepNext w:val="0"/>
              <w:spacing w:line="252" w:lineRule="auto"/>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B753338"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0A3AEA20"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11348DFE" ns2:textId="77777777" w:rsidR="00BA79E1" w:rsidRPr="003A4C3B" w:rsidRDefault="00BA79E1" w:rsidP="00BC7B8F">
            <w:pPr>
              <w:pStyle w:val="TableText0"/>
              <w:keepNext w:val="0"/>
              <w:spacing w:line="252" w:lineRule="auto"/>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2837FDE0" ns2: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713417C" ns2:textId="77777777" w:rsidR="00BA79E1" w:rsidRPr="003A4C3B" w:rsidRDefault="00BA79E1" w:rsidP="00BC7B8F">
            <w:pPr>
              <w:pStyle w:val="TableText0"/>
              <w:keepNext w:val="0"/>
              <w:spacing w:line="252" w:lineRule="auto"/>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08C3F3FD" ns2:textId="77777777" w:rsidR="00BA79E1" w:rsidRPr="003A4C3B" w:rsidRDefault="00BA79E1" w:rsidP="00BC7B8F">
            <w:pPr>
              <w:pStyle w:val="TableText0"/>
              <w:keepNext w:val="0"/>
              <w:spacing w:line="252" w:lineRule="auto"/>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6073DE64"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582785FB" ns2:textId="77777777" w:rsidR="00BA79E1" w:rsidRPr="003A4C3B" w:rsidRDefault="00BA79E1" w:rsidP="00BC7B8F">
            <w:pPr>
              <w:pStyle w:val="TableText0"/>
              <w:keepNext w:val="0"/>
              <w:spacing w:line="252" w:lineRule="auto"/>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F4BDE59" ns2:textId="77777777" w:rsidR="00BA79E1" w:rsidRPr="003A4C3B" w:rsidRDefault="00BA79E1" w:rsidP="00BC7B8F">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1C9DF951" ns2:textId="77777777" w:rsidR="00BA79E1" w:rsidRPr="003A4C3B" w:rsidRDefault="00BA79E1" w:rsidP="00BC7B8F">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3724B00" ns2:textId="77777777" w:rsidR="00BA79E1" w:rsidRPr="003A4C3B" w:rsidRDefault="00BA79E1" w:rsidP="00DE2689">
            <w:pPr>
              <w:pStyle w:val="TableText0"/>
              <w:keepNext w:val="0"/>
              <w:spacing w:before="40" w:after="40"/>
              <w:rPr>
                <w:sz w:val="18"/>
                <w:szCs w:val="18"/>
              </w:rPr>
            </w:pPr>
          </w:p>
        </w:tc>
      </w:tr>
      <w:tr w:rsidR="00D25843" ns2:paraId="2FCB3573" ns2:textId="77777777" w:rsidTr="00DE2689">
        <w:trPr>
          <w:cantSplit/>
          <w:trHeight w:val="282"/>
        </w:trPr>
        <w:tc>
          <w:tcPr>
            <w:tcW w:w="725" w:type="pct"/>
            <w:tcBorders>
              <w:top w:val="single" w:sz="6" w:space="0" w:color="auto"/>
              <w:left w:val="single" w:sz="4" w:space="0" w:color="auto"/>
              <w:bottom w:val="single" w:sz="6" w:space="0" w:color="auto"/>
              <w:right w:val="single" w:sz="6" w:space="0" w:color="auto"/>
            </w:tcBorders>
            <w:vAlign w:val="center"/>
            <w:hideMark/>
          </w:tcPr>
          <w:p ns2:paraId="55A7B9B5" ns2:textId="77777777" w:rsidR="00BA79E1" w:rsidRPr="003A4C3B" w:rsidRDefault="00BA79E1" w:rsidP="00DE2689">
            <w:pPr>
              <w:pStyle w:val="TableText0"/>
              <w:keepNext w:val="0"/>
              <w:spacing w:before="40" w:after="40"/>
              <w:rPr>
                <w:sz w:val="18"/>
                <w:szCs w:val="18"/>
              </w:rPr>
            </w:pPr>
            <w:r w:rsidRPr="003A4C3B">
              <w:rPr>
                <w:sz w:val="18"/>
                <w:szCs w:val="18"/>
              </w:rPr>
              <w:lastRenderedPageBreak/>
              <w:t>Height</w:t>
            </w:r>
          </w:p>
        </w:tc>
        <w:tc>
          <w:tcPr>
            <w:tcW w:w="207" w:type="pct"/>
            <w:tcBorders>
              <w:top w:val="single" w:sz="6" w:space="0" w:color="auto"/>
              <w:left w:val="single" w:sz="6" w:space="0" w:color="auto"/>
              <w:bottom w:val="single" w:sz="6" w:space="0" w:color="auto"/>
              <w:right w:val="single" w:sz="6" w:space="0" w:color="auto"/>
            </w:tcBorders>
            <w:vAlign w:val="center"/>
          </w:tcPr>
          <w:p ns2:paraId="27294381"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E8C2C6D" ns2:textId="4DA0A6BB"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29109A6"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112BD3B0"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964CB20"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AD1605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D69E20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2108953"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F70EEC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A84EF8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18E7125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3B6B7AA"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3B0F9D5"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76D2AA1"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320962EB"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D2491BC"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EF7B442" ns2:textId="77777777" w:rsidR="00BA79E1" w:rsidRPr="003A4C3B" w:rsidRDefault="00BA79E1" w:rsidP="00DE2689">
            <w:pPr>
              <w:pStyle w:val="TableText0"/>
              <w:keepNext w:val="0"/>
              <w:spacing w:before="40" w:after="40"/>
              <w:rPr>
                <w:sz w:val="18"/>
                <w:szCs w:val="18"/>
              </w:rPr>
            </w:pPr>
          </w:p>
        </w:tc>
      </w:tr>
      <w:tr w:rsidR="00D25843" ns2:paraId="46F8518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21CE3ECB" ns2:textId="1B23CD49" w:rsidR="00BA79E1" w:rsidRPr="003A4C3B" w:rsidRDefault="00BA79E1" w:rsidP="00DE2689">
            <w:pPr>
              <w:pStyle w:val="TableText0"/>
              <w:keepNext w:val="0"/>
              <w:spacing w:before="40" w:after="40"/>
              <w:rPr>
                <w:sz w:val="18"/>
                <w:szCs w:val="18"/>
              </w:rPr>
            </w:pPr>
            <w:r w:rsidRPr="003A4C3B">
              <w:rPr>
                <w:sz w:val="18"/>
                <w:szCs w:val="18"/>
              </w:rPr>
              <w:t>Directed Physical Examination</w:t>
            </w:r>
          </w:p>
        </w:tc>
        <w:tc>
          <w:tcPr>
            <w:tcW w:w="207" w:type="pct"/>
            <w:tcBorders>
              <w:top w:val="single" w:sz="6" w:space="0" w:color="auto"/>
              <w:left w:val="single" w:sz="6" w:space="0" w:color="auto"/>
              <w:bottom w:val="single" w:sz="6" w:space="0" w:color="auto"/>
              <w:right w:val="single" w:sz="6" w:space="0" w:color="auto"/>
            </w:tcBorders>
            <w:vAlign w:val="center"/>
          </w:tcPr>
          <w:p ns2:paraId="5854304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04BA633" ns2:textId="0462AB59"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133ABB2"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64EBC3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971EBC" ns2:textId="4AB1E68F" w:rsidR="00BA79E1" w:rsidRPr="003A4C3B" w:rsidRDefault="009D6D5B"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182F833"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8789790" ns2:textId="25E6D5B7"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55B63C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E0EA0E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2409EA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4145959"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BB46087"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01E819E7"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03653F6"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F3FE22D"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0D4D91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0988A24" ns2:textId="77777777" w:rsidR="00BA79E1" w:rsidRPr="003A4C3B" w:rsidRDefault="00BA79E1" w:rsidP="00DE2689">
            <w:pPr>
              <w:pStyle w:val="TableText0"/>
              <w:keepNext w:val="0"/>
              <w:spacing w:before="40" w:after="40"/>
              <w:rPr>
                <w:sz w:val="18"/>
                <w:szCs w:val="18"/>
              </w:rPr>
            </w:pPr>
          </w:p>
        </w:tc>
      </w:tr>
      <w:tr w:rsidR="00D25843" ns2:paraId="76BE4FE9"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3F5DA38E" ns2:textId="7B8A7619" w:rsidR="00BA79E1" w:rsidRPr="003A4C3B" w:rsidRDefault="00BA79E1" w:rsidP="00DE2689">
            <w:pPr>
              <w:pStyle w:val="TableText0"/>
              <w:keepNext w:val="0"/>
              <w:spacing w:before="40" w:after="40"/>
              <w:rPr>
                <w:sz w:val="18"/>
                <w:szCs w:val="18"/>
              </w:rPr>
            </w:pPr>
            <w:r>
              <w:rPr>
                <w:sz w:val="18"/>
                <w:szCs w:val="18"/>
              </w:rPr>
              <w:t>Contact</w:t>
            </w:r>
          </w:p>
        </w:tc>
        <w:tc>
          <w:tcPr>
            <w:tcW w:w="207" w:type="pct"/>
            <w:tcBorders>
              <w:top w:val="single" w:sz="6" w:space="0" w:color="auto"/>
              <w:left w:val="single" w:sz="6" w:space="0" w:color="auto"/>
              <w:bottom w:val="single" w:sz="6" w:space="0" w:color="auto"/>
              <w:right w:val="single" w:sz="6" w:space="0" w:color="auto"/>
            </w:tcBorders>
            <w:vAlign w:val="center"/>
          </w:tcPr>
          <w:p ns2:paraId="19A90999"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65858CE" ns2:textId="702013EB"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6537EA0"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C2D84E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950AEBF"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74C8F8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F2B2C7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654FBBD"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54A51D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F323FDB"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5C8887A"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9289AF2"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5CCFB98"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3DCF393"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5E7923E5"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862EBB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9CB490D" ns2:textId="09E1A42E" w:rsidR="00BA79E1" w:rsidRPr="003A4C3B" w:rsidRDefault="00293928" w:rsidP="00DE2689">
            <w:pPr>
              <w:pStyle w:val="TableText0"/>
              <w:keepNext w:val="0"/>
              <w:spacing w:before="40" w:after="40"/>
              <w:rPr>
                <w:sz w:val="18"/>
                <w:szCs w:val="18"/>
              </w:rPr>
            </w:pPr>
            <w:r w:rsidRPr="006C20E2">
              <w:rPr>
                <w:sz w:val="18"/>
                <w:szCs w:val="18"/>
              </w:rPr>
              <w:t xml:space="preserve">The investigator or medically qualified designee (consistent with local requirements) will assess participants for development of early toxicity. An unscheduled visit can occur </w:t>
            </w:r>
            <w:r w:rsidR="009B1AC6">
              <w:rPr>
                <w:sz w:val="18"/>
                <w:szCs w:val="18"/>
              </w:rPr>
              <w:t>before</w:t>
            </w:r>
            <w:r w:rsidRPr="006C20E2">
              <w:rPr>
                <w:sz w:val="18"/>
                <w:szCs w:val="18"/>
              </w:rPr>
              <w:t xml:space="preserve"> C1D15 if necessary for safety.</w:t>
            </w:r>
            <w:r w:rsidRPr="006C20E2">
              <w:rPr>
                <w:b/>
                <w:sz w:val="18"/>
                <w:szCs w:val="18"/>
              </w:rPr>
              <w:t xml:space="preserve"> </w:t>
            </w:r>
          </w:p>
        </w:tc>
      </w:tr>
      <w:tr w:rsidR="00D25843" ns2:paraId="3ECBB56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7E0C95D3" ns2:textId="77777777" w:rsidR="00BA79E1" w:rsidRPr="003A4C3B" w:rsidRDefault="00BA79E1" w:rsidP="00DE2689">
            <w:pPr>
              <w:pStyle w:val="TableText0"/>
              <w:keepNext w:val="0"/>
              <w:spacing w:before="40" w:after="40"/>
              <w:rPr>
                <w:sz w:val="18"/>
                <w:szCs w:val="18"/>
              </w:rPr>
            </w:pPr>
            <w:r w:rsidRPr="003A4C3B">
              <w:rPr>
                <w:sz w:val="18"/>
                <w:szCs w:val="18"/>
              </w:rPr>
              <w:t>Vital Signs (resting BP, heart rate, RR, and temp) and weight</w:t>
            </w:r>
          </w:p>
        </w:tc>
        <w:tc>
          <w:tcPr>
            <w:tcW w:w="207" w:type="pct"/>
            <w:tcBorders>
              <w:top w:val="single" w:sz="6" w:space="0" w:color="auto"/>
              <w:left w:val="single" w:sz="6" w:space="0" w:color="auto"/>
              <w:bottom w:val="single" w:sz="6" w:space="0" w:color="auto"/>
              <w:right w:val="single" w:sz="6" w:space="0" w:color="auto"/>
            </w:tcBorders>
            <w:vAlign w:val="center"/>
          </w:tcPr>
          <w:p ns2:paraId="45F42A98"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43DCCD58" ns2:textId="60555D9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8BE6F0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hideMark/>
          </w:tcPr>
          <w:p ns2:paraId="0CB63304" ns2:textId="43B9E2EF"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44CFE144" ns2:textId="23A19830"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7601CC1C"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3E004948" ns2:textId="796C473D" w:rsidR="00BA79E1" w:rsidRPr="003A4C3B" w:rsidRDefault="009D6D5B"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2C08136B"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CDDB58E"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08ADF93"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hideMark/>
          </w:tcPr>
          <w:p ns2:paraId="1AB0063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DEA159C"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484BE806"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3110CD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0257136"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77502CE"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hideMark/>
          </w:tcPr>
          <w:p ns2:paraId="7EF958AC" ns2:textId="76F7E7CD" w:rsidR="00BA79E1" w:rsidRPr="003A4C3B" w:rsidRDefault="00BA79E1" w:rsidP="00DE2689">
            <w:pPr>
              <w:pStyle w:val="TableText0"/>
              <w:keepNext w:val="0"/>
              <w:spacing w:before="40" w:after="40"/>
              <w:rPr>
                <w:sz w:val="18"/>
                <w:szCs w:val="18"/>
              </w:rPr>
            </w:pPr>
            <w:r w:rsidRPr="003A4C3B">
              <w:rPr>
                <w:sz w:val="18"/>
                <w:szCs w:val="18"/>
              </w:rPr>
              <w:t>The Day 15 visit is mandatory for C1 and C2.</w:t>
            </w:r>
            <w:r>
              <w:rPr>
                <w:sz w:val="18"/>
                <w:szCs w:val="18"/>
              </w:rPr>
              <w:br/>
            </w:r>
            <w:r w:rsidRPr="003A4C3B">
              <w:rPr>
                <w:sz w:val="18"/>
                <w:szCs w:val="18"/>
              </w:rPr>
              <w:t>During C3 and subsequent cycles, participants may return for the D15 visit if BP monitoring is required.</w:t>
            </w:r>
          </w:p>
        </w:tc>
      </w:tr>
      <w:tr w:rsidR="00D25843" ns2:paraId="38783E3E"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27FAC7B9" ns2:textId="77777777" w:rsidR="00BA79E1" w:rsidRPr="003A4C3B" w:rsidRDefault="00BA79E1" w:rsidP="00DE2689">
            <w:pPr>
              <w:pStyle w:val="TableText0"/>
              <w:keepNext w:val="0"/>
              <w:spacing w:before="40" w:after="40"/>
              <w:rPr>
                <w:sz w:val="18"/>
                <w:szCs w:val="18"/>
              </w:rPr>
            </w:pPr>
            <w:r w:rsidRPr="003A4C3B">
              <w:rPr>
                <w:sz w:val="18"/>
                <w:szCs w:val="18"/>
              </w:rPr>
              <w:lastRenderedPageBreak/>
              <w:t xml:space="preserve">12-lead ECG </w:t>
            </w:r>
            <w:r w:rsidRPr="003A4C3B">
              <w:rPr>
                <w:color w:val="000000"/>
                <w:sz w:val="18"/>
                <w:szCs w:val="18"/>
              </w:rPr>
              <w:t>with QTcF Determination</w:t>
            </w:r>
          </w:p>
        </w:tc>
        <w:tc>
          <w:tcPr>
            <w:tcW w:w="207" w:type="pct"/>
            <w:tcBorders>
              <w:top w:val="single" w:sz="6" w:space="0" w:color="auto"/>
              <w:left w:val="single" w:sz="6" w:space="0" w:color="auto"/>
              <w:bottom w:val="single" w:sz="6" w:space="0" w:color="auto"/>
              <w:right w:val="single" w:sz="6" w:space="0" w:color="auto"/>
            </w:tcBorders>
            <w:vAlign w:val="center"/>
          </w:tcPr>
          <w:p ns2:paraId="56C25C67"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5ACCCA7D" ns2:textId="5BAEAA26"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7D8105C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59C7CAD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60BD2CE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470D73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07FC1F8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E528F1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048CB7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3B240D0"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86D4866" ns2:textId="6B853DCA"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37F4CEA" ns2:textId="25CC3FED" w:rsidR="00BA79E1" w:rsidRPr="003A4C3B" w:rsidRDefault="009D6D5B"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5B6A15E" ns2:textId="7BEF48E4" w:rsidR="00BA79E1" w:rsidRPr="003A4C3B" w:rsidRDefault="009D6D5B"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7A5996CB"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hideMark/>
          </w:tcPr>
          <w:p ns2:paraId="59FAEF7E" ns2:textId="23C6D784"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AC29775"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66391F72" ns2:textId="77549291" w:rsidR="00BA79E1" w:rsidRPr="003A4C3B" w:rsidRDefault="00BA79E1" w:rsidP="00DE2689">
            <w:pPr>
              <w:pStyle w:val="TableText0"/>
              <w:keepNext w:val="0"/>
              <w:spacing w:before="40" w:after="40"/>
              <w:rPr>
                <w:sz w:val="18"/>
                <w:szCs w:val="18"/>
              </w:rPr>
            </w:pPr>
            <w:r w:rsidRPr="003A4C3B">
              <w:rPr>
                <w:sz w:val="18"/>
                <w:szCs w:val="18"/>
              </w:rPr>
              <w:t xml:space="preserve">Every 4 cycles. ECG at Screening, C1D1, C2D1, D1 of every </w:t>
            </w:r>
            <w:r w:rsidR="00A027F8">
              <w:rPr>
                <w:sz w:val="18"/>
                <w:szCs w:val="18"/>
              </w:rPr>
              <w:t>fourth</w:t>
            </w:r>
            <w:r w:rsidRPr="003A4C3B">
              <w:rPr>
                <w:sz w:val="18"/>
                <w:szCs w:val="18"/>
              </w:rPr>
              <w:t xml:space="preserve"> cycle (12 weeks) thereafter (eg, C6, C10, C14, etc.), EOT, and safety follow-up.</w:t>
            </w:r>
            <w:r>
              <w:rPr>
                <w:sz w:val="18"/>
                <w:szCs w:val="18"/>
              </w:rPr>
              <w:t xml:space="preserve"> </w:t>
            </w:r>
            <w:r w:rsidRPr="005E28EB">
              <w:rPr>
                <w:sz w:val="18"/>
                <w:szCs w:val="18"/>
              </w:rPr>
              <w:t xml:space="preserve">ECG at C1D1 and C2D1 should be performed approximately 2 hours </w:t>
            </w:r>
            <w:r w:rsidR="009B1AC6">
              <w:rPr>
                <w:sz w:val="18"/>
                <w:szCs w:val="18"/>
              </w:rPr>
              <w:t>post</w:t>
            </w:r>
            <w:r w:rsidR="002C5652">
              <w:rPr>
                <w:sz w:val="18"/>
                <w:szCs w:val="18"/>
              </w:rPr>
              <w:t xml:space="preserve"> </w:t>
            </w:r>
            <w:r w:rsidRPr="005E28EB">
              <w:rPr>
                <w:sz w:val="18"/>
                <w:szCs w:val="18"/>
              </w:rPr>
              <w:t>lenvatinib</w:t>
            </w:r>
            <w:r w:rsidR="00883679">
              <w:rPr>
                <w:sz w:val="18"/>
                <w:szCs w:val="18"/>
              </w:rPr>
              <w:t>/placebo</w:t>
            </w:r>
            <w:r w:rsidRPr="005E28EB">
              <w:rPr>
                <w:sz w:val="18"/>
                <w:szCs w:val="18"/>
              </w:rPr>
              <w:t xml:space="preserve"> dose</w:t>
            </w:r>
            <w:r>
              <w:rPr>
                <w:sz w:val="18"/>
                <w:szCs w:val="18"/>
              </w:rPr>
              <w:t>.</w:t>
            </w:r>
            <w:r w:rsidRPr="003A4C3B">
              <w:rPr>
                <w:sz w:val="18"/>
                <w:szCs w:val="18"/>
              </w:rPr>
              <w:t xml:space="preserve"> </w:t>
            </w:r>
            <w:r>
              <w:rPr>
                <w:sz w:val="18"/>
                <w:szCs w:val="18"/>
              </w:rPr>
              <w:t>F</w:t>
            </w:r>
            <w:r w:rsidRPr="003A4C3B">
              <w:rPr>
                <w:sz w:val="18"/>
                <w:szCs w:val="18"/>
              </w:rPr>
              <w:t>or high-risk participants</w:t>
            </w:r>
            <w:r w:rsidR="00366552">
              <w:rPr>
                <w:sz w:val="18"/>
                <w:szCs w:val="18"/>
              </w:rPr>
              <w:t xml:space="preserve"> (Section 8.3.3)</w:t>
            </w:r>
            <w:r w:rsidRPr="003A4C3B">
              <w:rPr>
                <w:sz w:val="18"/>
                <w:szCs w:val="18"/>
              </w:rPr>
              <w:t>, conduct ECG monitoring every cycle</w:t>
            </w:r>
            <w:r w:rsidR="00D86824">
              <w:rPr>
                <w:sz w:val="18"/>
                <w:szCs w:val="18"/>
              </w:rPr>
              <w:t>.</w:t>
            </w:r>
            <w:r>
              <w:rPr>
                <w:sz w:val="18"/>
                <w:szCs w:val="18"/>
              </w:rPr>
              <w:br/>
            </w:r>
            <w:r w:rsidRPr="003A4C3B">
              <w:rPr>
                <w:sz w:val="18"/>
                <w:szCs w:val="18"/>
              </w:rPr>
              <w:t>If lenvatinib</w:t>
            </w:r>
            <w:r w:rsidR="00883679">
              <w:rPr>
                <w:sz w:val="18"/>
                <w:szCs w:val="18"/>
              </w:rPr>
              <w:t>/placebo</w:t>
            </w:r>
            <w:r w:rsidRPr="003A4C3B">
              <w:rPr>
                <w:sz w:val="18"/>
                <w:szCs w:val="18"/>
              </w:rPr>
              <w:t xml:space="preserve"> is discontinued, ECGs </w:t>
            </w:r>
            <w:r w:rsidR="008B4719">
              <w:rPr>
                <w:sz w:val="18"/>
                <w:szCs w:val="18"/>
              </w:rPr>
              <w:t>are only required at the EOT and Safety Follow-up visits.</w:t>
            </w:r>
          </w:p>
        </w:tc>
      </w:tr>
      <w:tr w:rsidR="00D25843" ns2:paraId="724DC21C"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77F8A497" ns2:textId="77777777" w:rsidR="00BA79E1" w:rsidRPr="003A4C3B" w:rsidRDefault="00BA79E1" w:rsidP="00DE2689">
            <w:pPr>
              <w:pStyle w:val="TableText0"/>
              <w:keepNext w:val="0"/>
              <w:spacing w:before="40" w:after="40"/>
              <w:rPr>
                <w:rFonts w:eastAsia="MS Gothic"/>
                <w:bCs/>
                <w:sz w:val="18"/>
                <w:szCs w:val="18"/>
              </w:rPr>
            </w:pPr>
            <w:r w:rsidRPr="003A4C3B">
              <w:rPr>
                <w:color w:val="000000"/>
                <w:sz w:val="18"/>
                <w:szCs w:val="18"/>
              </w:rPr>
              <w:t>MUGA Scan or ECHO</w:t>
            </w:r>
          </w:p>
        </w:tc>
        <w:tc>
          <w:tcPr>
            <w:tcW w:w="207" w:type="pct"/>
            <w:tcBorders>
              <w:top w:val="single" w:sz="6" w:space="0" w:color="auto"/>
              <w:left w:val="single" w:sz="6" w:space="0" w:color="auto"/>
              <w:bottom w:val="single" w:sz="6" w:space="0" w:color="auto"/>
              <w:right w:val="single" w:sz="6" w:space="0" w:color="auto"/>
            </w:tcBorders>
            <w:vAlign w:val="center"/>
          </w:tcPr>
          <w:p ns2:paraId="3B1E90EA"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8CF2D6B" ns2:textId="195A5FEC"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tcPr>
          <w:p ns2:paraId="5F0E1F63"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BD6F7A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0E8721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6E2983"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D3B46CF"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361819DD"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55A502A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tcPr>
          <w:p ns2:paraId="3662E867"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B7A924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tcPr>
          <w:p ns2:paraId="784BA0D6"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8661E2B"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50A004CD"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25E51A9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613AF9AF"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E89AA0F" ns2:textId="77777777" w:rsidR="00BA79E1" w:rsidRPr="003A4C3B" w:rsidRDefault="00BA79E1" w:rsidP="00DE2689">
            <w:pPr>
              <w:pStyle w:val="TableText0"/>
              <w:keepNext w:val="0"/>
              <w:spacing w:before="40" w:after="40"/>
              <w:rPr>
                <w:sz w:val="18"/>
                <w:szCs w:val="18"/>
              </w:rPr>
            </w:pPr>
            <w:r w:rsidRPr="003A4C3B">
              <w:rPr>
                <w:sz w:val="18"/>
                <w:szCs w:val="18"/>
              </w:rPr>
              <w:t>Additional LVEF assessments may be performed as clinically indicated.</w:t>
            </w:r>
          </w:p>
        </w:tc>
      </w:tr>
      <w:tr w:rsidR="00D25843" ns2:paraId="2E410AE8"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2C1CA302"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lastRenderedPageBreak/>
              <w:t>ECOG Performance Status</w:t>
            </w:r>
          </w:p>
        </w:tc>
        <w:tc>
          <w:tcPr>
            <w:tcW w:w="207" w:type="pct"/>
            <w:tcBorders>
              <w:top w:val="single" w:sz="6" w:space="0" w:color="auto"/>
              <w:left w:val="single" w:sz="6" w:space="0" w:color="auto"/>
              <w:bottom w:val="single" w:sz="6" w:space="0" w:color="auto"/>
              <w:right w:val="single" w:sz="6" w:space="0" w:color="auto"/>
            </w:tcBorders>
            <w:vAlign w:val="center"/>
          </w:tcPr>
          <w:p ns2:paraId="4008048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61A660DC" ns2:textId="00F487BD"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6DECFA8"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CD143E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327205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F110D4F"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C38902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0FE025A"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1BAD11A9"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98B4780"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4F42E1CD"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3DD4951"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6B528C14"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58D4CB6F" ns2:textId="77777777"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768D3803"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2AAD15D"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7C85E1A" ns2:textId="0287CC73" w:rsidR="00BF6FC1" w:rsidRDefault="00BF6FC1" w:rsidP="00DE2689">
            <w:pPr>
              <w:pStyle w:val="TableText0"/>
              <w:keepNext w:val="0"/>
              <w:spacing w:before="40" w:after="40"/>
              <w:rPr>
                <w:sz w:val="18"/>
                <w:szCs w:val="18"/>
              </w:rPr>
            </w:pPr>
            <w:r>
              <w:rPr>
                <w:sz w:val="18"/>
                <w:szCs w:val="18"/>
              </w:rPr>
              <w:t xml:space="preserve">Performance status obtained on C1D1 </w:t>
            </w:r>
            <w:r w:rsidR="009B1AC6">
              <w:rPr>
                <w:sz w:val="18"/>
                <w:szCs w:val="18"/>
              </w:rPr>
              <w:t>before</w:t>
            </w:r>
            <w:r>
              <w:rPr>
                <w:sz w:val="18"/>
                <w:szCs w:val="18"/>
              </w:rPr>
              <w:t xml:space="preserve"> randomization may also be used as the screening value to determine eligibility.</w:t>
            </w:r>
          </w:p>
          <w:p ns2:paraId="0E2EA372" ns2:textId="7FBF9C1C" w:rsidR="00BA79E1" w:rsidRPr="003A4C3B" w:rsidRDefault="00BA79E1" w:rsidP="00DE2689">
            <w:pPr>
              <w:pStyle w:val="TableText0"/>
              <w:keepNext w:val="0"/>
              <w:spacing w:before="40" w:after="40"/>
              <w:rPr>
                <w:sz w:val="18"/>
                <w:szCs w:val="18"/>
              </w:rPr>
            </w:pPr>
            <w:r w:rsidRPr="003A4C3B">
              <w:rPr>
                <w:sz w:val="18"/>
                <w:szCs w:val="18"/>
              </w:rPr>
              <w:t>* Screening ECOG within 7 days before initiation of study intervention</w:t>
            </w:r>
            <w:r w:rsidR="00BF6FC1">
              <w:rPr>
                <w:sz w:val="18"/>
                <w:szCs w:val="18"/>
              </w:rPr>
              <w:t>.</w:t>
            </w:r>
          </w:p>
        </w:tc>
      </w:tr>
      <w:tr w:rsidR="00680D19" ns2:paraId="555398D1"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104C2C7E" ns2:textId="335186D9" w:rsidR="00680D19" w:rsidRPr="003A4C3B" w:rsidRDefault="00680D19" w:rsidP="00DE2689">
            <w:pPr>
              <w:pStyle w:val="TableText0"/>
              <w:keepNext w:val="0"/>
              <w:spacing w:before="40" w:after="40"/>
              <w:rPr>
                <w:sz w:val="18"/>
                <w:szCs w:val="18"/>
              </w:rPr>
            </w:pPr>
            <w:r w:rsidRPr="003A4C3B">
              <w:rPr>
                <w:b/>
                <w:sz w:val="18"/>
                <w:szCs w:val="18"/>
              </w:rPr>
              <w:t>Laboratory Procedures/Assessments (Local Laboratory)</w:t>
            </w:r>
          </w:p>
        </w:tc>
      </w:tr>
      <w:tr w:rsidR="00D25843" ns2:paraId="01A5D52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31A68DD" ns2:textId="77777777" w:rsidR="00BA79E1" w:rsidRPr="003A4C3B" w:rsidRDefault="00BA79E1" w:rsidP="00DE2689">
            <w:pPr>
              <w:pStyle w:val="TableText0"/>
              <w:keepNext w:val="0"/>
              <w:spacing w:before="40" w:after="40"/>
              <w:rPr>
                <w:rFonts w:eastAsia="MS Gothic"/>
                <w:bCs/>
                <w:sz w:val="18"/>
                <w:szCs w:val="18"/>
              </w:rPr>
            </w:pPr>
            <w:r w:rsidRPr="003A4C3B">
              <w:rPr>
                <w:rFonts w:eastAsia="MS Gothic"/>
                <w:bCs/>
                <w:sz w:val="18"/>
                <w:szCs w:val="18"/>
              </w:rPr>
              <w:t>Serum β-hCG or Urine Pregnancy Test (</w:t>
            </w:r>
            <w:r w:rsidRPr="003A4C3B">
              <w:rPr>
                <w:sz w:val="18"/>
                <w:szCs w:val="18"/>
              </w:rPr>
              <w:t>WOCBP only)</w:t>
            </w:r>
          </w:p>
        </w:tc>
        <w:tc>
          <w:tcPr>
            <w:tcW w:w="207" w:type="pct"/>
            <w:tcBorders>
              <w:top w:val="single" w:sz="6" w:space="0" w:color="auto"/>
              <w:left w:val="single" w:sz="6" w:space="0" w:color="auto"/>
              <w:bottom w:val="single" w:sz="6" w:space="0" w:color="auto"/>
              <w:right w:val="single" w:sz="6" w:space="0" w:color="auto"/>
            </w:tcBorders>
            <w:vAlign w:val="center"/>
          </w:tcPr>
          <w:p ns2:paraId="7767EE52" ns2:textId="77777777" w:rsidR="00BA79E1" w:rsidRPr="003A4C3B" w:rsidRDefault="00BA79E1" w:rsidP="009300B0">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7359F15" ns2:textId="3199E160"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F24B655" ns2:textId="77777777" w:rsidR="00BA79E1" w:rsidRPr="003A4C3B" w:rsidRDefault="00BA79E1" w:rsidP="009300B0">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E73B338" ns2: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7AF4B1A" ns2:textId="77777777" w:rsidR="00BA79E1" w:rsidRPr="003A4C3B" w:rsidRDefault="00BA79E1" w:rsidP="009300B0">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AE10388"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5513F24" ns2:textId="77777777" w:rsidR="00BA79E1" w:rsidRPr="003A4C3B" w:rsidRDefault="00BA79E1" w:rsidP="009300B0">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8F00D89"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C442938"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DEE2B20"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4F94609"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A00B830"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28A6D917"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23E2FE0E" ns2:textId="77777777" w:rsidR="00BA79E1" w:rsidRPr="003A4C3B" w:rsidRDefault="00BA79E1" w:rsidP="009300B0">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5639297D" ns2:textId="77777777" w:rsidR="00BA79E1" w:rsidRPr="003A4C3B" w:rsidRDefault="00BA79E1" w:rsidP="009300B0">
            <w:pPr>
              <w:pStyle w:val="TableText0"/>
              <w:keepNext w:val="0"/>
              <w:spacing w:line="252" w:lineRule="auto"/>
              <w:rPr>
                <w:sz w:val="18"/>
                <w:szCs w:val="18"/>
              </w:rPr>
            </w:pPr>
          </w:p>
        </w:tc>
        <w:tc>
          <w:tcPr>
            <w:tcW w:w="256" w:type="pct"/>
            <w:tcBorders>
              <w:top w:val="single" w:sz="6" w:space="0" w:color="auto"/>
              <w:left w:val="single" w:sz="6" w:space="0" w:color="auto"/>
              <w:bottom w:val="single" w:sz="6" w:space="0" w:color="auto"/>
              <w:right w:val="single" w:sz="4" w:space="0" w:color="auto"/>
            </w:tcBorders>
          </w:tcPr>
          <w:p ns2:paraId="69F98869" ns2:textId="77777777" w:rsidR="00BA79E1" w:rsidRPr="003A4C3B" w:rsidRDefault="00BA79E1" w:rsidP="009300B0">
            <w:pPr>
              <w:pStyle w:val="TableText0"/>
              <w:keepNext w:val="0"/>
              <w:spacing w:line="252" w:lineRule="auto"/>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9B2F676" ns2:textId="1332977B" w:rsidR="00CE70F4" w:rsidRPr="003A4C3B" w:rsidRDefault="00BA79E1" w:rsidP="00DE2689">
            <w:pPr>
              <w:pStyle w:val="TableText0"/>
              <w:keepNext w:val="0"/>
              <w:spacing w:before="40" w:after="40"/>
              <w:rPr>
                <w:sz w:val="18"/>
                <w:szCs w:val="18"/>
              </w:rPr>
            </w:pPr>
            <w:r w:rsidRPr="00D060F1">
              <w:rPr>
                <w:sz w:val="18"/>
                <w:szCs w:val="18"/>
              </w:rPr>
              <w:t xml:space="preserve">WOCBP require a negative test </w:t>
            </w:r>
            <w:r w:rsidR="009B1AC6">
              <w:rPr>
                <w:sz w:val="18"/>
                <w:szCs w:val="18"/>
              </w:rPr>
              <w:t>before</w:t>
            </w:r>
            <w:r w:rsidRPr="00D060F1">
              <w:rPr>
                <w:sz w:val="18"/>
                <w:szCs w:val="18"/>
              </w:rPr>
              <w:t xml:space="preserve"> randomization</w:t>
            </w:r>
            <w:r>
              <w:rPr>
                <w:sz w:val="18"/>
                <w:szCs w:val="18"/>
              </w:rPr>
              <w:t xml:space="preserve">. If more than 24 hours have elapsed </w:t>
            </w:r>
            <w:r w:rsidR="009B1AC6">
              <w:rPr>
                <w:sz w:val="18"/>
                <w:szCs w:val="18"/>
              </w:rPr>
              <w:t>before</w:t>
            </w:r>
            <w:r w:rsidRPr="00D060F1">
              <w:rPr>
                <w:sz w:val="18"/>
                <w:szCs w:val="18"/>
              </w:rPr>
              <w:t xml:space="preserve"> the first dose of study intervention</w:t>
            </w:r>
            <w:r>
              <w:rPr>
                <w:sz w:val="18"/>
                <w:szCs w:val="18"/>
              </w:rPr>
              <w:t>, another pregnancy test is required</w:t>
            </w:r>
            <w:r w:rsidR="00260076">
              <w:rPr>
                <w:sz w:val="18"/>
                <w:szCs w:val="18"/>
              </w:rPr>
              <w:t xml:space="preserve">. </w:t>
            </w:r>
            <w:r w:rsidR="00CE70F4">
              <w:rPr>
                <w:sz w:val="18"/>
                <w:szCs w:val="18"/>
              </w:rPr>
              <w:t>A serum or urine pregnancy test will be performed per Appendix 2.</w:t>
            </w:r>
          </w:p>
        </w:tc>
      </w:tr>
      <w:tr w:rsidR="00D25843" ns2:paraId="5689FE4D"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51EFDDB0" ns2:textId="77777777" w:rsidR="00BA79E1" w:rsidRDefault="00BA79E1" w:rsidP="00DE2689">
            <w:pPr>
              <w:pStyle w:val="TableText0"/>
              <w:keepNext w:val="0"/>
              <w:spacing w:before="40" w:after="40"/>
              <w:rPr>
                <w:color w:val="000000"/>
                <w:sz w:val="18"/>
                <w:szCs w:val="18"/>
              </w:rPr>
            </w:pPr>
            <w:r w:rsidRPr="003A4C3B">
              <w:rPr>
                <w:color w:val="000000"/>
                <w:sz w:val="18"/>
                <w:szCs w:val="18"/>
              </w:rPr>
              <w:t>Serum FSH</w:t>
            </w:r>
          </w:p>
          <w:p ns2:paraId="7A188792" ns2:textId="77777777" w:rsidR="00BA79E1" w:rsidRPr="003A4C3B" w:rsidRDefault="00BA79E1" w:rsidP="00DE2689">
            <w:pPr>
              <w:pStyle w:val="TableText0"/>
              <w:keepNext w:val="0"/>
              <w:spacing w:before="40" w:after="40"/>
              <w:rPr>
                <w:sz w:val="18"/>
                <w:szCs w:val="18"/>
              </w:rPr>
            </w:pPr>
            <w:r w:rsidRPr="003A4C3B">
              <w:rPr>
                <w:color w:val="000000"/>
                <w:sz w:val="18"/>
                <w:szCs w:val="18"/>
              </w:rPr>
              <w:t>(WONCBP only)</w:t>
            </w:r>
          </w:p>
        </w:tc>
        <w:tc>
          <w:tcPr>
            <w:tcW w:w="207" w:type="pct"/>
            <w:tcBorders>
              <w:top w:val="single" w:sz="6" w:space="0" w:color="auto"/>
              <w:left w:val="single" w:sz="6" w:space="0" w:color="auto"/>
              <w:bottom w:val="single" w:sz="6" w:space="0" w:color="auto"/>
              <w:right w:val="single" w:sz="6" w:space="0" w:color="auto"/>
            </w:tcBorders>
            <w:vAlign w:val="center"/>
          </w:tcPr>
          <w:p ns2:paraId="191CC1CC"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1A15E128" ns2:textId="56D73518"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46B6B69"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804779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E6D54B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356ECE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8CB5B9F"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C86A65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4A8780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E117A4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8C2E6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DC61D5"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74A2088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72D653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7391419A"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8EA17D"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48D60BA8" ns2:textId="77777777" w:rsidR="00BA79E1" w:rsidRPr="003A4C3B" w:rsidRDefault="00BA79E1" w:rsidP="00DE2689">
            <w:pPr>
              <w:pStyle w:val="TableText0"/>
              <w:keepNext w:val="0"/>
              <w:spacing w:before="40" w:after="40"/>
              <w:rPr>
                <w:sz w:val="18"/>
                <w:szCs w:val="18"/>
              </w:rPr>
            </w:pPr>
            <w:r>
              <w:rPr>
                <w:sz w:val="18"/>
                <w:szCs w:val="18"/>
              </w:rPr>
              <w:t>In the absence of 12 months of amenorrhea, confirmation with 2 FSH measurements in postmenopausal range is required.</w:t>
            </w:r>
          </w:p>
        </w:tc>
      </w:tr>
      <w:tr w:rsidR="00D25843" ns2:paraId="3B39568B"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06EDBAC0" ns2:textId="77777777" w:rsidR="00BA79E1" w:rsidRPr="003A4C3B" w:rsidRDefault="00BA79E1" w:rsidP="00DE2689">
            <w:pPr>
              <w:pStyle w:val="TableText0"/>
              <w:keepNext w:val="0"/>
              <w:spacing w:before="40" w:after="40"/>
              <w:rPr>
                <w:sz w:val="18"/>
                <w:szCs w:val="18"/>
              </w:rPr>
            </w:pPr>
            <w:r w:rsidRPr="003A4C3B">
              <w:rPr>
                <w:sz w:val="18"/>
                <w:szCs w:val="18"/>
              </w:rPr>
              <w:t>HIV, Hepatitis B, and Hepatitis C</w:t>
            </w:r>
          </w:p>
        </w:tc>
        <w:tc>
          <w:tcPr>
            <w:tcW w:w="207" w:type="pct"/>
            <w:tcBorders>
              <w:top w:val="single" w:sz="6" w:space="0" w:color="auto"/>
              <w:left w:val="single" w:sz="6" w:space="0" w:color="auto"/>
              <w:bottom w:val="single" w:sz="6" w:space="0" w:color="auto"/>
              <w:right w:val="single" w:sz="6" w:space="0" w:color="auto"/>
            </w:tcBorders>
            <w:vAlign w:val="center"/>
          </w:tcPr>
          <w:p ns2:paraId="39C4276D"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hideMark/>
          </w:tcPr>
          <w:p ns2:paraId="69220501" ns2:textId="6584FBFE" w:rsidR="00BA79E1" w:rsidRPr="003A4C3B" w:rsidRDefault="00BA79E1" w:rsidP="00BC7B8F">
            <w:pPr>
              <w:pStyle w:val="TableText0"/>
              <w:keepNext w:val="0"/>
              <w:spacing w:line="252" w:lineRule="auto"/>
              <w:jc w:val="center"/>
              <w:rPr>
                <w:sz w:val="18"/>
                <w:szCs w:val="18"/>
              </w:rPr>
            </w:pPr>
            <w:r w:rsidRPr="003A4C3B">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926EC7A"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454ADA7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3ACC2E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BDFB6B"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463407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EACF42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C1FCE6C"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B3EAC93"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E6F44BD"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DACEF7C"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hideMark/>
          </w:tcPr>
          <w:p ns2:paraId="2E6C466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0AD4EB61"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556B08C"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9BFA934"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8CAE82A" ns2:textId="77777777" w:rsidR="00BA79E1" w:rsidRPr="003A4C3B" w:rsidRDefault="00BA79E1" w:rsidP="00DE2689">
            <w:pPr>
              <w:pStyle w:val="TableText0"/>
              <w:keepNext w:val="0"/>
              <w:spacing w:before="40" w:after="40"/>
              <w:rPr>
                <w:sz w:val="18"/>
                <w:szCs w:val="18"/>
              </w:rPr>
            </w:pPr>
            <w:r w:rsidRPr="003A4C3B">
              <w:rPr>
                <w:sz w:val="18"/>
                <w:szCs w:val="18"/>
              </w:rPr>
              <w:t>*Required at Screening only if mandated by local health authority</w:t>
            </w:r>
          </w:p>
        </w:tc>
      </w:tr>
      <w:tr w:rsidR="00D25843" ns2:paraId="385241DB" ns2:textId="77777777" w:rsidTr="00DE2689">
        <w:trPr>
          <w:cantSplit/>
          <w:trHeight w:val="1074"/>
        </w:trPr>
        <w:tc>
          <w:tcPr>
            <w:tcW w:w="725" w:type="pct"/>
            <w:tcBorders>
              <w:top w:val="single" w:sz="6" w:space="0" w:color="auto"/>
              <w:left w:val="single" w:sz="4" w:space="0" w:color="auto"/>
              <w:bottom w:val="single" w:sz="6" w:space="0" w:color="auto"/>
              <w:right w:val="single" w:sz="6" w:space="0" w:color="auto"/>
            </w:tcBorders>
            <w:vAlign w:val="center"/>
            <w:hideMark/>
          </w:tcPr>
          <w:p ns2:paraId="21B9F0AF" ns2:textId="77777777" w:rsidR="00BF6FC1" w:rsidRPr="003A4C3B" w:rsidRDefault="00BF6FC1" w:rsidP="00DE2689">
            <w:pPr>
              <w:pStyle w:val="TableText0"/>
              <w:keepNext w:val="0"/>
              <w:spacing w:before="40" w:after="40"/>
              <w:rPr>
                <w:sz w:val="18"/>
                <w:szCs w:val="18"/>
              </w:rPr>
            </w:pPr>
            <w:r>
              <w:rPr>
                <w:sz w:val="18"/>
                <w:szCs w:val="18"/>
              </w:rPr>
              <w:lastRenderedPageBreak/>
              <w:t>Hematology</w:t>
            </w:r>
          </w:p>
        </w:tc>
        <w:tc>
          <w:tcPr>
            <w:tcW w:w="207" w:type="pct"/>
            <w:tcBorders>
              <w:top w:val="single" w:sz="6" w:space="0" w:color="auto"/>
              <w:left w:val="single" w:sz="6" w:space="0" w:color="auto"/>
              <w:bottom w:val="single" w:sz="6" w:space="0" w:color="auto"/>
              <w:right w:val="single" w:sz="6" w:space="0" w:color="auto"/>
            </w:tcBorders>
            <w:vAlign w:val="center"/>
          </w:tcPr>
          <w:p ns2:paraId="0BA829DB" ns2: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5532969" ns2:textId="2F7737E5"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1268980F" ns2: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519E351D" ns2: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3D68862F"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6DF07B15"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DAED5CE" ns2:textId="62B84A14"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74D1F5E"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64B949B0"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34CDE8C"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7027322"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407A3C3"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54224375"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4182D49E"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53238791" ns2: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15149B2C" ns2:textId="77777777" w:rsidR="00BF6FC1" w:rsidRPr="003A4C3B" w:rsidRDefault="00BF6FC1" w:rsidP="00BC7B8F">
            <w:pPr>
              <w:pStyle w:val="TableText0"/>
              <w:keepNext w:val="0"/>
              <w:spacing w:line="252" w:lineRule="auto"/>
              <w:jc w:val="center"/>
              <w:rPr>
                <w:sz w:val="18"/>
                <w:szCs w:val="18"/>
              </w:rPr>
            </w:pPr>
          </w:p>
        </w:tc>
        <w:tc>
          <w:tcPr>
            <w:tcW w:w="936" w:type="pct"/>
            <w:vMerge w:val="restart"/>
            <w:tcBorders>
              <w:top w:val="single" w:sz="6" w:space="0" w:color="auto"/>
              <w:left w:val="single" w:sz="6" w:space="0" w:color="auto"/>
              <w:right w:val="single" w:sz="4" w:space="0" w:color="auto"/>
            </w:tcBorders>
            <w:vAlign w:val="center"/>
          </w:tcPr>
          <w:p ns2:paraId="35AC65C2" ns2:textId="16EA01F5"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ns2:paraId="5291A420" ns2:textId="33A62E35" w:rsidR="00BF6FC1" w:rsidRPr="003A4C3B" w:rsidRDefault="00BF6FC1" w:rsidP="00DE2689">
            <w:pPr>
              <w:pStyle w:val="TableText0"/>
              <w:keepNext w:val="0"/>
              <w:spacing w:before="40" w:after="40"/>
              <w:rPr>
                <w:sz w:val="18"/>
                <w:szCs w:val="18"/>
              </w:rPr>
            </w:pPr>
            <w:r>
              <w:rPr>
                <w:sz w:val="18"/>
                <w:szCs w:val="18"/>
              </w:rPr>
              <w:t xml:space="preserve">*Perform screening laboratory tests within 7 days </w:t>
            </w:r>
            <w:r w:rsidR="009B1AC6">
              <w:rPr>
                <w:sz w:val="18"/>
                <w:szCs w:val="18"/>
              </w:rPr>
              <w:t>before</w:t>
            </w:r>
            <w:r>
              <w:rPr>
                <w:sz w:val="18"/>
                <w:szCs w:val="18"/>
              </w:rPr>
              <w:t xml:space="preserve"> the first dose.</w:t>
            </w:r>
          </w:p>
        </w:tc>
      </w:tr>
      <w:tr w:rsidR="00D25843" ns2:paraId="6F5AF9D6"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46B54D6B" ns2:textId="77777777" w:rsidR="00BF6FC1" w:rsidRPr="003A4C3B" w:rsidRDefault="00BF6FC1" w:rsidP="00DE2689">
            <w:pPr>
              <w:pStyle w:val="TableText0"/>
              <w:keepNext w:val="0"/>
              <w:spacing w:before="40" w:after="40"/>
              <w:rPr>
                <w:sz w:val="18"/>
                <w:szCs w:val="18"/>
              </w:rPr>
            </w:pPr>
            <w:r>
              <w:rPr>
                <w:rFonts w:eastAsia="MS Gothic"/>
                <w:bCs/>
                <w:sz w:val="18"/>
                <w:szCs w:val="18"/>
              </w:rPr>
              <w:t>Chemistry</w:t>
            </w:r>
          </w:p>
        </w:tc>
        <w:tc>
          <w:tcPr>
            <w:tcW w:w="207" w:type="pct"/>
            <w:tcBorders>
              <w:top w:val="single" w:sz="6" w:space="0" w:color="auto"/>
              <w:left w:val="single" w:sz="6" w:space="0" w:color="auto"/>
              <w:bottom w:val="single" w:sz="6" w:space="0" w:color="auto"/>
              <w:right w:val="single" w:sz="6" w:space="0" w:color="auto"/>
            </w:tcBorders>
            <w:vAlign w:val="center"/>
          </w:tcPr>
          <w:p ns2:paraId="22F37B0D" ns2:textId="77777777" w:rsidR="00BF6FC1" w:rsidRDefault="00BF6FC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467DA10" ns2:textId="4EF83419" w:rsidR="00BF6FC1" w:rsidRPr="003A4C3B" w:rsidRDefault="00BF6FC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F2569A3" ns2:textId="77777777" w:rsidR="00BF6FC1" w:rsidRPr="003A4C3B" w:rsidRDefault="00BF6FC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2952532E" ns2:textId="77777777" w:rsidR="00BF6FC1" w:rsidRPr="003A4C3B" w:rsidRDefault="00BF6FC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hideMark/>
          </w:tcPr>
          <w:p ns2:paraId="564DD1B1"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272662C"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hideMark/>
          </w:tcPr>
          <w:p ns2:paraId="79C6448D" ns2:textId="3E6D59F5" w:rsidR="00BF6FC1" w:rsidRPr="003A4C3B" w:rsidRDefault="00BF6FC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640D9A0"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0E99808"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C7A3AA1"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8281684"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14F4B29A"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0A747FF6" ns2:textId="77777777" w:rsidR="00BF6FC1" w:rsidRPr="003A4C3B" w:rsidRDefault="00BF6FC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hideMark/>
          </w:tcPr>
          <w:p ns2:paraId="325DB4D1" ns2:textId="77777777" w:rsidR="00BF6FC1" w:rsidRPr="003A4C3B" w:rsidRDefault="00BF6FC1" w:rsidP="00BC7B8F">
            <w:pPr>
              <w:pStyle w:val="TableText0"/>
              <w:keepNext w:val="0"/>
              <w:spacing w:line="252" w:lineRule="auto"/>
              <w:jc w:val="center"/>
              <w:rPr>
                <w:sz w:val="18"/>
                <w:szCs w:val="18"/>
              </w:rPr>
            </w:pPr>
            <w:r w:rsidRPr="003A4C3B">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4FEE9575" ns2:textId="77777777" w:rsidR="00BF6FC1" w:rsidRPr="003A4C3B" w:rsidRDefault="00BF6FC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EE89A0D" ns2:textId="77777777" w:rsidR="00BF6FC1" w:rsidRPr="003A4C3B" w:rsidRDefault="00BF6FC1" w:rsidP="00BC7B8F">
            <w:pPr>
              <w:pStyle w:val="TableText0"/>
              <w:keepNext w:val="0"/>
              <w:spacing w:line="252" w:lineRule="auto"/>
              <w:jc w:val="center"/>
              <w:rPr>
                <w:sz w:val="18"/>
                <w:szCs w:val="18"/>
              </w:rPr>
            </w:pPr>
          </w:p>
        </w:tc>
        <w:tc>
          <w:tcPr>
            <w:tcW w:w="936" w:type="pct"/>
            <w:vMerge/>
            <w:tcBorders>
              <w:left w:val="single" w:sz="6" w:space="0" w:color="auto"/>
              <w:bottom w:val="single" w:sz="6" w:space="0" w:color="auto"/>
              <w:right w:val="single" w:sz="4" w:space="0" w:color="auto"/>
            </w:tcBorders>
            <w:vAlign w:val="center"/>
          </w:tcPr>
          <w:p ns2:paraId="0C6A9175" ns2:textId="0E53BC7C" w:rsidR="00BF6FC1" w:rsidRPr="003A4C3B" w:rsidRDefault="00BF6FC1" w:rsidP="00DE2689">
            <w:pPr>
              <w:pStyle w:val="TableText0"/>
              <w:keepNext w:val="0"/>
              <w:spacing w:before="40" w:after="40"/>
              <w:rPr>
                <w:sz w:val="18"/>
                <w:szCs w:val="18"/>
              </w:rPr>
            </w:pPr>
          </w:p>
        </w:tc>
      </w:tr>
      <w:tr w:rsidR="00D25843" ns2:paraId="28888BF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102F79C3" ns2:textId="77777777" w:rsidR="00BA79E1" w:rsidRDefault="00BA79E1" w:rsidP="00DE2689">
            <w:pPr>
              <w:pStyle w:val="TableText0"/>
              <w:keepNext w:val="0"/>
              <w:spacing w:before="40" w:after="40"/>
              <w:rPr>
                <w:rFonts w:eastAsia="MS Gothic"/>
                <w:bCs/>
                <w:sz w:val="18"/>
                <w:szCs w:val="18"/>
              </w:rPr>
            </w:pPr>
            <w:r>
              <w:rPr>
                <w:rFonts w:eastAsia="MS Gothic"/>
                <w:bCs/>
                <w:sz w:val="18"/>
                <w:szCs w:val="18"/>
              </w:rPr>
              <w:t>Thyroid Function Tests</w:t>
            </w:r>
          </w:p>
          <w:p ns2:paraId="085EDA6D" ns2:textId="293187CB" w:rsidR="00BA79E1" w:rsidRPr="003A4C3B" w:rsidRDefault="00BA79E1" w:rsidP="00DE2689">
            <w:pPr>
              <w:pStyle w:val="TableText0"/>
              <w:keepNext w:val="0"/>
              <w:spacing w:before="40" w:after="4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07" w:type="pct"/>
            <w:tcBorders>
              <w:top w:val="single" w:sz="6" w:space="0" w:color="auto"/>
              <w:left w:val="single" w:sz="6" w:space="0" w:color="auto"/>
              <w:bottom w:val="single" w:sz="6" w:space="0" w:color="auto"/>
              <w:right w:val="single" w:sz="6" w:space="0" w:color="auto"/>
            </w:tcBorders>
            <w:vAlign w:val="center"/>
          </w:tcPr>
          <w:p ns2:paraId="2E2B3725"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9EE3DFF" ns2:textId="72973723"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03CD3489"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72651786"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B4472E1"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BF7FDA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3CBAAD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764ED2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5EB4AF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EA8808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156E8B3" ns2:textId="7E22989A"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6E29DCF6" ns2:textId="10454DC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570EC393"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6C71C221" ns2:textId="03DD4BB6"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6331631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78B49545"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8517B4B" ns2:textId="53A51011" w:rsidR="00BF6FC1" w:rsidRDefault="00BF6FC1" w:rsidP="00DE2689">
            <w:pPr>
              <w:pStyle w:val="TableText0"/>
              <w:keepNext w:val="0"/>
              <w:spacing w:before="40" w:after="40"/>
              <w:rPr>
                <w:sz w:val="18"/>
                <w:szCs w:val="18"/>
              </w:rPr>
            </w:pPr>
            <w:r>
              <w:rPr>
                <w:sz w:val="18"/>
                <w:szCs w:val="18"/>
              </w:rPr>
              <w:t xml:space="preserve">Labs obtained and reviewed on C1D1 </w:t>
            </w:r>
            <w:r w:rsidR="009B1AC6">
              <w:rPr>
                <w:sz w:val="18"/>
                <w:szCs w:val="18"/>
              </w:rPr>
              <w:t>before</w:t>
            </w:r>
            <w:r>
              <w:rPr>
                <w:sz w:val="18"/>
                <w:szCs w:val="18"/>
              </w:rPr>
              <w:t xml:space="preserve"> randomization may also be used as the screening value to determine eligibility.</w:t>
            </w:r>
          </w:p>
          <w:p ns2:paraId="42CF5F51" ns2:textId="7E664260" w:rsidR="00BA79E1" w:rsidRPr="003A4C3B" w:rsidRDefault="00BA79E1" w:rsidP="00DE2689">
            <w:pPr>
              <w:pStyle w:val="TableText0"/>
              <w:keepNext w:val="0"/>
              <w:spacing w:before="40" w:after="40"/>
              <w:rPr>
                <w:sz w:val="18"/>
                <w:szCs w:val="18"/>
              </w:rPr>
            </w:pPr>
            <w:r>
              <w:rPr>
                <w:sz w:val="18"/>
                <w:szCs w:val="18"/>
              </w:rPr>
              <w:t>*Perform screening lab</w:t>
            </w:r>
            <w:r w:rsidR="004D2585">
              <w:rPr>
                <w:sz w:val="18"/>
                <w:szCs w:val="18"/>
              </w:rPr>
              <w:t>oratory test</w:t>
            </w:r>
            <w:r w:rsidR="007E4353">
              <w:rPr>
                <w:sz w:val="18"/>
                <w:szCs w:val="18"/>
              </w:rPr>
              <w:t>s</w:t>
            </w:r>
            <w:r>
              <w:rPr>
                <w:sz w:val="18"/>
                <w:szCs w:val="18"/>
              </w:rPr>
              <w:t xml:space="preserve"> within </w:t>
            </w:r>
            <w:r w:rsidR="00DB0420">
              <w:rPr>
                <w:sz w:val="18"/>
                <w:szCs w:val="18"/>
              </w:rPr>
              <w:t>7</w:t>
            </w:r>
            <w:r>
              <w:rPr>
                <w:sz w:val="18"/>
                <w:szCs w:val="18"/>
              </w:rPr>
              <w:t xml:space="preserve"> days </w:t>
            </w:r>
            <w:r w:rsidR="009B1AC6">
              <w:rPr>
                <w:sz w:val="18"/>
                <w:szCs w:val="18"/>
              </w:rPr>
              <w:t>before</w:t>
            </w:r>
            <w:r w:rsidR="00260076">
              <w:rPr>
                <w:sz w:val="18"/>
                <w:szCs w:val="18"/>
              </w:rPr>
              <w:t xml:space="preserve"> the</w:t>
            </w:r>
            <w:r>
              <w:rPr>
                <w:sz w:val="18"/>
                <w:szCs w:val="18"/>
              </w:rPr>
              <w:t xml:space="preserve"> first dose, then at </w:t>
            </w:r>
            <w:r w:rsidRPr="008F3D89">
              <w:rPr>
                <w:sz w:val="18"/>
                <w:szCs w:val="18"/>
              </w:rPr>
              <w:t xml:space="preserve">C2 and every </w:t>
            </w:r>
            <w:r w:rsidR="00242786">
              <w:rPr>
                <w:sz w:val="18"/>
                <w:szCs w:val="18"/>
              </w:rPr>
              <w:t>2</w:t>
            </w:r>
            <w:r w:rsidRPr="008F3D89">
              <w:rPr>
                <w:sz w:val="18"/>
                <w:szCs w:val="18"/>
              </w:rPr>
              <w:t xml:space="preserve"> cycles </w:t>
            </w:r>
            <w:r>
              <w:rPr>
                <w:sz w:val="18"/>
                <w:szCs w:val="18"/>
              </w:rPr>
              <w:t>thereafter</w:t>
            </w:r>
            <w:r w:rsidRPr="008F3D89">
              <w:rPr>
                <w:sz w:val="18"/>
                <w:szCs w:val="18"/>
              </w:rPr>
              <w:t xml:space="preserve"> (C4, C6, C8, etc.).</w:t>
            </w:r>
          </w:p>
        </w:tc>
      </w:tr>
      <w:tr w:rsidR="00D25843" ns2:paraId="3C269C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196DEE34" ns2:textId="7AA5CD0F" w:rsidR="00BA79E1" w:rsidRPr="003A4C3B" w:rsidRDefault="00BA79E1" w:rsidP="00DE2689">
            <w:pPr>
              <w:pStyle w:val="TableText0"/>
              <w:keepNext w:val="0"/>
              <w:spacing w:before="40" w:after="40"/>
              <w:rPr>
                <w:rFonts w:eastAsia="MS Gothic"/>
                <w:bCs/>
                <w:sz w:val="18"/>
                <w:szCs w:val="18"/>
              </w:rPr>
            </w:pPr>
            <w:r>
              <w:rPr>
                <w:rFonts w:eastAsia="MS Gothic"/>
                <w:bCs/>
                <w:sz w:val="18"/>
                <w:szCs w:val="18"/>
              </w:rPr>
              <w:lastRenderedPageBreak/>
              <w:t>Urine Dipstick Testing</w:t>
            </w:r>
            <w:r w:rsidR="00B24C16">
              <w:rPr>
                <w:rFonts w:eastAsia="MS Gothic"/>
                <w:bCs/>
                <w:sz w:val="18"/>
                <w:szCs w:val="18"/>
              </w:rPr>
              <w:t xml:space="preserve"> (or Urinalysis)</w:t>
            </w:r>
          </w:p>
        </w:tc>
        <w:tc>
          <w:tcPr>
            <w:tcW w:w="207" w:type="pct"/>
            <w:tcBorders>
              <w:top w:val="single" w:sz="6" w:space="0" w:color="auto"/>
              <w:left w:val="single" w:sz="6" w:space="0" w:color="auto"/>
              <w:bottom w:val="single" w:sz="6" w:space="0" w:color="auto"/>
              <w:right w:val="single" w:sz="6" w:space="0" w:color="auto"/>
            </w:tcBorders>
            <w:vAlign w:val="center"/>
          </w:tcPr>
          <w:p ns2:paraId="0225A44F"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957FD36" ns2:textId="257B3179"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2F99BC90"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7E39FC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275695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D57E6F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10450EF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45CD7A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8C9F00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60AAFB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302B6A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A26C61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2C8B3A6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6" w:space="0" w:color="auto"/>
            </w:tcBorders>
            <w:vAlign w:val="center"/>
          </w:tcPr>
          <w:p ns2:paraId="744B47A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7096050"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DC093D7"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6F99A7B" ns2:textId="1961B5A7" w:rsidR="007A3E1A" w:rsidRDefault="00BA79E1" w:rsidP="00DE2689">
            <w:pPr>
              <w:pStyle w:val="TableHead"/>
              <w:spacing w:before="40" w:after="40"/>
              <w:jc w:val="left"/>
              <w:rPr>
                <w:b w:val="0"/>
                <w:bCs/>
                <w:sz w:val="18"/>
                <w:szCs w:val="18"/>
              </w:rPr>
            </w:pPr>
            <w:bookmarkStart w:id="27" w:name="_Hlk19271299"/>
            <w:r w:rsidRPr="00ED652C">
              <w:rPr>
                <w:rFonts w:eastAsia="Times New Roman"/>
                <w:b w:val="0"/>
                <w:color w:val="000000"/>
                <w:sz w:val="18"/>
                <w:szCs w:val="18"/>
              </w:rPr>
              <w:t xml:space="preserve">After C1, collect samples </w:t>
            </w:r>
            <w:r w:rsidR="00DB0420">
              <w:rPr>
                <w:rFonts w:eastAsia="Times New Roman"/>
                <w:b w:val="0"/>
                <w:color w:val="000000"/>
                <w:sz w:val="18"/>
                <w:szCs w:val="18"/>
              </w:rPr>
              <w:t xml:space="preserve">at C1D15 and C2 D15 and up to </w:t>
            </w:r>
            <w:r w:rsidRPr="00ED652C">
              <w:rPr>
                <w:rFonts w:eastAsia="Times New Roman"/>
                <w:b w:val="0"/>
                <w:color w:val="000000"/>
                <w:sz w:val="18"/>
                <w:szCs w:val="18"/>
              </w:rPr>
              <w:t>3 days before D1 of each cycle.</w:t>
            </w:r>
            <w:r w:rsidR="00754789">
              <w:rPr>
                <w:rFonts w:eastAsia="Times New Roman"/>
                <w:b w:val="0"/>
                <w:color w:val="000000"/>
                <w:sz w:val="18"/>
                <w:szCs w:val="18"/>
              </w:rPr>
              <w:t xml:space="preserve"> </w:t>
            </w:r>
            <w:bookmarkEnd w:id="27"/>
            <w:r w:rsidR="00754789">
              <w:rPr>
                <w:rFonts w:eastAsia="Times New Roman"/>
                <w:b w:val="0"/>
                <w:color w:val="000000"/>
                <w:sz w:val="18"/>
                <w:szCs w:val="18"/>
              </w:rPr>
              <w:t>If lenvatinib</w:t>
            </w:r>
            <w:r w:rsidR="00883679">
              <w:rPr>
                <w:rFonts w:eastAsia="Times New Roman"/>
                <w:b w:val="0"/>
                <w:color w:val="000000"/>
                <w:sz w:val="18"/>
                <w:szCs w:val="18"/>
              </w:rPr>
              <w:t>/</w:t>
            </w:r>
            <w:r w:rsidR="00DB0420">
              <w:rPr>
                <w:rFonts w:eastAsia="Times New Roman"/>
                <w:b w:val="0"/>
                <w:color w:val="000000"/>
                <w:sz w:val="18"/>
                <w:szCs w:val="18"/>
              </w:rPr>
              <w:t xml:space="preserve"> </w:t>
            </w:r>
            <w:r w:rsidR="00883679">
              <w:rPr>
                <w:rFonts w:eastAsia="Times New Roman"/>
                <w:b w:val="0"/>
                <w:color w:val="000000"/>
                <w:sz w:val="18"/>
                <w:szCs w:val="18"/>
              </w:rPr>
              <w:t>placebo</w:t>
            </w:r>
            <w:r w:rsidR="00754789">
              <w:rPr>
                <w:rFonts w:eastAsia="Times New Roman"/>
                <w:b w:val="0"/>
                <w:color w:val="000000"/>
                <w:sz w:val="18"/>
                <w:szCs w:val="18"/>
              </w:rPr>
              <w:t xml:space="preserve"> is discontinued, urine dipstick testing no longer required.</w:t>
            </w:r>
            <w:r w:rsidR="00EE176E">
              <w:rPr>
                <w:rFonts w:eastAsia="Times New Roman"/>
                <w:b w:val="0"/>
                <w:color w:val="000000"/>
                <w:sz w:val="18"/>
                <w:szCs w:val="18"/>
              </w:rPr>
              <w:t xml:space="preserve"> </w:t>
            </w:r>
            <w:r w:rsidR="007A3E1A" w:rsidRPr="007A3E1A">
              <w:rPr>
                <w:b w:val="0"/>
                <w:bCs/>
                <w:sz w:val="18"/>
                <w:szCs w:val="18"/>
              </w:rPr>
              <w:t xml:space="preserve"> </w:t>
            </w:r>
            <w:r w:rsidR="00B62153">
              <w:rPr>
                <w:b w:val="0"/>
                <w:bCs/>
                <w:sz w:val="18"/>
                <w:szCs w:val="18"/>
              </w:rPr>
              <w:t>Urine dipstick testing (or u</w:t>
            </w:r>
            <w:r w:rsidR="002857EA">
              <w:rPr>
                <w:b w:val="0"/>
                <w:bCs/>
                <w:sz w:val="18"/>
                <w:szCs w:val="18"/>
              </w:rPr>
              <w:t>rinalysis</w:t>
            </w:r>
            <w:r w:rsidR="00B62153">
              <w:rPr>
                <w:b w:val="0"/>
                <w:bCs/>
                <w:sz w:val="18"/>
                <w:szCs w:val="18"/>
              </w:rPr>
              <w:t>)</w:t>
            </w:r>
            <w:r w:rsidR="002857EA">
              <w:rPr>
                <w:b w:val="0"/>
                <w:bCs/>
                <w:sz w:val="18"/>
                <w:szCs w:val="18"/>
              </w:rPr>
              <w:t xml:space="preserve"> </w:t>
            </w:r>
            <w:r w:rsidR="007A3E1A" w:rsidRPr="007A3E1A">
              <w:rPr>
                <w:b w:val="0"/>
                <w:bCs/>
                <w:sz w:val="18"/>
                <w:szCs w:val="18"/>
              </w:rPr>
              <w:t xml:space="preserve">obtained and reviewed on C1D1 </w:t>
            </w:r>
            <w:r w:rsidR="009B1AC6">
              <w:rPr>
                <w:b w:val="0"/>
                <w:bCs/>
                <w:sz w:val="18"/>
                <w:szCs w:val="18"/>
              </w:rPr>
              <w:t>before</w:t>
            </w:r>
            <w:r w:rsidR="007A3E1A" w:rsidRPr="007A3E1A">
              <w:rPr>
                <w:b w:val="0"/>
                <w:bCs/>
                <w:sz w:val="18"/>
                <w:szCs w:val="18"/>
              </w:rPr>
              <w:t xml:space="preserve"> randomization may also be used as the screening value to determine eligibility.</w:t>
            </w:r>
            <w:r w:rsidR="00B62153">
              <w:rPr>
                <w:b w:val="0"/>
                <w:bCs/>
                <w:sz w:val="18"/>
                <w:szCs w:val="18"/>
              </w:rPr>
              <w:t xml:space="preserve"> If 24-hour urine collection for quantitative assessment of proteinuria is required, randomization and C1D1 is postponed to after proteinuria result available.</w:t>
            </w:r>
          </w:p>
          <w:p ns2:paraId="3E96D999" ns2:textId="4E6CE92D" w:rsidR="00BF6FC1" w:rsidRPr="00BF6FC1" w:rsidRDefault="00BF6FC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 xml:space="preserve">screening </w:t>
            </w:r>
            <w:r w:rsidR="002857EA">
              <w:rPr>
                <w:rFonts w:eastAsia="Times New Roman"/>
                <w:b w:val="0"/>
                <w:color w:val="000000"/>
                <w:sz w:val="18"/>
                <w:szCs w:val="18"/>
              </w:rPr>
              <w:t>urinalysis</w:t>
            </w:r>
            <w:r>
              <w:rPr>
                <w:rFonts w:eastAsia="Times New Roman"/>
                <w:b w:val="0"/>
                <w:color w:val="000000"/>
                <w:sz w:val="18"/>
                <w:szCs w:val="18"/>
              </w:rPr>
              <w:t xml:space="preserve"> tests </w:t>
            </w:r>
            <w:r w:rsidRPr="00ED652C">
              <w:rPr>
                <w:rFonts w:eastAsia="Times New Roman"/>
                <w:b w:val="0"/>
                <w:color w:val="000000"/>
                <w:sz w:val="18"/>
                <w:szCs w:val="18"/>
              </w:rPr>
              <w:t xml:space="preserve">within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 </w:t>
            </w:r>
          </w:p>
        </w:tc>
      </w:tr>
      <w:tr w:rsidR="00D25843" ns2:paraId="51A322B0"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hideMark/>
          </w:tcPr>
          <w:p ns2:paraId="30544C85" ns2:textId="68287725" w:rsidR="00BA79E1" w:rsidRPr="003A4C3B" w:rsidRDefault="00BA79E1" w:rsidP="00DE2689">
            <w:pPr>
              <w:pStyle w:val="TableText0"/>
              <w:keepNext w:val="0"/>
              <w:spacing w:before="40" w:after="40"/>
              <w:rPr>
                <w:sz w:val="18"/>
                <w:szCs w:val="18"/>
              </w:rPr>
            </w:pPr>
            <w:r>
              <w:rPr>
                <w:rFonts w:eastAsia="MS Gothic"/>
                <w:bCs/>
                <w:sz w:val="18"/>
                <w:szCs w:val="18"/>
              </w:rPr>
              <w:lastRenderedPageBreak/>
              <w:t>Urinalysis</w:t>
            </w:r>
            <w:r w:rsidR="00D8299C">
              <w:rPr>
                <w:rFonts w:eastAsia="MS Gothic"/>
                <w:bCs/>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1BF2F4CA"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D085758" ns2:textId="2FC10BEB" w:rsidR="00BA79E1" w:rsidRPr="003A4C3B"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340B9A52"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3C2BFCF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E94DDB4"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00A4F4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68F5D0A"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4F0F5BE" ns2:textId="086057F4" w:rsidR="00BA79E1" w:rsidRPr="003A4C3B" w:rsidRDefault="00767665"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7B103AD5"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8AE0227" ns2:textId="19121CFE"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069566EA" ns2:textId="298CC2F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C99E332"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6ADB3E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0DA99D9" ns2:textId="5BAE41A8" w:rsidR="00BA79E1" w:rsidRPr="003A4C3B" w:rsidRDefault="00330B1C" w:rsidP="00BC7B8F">
            <w:pPr>
              <w:pStyle w:val="TableText0"/>
              <w:keepNext w:val="0"/>
              <w:spacing w:line="252" w:lineRule="auto"/>
              <w:jc w:val="center"/>
              <w:rPr>
                <w:sz w:val="18"/>
                <w:szCs w:val="18"/>
              </w:rPr>
            </w:pPr>
            <w:r>
              <w:rPr>
                <w:sz w:val="18"/>
                <w:szCs w:val="18"/>
              </w:rPr>
              <w:t>X</w:t>
            </w:r>
          </w:p>
        </w:tc>
        <w:tc>
          <w:tcPr>
            <w:tcW w:w="319" w:type="pct"/>
            <w:tcBorders>
              <w:top w:val="single" w:sz="6" w:space="0" w:color="auto"/>
              <w:left w:val="single" w:sz="6" w:space="0" w:color="auto"/>
              <w:bottom w:val="single" w:sz="6" w:space="0" w:color="auto"/>
              <w:right w:val="single" w:sz="4" w:space="0" w:color="auto"/>
            </w:tcBorders>
            <w:vAlign w:val="center"/>
          </w:tcPr>
          <w:p ns2:paraId="0D4D153E"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134A54B"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DB94747" ns2:textId="2D893DC1" w:rsidR="00D25843" w:rsidRDefault="002857EA" w:rsidP="00DE2689">
            <w:pPr>
              <w:pStyle w:val="TableHead"/>
              <w:spacing w:before="40" w:after="40"/>
              <w:jc w:val="left"/>
              <w:rPr>
                <w:b w:val="0"/>
                <w:bCs/>
                <w:sz w:val="18"/>
                <w:szCs w:val="18"/>
              </w:rPr>
            </w:pPr>
            <w:r>
              <w:rPr>
                <w:b w:val="0"/>
                <w:bCs/>
                <w:sz w:val="18"/>
                <w:szCs w:val="18"/>
              </w:rPr>
              <w:t>Urinalysis</w:t>
            </w:r>
            <w:r w:rsidR="00D25843" w:rsidRPr="007A3E1A">
              <w:rPr>
                <w:b w:val="0"/>
                <w:bCs/>
                <w:sz w:val="18"/>
                <w:szCs w:val="18"/>
              </w:rPr>
              <w:t xml:space="preserve"> obtained and reviewed on C1D1 </w:t>
            </w:r>
            <w:r w:rsidR="009B1AC6">
              <w:rPr>
                <w:b w:val="0"/>
                <w:bCs/>
                <w:sz w:val="18"/>
                <w:szCs w:val="18"/>
              </w:rPr>
              <w:t>before</w:t>
            </w:r>
            <w:r w:rsidR="00D25843" w:rsidRPr="007A3E1A">
              <w:rPr>
                <w:b w:val="0"/>
                <w:bCs/>
                <w:sz w:val="18"/>
                <w:szCs w:val="18"/>
              </w:rPr>
              <w:t xml:space="preserve"> randomization may also be used as the screening value to determine eligibility.</w:t>
            </w:r>
            <w:r w:rsidR="00F63E35">
              <w:rPr>
                <w:b w:val="0"/>
                <w:bCs/>
                <w:sz w:val="18"/>
                <w:szCs w:val="18"/>
              </w:rPr>
              <w:t xml:space="preserve"> If 24-hour urine collection for quantitative assessment of proteinuria is required, randomization and C1D1 is postponed to after proteinuria result available.</w:t>
            </w:r>
          </w:p>
          <w:p ns2:paraId="3BB609CF" ns2:textId="0D4FA5AE" w:rsidR="007A3E1A" w:rsidRPr="00DE2689" w:rsidRDefault="00BA79E1"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w:t>
            </w:r>
            <w:r w:rsidRPr="00ED652C">
              <w:rPr>
                <w:rFonts w:eastAsia="Times New Roman"/>
                <w:b w:val="0"/>
                <w:color w:val="000000"/>
                <w:sz w:val="18"/>
                <w:szCs w:val="18"/>
              </w:rPr>
              <w:t xml:space="preserve">Perform </w:t>
            </w:r>
            <w:r>
              <w:rPr>
                <w:rFonts w:eastAsia="Times New Roman"/>
                <w:b w:val="0"/>
                <w:color w:val="000000"/>
                <w:sz w:val="18"/>
                <w:szCs w:val="18"/>
              </w:rPr>
              <w:t>screening lab</w:t>
            </w:r>
            <w:r w:rsidR="004D2585">
              <w:rPr>
                <w:rFonts w:eastAsia="Times New Roman"/>
                <w:b w:val="0"/>
                <w:color w:val="000000"/>
                <w:sz w:val="18"/>
                <w:szCs w:val="18"/>
              </w:rPr>
              <w:t>oratory test</w:t>
            </w:r>
            <w:r w:rsidR="007E4353">
              <w:rPr>
                <w:rFonts w:eastAsia="Times New Roman"/>
                <w:b w:val="0"/>
                <w:color w:val="000000"/>
                <w:sz w:val="18"/>
                <w:szCs w:val="18"/>
              </w:rPr>
              <w:t>s</w:t>
            </w:r>
            <w:r>
              <w:rPr>
                <w:rFonts w:eastAsia="Times New Roman"/>
                <w:b w:val="0"/>
                <w:color w:val="000000"/>
                <w:sz w:val="18"/>
                <w:szCs w:val="18"/>
              </w:rPr>
              <w:t xml:space="preserve"> </w:t>
            </w:r>
            <w:r w:rsidRPr="00ED652C">
              <w:rPr>
                <w:rFonts w:eastAsia="Times New Roman"/>
                <w:b w:val="0"/>
                <w:color w:val="000000"/>
                <w:sz w:val="18"/>
                <w:szCs w:val="18"/>
              </w:rPr>
              <w:t xml:space="preserve">within </w:t>
            </w:r>
            <w:r w:rsidR="00DB0420">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sidR="00260076">
              <w:rPr>
                <w:rFonts w:eastAsia="Times New Roman"/>
                <w:b w:val="0"/>
                <w:color w:val="000000"/>
                <w:sz w:val="18"/>
                <w:szCs w:val="18"/>
              </w:rPr>
              <w:t xml:space="preserve"> the</w:t>
            </w:r>
            <w:r w:rsidRPr="00ED652C">
              <w:rPr>
                <w:rFonts w:eastAsia="Times New Roman"/>
                <w:b w:val="0"/>
                <w:color w:val="000000"/>
                <w:sz w:val="18"/>
                <w:szCs w:val="18"/>
              </w:rPr>
              <w:t xml:space="preserve"> first dose</w:t>
            </w:r>
            <w:r w:rsidR="00A6301C">
              <w:rPr>
                <w:rFonts w:eastAsia="Times New Roman"/>
                <w:b w:val="0"/>
                <w:color w:val="000000"/>
                <w:sz w:val="18"/>
                <w:szCs w:val="18"/>
              </w:rPr>
              <w:t xml:space="preserve">. </w:t>
            </w:r>
            <w:r w:rsidR="00767665">
              <w:rPr>
                <w:rFonts w:eastAsia="Times New Roman"/>
                <w:b w:val="0"/>
                <w:color w:val="000000"/>
                <w:sz w:val="18"/>
                <w:szCs w:val="18"/>
              </w:rPr>
              <w:t>Collect at C3, C</w:t>
            </w:r>
            <w:r w:rsidR="00754789">
              <w:rPr>
                <w:rFonts w:eastAsia="Times New Roman"/>
                <w:b w:val="0"/>
                <w:color w:val="000000"/>
                <w:sz w:val="18"/>
                <w:szCs w:val="18"/>
              </w:rPr>
              <w:t>6</w:t>
            </w:r>
            <w:r w:rsidR="00767665">
              <w:rPr>
                <w:rFonts w:eastAsia="Times New Roman"/>
                <w:b w:val="0"/>
                <w:color w:val="000000"/>
                <w:sz w:val="18"/>
                <w:szCs w:val="18"/>
              </w:rPr>
              <w:t>, C9,</w:t>
            </w:r>
            <w:r w:rsidR="00767665" w:rsidDel="00722D9D">
              <w:rPr>
                <w:rFonts w:eastAsia="Times New Roman"/>
                <w:b w:val="0"/>
                <w:color w:val="000000"/>
                <w:sz w:val="18"/>
                <w:szCs w:val="18"/>
              </w:rPr>
              <w:t xml:space="preserve"> </w:t>
            </w:r>
            <w:r w:rsidR="00767665">
              <w:rPr>
                <w:rFonts w:eastAsia="Times New Roman"/>
                <w:b w:val="0"/>
                <w:color w:val="000000"/>
                <w:sz w:val="18"/>
                <w:szCs w:val="18"/>
              </w:rPr>
              <w:t xml:space="preserve">and </w:t>
            </w:r>
            <w:r w:rsidR="00767665" w:rsidDel="00722D9D">
              <w:rPr>
                <w:rFonts w:eastAsia="Times New Roman"/>
                <w:b w:val="0"/>
                <w:color w:val="000000"/>
                <w:sz w:val="18"/>
                <w:szCs w:val="18"/>
              </w:rPr>
              <w:t xml:space="preserve">every </w:t>
            </w:r>
            <w:r w:rsidR="00767665">
              <w:rPr>
                <w:rFonts w:eastAsia="Times New Roman"/>
                <w:b w:val="0"/>
                <w:color w:val="000000"/>
                <w:sz w:val="18"/>
                <w:szCs w:val="18"/>
              </w:rPr>
              <w:t>3</w:t>
            </w:r>
            <w:r w:rsidR="00767665" w:rsidDel="00722D9D">
              <w:rPr>
                <w:rFonts w:eastAsia="Times New Roman"/>
                <w:b w:val="0"/>
                <w:color w:val="000000"/>
                <w:sz w:val="18"/>
                <w:szCs w:val="18"/>
              </w:rPr>
              <w:t xml:space="preserve"> cycles</w:t>
            </w:r>
            <w:r w:rsidR="00754789">
              <w:rPr>
                <w:rFonts w:eastAsia="Times New Roman"/>
                <w:b w:val="0"/>
                <w:color w:val="000000"/>
                <w:sz w:val="18"/>
                <w:szCs w:val="18"/>
              </w:rPr>
              <w:t>.</w:t>
            </w:r>
          </w:p>
        </w:tc>
      </w:tr>
      <w:tr w:rsidR="00D25843" ns2:paraId="35B9D0AF"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7A76A7A1" ns2:textId="70AB4AB9" w:rsidR="00BA79E1" w:rsidRDefault="00BA79E1" w:rsidP="00DE2689">
            <w:pPr>
              <w:pStyle w:val="TableText0"/>
              <w:keepNext w:val="0"/>
              <w:spacing w:before="40" w:after="40"/>
              <w:rPr>
                <w:rFonts w:eastAsia="MS Gothic"/>
                <w:bCs/>
                <w:sz w:val="18"/>
                <w:szCs w:val="18"/>
              </w:rPr>
            </w:pPr>
            <w:r>
              <w:rPr>
                <w:sz w:val="18"/>
                <w:szCs w:val="18"/>
              </w:rPr>
              <w:t>INR or PT and aPTT</w:t>
            </w:r>
          </w:p>
        </w:tc>
        <w:tc>
          <w:tcPr>
            <w:tcW w:w="207" w:type="pct"/>
            <w:tcBorders>
              <w:top w:val="single" w:sz="6" w:space="0" w:color="auto"/>
              <w:left w:val="single" w:sz="6" w:space="0" w:color="auto"/>
              <w:bottom w:val="single" w:sz="6" w:space="0" w:color="auto"/>
              <w:right w:val="single" w:sz="6" w:space="0" w:color="auto"/>
            </w:tcBorders>
            <w:vAlign w:val="center"/>
          </w:tcPr>
          <w:p ns2:paraId="75165BBA"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509C8B2" ns2:textId="73FE1271" w:rsidR="00BA79E1" w:rsidRDefault="00BA79E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53651C38" ns2:textId="77777777" w:rsidR="00BA79E1" w:rsidRPr="003A4C3B" w:rsidRDefault="00BA79E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8F87C1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FBD5FD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F127AA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2F7E6FB"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B64F94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BBB3D2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925FBC0"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5137D4E2" ns2:textId="77777777" w:rsidR="00BA79E1"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5EEBDA9"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12EEFB40"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75298D94"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562963F8"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CED0F04"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D65D1D5" ns2:textId="3046923B" w:rsidR="00BA79E1" w:rsidRPr="00ED652C" w:rsidRDefault="00074533" w:rsidP="00DE2689">
            <w:pPr>
              <w:pStyle w:val="TableHead"/>
              <w:spacing w:before="40" w:after="40"/>
              <w:jc w:val="left"/>
              <w:rPr>
                <w:rFonts w:eastAsia="Times New Roman"/>
                <w:b w:val="0"/>
                <w:color w:val="000000"/>
                <w:sz w:val="18"/>
                <w:szCs w:val="18"/>
              </w:rPr>
            </w:pPr>
            <w:r w:rsidRPr="00074533">
              <w:rPr>
                <w:b w:val="0"/>
                <w:bCs/>
                <w:sz w:val="18"/>
                <w:szCs w:val="18"/>
              </w:rPr>
              <w:t xml:space="preserve">Labs obtained and reviewed on C1D1 </w:t>
            </w:r>
            <w:r w:rsidR="009B1AC6">
              <w:rPr>
                <w:b w:val="0"/>
                <w:bCs/>
                <w:sz w:val="18"/>
                <w:szCs w:val="18"/>
              </w:rPr>
              <w:t>before</w:t>
            </w:r>
            <w:r w:rsidRPr="00074533">
              <w:rPr>
                <w:b w:val="0"/>
                <w:bCs/>
                <w:sz w:val="18"/>
                <w:szCs w:val="18"/>
              </w:rPr>
              <w:t xml:space="preserve"> randomization may also be used as the screening value to determine eligibility.</w:t>
            </w:r>
            <w:r w:rsidR="00BA79E1" w:rsidRPr="00074533">
              <w:rPr>
                <w:rFonts w:eastAsia="Times New Roman"/>
                <w:b w:val="0"/>
                <w:bCs/>
                <w:color w:val="000000"/>
                <w:sz w:val="18"/>
                <w:szCs w:val="18"/>
              </w:rPr>
              <w:t xml:space="preserve"> </w:t>
            </w:r>
          </w:p>
          <w:p ns2:paraId="0072FCB8" ns2:textId="77777777" w:rsidR="00BA79E1" w:rsidRDefault="00BA79E1" w:rsidP="00DE2689">
            <w:pPr>
              <w:pStyle w:val="TableHead"/>
              <w:spacing w:before="40" w:after="40"/>
              <w:jc w:val="left"/>
              <w:rPr>
                <w:b w:val="0"/>
                <w:color w:val="000000"/>
                <w:sz w:val="18"/>
                <w:szCs w:val="18"/>
              </w:rPr>
            </w:pPr>
            <w:bookmarkStart w:id="28" w:name="_Hlk20924135"/>
            <w:r w:rsidRPr="00ED652C">
              <w:rPr>
                <w:b w:val="0"/>
                <w:color w:val="000000"/>
                <w:sz w:val="18"/>
                <w:szCs w:val="18"/>
              </w:rPr>
              <w:t xml:space="preserve">Additional testing is to be performed as clinically </w:t>
            </w:r>
            <w:r w:rsidRPr="0093774A">
              <w:rPr>
                <w:b w:val="0"/>
                <w:color w:val="000000"/>
                <w:sz w:val="18"/>
                <w:szCs w:val="18"/>
              </w:rPr>
              <w:t>indicated</w:t>
            </w:r>
            <w:r w:rsidR="00ED24A0" w:rsidRPr="0093774A">
              <w:rPr>
                <w:b w:val="0"/>
                <w:color w:val="000000"/>
                <w:sz w:val="18"/>
                <w:szCs w:val="18"/>
              </w:rPr>
              <w:t xml:space="preserve"> for participants taking anticoagulants.</w:t>
            </w:r>
            <w:bookmarkEnd w:id="28"/>
          </w:p>
          <w:p ns2:paraId="462FE039" ns2:textId="1E64AEB0" w:rsidR="00813E12" w:rsidRDefault="00813E12"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 screening laboratory tests within</w:t>
            </w:r>
            <w:r w:rsidRPr="00ED652C">
              <w:rPr>
                <w:rFonts w:eastAsia="Times New Roman"/>
                <w:b w:val="0"/>
                <w:color w:val="000000"/>
                <w:sz w:val="18"/>
                <w:szCs w:val="18"/>
              </w:rPr>
              <w:t xml:space="preserve"> </w:t>
            </w:r>
            <w:r>
              <w:rPr>
                <w:rFonts w:eastAsia="Times New Roman"/>
                <w:b w:val="0"/>
                <w:color w:val="000000"/>
                <w:sz w:val="18"/>
                <w:szCs w:val="18"/>
              </w:rPr>
              <w:t>7</w:t>
            </w:r>
            <w:r w:rsidRPr="00ED652C">
              <w:rPr>
                <w:rFonts w:eastAsia="Times New Roman"/>
                <w:b w:val="0"/>
                <w:color w:val="000000"/>
                <w:sz w:val="18"/>
                <w:szCs w:val="18"/>
              </w:rPr>
              <w:t xml:space="preserve"> days </w:t>
            </w:r>
            <w:r w:rsidR="009B1AC6">
              <w:rPr>
                <w:rFonts w:eastAsia="Times New Roman"/>
                <w:b w:val="0"/>
                <w:color w:val="000000"/>
                <w:sz w:val="18"/>
                <w:szCs w:val="18"/>
              </w:rPr>
              <w:t>before</w:t>
            </w:r>
            <w:r>
              <w:rPr>
                <w:rFonts w:eastAsia="Times New Roman"/>
                <w:b w:val="0"/>
                <w:color w:val="000000"/>
                <w:sz w:val="18"/>
                <w:szCs w:val="18"/>
              </w:rPr>
              <w:t xml:space="preserve"> the</w:t>
            </w:r>
            <w:r w:rsidRPr="00ED652C">
              <w:rPr>
                <w:rFonts w:eastAsia="Times New Roman"/>
                <w:b w:val="0"/>
                <w:color w:val="000000"/>
                <w:sz w:val="18"/>
                <w:szCs w:val="18"/>
              </w:rPr>
              <w:t xml:space="preserve"> first dose.</w:t>
            </w:r>
          </w:p>
        </w:tc>
      </w:tr>
      <w:tr w:rsidR="00D25843" ns2:paraId="630088A5" ns2:textId="77777777" w:rsidTr="00DE2689">
        <w:trPr>
          <w:cantSplit/>
        </w:trPr>
        <w:tc>
          <w:tcPr>
            <w:tcW w:w="725" w:type="pct"/>
            <w:tcBorders>
              <w:top w:val="single" w:sz="6" w:space="0" w:color="auto"/>
              <w:left w:val="single" w:sz="4" w:space="0" w:color="auto"/>
              <w:bottom w:val="single" w:sz="6" w:space="0" w:color="auto"/>
              <w:right w:val="single" w:sz="6" w:space="0" w:color="auto"/>
            </w:tcBorders>
            <w:vAlign w:val="center"/>
          </w:tcPr>
          <w:p ns2:paraId="4702CBE4" ns2:textId="11FF83AA" w:rsidR="00A51751" w:rsidRDefault="00A51751" w:rsidP="00DE2689">
            <w:pPr>
              <w:pStyle w:val="TableText0"/>
              <w:keepNext w:val="0"/>
              <w:spacing w:before="40" w:after="40"/>
              <w:rPr>
                <w:sz w:val="18"/>
                <w:szCs w:val="18"/>
              </w:rPr>
            </w:pPr>
            <w:r>
              <w:rPr>
                <w:sz w:val="18"/>
                <w:szCs w:val="18"/>
              </w:rPr>
              <w:lastRenderedPageBreak/>
              <w:t>HPV</w:t>
            </w:r>
            <w:r w:rsidR="00B15B5E">
              <w:rPr>
                <w:sz w:val="18"/>
                <w:szCs w:val="18"/>
              </w:rPr>
              <w:t xml:space="preserve"> status</w:t>
            </w:r>
            <w:r w:rsidR="00B15B5E" w:rsidRPr="00A51751">
              <w:rPr>
                <w:rFonts w:eastAsia="TimesNewRoman"/>
                <w:sz w:val="18"/>
                <w:szCs w:val="18"/>
              </w:rPr>
              <w:t xml:space="preserve"> </w:t>
            </w:r>
            <w:r w:rsidR="00260076">
              <w:rPr>
                <w:rFonts w:eastAsia="TimesNewRoman"/>
                <w:sz w:val="18"/>
                <w:szCs w:val="18"/>
              </w:rPr>
              <w:t xml:space="preserve">using </w:t>
            </w:r>
            <w:r w:rsidR="00B15B5E" w:rsidRPr="00A51751">
              <w:rPr>
                <w:rFonts w:eastAsia="TimesNewRoman"/>
                <w:sz w:val="18"/>
                <w:szCs w:val="18"/>
              </w:rPr>
              <w:t>CINtec</w:t>
            </w:r>
            <w:r w:rsidR="00B15B5E" w:rsidRPr="007A146D">
              <w:rPr>
                <w:rFonts w:eastAsia="TimesNewRoman"/>
                <w:sz w:val="18"/>
                <w:szCs w:val="18"/>
                <w:vertAlign w:val="superscript"/>
              </w:rPr>
              <w:t>®</w:t>
            </w:r>
            <w:r w:rsidR="00B15B5E" w:rsidRPr="00A51751">
              <w:rPr>
                <w:rFonts w:eastAsia="TimesNewRoman"/>
                <w:sz w:val="18"/>
                <w:szCs w:val="18"/>
              </w:rPr>
              <w:t xml:space="preserve"> p16</w:t>
            </w:r>
            <w:r w:rsidR="00B15B5E">
              <w:rPr>
                <w:rFonts w:eastAsia="TimesNewRoman"/>
                <w:sz w:val="18"/>
                <w:szCs w:val="18"/>
              </w:rPr>
              <w:t xml:space="preserve"> </w:t>
            </w:r>
            <w:r w:rsidR="00B15B5E" w:rsidRPr="00A51751">
              <w:rPr>
                <w:rFonts w:eastAsia="TimesNewRoman"/>
                <w:sz w:val="18"/>
                <w:szCs w:val="18"/>
              </w:rPr>
              <w:t>Histology assay</w:t>
            </w:r>
            <w:r w:rsidR="00260076">
              <w:rPr>
                <w:rFonts w:eastAsia="TimesNewRoman"/>
                <w:sz w:val="18"/>
                <w:szCs w:val="18"/>
              </w:rPr>
              <w:t xml:space="preserve"> (oropharynx participants only)</w:t>
            </w:r>
          </w:p>
        </w:tc>
        <w:tc>
          <w:tcPr>
            <w:tcW w:w="207" w:type="pct"/>
            <w:tcBorders>
              <w:top w:val="single" w:sz="6" w:space="0" w:color="auto"/>
              <w:left w:val="single" w:sz="6" w:space="0" w:color="auto"/>
              <w:bottom w:val="single" w:sz="6" w:space="0" w:color="auto"/>
              <w:right w:val="single" w:sz="6" w:space="0" w:color="auto"/>
            </w:tcBorders>
            <w:vAlign w:val="center"/>
          </w:tcPr>
          <w:p ns2:paraId="5154B4D5" ns2:textId="77777777" w:rsidR="00A51751" w:rsidRDefault="00A5175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9AA2266" ns2:textId="6FD89333" w:rsidR="00A51751" w:rsidRDefault="00A51751" w:rsidP="00BC7B8F">
            <w:pPr>
              <w:pStyle w:val="TableText0"/>
              <w:keepNext w:val="0"/>
              <w:spacing w:line="252" w:lineRule="auto"/>
              <w:jc w:val="center"/>
              <w:rPr>
                <w:sz w:val="18"/>
                <w:szCs w:val="18"/>
              </w:rPr>
            </w:pPr>
            <w:r>
              <w:rPr>
                <w:sz w:val="18"/>
                <w:szCs w:val="18"/>
              </w:rPr>
              <w:t>X</w:t>
            </w:r>
          </w:p>
        </w:tc>
        <w:tc>
          <w:tcPr>
            <w:tcW w:w="158" w:type="pct"/>
            <w:tcBorders>
              <w:top w:val="single" w:sz="6" w:space="0" w:color="auto"/>
              <w:left w:val="single" w:sz="6" w:space="0" w:color="auto"/>
              <w:bottom w:val="single" w:sz="6" w:space="0" w:color="auto"/>
              <w:right w:val="single" w:sz="6" w:space="0" w:color="auto"/>
            </w:tcBorders>
            <w:vAlign w:val="center"/>
          </w:tcPr>
          <w:p ns2:paraId="4EF686C9" ns2:textId="77777777" w:rsidR="00A51751" w:rsidRPr="003A4C3B" w:rsidRDefault="00A51751" w:rsidP="00BC7B8F">
            <w:pPr>
              <w:pStyle w:val="TableText0"/>
              <w:keepNext w:val="0"/>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29D9DCA"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3BB473E"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2A8EED6" ns2:textId="77777777" w:rsidR="00A51751" w:rsidRPr="003A4C3B" w:rsidRDefault="00A5175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5DF755D"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8A640A8"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D0B5EFE" ns2:textId="77777777" w:rsidR="00A51751" w:rsidRPr="003A4C3B" w:rsidRDefault="00A5175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848410B" ns2:textId="77777777" w:rsidR="00A51751" w:rsidRPr="003A4C3B"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6F405C2" ns2:textId="77777777" w:rsidR="00A51751" w:rsidRDefault="00A5175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1A8DB740" ns2:textId="77777777" w:rsidR="00A51751" w:rsidRPr="003A4C3B" w:rsidRDefault="00A5175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49BBC893" ns2:textId="77777777" w:rsidR="00A51751" w:rsidRPr="003A4C3B" w:rsidRDefault="00A5175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6" w:space="0" w:color="auto"/>
            </w:tcBorders>
            <w:vAlign w:val="center"/>
          </w:tcPr>
          <w:p ns2:paraId="440A7D54" ns2:textId="77777777" w:rsidR="00A51751" w:rsidRPr="003A4C3B" w:rsidRDefault="00A5175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6176D5C2" ns2:textId="77777777" w:rsidR="00A51751" w:rsidRPr="003A4C3B" w:rsidRDefault="00A5175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26F34FF1" ns2:textId="77777777" w:rsidR="00A51751" w:rsidRPr="003A4C3B" w:rsidRDefault="00A5175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5F4E8992" ns2:textId="799CCEB4" w:rsidR="00A51751" w:rsidRPr="00A51751" w:rsidRDefault="00A51751" w:rsidP="00DE2689">
            <w:pPr>
              <w:autoSpaceDE w:val="0"/>
              <w:autoSpaceDN w:val="0"/>
              <w:adjustRightInd w:val="0"/>
              <w:spacing w:before="40" w:after="40"/>
              <w:rPr>
                <w:color w:val="000000"/>
                <w:sz w:val="18"/>
                <w:szCs w:val="18"/>
              </w:rPr>
            </w:pPr>
            <w:r>
              <w:rPr>
                <w:rFonts w:eastAsia="TimesNewRoman"/>
                <w:sz w:val="18"/>
                <w:szCs w:val="18"/>
              </w:rPr>
              <w:t>Historical result</w:t>
            </w:r>
            <w:r w:rsidR="00B15B5E">
              <w:rPr>
                <w:rFonts w:eastAsia="TimesNewRoman"/>
                <w:sz w:val="18"/>
                <w:szCs w:val="18"/>
              </w:rPr>
              <w:t xml:space="preserve"> may be used</w:t>
            </w:r>
            <w:r>
              <w:rPr>
                <w:rFonts w:eastAsia="TimesNewRoman"/>
                <w:sz w:val="18"/>
                <w:szCs w:val="18"/>
              </w:rPr>
              <w:t xml:space="preserve">. If historical result not available or </w:t>
            </w:r>
            <w:r w:rsidR="00B15B5E">
              <w:rPr>
                <w:rFonts w:eastAsia="TimesNewRoman"/>
                <w:sz w:val="18"/>
                <w:szCs w:val="18"/>
              </w:rPr>
              <w:t>testing cannot be completed locally, central lab</w:t>
            </w:r>
            <w:r w:rsidR="004D2585">
              <w:rPr>
                <w:rFonts w:eastAsia="TimesNewRoman"/>
                <w:sz w:val="18"/>
                <w:szCs w:val="18"/>
              </w:rPr>
              <w:t>oratory</w:t>
            </w:r>
            <w:r w:rsidR="00B15B5E">
              <w:rPr>
                <w:rFonts w:eastAsia="TimesNewRoman"/>
                <w:sz w:val="18"/>
                <w:szCs w:val="18"/>
              </w:rPr>
              <w:t xml:space="preserve"> can perform</w:t>
            </w:r>
            <w:r w:rsidR="00260076">
              <w:rPr>
                <w:rFonts w:eastAsia="TimesNewRoman"/>
                <w:sz w:val="18"/>
                <w:szCs w:val="18"/>
              </w:rPr>
              <w:t xml:space="preserve"> this</w:t>
            </w:r>
            <w:r w:rsidR="00B15B5E">
              <w:rPr>
                <w:rFonts w:eastAsia="TimesNewRoman"/>
                <w:sz w:val="18"/>
                <w:szCs w:val="18"/>
              </w:rPr>
              <w:t xml:space="preserve"> test.</w:t>
            </w:r>
          </w:p>
        </w:tc>
      </w:tr>
      <w:tr w:rsidR="000E419F" ns2:paraId="53CE3D15" ns2:textId="77777777" w:rsidTr="00DE2689">
        <w:trPr>
          <w:cantSplit/>
        </w:trPr>
        <w:tc>
          <w:tcPr>
            <w:tcW w:w="5000" w:type="pct"/>
            <w:gridSpan w:val="18"/>
            <w:tcBorders>
              <w:top w:val="single" w:sz="6" w:space="0" w:color="auto"/>
              <w:left w:val="single" w:sz="4" w:space="0" w:color="auto"/>
              <w:bottom w:val="single" w:sz="6" w:space="0" w:color="auto"/>
              <w:right w:val="single" w:sz="4" w:space="0" w:color="auto"/>
            </w:tcBorders>
            <w:vAlign w:val="center"/>
          </w:tcPr>
          <w:p ns2:paraId="3487AB95" ns2:textId="469B7F37" w:rsidR="000E419F" w:rsidRPr="003A4C3B" w:rsidRDefault="000E419F" w:rsidP="00DE2689">
            <w:pPr>
              <w:pStyle w:val="TableText0"/>
              <w:keepNext w:val="0"/>
              <w:spacing w:before="40" w:after="40"/>
              <w:rPr>
                <w:sz w:val="18"/>
                <w:szCs w:val="18"/>
              </w:rPr>
            </w:pPr>
            <w:r w:rsidRPr="003A4C3B">
              <w:rPr>
                <w:rFonts w:eastAsia="MS Gothic"/>
                <w:bCs/>
                <w:sz w:val="18"/>
                <w:szCs w:val="18"/>
              </w:rPr>
              <w:t>Biomarkers</w:t>
            </w:r>
            <w:r>
              <w:rPr>
                <w:rFonts w:eastAsia="MS Gothic"/>
                <w:bCs/>
                <w:sz w:val="18"/>
                <w:szCs w:val="18"/>
              </w:rPr>
              <w:t xml:space="preserve"> (Central Laboratory)</w:t>
            </w:r>
          </w:p>
        </w:tc>
      </w:tr>
      <w:tr w:rsidR="00D25843" ns2:paraId="11734799"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2A0A332F" ns2:textId="77777777" w:rsidR="00BA79E1" w:rsidRPr="003A4C3B" w:rsidRDefault="00BA79E1" w:rsidP="00DE2689">
            <w:pPr>
              <w:pStyle w:val="TableText0"/>
              <w:keepNext w:val="0"/>
              <w:spacing w:before="40" w:after="40"/>
              <w:rPr>
                <w:sz w:val="18"/>
                <w:szCs w:val="18"/>
              </w:rPr>
            </w:pPr>
            <w:r>
              <w:rPr>
                <w:sz w:val="18"/>
                <w:szCs w:val="18"/>
              </w:rPr>
              <w:t>Newly Obtained or Archival Tumor Tissue Collection</w:t>
            </w:r>
          </w:p>
        </w:tc>
        <w:tc>
          <w:tcPr>
            <w:tcW w:w="207" w:type="pct"/>
            <w:tcBorders>
              <w:top w:val="single" w:sz="6" w:space="0" w:color="auto"/>
              <w:left w:val="single" w:sz="6" w:space="0" w:color="auto"/>
              <w:bottom w:val="single" w:sz="6" w:space="0" w:color="auto"/>
              <w:right w:val="single" w:sz="6" w:space="0" w:color="auto"/>
            </w:tcBorders>
            <w:vAlign w:val="center"/>
          </w:tcPr>
          <w:p ns2:paraId="1DA5E1F2" ns2:textId="1DFD67B3" w:rsidR="00BA79E1" w:rsidRDefault="00BA79E1" w:rsidP="009300B0">
            <w:pPr>
              <w:pStyle w:val="TableText0"/>
              <w:keepLines/>
              <w:spacing w:line="252" w:lineRule="auto"/>
              <w:jc w:val="center"/>
              <w:rPr>
                <w:sz w:val="18"/>
                <w:szCs w:val="18"/>
              </w:rPr>
            </w:pPr>
            <w:r>
              <w:rPr>
                <w:sz w:val="18"/>
                <w:szCs w:val="18"/>
              </w:rPr>
              <w:t>X</w:t>
            </w:r>
          </w:p>
        </w:tc>
        <w:tc>
          <w:tcPr>
            <w:tcW w:w="209" w:type="pct"/>
            <w:tcBorders>
              <w:top w:val="single" w:sz="6" w:space="0" w:color="auto"/>
              <w:left w:val="single" w:sz="6" w:space="0" w:color="auto"/>
              <w:bottom w:val="single" w:sz="6" w:space="0" w:color="auto"/>
              <w:right w:val="single" w:sz="6" w:space="0" w:color="auto"/>
            </w:tcBorders>
            <w:vAlign w:val="center"/>
          </w:tcPr>
          <w:p ns2:paraId="645A62C5" ns2:textId="25CB5819" w:rsidR="00BA79E1" w:rsidRPr="003A4C3B" w:rsidRDefault="00BA79E1" w:rsidP="009300B0">
            <w:pPr>
              <w:pStyle w:val="TableText0"/>
              <w:keepLines/>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7A8C1174" ns2:textId="77777777" w:rsidR="00BA79E1" w:rsidRPr="003A4C3B" w:rsidRDefault="00BA79E1" w:rsidP="009300B0">
            <w:pPr>
              <w:pStyle w:val="TableText0"/>
              <w:keepLines/>
              <w:spacing w:line="252" w:lineRule="auto"/>
              <w:jc w:val="center"/>
              <w:rPr>
                <w:sz w:val="18"/>
                <w:szCs w:val="18"/>
              </w:rPr>
            </w:pPr>
          </w:p>
        </w:tc>
        <w:tc>
          <w:tcPr>
            <w:tcW w:w="168" w:type="pct"/>
            <w:tcBorders>
              <w:top w:val="single" w:sz="6" w:space="0" w:color="auto"/>
              <w:left w:val="single" w:sz="6" w:space="0" w:color="auto"/>
              <w:bottom w:val="single" w:sz="6" w:space="0" w:color="auto"/>
              <w:right w:val="single" w:sz="6" w:space="0" w:color="auto"/>
            </w:tcBorders>
            <w:vAlign w:val="center"/>
          </w:tcPr>
          <w:p ns2:paraId="6A8692F0"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7BFEE82"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292DCB98" ns2:textId="77777777" w:rsidR="00BA79E1" w:rsidRPr="003A4C3B" w:rsidRDefault="00BA79E1" w:rsidP="009300B0">
            <w:pPr>
              <w:pStyle w:val="TableText0"/>
              <w:keepLines/>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5CE83BF1"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4506F75"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CD0AC5A" ns2:textId="77777777" w:rsidR="00BA79E1" w:rsidRPr="003A4C3B" w:rsidRDefault="00BA79E1" w:rsidP="009300B0">
            <w:pPr>
              <w:pStyle w:val="TableText0"/>
              <w:keepLines/>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C70D229" ns2: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F3B4416" ns2:textId="77777777" w:rsidR="00BA79E1" w:rsidRPr="003A4C3B" w:rsidRDefault="00BA79E1" w:rsidP="009300B0">
            <w:pPr>
              <w:pStyle w:val="TableText0"/>
              <w:keepLines/>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4FAFEDFC" ns2:textId="77777777" w:rsidR="00BA79E1" w:rsidRPr="003A4C3B" w:rsidRDefault="00BA79E1" w:rsidP="009300B0">
            <w:pPr>
              <w:pStyle w:val="TableText0"/>
              <w:keepLines/>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B49CF44" ns2:textId="77777777" w:rsidR="00BA79E1" w:rsidRPr="003A4C3B" w:rsidRDefault="00BA79E1" w:rsidP="009300B0">
            <w:pPr>
              <w:pStyle w:val="TableText0"/>
              <w:keepLines/>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ns2:paraId="49A11AB3" ns2:textId="77777777" w:rsidR="00BA79E1" w:rsidRPr="003A4C3B" w:rsidRDefault="00BA79E1" w:rsidP="009300B0">
            <w:pPr>
              <w:pStyle w:val="TableText0"/>
              <w:keepLines/>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48A2B4E" ns2:textId="77777777" w:rsidR="00BA79E1" w:rsidRPr="003A4C3B" w:rsidRDefault="00BA79E1" w:rsidP="009300B0">
            <w:pPr>
              <w:pStyle w:val="TableText0"/>
              <w:keepLines/>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03AC26DB" ns2:textId="77777777" w:rsidR="00BA79E1" w:rsidRPr="003A4C3B" w:rsidRDefault="00BA79E1" w:rsidP="009300B0">
            <w:pPr>
              <w:pStyle w:val="TableText0"/>
              <w:keepLines/>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E5B5906" ns2:textId="178E53D5" w:rsidR="00BA79E1" w:rsidRPr="006305FD" w:rsidRDefault="00723486" w:rsidP="00DE2689">
            <w:pPr>
              <w:pStyle w:val="TableText0"/>
              <w:keepNext w:val="0"/>
              <w:spacing w:before="40" w:after="40"/>
              <w:rPr>
                <w:sz w:val="18"/>
                <w:szCs w:val="18"/>
              </w:rPr>
            </w:pPr>
            <w:r w:rsidRPr="006305FD">
              <w:rPr>
                <w:sz w:val="18"/>
                <w:szCs w:val="18"/>
              </w:rPr>
              <w:t>PD-L1 results must be available</w:t>
            </w:r>
            <w:r w:rsidR="00B45261">
              <w:rPr>
                <w:sz w:val="18"/>
                <w:szCs w:val="18"/>
              </w:rPr>
              <w:t xml:space="preserve"> from the central lab</w:t>
            </w:r>
            <w:r w:rsidR="004D2585">
              <w:rPr>
                <w:sz w:val="18"/>
                <w:szCs w:val="18"/>
              </w:rPr>
              <w:t>oratory</w:t>
            </w:r>
            <w:r w:rsidRPr="006305FD">
              <w:rPr>
                <w:sz w:val="18"/>
                <w:szCs w:val="18"/>
              </w:rPr>
              <w:t xml:space="preserve"> </w:t>
            </w:r>
            <w:r w:rsidR="009B1AC6">
              <w:rPr>
                <w:sz w:val="18"/>
                <w:szCs w:val="18"/>
              </w:rPr>
              <w:t>before</w:t>
            </w:r>
            <w:r w:rsidRPr="006305FD">
              <w:rPr>
                <w:sz w:val="18"/>
                <w:szCs w:val="18"/>
              </w:rPr>
              <w:t xml:space="preserve"> randomization.</w:t>
            </w:r>
          </w:p>
        </w:tc>
      </w:tr>
      <w:tr w:rsidR="00D25843" ns2:paraId="414BEFFD"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0E8E7B59" ns2:textId="7B254749" w:rsidR="00BA79E1" w:rsidRDefault="00BA79E1" w:rsidP="00DE2689">
            <w:pPr>
              <w:pStyle w:val="TableText0"/>
              <w:keepNext w:val="0"/>
              <w:spacing w:before="40" w:after="40"/>
              <w:rPr>
                <w:sz w:val="18"/>
                <w:szCs w:val="18"/>
              </w:rPr>
            </w:pPr>
            <w:r>
              <w:rPr>
                <w:sz w:val="18"/>
                <w:szCs w:val="18"/>
              </w:rPr>
              <w:t>Blood for Genetic Analysis</w:t>
            </w:r>
          </w:p>
        </w:tc>
        <w:tc>
          <w:tcPr>
            <w:tcW w:w="207" w:type="pct"/>
            <w:tcBorders>
              <w:top w:val="single" w:sz="6" w:space="0" w:color="auto"/>
              <w:left w:val="single" w:sz="6" w:space="0" w:color="auto"/>
              <w:bottom w:val="single" w:sz="6" w:space="0" w:color="auto"/>
              <w:right w:val="single" w:sz="6" w:space="0" w:color="auto"/>
            </w:tcBorders>
            <w:vAlign w:val="center"/>
          </w:tcPr>
          <w:p ns2:paraId="72E2435B"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B1EB2BE" ns2:textId="5AC2812B"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3BBD95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488DF942"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9A02F39"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614053CE"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BDBE537"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3DF577F3"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D07809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73DDF0FB"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2472C73E"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62526B51"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0EEBDB72" ns2:textId="77777777" w:rsidR="00BA79E1" w:rsidRPr="003A4C3B" w:rsidRDefault="00BA79E1" w:rsidP="00BC7B8F">
            <w:pPr>
              <w:pStyle w:val="TableText0"/>
              <w:keepNext w:val="0"/>
              <w:spacing w:line="252" w:lineRule="auto"/>
              <w:jc w:val="center"/>
              <w:rPr>
                <w:sz w:val="18"/>
                <w:szCs w:val="18"/>
              </w:rPr>
            </w:pPr>
          </w:p>
        </w:tc>
        <w:tc>
          <w:tcPr>
            <w:tcW w:w="313" w:type="pct"/>
            <w:tcBorders>
              <w:top w:val="single" w:sz="6" w:space="0" w:color="auto"/>
              <w:left w:val="single" w:sz="6" w:space="0" w:color="auto"/>
              <w:bottom w:val="single" w:sz="6" w:space="0" w:color="auto"/>
              <w:right w:val="single" w:sz="4" w:space="0" w:color="auto"/>
            </w:tcBorders>
            <w:vAlign w:val="center"/>
          </w:tcPr>
          <w:p ns2:paraId="094E4FC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1C582578"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7CA236B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76193D27" ns2:textId="3A1D06DB" w:rsidR="00BA79E1" w:rsidRPr="00A51751" w:rsidRDefault="00BA79E1" w:rsidP="00DE2689">
            <w:pPr>
              <w:pStyle w:val="TableText0"/>
              <w:keepNext w:val="0"/>
              <w:spacing w:before="40" w:after="40"/>
              <w:rPr>
                <w:sz w:val="18"/>
                <w:szCs w:val="18"/>
              </w:rPr>
            </w:pPr>
            <w:r w:rsidRPr="00A51751">
              <w:rPr>
                <w:sz w:val="18"/>
                <w:szCs w:val="18"/>
              </w:rPr>
              <w:t xml:space="preserve">Collect </w:t>
            </w:r>
            <w:r w:rsidR="009B1AC6">
              <w:rPr>
                <w:sz w:val="18"/>
                <w:szCs w:val="18"/>
              </w:rPr>
              <w:t>pre</w:t>
            </w:r>
            <w:r w:rsidR="00282A64">
              <w:rPr>
                <w:sz w:val="18"/>
                <w:szCs w:val="18"/>
              </w:rPr>
              <w:t xml:space="preserve"> </w:t>
            </w:r>
            <w:r w:rsidRPr="00A51751">
              <w:rPr>
                <w:sz w:val="18"/>
                <w:szCs w:val="18"/>
              </w:rPr>
              <w:t>dose on C1D1.</w:t>
            </w:r>
          </w:p>
        </w:tc>
      </w:tr>
      <w:tr w:rsidR="00D25843" ns2:paraId="62ED03E4"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19428944" ns2:textId="77777777" w:rsidR="00BA79E1" w:rsidRDefault="00BA79E1" w:rsidP="00DE2689">
            <w:pPr>
              <w:pStyle w:val="TableText0"/>
              <w:keepNext w:val="0"/>
              <w:spacing w:before="40" w:after="40"/>
              <w:rPr>
                <w:sz w:val="18"/>
                <w:szCs w:val="18"/>
              </w:rPr>
            </w:pPr>
            <w:r>
              <w:rPr>
                <w:sz w:val="18"/>
                <w:szCs w:val="18"/>
              </w:rPr>
              <w:t>Blood for Plasma Biomarkers</w:t>
            </w:r>
          </w:p>
        </w:tc>
        <w:tc>
          <w:tcPr>
            <w:tcW w:w="207" w:type="pct"/>
            <w:tcBorders>
              <w:top w:val="single" w:sz="6" w:space="0" w:color="auto"/>
              <w:left w:val="single" w:sz="6" w:space="0" w:color="auto"/>
              <w:bottom w:val="single" w:sz="6" w:space="0" w:color="auto"/>
              <w:right w:val="single" w:sz="6" w:space="0" w:color="auto"/>
            </w:tcBorders>
            <w:vAlign w:val="center"/>
          </w:tcPr>
          <w:p ns2:paraId="7CD62043"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2898ACB4" ns2:textId="457D8EA5"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426354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48D7C8D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941330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754F799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04F8A532"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1E6351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078EDF71"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0F1E94B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33D1AB0" ns2:textId="182124CD"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7A35875C" ns2:textId="4A8D8B7D"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296C1D0" ns2:textId="3929AF1F"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1C965043"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4D91CC04"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6D4C9FB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F978599" ns2:textId="49921822" w:rsidR="00BA79E1" w:rsidRPr="006305FD" w:rsidRDefault="00263E5C" w:rsidP="00DE2689">
            <w:pPr>
              <w:pStyle w:val="TableText0"/>
              <w:keepNext w:val="0"/>
              <w:spacing w:before="40" w:after="40"/>
              <w:rPr>
                <w:sz w:val="18"/>
                <w:szCs w:val="18"/>
              </w:rPr>
            </w:pPr>
            <w:bookmarkStart w:id="29" w:name="_Hlk18433418"/>
            <w:r w:rsidRPr="00A51751">
              <w:rPr>
                <w:sz w:val="18"/>
                <w:szCs w:val="18"/>
              </w:rPr>
              <w:t xml:space="preserve">Collect </w:t>
            </w:r>
            <w:r w:rsidR="00A0683F">
              <w:rPr>
                <w:sz w:val="18"/>
                <w:szCs w:val="18"/>
              </w:rPr>
              <w:t xml:space="preserve">at </w:t>
            </w:r>
            <w:r w:rsidR="009B1AC6">
              <w:rPr>
                <w:sz w:val="18"/>
                <w:szCs w:val="18"/>
              </w:rPr>
              <w:t>pre</w:t>
            </w:r>
            <w:r w:rsidR="00282A64">
              <w:rPr>
                <w:sz w:val="18"/>
                <w:szCs w:val="18"/>
              </w:rPr>
              <w:t xml:space="preserve"> </w:t>
            </w:r>
            <w:r w:rsidRPr="00A51751">
              <w:rPr>
                <w:sz w:val="18"/>
                <w:szCs w:val="18"/>
              </w:rPr>
              <w:t>dose on C1D1, C2D1, C3D1</w:t>
            </w:r>
            <w:r w:rsidR="00A0683F">
              <w:rPr>
                <w:sz w:val="18"/>
                <w:szCs w:val="18"/>
              </w:rPr>
              <w:t>. After C3D1 collection,</w:t>
            </w:r>
            <w:r w:rsidRPr="00A51751">
              <w:rPr>
                <w:sz w:val="18"/>
                <w:szCs w:val="18"/>
              </w:rPr>
              <w:t xml:space="preserve"> the </w:t>
            </w:r>
            <w:r w:rsidR="00E9299D">
              <w:rPr>
                <w:sz w:val="18"/>
                <w:szCs w:val="18"/>
              </w:rPr>
              <w:t xml:space="preserve">plasma </w:t>
            </w:r>
            <w:r w:rsidR="00A0683F">
              <w:rPr>
                <w:sz w:val="18"/>
                <w:szCs w:val="18"/>
              </w:rPr>
              <w:t>samples should be collected within ±7 days</w:t>
            </w:r>
            <w:r w:rsidRPr="00A51751">
              <w:rPr>
                <w:sz w:val="18"/>
                <w:szCs w:val="18"/>
              </w:rPr>
              <w:t xml:space="preserve"> </w:t>
            </w:r>
            <w:r w:rsidR="00624588">
              <w:rPr>
                <w:sz w:val="18"/>
                <w:szCs w:val="18"/>
              </w:rPr>
              <w:t>at subsequent</w:t>
            </w:r>
            <w:r w:rsidR="00A0683F">
              <w:rPr>
                <w:sz w:val="18"/>
                <w:szCs w:val="18"/>
              </w:rPr>
              <w:t xml:space="preserve"> </w:t>
            </w:r>
            <w:r w:rsidRPr="00A51751">
              <w:rPr>
                <w:sz w:val="18"/>
                <w:szCs w:val="18"/>
              </w:rPr>
              <w:t>imaging</w:t>
            </w:r>
            <w:r w:rsidR="00A0683F">
              <w:rPr>
                <w:sz w:val="18"/>
                <w:szCs w:val="18"/>
              </w:rPr>
              <w:t xml:space="preserve"> visits</w:t>
            </w:r>
            <w:r w:rsidR="00E9299D">
              <w:rPr>
                <w:sz w:val="18"/>
                <w:szCs w:val="18"/>
              </w:rPr>
              <w:t xml:space="preserve"> until EOT</w:t>
            </w:r>
            <w:bookmarkEnd w:id="29"/>
            <w:r w:rsidR="002402C1">
              <w:rPr>
                <w:sz w:val="18"/>
                <w:szCs w:val="18"/>
              </w:rPr>
              <w:t>, including at the EOT visit.</w:t>
            </w:r>
          </w:p>
        </w:tc>
      </w:tr>
      <w:tr w:rsidR="00D25843" ns2:paraId="3D8D3F9D"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39BB1C58" ns2:textId="77777777" w:rsidR="00BA79E1" w:rsidRDefault="00BA79E1" w:rsidP="00DE2689">
            <w:pPr>
              <w:pStyle w:val="TableText0"/>
              <w:keepNext w:val="0"/>
              <w:spacing w:before="40" w:after="40"/>
              <w:rPr>
                <w:sz w:val="18"/>
                <w:szCs w:val="18"/>
              </w:rPr>
            </w:pPr>
            <w:r w:rsidRPr="00ED652C">
              <w:rPr>
                <w:color w:val="000000"/>
                <w:sz w:val="18"/>
                <w:szCs w:val="18"/>
              </w:rPr>
              <w:t>Blood for Serum Biomarker</w:t>
            </w:r>
            <w:r>
              <w:rPr>
                <w:color w:val="000000"/>
                <w:sz w:val="18"/>
                <w:szCs w:val="18"/>
              </w:rPr>
              <w:t>s</w:t>
            </w:r>
            <w:r w:rsidRPr="00ED652C">
              <w:rPr>
                <w:color w:val="000000"/>
                <w:sz w:val="18"/>
                <w:szCs w:val="18"/>
              </w:rPr>
              <w:t xml:space="preserve"> </w:t>
            </w:r>
          </w:p>
        </w:tc>
        <w:tc>
          <w:tcPr>
            <w:tcW w:w="207" w:type="pct"/>
            <w:tcBorders>
              <w:top w:val="single" w:sz="6" w:space="0" w:color="auto"/>
              <w:left w:val="single" w:sz="6" w:space="0" w:color="auto"/>
              <w:bottom w:val="single" w:sz="6" w:space="0" w:color="auto"/>
              <w:right w:val="single" w:sz="6" w:space="0" w:color="auto"/>
            </w:tcBorders>
            <w:vAlign w:val="center"/>
          </w:tcPr>
          <w:p ns2:paraId="1C492533"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5A3B1FA1" ns2:textId="28D2065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29393E2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14122FC5"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8BF44A1"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7CB8807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4D256D56"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FE04BE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4ACC46E4"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9C8633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3793B66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8CA9EA9"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5035872B"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308F6B4B"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913DA97"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9B58B20"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24A73447" ns2:textId="5364803C"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C1D15, C2D1, C3D1, C5D1 and at EOT.</w:t>
            </w:r>
          </w:p>
        </w:tc>
      </w:tr>
      <w:tr w:rsidR="00D25843" ns2:paraId="7D8588D5"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6ECE503C" ns2:textId="77777777" w:rsidR="00BA79E1" w:rsidRDefault="00BA79E1" w:rsidP="00DE2689">
            <w:pPr>
              <w:pStyle w:val="TableText0"/>
              <w:keepNext w:val="0"/>
              <w:spacing w:before="40" w:after="40"/>
              <w:rPr>
                <w:sz w:val="18"/>
                <w:szCs w:val="18"/>
              </w:rPr>
            </w:pPr>
            <w:r w:rsidRPr="00ED652C">
              <w:rPr>
                <w:color w:val="000000"/>
                <w:sz w:val="18"/>
                <w:szCs w:val="18"/>
              </w:rPr>
              <w:t>Blood for RNA Analysis</w:t>
            </w:r>
          </w:p>
        </w:tc>
        <w:tc>
          <w:tcPr>
            <w:tcW w:w="207" w:type="pct"/>
            <w:tcBorders>
              <w:top w:val="single" w:sz="6" w:space="0" w:color="auto"/>
              <w:left w:val="single" w:sz="6" w:space="0" w:color="auto"/>
              <w:bottom w:val="single" w:sz="6" w:space="0" w:color="auto"/>
              <w:right w:val="single" w:sz="6" w:space="0" w:color="auto"/>
            </w:tcBorders>
            <w:vAlign w:val="center"/>
          </w:tcPr>
          <w:p ns2:paraId="7A14D852"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7BE904B4" ns2:textId="5B4ED381"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356677C9"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370E2061"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3FCF23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9E5250A"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6CAAA2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7EF6D5F"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57439400"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691B092"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E2FB272"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76DD9E58"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F109B7E"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2B29FEA0"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51A0F67"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53CD9CA3"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11FEF83A" ns2:textId="2DEBCB2E" w:rsidR="00BA79E1" w:rsidRPr="006305FD" w:rsidRDefault="00BA79E1" w:rsidP="00DE2689">
            <w:pPr>
              <w:pStyle w:val="TableText0"/>
              <w:keepNext w:val="0"/>
              <w:spacing w:before="40" w:after="40"/>
              <w:rPr>
                <w:sz w:val="18"/>
                <w:szCs w:val="18"/>
              </w:rPr>
            </w:pPr>
            <w:r w:rsidRPr="006305FD">
              <w:rPr>
                <w:sz w:val="18"/>
                <w:szCs w:val="18"/>
              </w:rPr>
              <w:t xml:space="preserve">Collect </w:t>
            </w:r>
            <w:r w:rsidR="009B1AC6">
              <w:rPr>
                <w:sz w:val="18"/>
                <w:szCs w:val="18"/>
              </w:rPr>
              <w:t>pre</w:t>
            </w:r>
            <w:r w:rsidR="00282A64">
              <w:rPr>
                <w:sz w:val="18"/>
                <w:szCs w:val="18"/>
              </w:rPr>
              <w:t xml:space="preserve"> </w:t>
            </w:r>
            <w:r w:rsidRPr="006305FD">
              <w:rPr>
                <w:sz w:val="18"/>
                <w:szCs w:val="18"/>
              </w:rPr>
              <w:t>dose on C1D1, C2D1, C3D1, C5D1, and at EOT.</w:t>
            </w:r>
          </w:p>
        </w:tc>
      </w:tr>
      <w:tr w:rsidR="00D25843" ns2:paraId="18BFFF4E"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06DF4353" ns2:textId="77777777" w:rsidR="00BA79E1" w:rsidRDefault="00BA79E1" w:rsidP="00DE2689">
            <w:pPr>
              <w:pStyle w:val="TableText0"/>
              <w:keepNext w:val="0"/>
              <w:spacing w:before="40" w:after="40"/>
              <w:rPr>
                <w:sz w:val="18"/>
                <w:szCs w:val="18"/>
              </w:rPr>
            </w:pPr>
            <w:r w:rsidRPr="00ED652C">
              <w:rPr>
                <w:color w:val="000000"/>
                <w:sz w:val="18"/>
                <w:szCs w:val="18"/>
              </w:rPr>
              <w:lastRenderedPageBreak/>
              <w:t>Blood for Circulating Tumor Nucleic Acids</w:t>
            </w:r>
          </w:p>
        </w:tc>
        <w:tc>
          <w:tcPr>
            <w:tcW w:w="207" w:type="pct"/>
            <w:tcBorders>
              <w:top w:val="single" w:sz="6" w:space="0" w:color="auto"/>
              <w:left w:val="single" w:sz="6" w:space="0" w:color="auto"/>
              <w:bottom w:val="single" w:sz="6" w:space="0" w:color="auto"/>
              <w:right w:val="single" w:sz="6" w:space="0" w:color="auto"/>
            </w:tcBorders>
            <w:vAlign w:val="center"/>
          </w:tcPr>
          <w:p ns2:paraId="74160E74" ns2:textId="77777777" w:rsidR="00BA79E1"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3E268904" ns2:textId="0657DF16" w:rsidR="00BA79E1"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67632B5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62821D4A"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34AA8FAD"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0E56B9FD"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3029E61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526CEFA0"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5" w:type="pct"/>
            <w:tcBorders>
              <w:top w:val="single" w:sz="6" w:space="0" w:color="auto"/>
              <w:left w:val="single" w:sz="6" w:space="0" w:color="auto"/>
              <w:bottom w:val="single" w:sz="6" w:space="0" w:color="auto"/>
              <w:right w:val="single" w:sz="6" w:space="0" w:color="auto"/>
            </w:tcBorders>
            <w:vAlign w:val="center"/>
          </w:tcPr>
          <w:p ns2:paraId="38319CD9"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625B14D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5B3C2891" ns2:textId="332D0B09"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DED2B0D" ns2:textId="620D1CD4" w:rsidR="00BA79E1" w:rsidRPr="003A4C3B" w:rsidRDefault="00BA79E1" w:rsidP="00BC7B8F">
            <w:pPr>
              <w:pStyle w:val="TableText0"/>
              <w:keepNext w:val="0"/>
              <w:spacing w:line="252" w:lineRule="auto"/>
              <w:jc w:val="center"/>
              <w:rPr>
                <w:sz w:val="18"/>
                <w:szCs w:val="18"/>
              </w:rPr>
            </w:pPr>
            <w:r>
              <w:rPr>
                <w:sz w:val="18"/>
                <w:szCs w:val="18"/>
              </w:rPr>
              <w:t>X</w:t>
            </w:r>
          </w:p>
        </w:tc>
        <w:tc>
          <w:tcPr>
            <w:tcW w:w="346" w:type="pct"/>
            <w:tcBorders>
              <w:top w:val="single" w:sz="6" w:space="0" w:color="auto"/>
              <w:left w:val="single" w:sz="6" w:space="0" w:color="auto"/>
              <w:bottom w:val="single" w:sz="6" w:space="0" w:color="auto"/>
              <w:right w:val="single" w:sz="6" w:space="0" w:color="auto"/>
            </w:tcBorders>
            <w:vAlign w:val="center"/>
          </w:tcPr>
          <w:p ns2:paraId="7E996C88"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5EE5A34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2AB6B197" ns2:textId="3FB51E30"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3DC7C7EB"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344D68F3" ns2:textId="49DE6AE4" w:rsidR="00BA79E1" w:rsidRPr="00E2147B" w:rsidRDefault="00263E5C" w:rsidP="00DE2689">
            <w:pPr>
              <w:pStyle w:val="TableText0"/>
              <w:keepNext w:val="0"/>
              <w:spacing w:before="40" w:after="40"/>
              <w:rPr>
                <w:sz w:val="18"/>
                <w:szCs w:val="18"/>
              </w:rPr>
            </w:pPr>
            <w:r w:rsidRPr="00E2147B">
              <w:rPr>
                <w:sz w:val="18"/>
                <w:szCs w:val="18"/>
              </w:rPr>
              <w:t xml:space="preserve">Collect </w:t>
            </w:r>
            <w:r w:rsidR="006F4D84" w:rsidRPr="00E2147B">
              <w:rPr>
                <w:sz w:val="18"/>
                <w:szCs w:val="18"/>
              </w:rPr>
              <w:t xml:space="preserve">at </w:t>
            </w:r>
            <w:r w:rsidR="009B1AC6">
              <w:rPr>
                <w:sz w:val="18"/>
                <w:szCs w:val="18"/>
              </w:rPr>
              <w:t>pre</w:t>
            </w:r>
            <w:r w:rsidR="00282A64">
              <w:rPr>
                <w:sz w:val="18"/>
                <w:szCs w:val="18"/>
              </w:rPr>
              <w:t xml:space="preserve"> </w:t>
            </w:r>
            <w:r w:rsidRPr="00E2147B">
              <w:rPr>
                <w:sz w:val="18"/>
                <w:szCs w:val="18"/>
              </w:rPr>
              <w:t>dose on C1D1, C2D1, C3D1</w:t>
            </w:r>
            <w:r w:rsidR="00E9299D" w:rsidRPr="00E2147B">
              <w:rPr>
                <w:sz w:val="18"/>
                <w:szCs w:val="18"/>
              </w:rPr>
              <w:t xml:space="preserve">. </w:t>
            </w:r>
            <w:r w:rsidR="006F4D84" w:rsidRPr="00E2147B">
              <w:rPr>
                <w:sz w:val="18"/>
                <w:szCs w:val="18"/>
              </w:rPr>
              <w:t>After C3D1</w:t>
            </w:r>
            <w:r w:rsidR="002B5F6E" w:rsidRPr="00E2147B">
              <w:rPr>
                <w:sz w:val="18"/>
                <w:szCs w:val="18"/>
              </w:rPr>
              <w:t xml:space="preserve"> collection, the ctNA samples should be collected</w:t>
            </w:r>
            <w:r w:rsidR="00A0683F" w:rsidRPr="00E2147B">
              <w:rPr>
                <w:sz w:val="18"/>
                <w:szCs w:val="18"/>
              </w:rPr>
              <w:t xml:space="preserve"> within ±7 days </w:t>
            </w:r>
            <w:r w:rsidR="00A10D72" w:rsidRPr="00E2147B">
              <w:rPr>
                <w:sz w:val="18"/>
                <w:szCs w:val="18"/>
              </w:rPr>
              <w:t>at</w:t>
            </w:r>
            <w:r w:rsidR="00A0683F" w:rsidRPr="00E2147B">
              <w:rPr>
                <w:sz w:val="18"/>
                <w:szCs w:val="18"/>
              </w:rPr>
              <w:t xml:space="preserve"> subseque</w:t>
            </w:r>
            <w:r w:rsidR="002B5F6E" w:rsidRPr="00E2147B">
              <w:rPr>
                <w:sz w:val="18"/>
                <w:szCs w:val="18"/>
              </w:rPr>
              <w:t xml:space="preserve">nt </w:t>
            </w:r>
            <w:r w:rsidR="00A0683F" w:rsidRPr="00E2147B">
              <w:rPr>
                <w:sz w:val="18"/>
                <w:szCs w:val="18"/>
              </w:rPr>
              <w:t>imaging visits</w:t>
            </w:r>
            <w:r w:rsidR="00E9299D" w:rsidRPr="00E2147B">
              <w:rPr>
                <w:sz w:val="18"/>
                <w:szCs w:val="18"/>
              </w:rPr>
              <w:t xml:space="preserve"> until EOT</w:t>
            </w:r>
            <w:r w:rsidR="00A10D72" w:rsidRPr="00E2147B">
              <w:rPr>
                <w:sz w:val="18"/>
                <w:szCs w:val="18"/>
              </w:rPr>
              <w:t>, including at the EOT visit.</w:t>
            </w:r>
          </w:p>
        </w:tc>
      </w:tr>
      <w:tr w:rsidR="00D25843" ns2:paraId="55AB16F9" ns2:textId="77777777" w:rsidTr="00DE2689">
        <w:trPr>
          <w:cantSplit/>
          <w:trHeight w:val="228"/>
        </w:trPr>
        <w:tc>
          <w:tcPr>
            <w:tcW w:w="725" w:type="pct"/>
            <w:tcBorders>
              <w:top w:val="single" w:sz="6" w:space="0" w:color="auto"/>
              <w:left w:val="single" w:sz="4" w:space="0" w:color="auto"/>
              <w:bottom w:val="single" w:sz="6" w:space="0" w:color="auto"/>
              <w:right w:val="single" w:sz="6" w:space="0" w:color="auto"/>
            </w:tcBorders>
            <w:vAlign w:val="center"/>
          </w:tcPr>
          <w:p ns2:paraId="18B222B0" ns2:textId="593DB3F3" w:rsidR="00BA79E1" w:rsidRPr="00B85CE6" w:rsidRDefault="00BA79E1" w:rsidP="00DE2689">
            <w:pPr>
              <w:pStyle w:val="TableText0"/>
              <w:keepNext w:val="0"/>
              <w:spacing w:before="40" w:after="40"/>
              <w:rPr>
                <w:color w:val="000000"/>
                <w:sz w:val="18"/>
                <w:szCs w:val="18"/>
              </w:rPr>
            </w:pPr>
            <w:r w:rsidRPr="00144517">
              <w:rPr>
                <w:sz w:val="18"/>
                <w:szCs w:val="18"/>
              </w:rPr>
              <w:t>Stool Analysis (Optional)</w:t>
            </w:r>
          </w:p>
        </w:tc>
        <w:tc>
          <w:tcPr>
            <w:tcW w:w="207" w:type="pct"/>
            <w:tcBorders>
              <w:top w:val="single" w:sz="6" w:space="0" w:color="auto"/>
              <w:left w:val="single" w:sz="6" w:space="0" w:color="auto"/>
              <w:bottom w:val="single" w:sz="6" w:space="0" w:color="auto"/>
              <w:right w:val="single" w:sz="6" w:space="0" w:color="auto"/>
            </w:tcBorders>
            <w:vAlign w:val="center"/>
          </w:tcPr>
          <w:p ns2:paraId="0D5E097E" ns2:textId="77777777" w:rsidR="00BA79E1" w:rsidRPr="003A4C3B" w:rsidRDefault="00BA79E1" w:rsidP="00BA79E1">
            <w:pPr>
              <w:pStyle w:val="TableText0"/>
              <w:keepNext w:val="0"/>
              <w:spacing w:line="252" w:lineRule="auto"/>
              <w:jc w:val="center"/>
              <w:rPr>
                <w:sz w:val="18"/>
                <w:szCs w:val="18"/>
              </w:rPr>
            </w:pPr>
          </w:p>
        </w:tc>
        <w:tc>
          <w:tcPr>
            <w:tcW w:w="209" w:type="pct"/>
            <w:tcBorders>
              <w:top w:val="single" w:sz="6" w:space="0" w:color="auto"/>
              <w:left w:val="single" w:sz="6" w:space="0" w:color="auto"/>
              <w:bottom w:val="single" w:sz="6" w:space="0" w:color="auto"/>
              <w:right w:val="single" w:sz="6" w:space="0" w:color="auto"/>
            </w:tcBorders>
            <w:vAlign w:val="center"/>
          </w:tcPr>
          <w:p ns2:paraId="04E97B21" ns2:textId="0528E822" w:rsidR="00BA79E1" w:rsidRPr="003A4C3B" w:rsidRDefault="00BA79E1" w:rsidP="00BC7B8F">
            <w:pPr>
              <w:pStyle w:val="TableText0"/>
              <w:keepNext w:val="0"/>
              <w:spacing w:line="252" w:lineRule="auto"/>
              <w:jc w:val="center"/>
              <w:rPr>
                <w:sz w:val="18"/>
                <w:szCs w:val="18"/>
              </w:rPr>
            </w:pPr>
          </w:p>
        </w:tc>
        <w:tc>
          <w:tcPr>
            <w:tcW w:w="158" w:type="pct"/>
            <w:tcBorders>
              <w:top w:val="single" w:sz="6" w:space="0" w:color="auto"/>
              <w:left w:val="single" w:sz="6" w:space="0" w:color="auto"/>
              <w:bottom w:val="single" w:sz="6" w:space="0" w:color="auto"/>
              <w:right w:val="single" w:sz="6" w:space="0" w:color="auto"/>
            </w:tcBorders>
            <w:vAlign w:val="center"/>
          </w:tcPr>
          <w:p ns2:paraId="0C25558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68" w:type="pct"/>
            <w:tcBorders>
              <w:top w:val="single" w:sz="6" w:space="0" w:color="auto"/>
              <w:left w:val="single" w:sz="6" w:space="0" w:color="auto"/>
              <w:bottom w:val="single" w:sz="6" w:space="0" w:color="auto"/>
              <w:right w:val="single" w:sz="6" w:space="0" w:color="auto"/>
            </w:tcBorders>
            <w:vAlign w:val="center"/>
          </w:tcPr>
          <w:p ns2:paraId="0F4E6918"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4E2283C7" ns2:textId="77777777" w:rsidR="00BA79E1" w:rsidRPr="003A4C3B" w:rsidRDefault="00BA79E1" w:rsidP="00BC7B8F">
            <w:pPr>
              <w:pStyle w:val="TableText0"/>
              <w:keepNext w:val="0"/>
              <w:spacing w:line="252" w:lineRule="auto"/>
              <w:jc w:val="center"/>
              <w:rPr>
                <w:sz w:val="18"/>
                <w:szCs w:val="18"/>
              </w:rPr>
            </w:pPr>
          </w:p>
        </w:tc>
        <w:tc>
          <w:tcPr>
            <w:tcW w:w="156" w:type="pct"/>
            <w:tcBorders>
              <w:top w:val="single" w:sz="6" w:space="0" w:color="auto"/>
              <w:left w:val="single" w:sz="6" w:space="0" w:color="auto"/>
              <w:bottom w:val="single" w:sz="6" w:space="0" w:color="auto"/>
              <w:right w:val="single" w:sz="6" w:space="0" w:color="auto"/>
            </w:tcBorders>
            <w:vAlign w:val="center"/>
          </w:tcPr>
          <w:p ns2:paraId="1D263CC4"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156" w:type="pct"/>
            <w:tcBorders>
              <w:top w:val="single" w:sz="6" w:space="0" w:color="auto"/>
              <w:left w:val="single" w:sz="6" w:space="0" w:color="auto"/>
              <w:bottom w:val="single" w:sz="6" w:space="0" w:color="auto"/>
              <w:right w:val="single" w:sz="6" w:space="0" w:color="auto"/>
            </w:tcBorders>
            <w:vAlign w:val="center"/>
          </w:tcPr>
          <w:p ns2:paraId="5EF5EC04"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1B6C33DE"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210E7A08" ns2:textId="77777777" w:rsidR="00BA79E1" w:rsidRPr="003A4C3B" w:rsidRDefault="00BA79E1" w:rsidP="00BC7B8F">
            <w:pPr>
              <w:pStyle w:val="TableText0"/>
              <w:keepNext w:val="0"/>
              <w:spacing w:line="252" w:lineRule="auto"/>
              <w:jc w:val="center"/>
              <w:rPr>
                <w:sz w:val="18"/>
                <w:szCs w:val="18"/>
              </w:rPr>
            </w:pPr>
          </w:p>
        </w:tc>
        <w:tc>
          <w:tcPr>
            <w:tcW w:w="165" w:type="pct"/>
            <w:tcBorders>
              <w:top w:val="single" w:sz="6" w:space="0" w:color="auto"/>
              <w:left w:val="single" w:sz="6" w:space="0" w:color="auto"/>
              <w:bottom w:val="single" w:sz="6" w:space="0" w:color="auto"/>
              <w:right w:val="single" w:sz="6" w:space="0" w:color="auto"/>
            </w:tcBorders>
            <w:vAlign w:val="center"/>
          </w:tcPr>
          <w:p ns2:paraId="436C4917"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200" w:type="pct"/>
            <w:tcBorders>
              <w:top w:val="single" w:sz="6" w:space="0" w:color="auto"/>
              <w:left w:val="single" w:sz="6" w:space="0" w:color="auto"/>
              <w:bottom w:val="single" w:sz="6" w:space="0" w:color="auto"/>
              <w:right w:val="single" w:sz="6" w:space="0" w:color="auto"/>
            </w:tcBorders>
            <w:vAlign w:val="center"/>
          </w:tcPr>
          <w:p ns2:paraId="2C3CDC6F" ns2:textId="77777777" w:rsidR="00BA79E1" w:rsidRPr="003A4C3B" w:rsidRDefault="00BA79E1" w:rsidP="00BC7B8F">
            <w:pPr>
              <w:pStyle w:val="TableText0"/>
              <w:keepNext w:val="0"/>
              <w:spacing w:line="252" w:lineRule="auto"/>
              <w:jc w:val="center"/>
              <w:rPr>
                <w:sz w:val="18"/>
                <w:szCs w:val="18"/>
              </w:rPr>
            </w:pPr>
          </w:p>
        </w:tc>
        <w:tc>
          <w:tcPr>
            <w:tcW w:w="200" w:type="pct"/>
            <w:tcBorders>
              <w:top w:val="single" w:sz="6" w:space="0" w:color="auto"/>
              <w:left w:val="single" w:sz="6" w:space="0" w:color="auto"/>
              <w:bottom w:val="single" w:sz="6" w:space="0" w:color="auto"/>
              <w:right w:val="single" w:sz="6" w:space="0" w:color="auto"/>
            </w:tcBorders>
            <w:vAlign w:val="center"/>
          </w:tcPr>
          <w:p ns2:paraId="35E16970" ns2:textId="77777777" w:rsidR="00BA79E1" w:rsidRPr="003A4C3B" w:rsidRDefault="00BA79E1" w:rsidP="00BC7B8F">
            <w:pPr>
              <w:pStyle w:val="TableText0"/>
              <w:keepNext w:val="0"/>
              <w:spacing w:line="252" w:lineRule="auto"/>
              <w:jc w:val="center"/>
              <w:rPr>
                <w:sz w:val="18"/>
                <w:szCs w:val="18"/>
              </w:rPr>
            </w:pPr>
          </w:p>
        </w:tc>
        <w:tc>
          <w:tcPr>
            <w:tcW w:w="346" w:type="pct"/>
            <w:tcBorders>
              <w:top w:val="single" w:sz="6" w:space="0" w:color="auto"/>
              <w:left w:val="single" w:sz="6" w:space="0" w:color="auto"/>
              <w:bottom w:val="single" w:sz="6" w:space="0" w:color="auto"/>
              <w:right w:val="single" w:sz="6" w:space="0" w:color="auto"/>
            </w:tcBorders>
            <w:vAlign w:val="center"/>
          </w:tcPr>
          <w:p ns2:paraId="2396C2BC" ns2:textId="77777777" w:rsidR="00BA79E1" w:rsidRPr="003A4C3B" w:rsidRDefault="00BA79E1" w:rsidP="00BC7B8F">
            <w:pPr>
              <w:pStyle w:val="TableText0"/>
              <w:keepNext w:val="0"/>
              <w:spacing w:line="252" w:lineRule="auto"/>
              <w:jc w:val="center"/>
              <w:rPr>
                <w:sz w:val="18"/>
                <w:szCs w:val="18"/>
              </w:rPr>
            </w:pPr>
            <w:r>
              <w:rPr>
                <w:sz w:val="18"/>
                <w:szCs w:val="18"/>
              </w:rPr>
              <w:t>X</w:t>
            </w:r>
          </w:p>
        </w:tc>
        <w:tc>
          <w:tcPr>
            <w:tcW w:w="313" w:type="pct"/>
            <w:tcBorders>
              <w:top w:val="single" w:sz="6" w:space="0" w:color="auto"/>
              <w:left w:val="single" w:sz="6" w:space="0" w:color="auto"/>
              <w:bottom w:val="single" w:sz="6" w:space="0" w:color="auto"/>
              <w:right w:val="single" w:sz="4" w:space="0" w:color="auto"/>
            </w:tcBorders>
            <w:vAlign w:val="center"/>
          </w:tcPr>
          <w:p ns2:paraId="69B95FFD" ns2:textId="77777777" w:rsidR="00BA79E1" w:rsidRPr="003A4C3B" w:rsidRDefault="00BA79E1" w:rsidP="00BC7B8F">
            <w:pPr>
              <w:pStyle w:val="TableText0"/>
              <w:keepNext w:val="0"/>
              <w:spacing w:line="252" w:lineRule="auto"/>
              <w:jc w:val="center"/>
              <w:rPr>
                <w:sz w:val="18"/>
                <w:szCs w:val="18"/>
              </w:rPr>
            </w:pPr>
          </w:p>
        </w:tc>
        <w:tc>
          <w:tcPr>
            <w:tcW w:w="319" w:type="pct"/>
            <w:tcBorders>
              <w:top w:val="single" w:sz="6" w:space="0" w:color="auto"/>
              <w:left w:val="single" w:sz="6" w:space="0" w:color="auto"/>
              <w:bottom w:val="single" w:sz="6" w:space="0" w:color="auto"/>
              <w:right w:val="single" w:sz="4" w:space="0" w:color="auto"/>
            </w:tcBorders>
            <w:vAlign w:val="center"/>
          </w:tcPr>
          <w:p ns2:paraId="07A467DF" ns2:textId="77777777" w:rsidR="00BA79E1" w:rsidRPr="003A4C3B" w:rsidRDefault="00BA79E1" w:rsidP="00BC7B8F">
            <w:pPr>
              <w:pStyle w:val="TableText0"/>
              <w:keepNext w:val="0"/>
              <w:spacing w:line="252" w:lineRule="auto"/>
              <w:jc w:val="center"/>
              <w:rPr>
                <w:sz w:val="18"/>
                <w:szCs w:val="18"/>
              </w:rPr>
            </w:pPr>
          </w:p>
        </w:tc>
        <w:tc>
          <w:tcPr>
            <w:tcW w:w="256" w:type="pct"/>
            <w:tcBorders>
              <w:top w:val="single" w:sz="6" w:space="0" w:color="auto"/>
              <w:left w:val="single" w:sz="6" w:space="0" w:color="auto"/>
              <w:bottom w:val="single" w:sz="6" w:space="0" w:color="auto"/>
              <w:right w:val="single" w:sz="4" w:space="0" w:color="auto"/>
            </w:tcBorders>
            <w:vAlign w:val="center"/>
          </w:tcPr>
          <w:p ns2:paraId="49318C42" ns2:textId="77777777" w:rsidR="00BA79E1" w:rsidRPr="003A4C3B" w:rsidRDefault="00BA79E1" w:rsidP="00BC7B8F">
            <w:pPr>
              <w:pStyle w:val="TableText0"/>
              <w:keepNext w:val="0"/>
              <w:spacing w:line="252" w:lineRule="auto"/>
              <w:jc w:val="center"/>
              <w:rPr>
                <w:sz w:val="18"/>
                <w:szCs w:val="18"/>
              </w:rPr>
            </w:pPr>
          </w:p>
        </w:tc>
        <w:tc>
          <w:tcPr>
            <w:tcW w:w="936" w:type="pct"/>
            <w:tcBorders>
              <w:top w:val="single" w:sz="6" w:space="0" w:color="auto"/>
              <w:left w:val="single" w:sz="6" w:space="0" w:color="auto"/>
              <w:bottom w:val="single" w:sz="6" w:space="0" w:color="auto"/>
              <w:right w:val="single" w:sz="4" w:space="0" w:color="auto"/>
            </w:tcBorders>
            <w:vAlign w:val="center"/>
          </w:tcPr>
          <w:p ns2:paraId="0CDEAD4D" ns2:textId="7B98D4DD" w:rsidR="00BA79E1" w:rsidRPr="00162007" w:rsidRDefault="009B1AC6" w:rsidP="00DE2689">
            <w:pPr>
              <w:pStyle w:val="TableText0"/>
              <w:keepNext w:val="0"/>
              <w:spacing w:before="40" w:after="40"/>
              <w:rPr>
                <w:sz w:val="18"/>
                <w:szCs w:val="18"/>
              </w:rPr>
            </w:pPr>
            <w:r>
              <w:rPr>
                <w:sz w:val="18"/>
                <w:szCs w:val="18"/>
              </w:rPr>
              <w:t>Pre</w:t>
            </w:r>
            <w:r w:rsidR="00282A64">
              <w:rPr>
                <w:sz w:val="18"/>
                <w:szCs w:val="18"/>
              </w:rPr>
              <w:t xml:space="preserve"> </w:t>
            </w:r>
            <w:r w:rsidR="00BA79E1" w:rsidRPr="00162007">
              <w:rPr>
                <w:sz w:val="18"/>
                <w:szCs w:val="18"/>
              </w:rPr>
              <w:t xml:space="preserve">dose (at home </w:t>
            </w:r>
            <w:r w:rsidR="00084571">
              <w:rPr>
                <w:sz w:val="18"/>
                <w:szCs w:val="18"/>
              </w:rPr>
              <w:t xml:space="preserve">within </w:t>
            </w:r>
            <w:r w:rsidR="00BA79E1" w:rsidRPr="00162007">
              <w:rPr>
                <w:sz w:val="18"/>
                <w:szCs w:val="18"/>
              </w:rPr>
              <w:t>1 week before infusion) on C1D1, C2D1, C5D1 and at EOT.</w:t>
            </w:r>
          </w:p>
        </w:tc>
      </w:tr>
    </w:tbl>
    <w:bookmarkEnd w:id="24"/>
    <w:p ns2:paraId="7C6AFD41" ns2:textId="4393AE2C" w:rsidR="00D80FE3" w:rsidRDefault="005113FB" w:rsidP="00D80FE3">
      <w:pPr>
        <w:pStyle w:val="Paragraph0"/>
      </w:pPr>
      <w:r>
        <w:t xml:space="preserve">Abbreviations: </w:t>
      </w:r>
      <w:del w:id="2841" w:author="GoldenCorpusHarness" w:date="2026-03-28T21:57:49Z">
        <w:r>
          <w:delText>AE = adverse event; aP</w:delText>
        </w:r>
      </w:del>
      <w:ins w:id="2842" w:author="GoldenCorpusHarness" w:date="2026-03-28T21:57:49Z">
        <w:r>
          <w:t>CCR</w:t>
        </w:r>
      </w:ins>
      <w:r>
        <w:t>T</w:t>
      </w:r>
      <w:del w:id="2843" w:author="GoldenCorpusHarness" w:date="2026-03-28T21:57:49Z">
        <w:r>
          <w:delText>T = activated partial t</w:delText>
        </w:r>
      </w:del>
      <w:ins w:id="2844" w:author="GoldenCorpusHarness" w:date="2026-03-28T21:57:49Z">
        <w:r>
          <w:t xml:space="preserve"> = concomitant c</w:t>
        </w:r>
      </w:ins>
      <w:r>
        <w:t>h</w:t>
      </w:r>
      <w:del w:id="2845" w:author="GoldenCorpusHarness" w:date="2026-03-28T21:57:49Z">
        <w:r>
          <w:delText>r</w:delText>
        </w:r>
      </w:del>
      <w:ins w:id="2846" w:author="GoldenCorpusHarness" w:date="2026-03-28T21:57:49Z">
        <w:r>
          <w:t>emoradiotherapy; CPS = c</w:t>
        </w:r>
      </w:ins>
      <w:r>
        <w:t>omb</w:t>
      </w:r>
      <w:del w:id="2847" w:author="GoldenCorpusHarness" w:date="2026-03-28T21:57:49Z">
        <w:r>
          <w:delText>oplastin time; BP = blood pressure; β-HCG; = β human chorionic gonadotropin; C = cycle; ctNA = circulating tumor nucleic acid; CXDY= Cycle X Day Y; d = day; discon = discontinuation; ePRO = electronic patient-reported outcome; ECG = electrocardiogram</w:delText>
        </w:r>
      </w:del>
      <w:ins w:id="2848" w:author="GoldenCorpusHarness" w:date="2026-03-28T21:57:49Z">
        <w:r>
          <w:t>ined positive score</w:t>
        </w:r>
      </w:ins>
      <w:r>
        <w:t>; ECOG = Eastern Cooperative Oncology Group</w:t>
      </w:r>
      <w:del w:id="2849" w:author="GoldenCorpusHarness" w:date="2026-03-28T21:57:49Z">
        <w:r>
          <w:delText>; ECHO = echocardiogram; EORTC = European Organization for Research and Treatment of Cancer; EOT = end-of-treatment; EQ-5D-5L = European Quality of Life Five-Dimensional Five-Level Scale Questionnaire; FSH = follicle-stimulating hormone; FT3 = free triiodothyronine; FU = follow-up; HIV = human immunodeficiency virus</w:delText>
        </w:r>
      </w:del>
      <w:r>
        <w:t xml:space="preserve">; HNSCC = head and neck squamous cell carcinoma; </w:t>
      </w:r>
      <w:ins w:id="2850" w:author="GoldenCorpusHarness" w:date="2026-03-28T21:57:49Z">
        <w:r>
          <w:t xml:space="preserve">HPV = human papilloma virus; </w:t>
        </w:r>
      </w:ins>
      <w:r>
        <w:t>I</w:t>
      </w:r>
      <w:del w:id="2851" w:author="GoldenCorpusHarness" w:date="2026-03-28T21:57:49Z">
        <w:r>
          <w:delText>N</w:delText>
        </w:r>
      </w:del>
      <w:ins w:id="2852" w:author="GoldenCorpusHarness" w:date="2026-03-28T21:57:49Z">
        <w:r>
          <w:t xml:space="preserve">V = intravenously; PD = progressive disease; PD-L1 = programmed cell-death-ligand 1; PO = orally; PS = performance status; Q3W = every 3 weeks; QD = daily; </w:t>
        </w:r>
      </w:ins>
      <w:r>
        <w:t>R</w:t>
      </w:r>
      <w:del w:id="2853" w:author="GoldenCorpusHarness" w:date="2026-03-28T21:57:49Z">
        <w:r>
          <w:delText xml:space="preserve"> = international normalized ratio; LV</w:delText>
        </w:r>
      </w:del>
      <w:ins w:id="2854" w:author="GoldenCorpusHarness" w:date="2026-03-28T21:57:49Z">
        <w:r>
          <w:t>/M = recurrent/metastatic; R</w:t>
        </w:r>
      </w:ins>
      <w:r>
        <w:t>E</w:t>
      </w:r>
      <w:del w:id="2855" w:author="GoldenCorpusHarness" w:date="2026-03-28T21:57:49Z">
        <w:r>
          <w:delText>F = left ventricular ejection fraction; MUGA = multigated acquisition; P</w:delText>
        </w:r>
      </w:del>
      <w:ins w:id="2856" w:author="GoldenCorpusHarness" w:date="2026-03-28T21:57:49Z">
        <w:r>
          <w:t xml:space="preserve">CIST 1.1 = </w:t>
        </w:r>
      </w:ins>
      <w:r>
        <w:t>R</w:t>
      </w:r>
      <w:del w:id="2857" w:author="GoldenCorpusHarness" w:date="2026-03-28T21:57:49Z">
        <w:r>
          <w:delText>O = patient-reported outcome; P</w:delText>
        </w:r>
      </w:del>
      <w:ins w:id="2858" w:author="GoldenCorpusHarness" w:date="2026-03-28T21:57:49Z">
        <w:r>
          <w:t xml:space="preserve">esponse Evaluation Criteria in Solid </w:t>
        </w:r>
      </w:ins>
      <w:r>
        <w:t>T</w:t>
      </w:r>
      <w:del w:id="2859" w:author="GoldenCorpusHarness" w:date="2026-03-28T21:57:49Z">
        <w:r>
          <w:delText xml:space="preserve"> = prothrombin time; Q6W = every 6 weeks; Q9W = every 9 weeks; Q12W = every 12 weeks; QLQ-C30 = Quality of Life Questionnaire Core 30 items; QTcF = QT interval corrected with Fridericia’s formula; RNA= ribonucleic acid; RR = respiratory rate; SAE = serious adverse event; SoA = schedule of activities; T3 = triiodothyronine; T4 = thyroxine; TSH = thyroid-stimulating hormone; WOCBP = women of childbearing potential; WONCBP = women of nonchildbearing potential</w:delText>
        </w:r>
      </w:del>
      <w:ins w:id="2860" w:author="GoldenCorpusHarness" w:date="2026-03-28T21:57:49Z">
        <w:r>
          <w:t>umors</w:t>
        </w:r>
      </w:ins>
      <w:r>
        <w:t>.</w:t>
      </w:r>
    </w:p>
    <w:p ns2:paraId="138D9D09" ns2:textId="77777777" w:rsidR="00DE2689" w:rsidRDefault="00DE2689" w:rsidP="00DE2689"/>
    <w:p ns2:paraId="2FE005DB" ns2:textId="4225F7D5" w:rsidR="00E57483" w:rsidRDefault="00EB71E9" w:rsidP="00952113">
      <w:pPr>
        <w:pStyle w:val="Heading3"/>
        <w:pageBreakBefore/>
        <w:ind w:left="965" w:hanging="965"/>
      </w:pPr>
      <w:ins w:id="2861" w:author="GoldenCorpusHarness" w:date="2026-03-28T21:57:49Z">
        <w:r>
          <w:t xml:space="preserve">Figure 2Original Study Design </w:t>
        </w:r>
      </w:ins>
      <w:r>
        <w:t>Second Course Phase</w:t>
      </w:r>
    </w:p>
    <w:p ns2:paraId="3198FD7D" ns2:textId="6A9C5738" w:rsidR="00EF27CA" w:rsidRPr="00337395" w:rsidRDefault="0010331B" w:rsidP="002D1EA4">
      <w:pPr>
        <w:pStyle w:val="Caption"/>
      </w:pPr>
      <w:del w:id="2862" w:author="GoldenCorpusHarness" w:date="2026-03-28T21:57:49Z">
        <w:r>
          <w:delText>Table 2Second Course Phase</w:delText>
        </w:r>
      </w:del>
    </w:p>
    <w:tbl>
      <w:tblPr>
        <w:tblW w:w="5000" w:type="pct"/>
        <w:tblLook w:val="01E0" w:firstRow="1" w:lastRow="1" w:firstColumn="1" w:lastColumn="1" w:noHBand="0" w:noVBand="0"/>
      </w:tblPr>
      <w:tblGrid>
        <w:gridCol w:w="2249"/>
        <w:gridCol w:w="562"/>
        <w:gridCol w:w="562"/>
        <w:gridCol w:w="469"/>
        <w:gridCol w:w="562"/>
        <w:gridCol w:w="562"/>
        <w:gridCol w:w="751"/>
        <w:gridCol w:w="756"/>
        <w:gridCol w:w="1033"/>
        <w:gridCol w:w="1033"/>
        <w:gridCol w:w="938"/>
        <w:gridCol w:w="940"/>
        <w:gridCol w:w="2533"/>
      </w:tblGrid>
      <w:tr w:rsidR="00A074CD" ns2:paraId="7974B6F9" ns2:textId="77777777" w:rsidTr="00E52CB2">
        <w:trPr>
          <w:trHeight w:val="576"/>
          <w:tblHeader/>
        </w:trPr>
        <w:tc>
          <w:tcPr>
            <w:tcW w:w="868" w:type="pct"/>
            <w:tcBorders>
              <w:top w:val="double" w:sz="4" w:space="0" w:color="auto"/>
              <w:left w:val="single" w:sz="4" w:space="0" w:color="auto"/>
              <w:bottom w:val="single" w:sz="6" w:space="0" w:color="auto"/>
              <w:right w:val="single" w:sz="6" w:space="0" w:color="auto"/>
            </w:tcBorders>
            <w:vAlign w:val="bottom"/>
            <w:hideMark/>
          </w:tcPr>
          <w:p ns2:paraId="477BB471" ns2:textId="77777777" w:rsidR="00A074CD" w:rsidRPr="003A4C3B" w:rsidRDefault="00A074CD" w:rsidP="00E52CB2">
            <w:pPr>
              <w:pStyle w:val="TableText0"/>
              <w:keepNext w:val="0"/>
              <w:spacing w:line="252" w:lineRule="auto"/>
              <w:jc w:val="center"/>
              <w:rPr>
                <w:sz w:val="18"/>
                <w:szCs w:val="18"/>
              </w:rPr>
            </w:pPr>
            <w:r w:rsidRPr="003A4C3B">
              <w:rPr>
                <w:sz w:val="18"/>
                <w:szCs w:val="18"/>
              </w:rPr>
              <w:t>Study Period:</w:t>
            </w:r>
          </w:p>
        </w:tc>
        <w:tc>
          <w:tcPr>
            <w:tcW w:w="1631" w:type="pct"/>
            <w:gridSpan w:val="7"/>
            <w:tcBorders>
              <w:top w:val="double" w:sz="4" w:space="0" w:color="auto"/>
              <w:left w:val="single" w:sz="6" w:space="0" w:color="auto"/>
              <w:bottom w:val="single" w:sz="6" w:space="0" w:color="auto"/>
              <w:right w:val="single" w:sz="6" w:space="0" w:color="auto"/>
            </w:tcBorders>
            <w:vAlign w:val="bottom"/>
          </w:tcPr>
          <w:p ns2:paraId="6FC63AF9" ns2:textId="77777777" w:rsidR="00A074CD" w:rsidRPr="003A4C3B" w:rsidRDefault="00A074CD" w:rsidP="00E52CB2">
            <w:pPr>
              <w:pStyle w:val="TableText0"/>
              <w:keepNext w:val="0"/>
              <w:spacing w:line="252" w:lineRule="auto"/>
              <w:jc w:val="center"/>
              <w:rPr>
                <w:sz w:val="18"/>
                <w:szCs w:val="18"/>
              </w:rPr>
            </w:pPr>
            <w:r w:rsidRPr="003A4C3B">
              <w:rPr>
                <w:sz w:val="18"/>
                <w:szCs w:val="18"/>
              </w:rPr>
              <w:t>Intervention (21-Day Cycles)</w:t>
            </w:r>
          </w:p>
        </w:tc>
        <w:tc>
          <w:tcPr>
            <w:tcW w:w="399" w:type="pct"/>
            <w:vMerge w:val="restart"/>
            <w:tcBorders>
              <w:top w:val="double" w:sz="4" w:space="0" w:color="auto"/>
              <w:left w:val="single" w:sz="6" w:space="0" w:color="auto"/>
              <w:right w:val="single" w:sz="6" w:space="0" w:color="auto"/>
            </w:tcBorders>
          </w:tcPr>
          <w:p ns2:paraId="22D16030" ns2:textId="0947830B" w:rsidR="00A074CD" w:rsidRDefault="00A074CD" w:rsidP="00650E8A">
            <w:pPr>
              <w:pStyle w:val="TableText0"/>
              <w:keepNext w:val="0"/>
              <w:spacing w:line="252" w:lineRule="auto"/>
              <w:jc w:val="center"/>
              <w:rPr>
                <w:sz w:val="18"/>
                <w:szCs w:val="18"/>
              </w:rPr>
            </w:pPr>
          </w:p>
          <w:p ns2:paraId="177B0408" ns2:textId="655661DF" w:rsidR="00E52CB2" w:rsidRDefault="00E52CB2" w:rsidP="00650E8A">
            <w:pPr>
              <w:pStyle w:val="TableText0"/>
              <w:keepNext w:val="0"/>
              <w:spacing w:line="252" w:lineRule="auto"/>
              <w:jc w:val="center"/>
              <w:rPr>
                <w:sz w:val="18"/>
                <w:szCs w:val="18"/>
              </w:rPr>
            </w:pPr>
          </w:p>
          <w:p ns2:paraId="3DF5A657" ns2:textId="77777777" w:rsidR="00E52CB2" w:rsidRPr="003A4C3B" w:rsidRDefault="00E52CB2" w:rsidP="00650E8A">
            <w:pPr>
              <w:pStyle w:val="TableText0"/>
              <w:keepNext w:val="0"/>
              <w:spacing w:line="252" w:lineRule="auto"/>
              <w:jc w:val="center"/>
              <w:rPr>
                <w:sz w:val="18"/>
                <w:szCs w:val="18"/>
              </w:rPr>
            </w:pPr>
          </w:p>
          <w:p ns2:paraId="5563E37C" ns2:textId="456F3338" w:rsidR="00A074CD" w:rsidRPr="003A4C3B" w:rsidRDefault="00A074CD" w:rsidP="00650E8A">
            <w:pPr>
              <w:pStyle w:val="TableText0"/>
              <w:keepNext w:val="0"/>
              <w:spacing w:line="252" w:lineRule="auto"/>
              <w:jc w:val="center"/>
              <w:rPr>
                <w:sz w:val="18"/>
                <w:szCs w:val="18"/>
              </w:rPr>
            </w:pPr>
            <w:r w:rsidRPr="003A4C3B">
              <w:rPr>
                <w:sz w:val="18"/>
                <w:szCs w:val="18"/>
              </w:rPr>
              <w:t>End</w:t>
            </w:r>
            <w:r w:rsidR="00763F04">
              <w:rPr>
                <w:sz w:val="18"/>
                <w:szCs w:val="18"/>
              </w:rPr>
              <w:t>-</w:t>
            </w:r>
            <w:r w:rsidRPr="003A4C3B">
              <w:rPr>
                <w:sz w:val="18"/>
                <w:szCs w:val="18"/>
              </w:rPr>
              <w:t>of</w:t>
            </w:r>
            <w:r w:rsidR="00763F04">
              <w:rPr>
                <w:sz w:val="18"/>
                <w:szCs w:val="18"/>
              </w:rPr>
              <w:t>-</w:t>
            </w:r>
            <w:r w:rsidRPr="003A4C3B">
              <w:rPr>
                <w:sz w:val="18"/>
                <w:szCs w:val="18"/>
              </w:rPr>
              <w:t>Treatment</w:t>
            </w:r>
          </w:p>
        </w:tc>
        <w:tc>
          <w:tcPr>
            <w:tcW w:w="1124" w:type="pct"/>
            <w:gridSpan w:val="3"/>
            <w:tcBorders>
              <w:top w:val="double" w:sz="4" w:space="0" w:color="auto"/>
              <w:left w:val="single" w:sz="6" w:space="0" w:color="auto"/>
              <w:bottom w:val="single" w:sz="6" w:space="0" w:color="auto"/>
              <w:right w:val="single" w:sz="4" w:space="0" w:color="auto"/>
            </w:tcBorders>
            <w:vAlign w:val="bottom"/>
            <w:hideMark/>
          </w:tcPr>
          <w:p ns2:paraId="741AE1E9" ns2:textId="5BE8A8FC" w:rsidR="00A074CD" w:rsidRPr="003A4C3B" w:rsidRDefault="009B1AC6" w:rsidP="00E52CB2">
            <w:pPr>
              <w:pStyle w:val="TableText0"/>
              <w:keepNext w:val="0"/>
              <w:spacing w:line="252" w:lineRule="auto"/>
              <w:jc w:val="center"/>
              <w:rPr>
                <w:sz w:val="18"/>
                <w:szCs w:val="18"/>
              </w:rPr>
            </w:pPr>
            <w:r>
              <w:rPr>
                <w:sz w:val="18"/>
                <w:szCs w:val="18"/>
              </w:rPr>
              <w:t>Post</w:t>
            </w:r>
            <w:r w:rsidR="00A074CD" w:rsidRPr="003A4C3B">
              <w:rPr>
                <w:sz w:val="18"/>
                <w:szCs w:val="18"/>
              </w:rPr>
              <w:t>treatment</w:t>
            </w:r>
            <w:r w:rsidR="0013751E">
              <w:rPr>
                <w:sz w:val="18"/>
                <w:szCs w:val="18"/>
              </w:rPr>
              <w:t xml:space="preserve"> Visits</w:t>
            </w:r>
          </w:p>
        </w:tc>
        <w:tc>
          <w:tcPr>
            <w:tcW w:w="978" w:type="pct"/>
            <w:tcBorders>
              <w:top w:val="double" w:sz="4" w:space="0" w:color="auto"/>
              <w:left w:val="single" w:sz="6" w:space="0" w:color="auto"/>
              <w:bottom w:val="single" w:sz="6" w:space="0" w:color="auto"/>
              <w:right w:val="single" w:sz="4" w:space="0" w:color="auto"/>
            </w:tcBorders>
            <w:vAlign w:val="bottom"/>
            <w:hideMark/>
          </w:tcPr>
          <w:p ns2:paraId="4659ADFE" ns2:textId="44D56B54" w:rsidR="00A074CD" w:rsidRPr="003A4C3B" w:rsidRDefault="00A074CD" w:rsidP="00E52CB2">
            <w:pPr>
              <w:pStyle w:val="TableText0"/>
              <w:keepNext w:val="0"/>
              <w:spacing w:line="252" w:lineRule="auto"/>
              <w:jc w:val="center"/>
              <w:rPr>
                <w:sz w:val="18"/>
                <w:szCs w:val="18"/>
              </w:rPr>
            </w:pPr>
            <w:r w:rsidRPr="003A4C3B">
              <w:rPr>
                <w:sz w:val="18"/>
                <w:szCs w:val="18"/>
              </w:rPr>
              <w:t>Notes</w:t>
            </w:r>
          </w:p>
        </w:tc>
      </w:tr>
      <w:tr w:rsidR="0013751E" ns2:paraId="10E7E5A0" ns2:textId="77777777" w:rsidTr="00E52CB2">
        <w:trPr>
          <w:tblHeader/>
        </w:trPr>
        <w:tc>
          <w:tcPr>
            <w:tcW w:w="868" w:type="pct"/>
            <w:tcBorders>
              <w:top w:val="single" w:sz="6" w:space="0" w:color="auto"/>
              <w:left w:val="single" w:sz="4" w:space="0" w:color="auto"/>
              <w:bottom w:val="single" w:sz="6" w:space="0" w:color="auto"/>
              <w:right w:val="single" w:sz="6" w:space="0" w:color="auto"/>
            </w:tcBorders>
            <w:vAlign w:val="bottom"/>
          </w:tcPr>
          <w:p ns2:paraId="0D9C5629" ns2:textId="07A7B44D" w:rsidR="00A074CD" w:rsidRPr="003A4C3B" w:rsidRDefault="00A074CD" w:rsidP="00E52CB2">
            <w:pPr>
              <w:pStyle w:val="TableText0"/>
              <w:keepNext w:val="0"/>
              <w:spacing w:line="252" w:lineRule="auto"/>
              <w:jc w:val="center"/>
              <w:rPr>
                <w:sz w:val="18"/>
                <w:szCs w:val="18"/>
              </w:rPr>
            </w:pPr>
            <w:r>
              <w:rPr>
                <w:sz w:val="18"/>
                <w:szCs w:val="18"/>
              </w:rPr>
              <w:t>Visit</w:t>
            </w:r>
            <w:r w:rsidR="00E21C61">
              <w:rPr>
                <w:sz w:val="18"/>
                <w:szCs w:val="18"/>
              </w:rPr>
              <w:t>/</w:t>
            </w:r>
            <w:r>
              <w:rPr>
                <w:sz w:val="18"/>
                <w:szCs w:val="18"/>
              </w:rPr>
              <w:t>Cycle Number</w:t>
            </w:r>
          </w:p>
        </w:tc>
        <w:tc>
          <w:tcPr>
            <w:tcW w:w="217" w:type="pct"/>
            <w:tcBorders>
              <w:top w:val="single" w:sz="6" w:space="0" w:color="auto"/>
              <w:left w:val="single" w:sz="6" w:space="0" w:color="auto"/>
              <w:bottom w:val="single" w:sz="6" w:space="0" w:color="auto"/>
              <w:right w:val="single" w:sz="6" w:space="0" w:color="auto"/>
            </w:tcBorders>
            <w:vAlign w:val="bottom"/>
          </w:tcPr>
          <w:p ns2:paraId="41A2255B"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bottom"/>
          </w:tcPr>
          <w:p ns2:paraId="047FF253"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2</w:t>
            </w:r>
          </w:p>
        </w:tc>
        <w:tc>
          <w:tcPr>
            <w:tcW w:w="181" w:type="pct"/>
            <w:tcBorders>
              <w:top w:val="single" w:sz="6" w:space="0" w:color="auto"/>
              <w:left w:val="single" w:sz="6" w:space="0" w:color="auto"/>
              <w:bottom w:val="single" w:sz="6" w:space="0" w:color="auto"/>
              <w:right w:val="single" w:sz="6" w:space="0" w:color="auto"/>
            </w:tcBorders>
            <w:vAlign w:val="bottom"/>
          </w:tcPr>
          <w:p ns2:paraId="3B7FFA99" ns2:textId="77777777" w:rsidR="00A074CD" w:rsidRPr="003A4C3B" w:rsidRDefault="00A074CD" w:rsidP="00E52CB2">
            <w:pPr>
              <w:pStyle w:val="TableText0"/>
              <w:keepNext w:val="0"/>
              <w:spacing w:line="252" w:lineRule="auto"/>
              <w:jc w:val="center"/>
              <w:rPr>
                <w:sz w:val="18"/>
                <w:szCs w:val="18"/>
              </w:rPr>
            </w:pPr>
            <w:r w:rsidRPr="003A4C3B">
              <w:rPr>
                <w:sz w:val="18"/>
                <w:szCs w:val="18"/>
              </w:rPr>
              <w:t>C</w:t>
            </w:r>
            <w:r>
              <w:rPr>
                <w:sz w:val="18"/>
                <w:szCs w:val="18"/>
              </w:rPr>
              <w:t>3</w:t>
            </w:r>
          </w:p>
        </w:tc>
        <w:tc>
          <w:tcPr>
            <w:tcW w:w="217" w:type="pct"/>
            <w:tcBorders>
              <w:top w:val="single" w:sz="6" w:space="0" w:color="auto"/>
              <w:left w:val="single" w:sz="6" w:space="0" w:color="auto"/>
              <w:bottom w:val="single" w:sz="6" w:space="0" w:color="auto"/>
              <w:right w:val="single" w:sz="6" w:space="0" w:color="auto"/>
            </w:tcBorders>
            <w:vAlign w:val="bottom"/>
          </w:tcPr>
          <w:p ns2:paraId="37BD8C02" ns2:textId="77777777" w:rsidR="00A074CD" w:rsidRPr="003A4C3B" w:rsidRDefault="00A074CD" w:rsidP="00E52CB2">
            <w:pPr>
              <w:pStyle w:val="TableText0"/>
              <w:keepNext w:val="0"/>
              <w:spacing w:line="252" w:lineRule="auto"/>
              <w:jc w:val="center"/>
              <w:rPr>
                <w:sz w:val="18"/>
                <w:szCs w:val="18"/>
              </w:rPr>
            </w:pPr>
            <w:r>
              <w:rPr>
                <w:sz w:val="18"/>
                <w:szCs w:val="18"/>
              </w:rPr>
              <w:t>C4</w:t>
            </w:r>
          </w:p>
        </w:tc>
        <w:tc>
          <w:tcPr>
            <w:tcW w:w="217" w:type="pct"/>
            <w:tcBorders>
              <w:left w:val="single" w:sz="6" w:space="0" w:color="auto"/>
              <w:right w:val="single" w:sz="6" w:space="0" w:color="auto"/>
            </w:tcBorders>
            <w:vAlign w:val="bottom"/>
          </w:tcPr>
          <w:p ns2:paraId="7DB10D0D" ns2:textId="77777777" w:rsidR="00A074CD" w:rsidRDefault="00A074CD" w:rsidP="00E52CB2">
            <w:pPr>
              <w:pStyle w:val="TableText0"/>
              <w:keepNext w:val="0"/>
              <w:spacing w:line="252" w:lineRule="auto"/>
              <w:jc w:val="center"/>
              <w:rPr>
                <w:sz w:val="18"/>
                <w:szCs w:val="18"/>
              </w:rPr>
            </w:pPr>
            <w:r>
              <w:rPr>
                <w:sz w:val="18"/>
                <w:szCs w:val="18"/>
              </w:rPr>
              <w:t>C5</w:t>
            </w:r>
          </w:p>
        </w:tc>
        <w:tc>
          <w:tcPr>
            <w:tcW w:w="290" w:type="pct"/>
            <w:tcBorders>
              <w:left w:val="single" w:sz="6" w:space="0" w:color="auto"/>
              <w:right w:val="single" w:sz="6" w:space="0" w:color="auto"/>
            </w:tcBorders>
            <w:vAlign w:val="bottom"/>
          </w:tcPr>
          <w:p ns2:paraId="0C4EB43F" ns2:textId="77777777" w:rsidR="00A074CD" w:rsidRDefault="00A074CD" w:rsidP="00E52CB2">
            <w:pPr>
              <w:pStyle w:val="TableText0"/>
              <w:keepNext w:val="0"/>
              <w:spacing w:line="252" w:lineRule="auto"/>
              <w:jc w:val="center"/>
              <w:rPr>
                <w:sz w:val="18"/>
                <w:szCs w:val="18"/>
              </w:rPr>
            </w:pPr>
            <w:r>
              <w:rPr>
                <w:sz w:val="18"/>
                <w:szCs w:val="18"/>
              </w:rPr>
              <w:t>C6 to C17</w:t>
            </w:r>
          </w:p>
        </w:tc>
        <w:tc>
          <w:tcPr>
            <w:tcW w:w="292" w:type="pct"/>
            <w:tcBorders>
              <w:left w:val="single" w:sz="6" w:space="0" w:color="auto"/>
              <w:right w:val="single" w:sz="6" w:space="0" w:color="auto"/>
            </w:tcBorders>
            <w:vAlign w:val="bottom"/>
          </w:tcPr>
          <w:p ns2:paraId="42658690" ns2:textId="77777777" w:rsidR="00A074CD" w:rsidRPr="003A4C3B" w:rsidRDefault="00A074CD" w:rsidP="00E52CB2">
            <w:pPr>
              <w:pStyle w:val="TableText0"/>
              <w:keepNext w:val="0"/>
              <w:spacing w:line="252" w:lineRule="auto"/>
              <w:jc w:val="center"/>
              <w:rPr>
                <w:sz w:val="18"/>
                <w:szCs w:val="18"/>
              </w:rPr>
            </w:pPr>
            <w:r>
              <w:rPr>
                <w:sz w:val="18"/>
                <w:szCs w:val="18"/>
              </w:rPr>
              <w:t>≥ C18</w:t>
            </w:r>
          </w:p>
        </w:tc>
        <w:tc>
          <w:tcPr>
            <w:tcW w:w="399" w:type="pct"/>
            <w:vMerge/>
            <w:tcBorders>
              <w:left w:val="single" w:sz="6" w:space="0" w:color="auto"/>
              <w:right w:val="single" w:sz="6" w:space="0" w:color="auto"/>
            </w:tcBorders>
          </w:tcPr>
          <w:p ns2:paraId="4BE82C8F" ns2:textId="77777777" w:rsidR="00A074CD" w:rsidRPr="003A4C3B" w:rsidRDefault="00A074CD" w:rsidP="00650E8A">
            <w:pPr>
              <w:pStyle w:val="TableText0"/>
              <w:spacing w:line="252" w:lineRule="auto"/>
              <w:jc w:val="center"/>
              <w:rPr>
                <w:sz w:val="18"/>
                <w:szCs w:val="18"/>
              </w:rPr>
            </w:pPr>
          </w:p>
        </w:tc>
        <w:tc>
          <w:tcPr>
            <w:tcW w:w="399" w:type="pct"/>
            <w:tcBorders>
              <w:top w:val="single" w:sz="6" w:space="0" w:color="auto"/>
              <w:left w:val="single" w:sz="6" w:space="0" w:color="auto"/>
              <w:right w:val="single" w:sz="6" w:space="0" w:color="auto"/>
            </w:tcBorders>
            <w:vAlign w:val="bottom"/>
          </w:tcPr>
          <w:p ns2:paraId="25025985" ns2:textId="77777777" w:rsidR="00A074CD" w:rsidRPr="003A4C3B" w:rsidRDefault="00A074CD" w:rsidP="00E52CB2">
            <w:pPr>
              <w:pStyle w:val="TableText0"/>
              <w:spacing w:line="252" w:lineRule="auto"/>
              <w:jc w:val="center"/>
              <w:rPr>
                <w:sz w:val="18"/>
                <w:szCs w:val="18"/>
              </w:rPr>
            </w:pPr>
            <w:r w:rsidRPr="003A4C3B">
              <w:rPr>
                <w:sz w:val="18"/>
                <w:szCs w:val="18"/>
              </w:rPr>
              <w:t>Safety Follow-up</w:t>
            </w:r>
          </w:p>
        </w:tc>
        <w:tc>
          <w:tcPr>
            <w:tcW w:w="362" w:type="pct"/>
            <w:tcBorders>
              <w:top w:val="single" w:sz="6" w:space="0" w:color="auto"/>
              <w:left w:val="single" w:sz="6" w:space="0" w:color="auto"/>
              <w:right w:val="single" w:sz="4" w:space="0" w:color="auto"/>
            </w:tcBorders>
            <w:vAlign w:val="bottom"/>
          </w:tcPr>
          <w:p ns2:paraId="6631088C" ns2:textId="5CF1B734" w:rsidR="00A074CD" w:rsidRPr="003A4C3B" w:rsidRDefault="00481FCA" w:rsidP="00E52CB2">
            <w:pPr>
              <w:pStyle w:val="TableText0"/>
              <w:spacing w:line="252" w:lineRule="auto"/>
              <w:jc w:val="center"/>
              <w:rPr>
                <w:sz w:val="18"/>
                <w:szCs w:val="18"/>
              </w:rPr>
            </w:pPr>
            <w:r>
              <w:rPr>
                <w:sz w:val="18"/>
                <w:szCs w:val="18"/>
              </w:rPr>
              <w:t>Second</w:t>
            </w:r>
            <w:r w:rsidR="00BC30BF">
              <w:rPr>
                <w:sz w:val="18"/>
                <w:szCs w:val="18"/>
              </w:rPr>
              <w:t xml:space="preserve"> </w:t>
            </w:r>
            <w:r w:rsidR="0013751E">
              <w:rPr>
                <w:sz w:val="18"/>
                <w:szCs w:val="18"/>
              </w:rPr>
              <w:t>Course</w:t>
            </w:r>
            <w:r w:rsidR="0013751E">
              <w:rPr>
                <w:sz w:val="18"/>
                <w:szCs w:val="18"/>
              </w:rPr>
              <w:br/>
              <w:t xml:space="preserve">Efficacy </w:t>
            </w:r>
            <w:r w:rsidR="00A074CD" w:rsidRPr="003A4C3B">
              <w:rPr>
                <w:sz w:val="18"/>
                <w:szCs w:val="18"/>
              </w:rPr>
              <w:t>Follow-up</w:t>
            </w:r>
          </w:p>
        </w:tc>
        <w:tc>
          <w:tcPr>
            <w:tcW w:w="363" w:type="pct"/>
            <w:tcBorders>
              <w:top w:val="single" w:sz="6" w:space="0" w:color="auto"/>
              <w:left w:val="single" w:sz="6" w:space="0" w:color="auto"/>
              <w:right w:val="single" w:sz="4" w:space="0" w:color="auto"/>
            </w:tcBorders>
            <w:vAlign w:val="bottom"/>
          </w:tcPr>
          <w:p ns2:paraId="0221DCC6" ns2:textId="77777777" w:rsidR="00A074CD" w:rsidRPr="003A4C3B" w:rsidRDefault="00A074CD" w:rsidP="00E52CB2">
            <w:pPr>
              <w:pStyle w:val="TableText0"/>
              <w:spacing w:line="252" w:lineRule="auto"/>
              <w:jc w:val="center"/>
              <w:rPr>
                <w:sz w:val="18"/>
                <w:szCs w:val="18"/>
              </w:rPr>
            </w:pPr>
            <w:r w:rsidRPr="003A4C3B">
              <w:rPr>
                <w:sz w:val="18"/>
                <w:szCs w:val="18"/>
              </w:rPr>
              <w:t>Survival FU</w:t>
            </w:r>
          </w:p>
        </w:tc>
        <w:tc>
          <w:tcPr>
            <w:tcW w:w="978" w:type="pct"/>
            <w:vMerge w:val="restart"/>
            <w:tcBorders>
              <w:top w:val="single" w:sz="6" w:space="0" w:color="auto"/>
              <w:left w:val="single" w:sz="6" w:space="0" w:color="auto"/>
              <w:right w:val="single" w:sz="4" w:space="0" w:color="auto"/>
            </w:tcBorders>
            <w:vAlign w:val="center"/>
          </w:tcPr>
          <w:p ns2:paraId="681F3958" ns2:textId="77777777" w:rsidR="00A074CD" w:rsidRPr="003A4C3B" w:rsidRDefault="00A074CD" w:rsidP="00650E8A">
            <w:pPr>
              <w:pStyle w:val="TableText0"/>
              <w:keepNext w:val="0"/>
              <w:spacing w:line="252" w:lineRule="auto"/>
              <w:jc w:val="center"/>
              <w:rPr>
                <w:sz w:val="18"/>
                <w:szCs w:val="18"/>
              </w:rPr>
            </w:pPr>
          </w:p>
        </w:tc>
      </w:tr>
      <w:tr w:rsidR="0013751E" ns2:paraId="52D67151" ns2:textId="77777777" w:rsidTr="00F07E1D">
        <w:trPr>
          <w:tblHeader/>
        </w:trPr>
        <w:tc>
          <w:tcPr>
            <w:tcW w:w="868" w:type="pct"/>
            <w:tcBorders>
              <w:top w:val="single" w:sz="6" w:space="0" w:color="auto"/>
              <w:left w:val="single" w:sz="4" w:space="0" w:color="auto"/>
              <w:bottom w:val="single" w:sz="6" w:space="0" w:color="auto"/>
              <w:right w:val="single" w:sz="6" w:space="0" w:color="auto"/>
            </w:tcBorders>
            <w:vAlign w:val="center"/>
            <w:hideMark/>
          </w:tcPr>
          <w:p ns2:paraId="2B60F0E3" ns2:textId="77777777" w:rsidR="00A074CD" w:rsidRPr="003A4C3B" w:rsidRDefault="00A074CD" w:rsidP="00650E8A">
            <w:pPr>
              <w:pStyle w:val="TableText0"/>
              <w:keepNext w:val="0"/>
              <w:spacing w:line="252" w:lineRule="auto"/>
              <w:jc w:val="center"/>
              <w:rPr>
                <w:sz w:val="18"/>
                <w:szCs w:val="18"/>
              </w:rPr>
            </w:pPr>
            <w:r w:rsidRPr="003A4C3B">
              <w:rPr>
                <w:sz w:val="18"/>
                <w:szCs w:val="18"/>
              </w:rPr>
              <w:t>Cycle Day</w:t>
            </w:r>
          </w:p>
        </w:tc>
        <w:tc>
          <w:tcPr>
            <w:tcW w:w="217" w:type="pct"/>
            <w:tcBorders>
              <w:top w:val="single" w:sz="6" w:space="0" w:color="auto"/>
              <w:left w:val="single" w:sz="6" w:space="0" w:color="auto"/>
              <w:bottom w:val="single" w:sz="6" w:space="0" w:color="auto"/>
              <w:right w:val="single" w:sz="6" w:space="0" w:color="auto"/>
            </w:tcBorders>
            <w:vAlign w:val="center"/>
          </w:tcPr>
          <w:p ns2:paraId="4105EC10"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ns2:paraId="1B3DF31D"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181" w:type="pct"/>
            <w:tcBorders>
              <w:top w:val="single" w:sz="6" w:space="0" w:color="auto"/>
              <w:left w:val="single" w:sz="6" w:space="0" w:color="auto"/>
              <w:bottom w:val="single" w:sz="6" w:space="0" w:color="auto"/>
              <w:right w:val="single" w:sz="6" w:space="0" w:color="auto"/>
            </w:tcBorders>
            <w:vAlign w:val="center"/>
            <w:hideMark/>
          </w:tcPr>
          <w:p ns2:paraId="32A45616"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tcPr>
          <w:p ns2:paraId="65874675"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17" w:type="pct"/>
            <w:tcBorders>
              <w:top w:val="single" w:sz="6" w:space="0" w:color="auto"/>
              <w:left w:val="single" w:sz="6" w:space="0" w:color="auto"/>
              <w:bottom w:val="single" w:sz="6" w:space="0" w:color="auto"/>
              <w:right w:val="single" w:sz="6" w:space="0" w:color="auto"/>
            </w:tcBorders>
            <w:vAlign w:val="center"/>
            <w:hideMark/>
          </w:tcPr>
          <w:p ns2:paraId="11A6E6C0"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0" w:type="pct"/>
            <w:tcBorders>
              <w:top w:val="single" w:sz="6" w:space="0" w:color="auto"/>
              <w:left w:val="single" w:sz="6" w:space="0" w:color="auto"/>
              <w:bottom w:val="single" w:sz="6" w:space="0" w:color="auto"/>
              <w:right w:val="single" w:sz="6" w:space="0" w:color="auto"/>
            </w:tcBorders>
          </w:tcPr>
          <w:p ns2:paraId="4AEF0AF9"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292" w:type="pct"/>
            <w:tcBorders>
              <w:top w:val="single" w:sz="6" w:space="0" w:color="auto"/>
              <w:left w:val="single" w:sz="6" w:space="0" w:color="auto"/>
              <w:bottom w:val="single" w:sz="6" w:space="0" w:color="auto"/>
              <w:right w:val="single" w:sz="6" w:space="0" w:color="auto"/>
            </w:tcBorders>
          </w:tcPr>
          <w:p ns2:paraId="4F84C746" ns2:textId="77777777" w:rsidR="00A074CD" w:rsidRPr="003A4C3B" w:rsidRDefault="00A074CD" w:rsidP="00650E8A">
            <w:pPr>
              <w:pStyle w:val="TableText0"/>
              <w:keepNext w:val="0"/>
              <w:spacing w:line="252" w:lineRule="auto"/>
              <w:jc w:val="center"/>
              <w:rPr>
                <w:sz w:val="18"/>
                <w:szCs w:val="18"/>
              </w:rPr>
            </w:pPr>
            <w:r w:rsidRPr="003A4C3B">
              <w:rPr>
                <w:sz w:val="18"/>
                <w:szCs w:val="18"/>
              </w:rPr>
              <w:t>1</w:t>
            </w:r>
          </w:p>
        </w:tc>
        <w:tc>
          <w:tcPr>
            <w:tcW w:w="399" w:type="pct"/>
            <w:tcBorders>
              <w:left w:val="single" w:sz="6" w:space="0" w:color="auto"/>
              <w:bottom w:val="single" w:sz="6" w:space="0" w:color="auto"/>
              <w:right w:val="single" w:sz="4" w:space="0" w:color="auto"/>
            </w:tcBorders>
            <w:vAlign w:val="center"/>
          </w:tcPr>
          <w:p ns2:paraId="33DDB9F2" ns2:textId="77777777" w:rsidR="00A074CD" w:rsidRPr="003A4C3B" w:rsidRDefault="00A074CD" w:rsidP="00650E8A">
            <w:pPr>
              <w:pStyle w:val="TableText0"/>
              <w:keepNext w:val="0"/>
              <w:spacing w:line="252" w:lineRule="auto"/>
              <w:rPr>
                <w:sz w:val="18"/>
                <w:szCs w:val="18"/>
              </w:rPr>
            </w:pPr>
          </w:p>
        </w:tc>
        <w:tc>
          <w:tcPr>
            <w:tcW w:w="399" w:type="pct"/>
            <w:tcBorders>
              <w:left w:val="single" w:sz="4" w:space="0" w:color="auto"/>
              <w:bottom w:val="single" w:sz="6" w:space="0" w:color="auto"/>
              <w:right w:val="single" w:sz="6" w:space="0" w:color="auto"/>
            </w:tcBorders>
            <w:vAlign w:val="center"/>
          </w:tcPr>
          <w:p ns2:paraId="5C3359DF" ns2:textId="77777777" w:rsidR="00A074CD" w:rsidRPr="003A4C3B" w:rsidRDefault="00A074CD" w:rsidP="00650E8A">
            <w:pPr>
              <w:pStyle w:val="TableText0"/>
              <w:keepNext w:val="0"/>
              <w:spacing w:line="252" w:lineRule="auto"/>
              <w:jc w:val="center"/>
              <w:rPr>
                <w:sz w:val="18"/>
                <w:szCs w:val="18"/>
              </w:rPr>
            </w:pPr>
          </w:p>
        </w:tc>
        <w:tc>
          <w:tcPr>
            <w:tcW w:w="362" w:type="pct"/>
            <w:tcBorders>
              <w:left w:val="single" w:sz="6" w:space="0" w:color="auto"/>
              <w:bottom w:val="single" w:sz="6" w:space="0" w:color="auto"/>
              <w:right w:val="single" w:sz="4" w:space="0" w:color="auto"/>
            </w:tcBorders>
            <w:vAlign w:val="center"/>
            <w:hideMark/>
          </w:tcPr>
          <w:p ns2:paraId="390B9B80" ns2:textId="77777777" w:rsidR="00A074CD" w:rsidRPr="003A4C3B" w:rsidRDefault="00A074CD" w:rsidP="00650E8A">
            <w:pPr>
              <w:pStyle w:val="TableText0"/>
              <w:keepNext w:val="0"/>
              <w:spacing w:line="252" w:lineRule="auto"/>
              <w:jc w:val="center"/>
              <w:rPr>
                <w:sz w:val="18"/>
                <w:szCs w:val="18"/>
              </w:rPr>
            </w:pPr>
          </w:p>
        </w:tc>
        <w:tc>
          <w:tcPr>
            <w:tcW w:w="363" w:type="pct"/>
            <w:tcBorders>
              <w:left w:val="single" w:sz="6" w:space="0" w:color="auto"/>
              <w:bottom w:val="single" w:sz="6" w:space="0" w:color="auto"/>
              <w:right w:val="single" w:sz="4" w:space="0" w:color="auto"/>
            </w:tcBorders>
            <w:vAlign w:val="center"/>
            <w:hideMark/>
          </w:tcPr>
          <w:p ns2:paraId="0D594F07" ns2:textId="77777777" w:rsidR="00A074CD" w:rsidRPr="003A4C3B" w:rsidRDefault="00A074CD" w:rsidP="00650E8A">
            <w:pPr>
              <w:pStyle w:val="TableText0"/>
              <w:keepNext w:val="0"/>
              <w:spacing w:line="252" w:lineRule="auto"/>
              <w:jc w:val="center"/>
              <w:rPr>
                <w:sz w:val="18"/>
                <w:szCs w:val="18"/>
              </w:rPr>
            </w:pPr>
          </w:p>
        </w:tc>
        <w:tc>
          <w:tcPr>
            <w:tcW w:w="978" w:type="pct"/>
            <w:vMerge/>
            <w:tcBorders>
              <w:left w:val="single" w:sz="6" w:space="0" w:color="auto"/>
              <w:right w:val="single" w:sz="4" w:space="0" w:color="auto"/>
            </w:tcBorders>
            <w:vAlign w:val="center"/>
          </w:tcPr>
          <w:p ns2:paraId="363964A2" ns2:textId="77777777" w:rsidR="00A074CD" w:rsidRPr="003A4C3B" w:rsidRDefault="00A074CD" w:rsidP="00650E8A">
            <w:pPr>
              <w:pStyle w:val="TableText0"/>
              <w:keepNext w:val="0"/>
              <w:spacing w:line="252" w:lineRule="auto"/>
              <w:jc w:val="center"/>
              <w:rPr>
                <w:sz w:val="18"/>
                <w:szCs w:val="18"/>
              </w:rPr>
            </w:pPr>
          </w:p>
        </w:tc>
      </w:tr>
      <w:tr w:rsidR="0013751E" ns2:paraId="309E56DE" ns2:textId="77777777" w:rsidTr="00F07E1D">
        <w:trPr>
          <w:trHeight w:val="273"/>
          <w:tblHeader/>
        </w:trPr>
        <w:tc>
          <w:tcPr>
            <w:tcW w:w="868" w:type="pct"/>
            <w:tcBorders>
              <w:top w:val="single" w:sz="6" w:space="0" w:color="auto"/>
              <w:left w:val="single" w:sz="4" w:space="0" w:color="auto"/>
              <w:bottom w:val="single" w:sz="12" w:space="0" w:color="auto"/>
              <w:right w:val="single" w:sz="6" w:space="0" w:color="auto"/>
            </w:tcBorders>
            <w:vAlign w:val="center"/>
            <w:hideMark/>
          </w:tcPr>
          <w:p ns2:paraId="07C621CC" ns2:textId="77777777" w:rsidR="00A074CD" w:rsidRPr="003A4C3B" w:rsidRDefault="00A074CD" w:rsidP="009300B0">
            <w:pPr>
              <w:pStyle w:val="TableText0"/>
              <w:keepNext w:val="0"/>
              <w:spacing w:before="40" w:after="40"/>
              <w:jc w:val="center"/>
              <w:rPr>
                <w:sz w:val="18"/>
                <w:szCs w:val="18"/>
              </w:rPr>
            </w:pPr>
            <w:r w:rsidRPr="003A4C3B">
              <w:rPr>
                <w:sz w:val="18"/>
                <w:szCs w:val="18"/>
              </w:rPr>
              <w:t>Scheduling Window (days)</w:t>
            </w:r>
          </w:p>
        </w:tc>
        <w:tc>
          <w:tcPr>
            <w:tcW w:w="217" w:type="pct"/>
            <w:tcBorders>
              <w:top w:val="single" w:sz="6" w:space="0" w:color="auto"/>
              <w:left w:val="single" w:sz="6" w:space="0" w:color="auto"/>
              <w:bottom w:val="single" w:sz="12" w:space="0" w:color="auto"/>
              <w:right w:val="single" w:sz="6" w:space="0" w:color="auto"/>
            </w:tcBorders>
            <w:vAlign w:val="center"/>
          </w:tcPr>
          <w:p ns2:paraId="570B3BC4"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6500B1EE"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181" w:type="pct"/>
            <w:tcBorders>
              <w:top w:val="single" w:sz="6" w:space="0" w:color="auto"/>
              <w:left w:val="single" w:sz="6" w:space="0" w:color="auto"/>
              <w:bottom w:val="single" w:sz="12" w:space="0" w:color="auto"/>
              <w:right w:val="single" w:sz="6" w:space="0" w:color="auto"/>
            </w:tcBorders>
            <w:vAlign w:val="center"/>
          </w:tcPr>
          <w:p ns2:paraId="66B6EE98"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12EC3615"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17" w:type="pct"/>
            <w:tcBorders>
              <w:top w:val="single" w:sz="6" w:space="0" w:color="auto"/>
              <w:left w:val="single" w:sz="6" w:space="0" w:color="auto"/>
              <w:bottom w:val="single" w:sz="12" w:space="0" w:color="auto"/>
              <w:right w:val="single" w:sz="6" w:space="0" w:color="auto"/>
            </w:tcBorders>
            <w:vAlign w:val="center"/>
          </w:tcPr>
          <w:p ns2:paraId="0AE37695"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0" w:type="pct"/>
            <w:tcBorders>
              <w:top w:val="single" w:sz="6" w:space="0" w:color="auto"/>
              <w:left w:val="single" w:sz="6" w:space="0" w:color="auto"/>
              <w:bottom w:val="single" w:sz="12" w:space="0" w:color="auto"/>
              <w:right w:val="single" w:sz="6" w:space="0" w:color="auto"/>
            </w:tcBorders>
            <w:vAlign w:val="center"/>
          </w:tcPr>
          <w:p ns2:paraId="5348F963"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292" w:type="pct"/>
            <w:tcBorders>
              <w:top w:val="single" w:sz="6" w:space="0" w:color="auto"/>
              <w:left w:val="single" w:sz="6" w:space="0" w:color="auto"/>
              <w:bottom w:val="single" w:sz="12" w:space="0" w:color="auto"/>
              <w:right w:val="single" w:sz="6" w:space="0" w:color="auto"/>
            </w:tcBorders>
            <w:vAlign w:val="center"/>
          </w:tcPr>
          <w:p ns2:paraId="31941AD7" ns2:textId="77777777" w:rsidR="00A074CD" w:rsidRPr="003A4C3B" w:rsidRDefault="00A074CD" w:rsidP="009300B0">
            <w:pPr>
              <w:pStyle w:val="TableText0"/>
              <w:keepNext w:val="0"/>
              <w:spacing w:before="40" w:after="40"/>
              <w:jc w:val="center"/>
              <w:rPr>
                <w:sz w:val="18"/>
                <w:szCs w:val="18"/>
              </w:rPr>
            </w:pPr>
            <w:r w:rsidRPr="003A4C3B">
              <w:rPr>
                <w:sz w:val="18"/>
                <w:szCs w:val="18"/>
              </w:rPr>
              <w:t>±3</w:t>
            </w:r>
          </w:p>
        </w:tc>
        <w:tc>
          <w:tcPr>
            <w:tcW w:w="399" w:type="pct"/>
            <w:tcBorders>
              <w:top w:val="single" w:sz="6" w:space="0" w:color="auto"/>
              <w:left w:val="single" w:sz="6" w:space="0" w:color="auto"/>
              <w:bottom w:val="single" w:sz="12" w:space="0" w:color="auto"/>
              <w:right w:val="single" w:sz="6" w:space="0" w:color="auto"/>
            </w:tcBorders>
            <w:vAlign w:val="center"/>
          </w:tcPr>
          <w:p ns2:paraId="19D675B6" ns2:textId="77777777" w:rsidR="00A074CD" w:rsidRPr="003A4C3B" w:rsidRDefault="00A074CD" w:rsidP="009300B0">
            <w:pPr>
              <w:pStyle w:val="TableText0"/>
              <w:keepNext w:val="0"/>
              <w:spacing w:before="40" w:after="40"/>
              <w:jc w:val="center"/>
              <w:rPr>
                <w:sz w:val="18"/>
                <w:szCs w:val="18"/>
              </w:rPr>
            </w:pPr>
            <w:r w:rsidRPr="003A4C3B">
              <w:rPr>
                <w:sz w:val="18"/>
                <w:szCs w:val="18"/>
              </w:rPr>
              <w:t>At time of treatment discon</w:t>
            </w:r>
          </w:p>
        </w:tc>
        <w:tc>
          <w:tcPr>
            <w:tcW w:w="399" w:type="pct"/>
            <w:tcBorders>
              <w:top w:val="single" w:sz="6" w:space="0" w:color="auto"/>
              <w:left w:val="single" w:sz="6" w:space="0" w:color="auto"/>
              <w:bottom w:val="single" w:sz="12" w:space="0" w:color="auto"/>
              <w:right w:val="single" w:sz="6" w:space="0" w:color="auto"/>
            </w:tcBorders>
            <w:vAlign w:val="center"/>
          </w:tcPr>
          <w:p ns2:paraId="79A16363" ns2:textId="7012A959" w:rsidR="00D60824" w:rsidRDefault="00D60824" w:rsidP="009300B0">
            <w:pPr>
              <w:pStyle w:val="TableText0"/>
              <w:keepNext w:val="0"/>
              <w:spacing w:before="40" w:after="40"/>
              <w:jc w:val="center"/>
              <w:rPr>
                <w:sz w:val="18"/>
                <w:szCs w:val="18"/>
              </w:rPr>
            </w:pPr>
            <w:r>
              <w:rPr>
                <w:sz w:val="18"/>
                <w:szCs w:val="18"/>
              </w:rPr>
              <w:t>Approx.</w:t>
            </w:r>
          </w:p>
          <w:p ns2:paraId="536E8528" ns2:textId="26EC7CF5" w:rsidR="00A074CD" w:rsidRPr="003A4C3B" w:rsidRDefault="00A074CD" w:rsidP="009300B0">
            <w:pPr>
              <w:pStyle w:val="TableText0"/>
              <w:keepNext w:val="0"/>
              <w:spacing w:before="40" w:after="40"/>
              <w:jc w:val="center"/>
              <w:rPr>
                <w:sz w:val="18"/>
                <w:szCs w:val="18"/>
              </w:rPr>
            </w:pPr>
            <w:r w:rsidRPr="003A4C3B">
              <w:rPr>
                <w:sz w:val="18"/>
                <w:szCs w:val="18"/>
              </w:rPr>
              <w:t xml:space="preserve">30d after last dose </w:t>
            </w:r>
          </w:p>
        </w:tc>
        <w:tc>
          <w:tcPr>
            <w:tcW w:w="362" w:type="pct"/>
            <w:tcBorders>
              <w:top w:val="single" w:sz="6" w:space="0" w:color="auto"/>
              <w:left w:val="single" w:sz="6" w:space="0" w:color="auto"/>
              <w:bottom w:val="single" w:sz="12" w:space="0" w:color="auto"/>
              <w:right w:val="single" w:sz="4" w:space="0" w:color="auto"/>
            </w:tcBorders>
            <w:vAlign w:val="center"/>
          </w:tcPr>
          <w:p ns2:paraId="144558CE" ns2:textId="34F29F20" w:rsidR="00A074CD" w:rsidRPr="003A4C3B" w:rsidRDefault="00A074CD" w:rsidP="009300B0">
            <w:pPr>
              <w:pStyle w:val="TableText0"/>
              <w:keepNext w:val="0"/>
              <w:spacing w:before="40" w:after="40"/>
              <w:jc w:val="center"/>
              <w:rPr>
                <w:sz w:val="18"/>
                <w:szCs w:val="18"/>
              </w:rPr>
            </w:pPr>
            <w:r w:rsidRPr="003A4C3B">
              <w:rPr>
                <w:sz w:val="18"/>
                <w:szCs w:val="18"/>
              </w:rPr>
              <w:t>Q6W</w:t>
            </w:r>
          </w:p>
          <w:p ns2:paraId="436C8D29" ns2:textId="77777777" w:rsidR="00A074CD" w:rsidRPr="003A4C3B" w:rsidRDefault="00A074CD" w:rsidP="009300B0">
            <w:pPr>
              <w:pStyle w:val="TableText0"/>
              <w:keepNext w:val="0"/>
              <w:spacing w:before="40" w:after="40"/>
              <w:jc w:val="center"/>
              <w:rPr>
                <w:sz w:val="18"/>
                <w:szCs w:val="18"/>
              </w:rPr>
            </w:pPr>
            <w:r w:rsidRPr="003A4C3B">
              <w:rPr>
                <w:sz w:val="18"/>
                <w:szCs w:val="18"/>
              </w:rPr>
              <w:t>(± 7d)</w:t>
            </w:r>
          </w:p>
        </w:tc>
        <w:tc>
          <w:tcPr>
            <w:tcW w:w="363" w:type="pct"/>
            <w:tcBorders>
              <w:top w:val="single" w:sz="6" w:space="0" w:color="auto"/>
              <w:left w:val="single" w:sz="6" w:space="0" w:color="auto"/>
              <w:bottom w:val="single" w:sz="12" w:space="0" w:color="auto"/>
              <w:right w:val="single" w:sz="4" w:space="0" w:color="auto"/>
            </w:tcBorders>
            <w:vAlign w:val="center"/>
          </w:tcPr>
          <w:p ns2:paraId="36702BD2" ns2:textId="77777777" w:rsidR="00A074CD" w:rsidRPr="003A4C3B" w:rsidRDefault="00A074CD" w:rsidP="009300B0">
            <w:pPr>
              <w:pStyle w:val="TableText0"/>
              <w:keepNext w:val="0"/>
              <w:spacing w:before="40" w:after="40"/>
              <w:jc w:val="center"/>
              <w:rPr>
                <w:sz w:val="18"/>
                <w:szCs w:val="18"/>
              </w:rPr>
            </w:pPr>
            <w:r w:rsidRPr="003A4C3B">
              <w:rPr>
                <w:sz w:val="18"/>
                <w:szCs w:val="18"/>
              </w:rPr>
              <w:t>Q12W</w:t>
            </w:r>
            <w:r w:rsidRPr="003A4C3B">
              <w:rPr>
                <w:sz w:val="18"/>
                <w:szCs w:val="18"/>
              </w:rPr>
              <w:br/>
              <w:t>(± 14d)</w:t>
            </w:r>
          </w:p>
        </w:tc>
        <w:tc>
          <w:tcPr>
            <w:tcW w:w="978" w:type="pct"/>
            <w:vMerge/>
            <w:tcBorders>
              <w:left w:val="single" w:sz="6" w:space="0" w:color="auto"/>
              <w:bottom w:val="single" w:sz="12" w:space="0" w:color="auto"/>
              <w:right w:val="single" w:sz="4" w:space="0" w:color="auto"/>
            </w:tcBorders>
            <w:vAlign w:val="center"/>
          </w:tcPr>
          <w:p ns2:paraId="084DED89" ns2:textId="77777777" w:rsidR="00A074CD" w:rsidRPr="003A4C3B" w:rsidRDefault="00A074CD" w:rsidP="009300B0">
            <w:pPr>
              <w:pStyle w:val="TableText0"/>
              <w:keepNext w:val="0"/>
              <w:spacing w:before="40" w:after="40"/>
              <w:jc w:val="center"/>
              <w:rPr>
                <w:sz w:val="18"/>
                <w:szCs w:val="18"/>
              </w:rPr>
            </w:pPr>
          </w:p>
        </w:tc>
      </w:tr>
      <w:tr w:rsidR="00A074CD" ns2:paraId="0FF8AF84"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45776208" ns2:textId="77777777" w:rsidR="00A074CD" w:rsidRPr="003A4C3B" w:rsidRDefault="00A074CD" w:rsidP="00DE2689">
            <w:pPr>
              <w:pStyle w:val="TableText0"/>
              <w:keepNext w:val="0"/>
              <w:spacing w:before="60" w:after="60"/>
              <w:rPr>
                <w:sz w:val="18"/>
                <w:szCs w:val="18"/>
              </w:rPr>
            </w:pPr>
            <w:r w:rsidRPr="00FE1F25">
              <w:rPr>
                <w:b/>
                <w:sz w:val="18"/>
                <w:szCs w:val="18"/>
              </w:rPr>
              <w:t>Administrative Procedures</w:t>
            </w:r>
          </w:p>
        </w:tc>
      </w:tr>
      <w:tr w:rsidR="0013751E" ns2:paraId="3CCD6FA8"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52720FED" ns2:textId="77777777" w:rsidR="00A074CD" w:rsidRPr="003A4C3B" w:rsidRDefault="00A074CD" w:rsidP="00DE2689">
            <w:pPr>
              <w:pStyle w:val="TableText0"/>
              <w:keepNext w:val="0"/>
              <w:spacing w:before="60" w:after="60"/>
              <w:rPr>
                <w:sz w:val="18"/>
                <w:szCs w:val="18"/>
              </w:rPr>
            </w:pPr>
            <w:r w:rsidRPr="003A4C3B">
              <w:rPr>
                <w:sz w:val="18"/>
                <w:szCs w:val="18"/>
              </w:rPr>
              <w:t>Informed Consent</w:t>
            </w:r>
          </w:p>
        </w:tc>
        <w:tc>
          <w:tcPr>
            <w:tcW w:w="217" w:type="pct"/>
            <w:tcBorders>
              <w:top w:val="single" w:sz="6" w:space="0" w:color="auto"/>
              <w:left w:val="single" w:sz="6" w:space="0" w:color="auto"/>
              <w:bottom w:val="single" w:sz="6" w:space="0" w:color="auto"/>
              <w:right w:val="single" w:sz="6" w:space="0" w:color="auto"/>
            </w:tcBorders>
            <w:vAlign w:val="center"/>
          </w:tcPr>
          <w:p ns2:paraId="7CD9E10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D9B5D0E"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5C4DB7E1"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2C940BC1"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693BCDC"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CC12448"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0899A844"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9D8DE78"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FDB6A0C"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F8040FF"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764A7364"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139ADCE" ns2:textId="77777777" w:rsidR="00A074CD" w:rsidRPr="003A4C3B" w:rsidRDefault="00A074CD" w:rsidP="00DE2689">
            <w:pPr>
              <w:pStyle w:val="TableText0"/>
              <w:keepNext w:val="0"/>
              <w:spacing w:before="40" w:after="40"/>
              <w:rPr>
                <w:sz w:val="18"/>
                <w:szCs w:val="18"/>
              </w:rPr>
            </w:pPr>
            <w:r w:rsidRPr="00347EAF">
              <w:rPr>
                <w:sz w:val="18"/>
                <w:szCs w:val="18"/>
              </w:rPr>
              <w:t>Reconsent is required at the time of progression if study treatment</w:t>
            </w:r>
            <w:r>
              <w:rPr>
                <w:sz w:val="18"/>
                <w:szCs w:val="18"/>
              </w:rPr>
              <w:t xml:space="preserve"> will continue and/or restart.</w:t>
            </w:r>
          </w:p>
        </w:tc>
      </w:tr>
      <w:tr w:rsidR="0013751E" ns2:paraId="3602A9FC"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041663C" ns2:textId="77777777" w:rsidR="00A074CD" w:rsidRPr="003A4C3B" w:rsidRDefault="00A074CD" w:rsidP="00DE2689">
            <w:pPr>
              <w:pStyle w:val="TableText0"/>
              <w:keepNext w:val="0"/>
              <w:spacing w:before="60" w:after="60"/>
              <w:rPr>
                <w:sz w:val="18"/>
                <w:szCs w:val="18"/>
              </w:rPr>
            </w:pPr>
            <w:r>
              <w:rPr>
                <w:sz w:val="18"/>
                <w:szCs w:val="18"/>
              </w:rPr>
              <w:t xml:space="preserve">Second Course </w:t>
            </w:r>
            <w:r w:rsidRPr="003A4C3B">
              <w:rPr>
                <w:sz w:val="18"/>
                <w:szCs w:val="18"/>
              </w:rPr>
              <w:t>Inclusion/Exclusion Criteria</w:t>
            </w:r>
          </w:p>
        </w:tc>
        <w:tc>
          <w:tcPr>
            <w:tcW w:w="217" w:type="pct"/>
            <w:tcBorders>
              <w:top w:val="single" w:sz="6" w:space="0" w:color="auto"/>
              <w:left w:val="single" w:sz="6" w:space="0" w:color="auto"/>
              <w:bottom w:val="single" w:sz="6" w:space="0" w:color="auto"/>
              <w:right w:val="single" w:sz="6" w:space="0" w:color="auto"/>
            </w:tcBorders>
            <w:vAlign w:val="center"/>
          </w:tcPr>
          <w:p ns2:paraId="57FBDC5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440FFEC"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7CA6E669"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29E236B8"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6659EBF6"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2BE2246"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73358C1A"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84CB5E2"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1EA836E"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CC0F51D"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18857C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369CBCC5" ns2:textId="62386ABC" w:rsidR="00A074CD" w:rsidRPr="003A4C3B" w:rsidRDefault="00A074CD" w:rsidP="00DE2689">
            <w:pPr>
              <w:pStyle w:val="TableText0"/>
              <w:keepNext w:val="0"/>
              <w:spacing w:before="40" w:after="40"/>
              <w:rPr>
                <w:sz w:val="18"/>
                <w:szCs w:val="18"/>
              </w:rPr>
            </w:pPr>
          </w:p>
        </w:tc>
      </w:tr>
      <w:tr w:rsidR="0013751E" ns2:paraId="4076FDF9"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1F3FE8EA" ns2:textId="77777777" w:rsidR="00A074CD" w:rsidRPr="003A4C3B" w:rsidRDefault="00A074CD" w:rsidP="00DE2689">
            <w:pPr>
              <w:pStyle w:val="TableText0"/>
              <w:keepNext w:val="0"/>
              <w:spacing w:before="60" w:after="60"/>
              <w:rPr>
                <w:sz w:val="18"/>
                <w:szCs w:val="18"/>
              </w:rPr>
            </w:pPr>
            <w:r w:rsidRPr="003A4C3B">
              <w:rPr>
                <w:sz w:val="18"/>
                <w:szCs w:val="18"/>
              </w:rPr>
              <w:t>Prior/Concomitant Medication Review</w:t>
            </w:r>
          </w:p>
        </w:tc>
        <w:tc>
          <w:tcPr>
            <w:tcW w:w="217" w:type="pct"/>
            <w:tcBorders>
              <w:top w:val="single" w:sz="6" w:space="0" w:color="auto"/>
              <w:left w:val="single" w:sz="6" w:space="0" w:color="auto"/>
              <w:bottom w:val="single" w:sz="6" w:space="0" w:color="auto"/>
              <w:right w:val="single" w:sz="6" w:space="0" w:color="auto"/>
            </w:tcBorders>
            <w:vAlign w:val="center"/>
          </w:tcPr>
          <w:p ns2:paraId="71D70D9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6231E0C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2E891AA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CD0ECE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61E6C5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82FCF99"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D3C1A0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5BFDC5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C747588"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5ACDB547"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20B03A97"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3C46582" ns2:textId="77777777" w:rsidR="00A074CD" w:rsidRPr="003A4C3B" w:rsidRDefault="00A074CD" w:rsidP="00DE2689">
            <w:pPr>
              <w:pStyle w:val="TableText0"/>
              <w:keepNext w:val="0"/>
              <w:spacing w:before="40" w:after="40"/>
              <w:rPr>
                <w:sz w:val="18"/>
                <w:szCs w:val="18"/>
              </w:rPr>
            </w:pPr>
          </w:p>
        </w:tc>
      </w:tr>
      <w:tr w:rsidR="0013751E" ns2:paraId="7C893486"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FFA19D1" ns2:textId="47BC9EE7" w:rsidR="00A074CD" w:rsidRPr="003A4C3B" w:rsidRDefault="00A074CD" w:rsidP="00DE2689">
            <w:pPr>
              <w:pStyle w:val="TableText0"/>
              <w:keepNext w:val="0"/>
              <w:spacing w:before="60" w:after="60"/>
              <w:rPr>
                <w:sz w:val="18"/>
                <w:szCs w:val="18"/>
              </w:rPr>
            </w:pPr>
            <w:r w:rsidRPr="003A4C3B">
              <w:rPr>
                <w:sz w:val="18"/>
                <w:szCs w:val="18"/>
              </w:rPr>
              <w:t xml:space="preserve">Subsequent </w:t>
            </w:r>
            <w:r w:rsidR="00FF0E79">
              <w:rPr>
                <w:sz w:val="18"/>
                <w:szCs w:val="18"/>
              </w:rPr>
              <w:t>Anti</w:t>
            </w:r>
            <w:r w:rsidRPr="003A4C3B">
              <w:rPr>
                <w:sz w:val="18"/>
                <w:szCs w:val="18"/>
              </w:rPr>
              <w:t>neoplastic Therapy Status</w:t>
            </w:r>
          </w:p>
        </w:tc>
        <w:tc>
          <w:tcPr>
            <w:tcW w:w="217" w:type="pct"/>
            <w:tcBorders>
              <w:top w:val="single" w:sz="6" w:space="0" w:color="auto"/>
              <w:left w:val="single" w:sz="6" w:space="0" w:color="auto"/>
              <w:bottom w:val="single" w:sz="6" w:space="0" w:color="auto"/>
              <w:right w:val="single" w:sz="6" w:space="0" w:color="auto"/>
            </w:tcBorders>
            <w:vAlign w:val="center"/>
          </w:tcPr>
          <w:p ns2:paraId="28BD3108"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D0ECC08"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3BB63DBA"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596AD4EC"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2773F18"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63BC61FE"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4D084B3A"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23AD6D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6520AF2"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47AA8E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ns2:paraId="70AE683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978" w:type="pct"/>
            <w:tcBorders>
              <w:top w:val="single" w:sz="6" w:space="0" w:color="auto"/>
              <w:left w:val="single" w:sz="6" w:space="0" w:color="auto"/>
              <w:bottom w:val="single" w:sz="6" w:space="0" w:color="auto"/>
              <w:right w:val="single" w:sz="4" w:space="0" w:color="auto"/>
            </w:tcBorders>
            <w:vAlign w:val="center"/>
          </w:tcPr>
          <w:p ns2:paraId="6DE16FC1" ns2:textId="77777777" w:rsidR="00A074CD" w:rsidRPr="003A4C3B" w:rsidRDefault="00A074CD" w:rsidP="00DE2689">
            <w:pPr>
              <w:pStyle w:val="TableText0"/>
              <w:keepNext w:val="0"/>
              <w:spacing w:before="40" w:after="40"/>
              <w:rPr>
                <w:sz w:val="18"/>
                <w:szCs w:val="18"/>
              </w:rPr>
            </w:pPr>
          </w:p>
        </w:tc>
      </w:tr>
      <w:tr w:rsidR="00A074CD" ns2:paraId="5D1C0B30"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36B0EACC" ns2:textId="77777777" w:rsidR="00A074CD" w:rsidRPr="003A4C3B" w:rsidRDefault="00A074CD" w:rsidP="00DE2689">
            <w:pPr>
              <w:pStyle w:val="TableText0"/>
              <w:keepNext w:val="0"/>
              <w:spacing w:before="60" w:after="60"/>
              <w:rPr>
                <w:sz w:val="18"/>
                <w:szCs w:val="18"/>
              </w:rPr>
            </w:pPr>
            <w:r w:rsidRPr="003A4C3B">
              <w:rPr>
                <w:sz w:val="18"/>
                <w:szCs w:val="18"/>
              </w:rPr>
              <w:t>Survival Status</w:t>
            </w:r>
          </w:p>
        </w:tc>
        <w:tc>
          <w:tcPr>
            <w:tcW w:w="2791" w:type="pct"/>
            <w:gridSpan w:val="10"/>
            <w:tcBorders>
              <w:top w:val="single" w:sz="6" w:space="0" w:color="auto"/>
              <w:left w:val="single" w:sz="6" w:space="0" w:color="auto"/>
              <w:bottom w:val="single" w:sz="6" w:space="0" w:color="auto"/>
              <w:right w:val="single" w:sz="6" w:space="0" w:color="auto"/>
            </w:tcBorders>
          </w:tcPr>
          <w:p ns2:paraId="3C2C602A" ns2:textId="602CB055" w:rsidR="00A074CD" w:rsidRPr="003A4C3B" w:rsidRDefault="00A074CD" w:rsidP="00650E8A">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0" behindDoc="0" locked="0" layoutInCell="1" allowOverlap="1" ns5:anchorId="0B187098" ns5:editId="59EB20B4">
                      <ns4:simplePos x="0" y="0"/>
                      <ns4:positionH relativeFrom="column">
                        <ns4:posOffset>511175</ns4:posOffset>
                      </ns4:positionH>
                      <ns4:positionV relativeFrom="paragraph">
                        <ns4:posOffset>252730</ns4:posOffset>
                      </ns4:positionV>
                      <ns4:extent cx="3562350" cy="6350"/>
                      <ns4:effectExtent l="38100" t="76200" r="19050" b="88900"/>
                      <ns4:wrapNone/>
                      <ns4:docPr id="14" name="Straight Arrow Connector 14"/>
                      <ns4:cNvGraphicFramePr/>
                      <ns6:graphic>
                        <ns6:graphicData uri="http://schemas.microsoft.com/office/word/2010/wordprocessingShape">
                          <ns9:wsp>
                            <ns9:cNvCnPr/>
                            <ns9:spPr>
                              <ns6:xfrm flipV="1">
                                <ns6:off x="0" y="0"/>
                                <ns6:ext cx="3562350" cy="6350"/>
                              </ns6:xfrm>
                              <ns6:prstGeom prst="straightConnector1">
                                <ns6:avLst/>
                              </ns6:prstGeom>
                              <ns6:ln w="15875">
                                <ns6:solidFill>
                                  <ns6:schemeClr val="tx1"/>
                                </ns6:solidFill>
                                <ns6:headEnd type="triangle"/>
                                <ns6:tailEnd type="triangle"/>
                              </ns6:ln>
                            </ns9:spPr>
                            <ns9:style>
                              <ns6:lnRef idx="1">
                                <ns6:schemeClr val="accent1"/>
                              </ns6:lnRef>
                              <ns6:fillRef idx="0">
                                <ns6:schemeClr val="accent1"/>
                              </ns6:fillRef>
                              <ns6:effectRef idx="0">
                                <ns6:schemeClr val="accent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4F5E46CE">
                    <ns10:shape id="Straight Arrow Connector 14" style="position:absolute;margin-left:40.25pt;margin-top:19.9pt;width:280.5pt;height:.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213]" strokeweight="1.25pt"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" ns2:anchorId="51C9E1E6">
                      <ns10:stroke startarrow="block" endarrow="block"/>
                    </ns10:shape>
                  </w:pict>
                </ns1:Fallback>
              </ns1:AlternateContent>
            </w:r>
          </w:p>
        </w:tc>
        <w:tc>
          <w:tcPr>
            <w:tcW w:w="363" w:type="pct"/>
            <w:tcBorders>
              <w:top w:val="single" w:sz="6" w:space="0" w:color="auto"/>
              <w:left w:val="single" w:sz="6" w:space="0" w:color="auto"/>
              <w:bottom w:val="single" w:sz="6" w:space="0" w:color="auto"/>
              <w:right w:val="single" w:sz="6" w:space="0" w:color="auto"/>
            </w:tcBorders>
            <w:vAlign w:val="center"/>
          </w:tcPr>
          <w:p ns2:paraId="0D71ECC0"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978" w:type="pct"/>
            <w:tcBorders>
              <w:top w:val="single" w:sz="6" w:space="0" w:color="auto"/>
              <w:left w:val="single" w:sz="6" w:space="0" w:color="auto"/>
              <w:bottom w:val="single" w:sz="6" w:space="0" w:color="auto"/>
              <w:right w:val="single" w:sz="6" w:space="0" w:color="auto"/>
            </w:tcBorders>
            <w:vAlign w:val="center"/>
          </w:tcPr>
          <w:p ns2:paraId="5D609409" ns2:textId="7A9426E2" w:rsidR="00A074CD" w:rsidRPr="003A4C3B" w:rsidRDefault="00507167" w:rsidP="00DE2689">
            <w:pPr>
              <w:pStyle w:val="TableText0"/>
              <w:keepNext w:val="0"/>
              <w:spacing w:before="40" w:after="40"/>
              <w:rPr>
                <w:sz w:val="18"/>
                <w:szCs w:val="18"/>
              </w:rPr>
            </w:pPr>
            <w:r>
              <w:rPr>
                <w:sz w:val="18"/>
                <w:szCs w:val="18"/>
              </w:rPr>
              <w:t>On</w:t>
            </w:r>
            <w:r w:rsidR="00A074CD" w:rsidRPr="003A4C3B">
              <w:rPr>
                <w:sz w:val="18"/>
                <w:szCs w:val="18"/>
              </w:rPr>
              <w:t xml:space="preserve"> Sponsor request, participants may be contacted for survival status at any time during the course of the study.</w:t>
            </w:r>
          </w:p>
        </w:tc>
      </w:tr>
      <w:tr w:rsidR="00A074CD" ns2:paraId="71D4188E"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17E61C30" ns2:textId="77777777" w:rsidR="00A074CD" w:rsidRPr="000A1550" w:rsidRDefault="00A074CD" w:rsidP="00DE2689">
            <w:pPr>
              <w:pStyle w:val="TableText0"/>
              <w:keepNext w:val="0"/>
              <w:spacing w:before="40" w:after="40"/>
              <w:rPr>
                <w:b/>
                <w:sz w:val="18"/>
                <w:szCs w:val="18"/>
              </w:rPr>
            </w:pPr>
            <w:r w:rsidRPr="000A1550">
              <w:rPr>
                <w:b/>
                <w:sz w:val="18"/>
                <w:szCs w:val="18"/>
              </w:rPr>
              <w:t>Study Intervention Administration</w:t>
            </w:r>
          </w:p>
        </w:tc>
      </w:tr>
      <w:tr w:rsidR="0013751E" ns2:paraId="02738BF4"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B2F47C6" ns2:textId="77777777" w:rsidR="00A074CD" w:rsidRDefault="00A074CD" w:rsidP="00DE2689">
            <w:pPr>
              <w:pStyle w:val="TableText0"/>
              <w:keepNext w:val="0"/>
              <w:spacing w:before="60" w:after="60"/>
              <w:rPr>
                <w:rFonts w:eastAsia="MS Gothic"/>
                <w:bCs/>
                <w:sz w:val="18"/>
                <w:szCs w:val="18"/>
              </w:rPr>
            </w:pPr>
            <w:r w:rsidRPr="003A4C3B">
              <w:rPr>
                <w:rFonts w:eastAsia="MS Gothic"/>
                <w:bCs/>
                <w:sz w:val="18"/>
                <w:szCs w:val="18"/>
              </w:rPr>
              <w:t>Pembrolizumab Administration</w:t>
            </w:r>
          </w:p>
          <w:p ns2:paraId="70BEE57C" ns2:textId="03C559D9"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IV Q3W</w:t>
            </w:r>
          </w:p>
        </w:tc>
        <w:tc>
          <w:tcPr>
            <w:tcW w:w="217" w:type="pct"/>
            <w:tcBorders>
              <w:top w:val="single" w:sz="6" w:space="0" w:color="auto"/>
              <w:left w:val="single" w:sz="6" w:space="0" w:color="auto"/>
              <w:bottom w:val="single" w:sz="6" w:space="0" w:color="auto"/>
              <w:right w:val="single" w:sz="6" w:space="0" w:color="auto"/>
            </w:tcBorders>
            <w:vAlign w:val="center"/>
          </w:tcPr>
          <w:p ns2:paraId="6676C772"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5CE54ED"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79CF340" ns2:textId="77777777" w:rsidR="00A074CD" w:rsidRPr="003A4C3B" w:rsidRDefault="00A074CD" w:rsidP="00B62F12">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B2C8823"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666F6ECB" ns2:textId="77777777" w:rsidR="00A074CD" w:rsidRPr="003A4C3B" w:rsidRDefault="00A074CD" w:rsidP="00B62F12">
            <w:pPr>
              <w:pStyle w:val="TableText0"/>
              <w:keepLines/>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5BFA57E8" ns2:textId="77777777" w:rsidR="00A074CD" w:rsidRDefault="00A074CD" w:rsidP="00B62F12">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2E0B4A48" ns2: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22D6E52" ns2:textId="77777777" w:rsidR="00A074CD" w:rsidRPr="003A4C3B" w:rsidRDefault="00A074CD" w:rsidP="00B62F12">
            <w:pPr>
              <w:pStyle w:val="TableText0"/>
              <w:keepLines/>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23EE022D" ns2:textId="77777777" w:rsidR="00A074CD" w:rsidRPr="003A4C3B" w:rsidRDefault="00A074CD" w:rsidP="00B62F12">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7CD64FA3" ns2:textId="77777777" w:rsidR="00A074CD" w:rsidRPr="003A4C3B" w:rsidRDefault="00A074CD" w:rsidP="00B62F12">
            <w:pPr>
              <w:pStyle w:val="TableText0"/>
              <w:keepLines/>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4BA2882" ns2:textId="77777777" w:rsidR="00A074CD" w:rsidRPr="003A4C3B" w:rsidRDefault="00A074CD" w:rsidP="00B62F12">
            <w:pPr>
              <w:pStyle w:val="TableText0"/>
              <w:keepLines/>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34B0ECA7" ns2:textId="77777777" w:rsidR="00A074CD" w:rsidRPr="003A4C3B" w:rsidRDefault="00A074CD" w:rsidP="00DE2689">
            <w:pPr>
              <w:pStyle w:val="TableText0"/>
              <w:keepNext w:val="0"/>
              <w:spacing w:before="40" w:after="40"/>
              <w:rPr>
                <w:sz w:val="18"/>
                <w:szCs w:val="18"/>
              </w:rPr>
            </w:pPr>
          </w:p>
        </w:tc>
      </w:tr>
      <w:tr w:rsidR="0013751E" ns2:paraId="6A602795"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25CCB57B" ns2:textId="6C8952D1" w:rsidR="00A074CD" w:rsidRPr="003A4C3B" w:rsidRDefault="00A074CD" w:rsidP="00DE2689">
            <w:pPr>
              <w:pStyle w:val="TableText0"/>
              <w:keepNext w:val="0"/>
              <w:spacing w:before="60" w:after="60"/>
              <w:rPr>
                <w:rFonts w:eastAsia="MS Gothic"/>
                <w:bCs/>
                <w:sz w:val="18"/>
                <w:szCs w:val="18"/>
              </w:rPr>
            </w:pPr>
            <w:r>
              <w:rPr>
                <w:rFonts w:eastAsia="MS Gothic"/>
                <w:bCs/>
                <w:sz w:val="18"/>
                <w:szCs w:val="18"/>
              </w:rPr>
              <w:lastRenderedPageBreak/>
              <w:t>Lenvatinib</w:t>
            </w:r>
            <w:r w:rsidR="00302F8F">
              <w:rPr>
                <w:rFonts w:eastAsia="MS Gothic"/>
                <w:bCs/>
                <w:sz w:val="18"/>
                <w:szCs w:val="18"/>
              </w:rPr>
              <w:t>/placebo</w:t>
            </w:r>
            <w:r>
              <w:rPr>
                <w:rFonts w:eastAsia="MS Gothic"/>
                <w:bCs/>
                <w:sz w:val="18"/>
                <w:szCs w:val="18"/>
              </w:rPr>
              <w:t xml:space="preserve"> Dispensing (Optional)</w:t>
            </w:r>
          </w:p>
        </w:tc>
        <w:tc>
          <w:tcPr>
            <w:tcW w:w="217" w:type="pct"/>
            <w:tcBorders>
              <w:top w:val="single" w:sz="6" w:space="0" w:color="auto"/>
              <w:left w:val="single" w:sz="6" w:space="0" w:color="auto"/>
              <w:bottom w:val="single" w:sz="6" w:space="0" w:color="auto"/>
              <w:right w:val="single" w:sz="6" w:space="0" w:color="auto"/>
            </w:tcBorders>
            <w:vAlign w:val="center"/>
          </w:tcPr>
          <w:p ns2:paraId="395AFF1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2F9B454"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7087EE94" ns2:textId="77777777" w:rsidR="00A074CD"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9D88B8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36E1CFF"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25B6A1B" ns2: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6802773B" ns2:textId="77777777" w:rsidR="00A074CD"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1A50214"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724D8577"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23061C05"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3C6DB3F9"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79E2E39" ns2:textId="24C2A0ED" w:rsidR="00A074CD" w:rsidRPr="003A4C3B" w:rsidRDefault="00A074CD" w:rsidP="00DE2689">
            <w:pPr>
              <w:pStyle w:val="TableText0"/>
              <w:keepNext w:val="0"/>
              <w:spacing w:before="40" w:after="40"/>
              <w:rPr>
                <w:sz w:val="18"/>
                <w:szCs w:val="18"/>
              </w:rPr>
            </w:pPr>
            <w:r>
              <w:rPr>
                <w:sz w:val="18"/>
                <w:szCs w:val="18"/>
              </w:rPr>
              <w:t xml:space="preserve">It is the investigator’s decision </w:t>
            </w:r>
            <w:r w:rsidR="006D2B48">
              <w:rPr>
                <w:sz w:val="18"/>
                <w:szCs w:val="18"/>
              </w:rPr>
              <w:t xml:space="preserve">whether </w:t>
            </w:r>
            <w:r>
              <w:rPr>
                <w:sz w:val="18"/>
                <w:szCs w:val="18"/>
              </w:rPr>
              <w:t>to continue lenvatinib</w:t>
            </w:r>
            <w:r w:rsidR="00883679">
              <w:rPr>
                <w:sz w:val="18"/>
                <w:szCs w:val="18"/>
              </w:rPr>
              <w:t>/placebo</w:t>
            </w:r>
            <w:r>
              <w:rPr>
                <w:sz w:val="18"/>
                <w:szCs w:val="18"/>
              </w:rPr>
              <w:t xml:space="preserve"> during Second Course treatment.</w:t>
            </w:r>
          </w:p>
        </w:tc>
      </w:tr>
      <w:tr w:rsidR="0013751E" ns2:paraId="2769041E"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05DB6808" ns2:textId="7878B258"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Dosing </w:t>
            </w:r>
          </w:p>
          <w:p ns2:paraId="3EA396B6" ns2:textId="27502B7A" w:rsidR="000E0E51" w:rsidRDefault="000E0E51" w:rsidP="00DE2689">
            <w:pPr>
              <w:pStyle w:val="TableText0"/>
              <w:keepNext w:val="0"/>
              <w:spacing w:before="60" w:after="60"/>
              <w:rPr>
                <w:rFonts w:eastAsia="MS Gothic"/>
                <w:bCs/>
                <w:sz w:val="18"/>
                <w:szCs w:val="18"/>
              </w:rPr>
            </w:pPr>
            <w:r>
              <w:rPr>
                <w:rFonts w:eastAsia="MS Gothic"/>
                <w:bCs/>
                <w:sz w:val="18"/>
                <w:szCs w:val="18"/>
              </w:rPr>
              <w:t>PO QD</w:t>
            </w:r>
          </w:p>
          <w:p ns2:paraId="4D32B9C5" ns2:textId="5243574F" w:rsidR="000E0E51" w:rsidRPr="003A4C3B" w:rsidRDefault="000E0E51" w:rsidP="00DE2689">
            <w:pPr>
              <w:pStyle w:val="TableText0"/>
              <w:keepNext w:val="0"/>
              <w:spacing w:before="60" w:after="60"/>
              <w:rPr>
                <w:rFonts w:eastAsia="MS Gothic"/>
                <w:bCs/>
                <w:sz w:val="18"/>
                <w:szCs w:val="18"/>
              </w:rPr>
            </w:pPr>
            <w:r>
              <w:rPr>
                <w:rFonts w:eastAsia="MS Gothic"/>
                <w:bCs/>
                <w:sz w:val="18"/>
                <w:szCs w:val="18"/>
              </w:rPr>
              <w:t>(Optional)</w:t>
            </w:r>
          </w:p>
        </w:tc>
        <w:tc>
          <w:tcPr>
            <w:tcW w:w="1631" w:type="pct"/>
            <w:gridSpan w:val="7"/>
            <w:tcBorders>
              <w:top w:val="single" w:sz="6" w:space="0" w:color="auto"/>
              <w:left w:val="single" w:sz="6" w:space="0" w:color="auto"/>
              <w:bottom w:val="single" w:sz="6" w:space="0" w:color="auto"/>
              <w:right w:val="single" w:sz="6" w:space="0" w:color="auto"/>
            </w:tcBorders>
            <w:vAlign w:val="center"/>
          </w:tcPr>
          <w:p ns2:paraId="473765D5" ns2:textId="121A5B39" w:rsidR="000E0E51" w:rsidRDefault="000E0E51" w:rsidP="00650E8A">
            <w:pPr>
              <w:pStyle w:val="TableText0"/>
              <w:keepNext w:val="0"/>
              <w:spacing w:line="252" w:lineRule="auto"/>
              <w:jc w:val="center"/>
              <w:rPr>
                <w:sz w:val="18"/>
                <w:szCs w:val="18"/>
              </w:rPr>
            </w:pPr>
            <w:r>
              <w:rPr>
                <w:noProof/>
                <w:sz w:val="18"/>
                <w:szCs w:val="18"/>
              </w:rPr>
              <ns1:AlternateContent>
                <ns1:Choice Requires="wps">
                  <w:drawing>
                    <ns4:anchor distT="0" distB="0" distL="114300" distR="114300" simplePos="0" relativeHeight="251658243" behindDoc="0" locked="0" layoutInCell="1" allowOverlap="1" ns5:anchorId="182A6490" ns5:editId="6A6E9740">
                      <ns4:simplePos x="0" y="0"/>
                      <ns4:positionH relativeFrom="column">
                        <ns4:posOffset>-32385</ns4:posOffset>
                      </ns4:positionH>
                      <ns4:positionV relativeFrom="paragraph">
                        <ns4:posOffset>75565</ns4:posOffset>
                      </ns4:positionV>
                      <ns4:extent cx="2581275" cy="0"/>
                      <ns4:effectExtent l="38100" t="76200" r="9525" b="95250"/>
                      <ns4:wrapNone/>
                      <ns4:docPr id="20" name="Straight Arrow Connector 20"/>
                      <ns4:cNvGraphicFramePr/>
                      <ns6:graphic>
                        <ns6:graphicData uri="http://schemas.microsoft.com/office/word/2010/wordprocessingShape">
                          <ns9:wsp>
                            <ns9:cNvCnPr/>
                            <ns9:spPr>
                              <ns6:xfrm>
                                <ns6:off x="0" y="0"/>
                                <ns6:ext cx="2581275" cy="0"/>
                              </ns6:xfrm>
                              <ns6:prstGeom prst="straightConnector1">
                                <ns6:avLst/>
                              </ns6:prstGeom>
                              <ns6:ln>
                                <ns6:headEnd type="triangle"/>
                                <ns6:tailEnd type="triangle"/>
                              </ns6:ln>
                            </ns9:spPr>
                            <ns9:style>
                              <ns6:lnRef idx="1">
                                <ns6:schemeClr val="dk1"/>
                              </ns6:lnRef>
                              <ns6:fillRef idx="0">
                                <ns6:schemeClr val="dk1"/>
                              </ns6:fillRef>
                              <ns6:effectRef idx="0">
                                <ns6:schemeClr val="dk1"/>
                              </ns6:effectRef>
                              <ns6:fontRef idx="minor">
                                <ns6:schemeClr val="tx1"/>
                              </ns6:fontRef>
                            </ns9:style>
                            <ns9:bodyPr/>
                          </ns9:wsp>
                        </ns6:graphicData>
                      </ns6:graphic>
                      <ns5:sizeRelH relativeFrom="margin">
                        <ns5:pctWidth>0</ns5:pctWidth>
                      </ns5:sizeRelH>
                      <ns5:sizeRelV relativeFrom="margin">
                        <ns5:pctHeight>0</ns5:pctHeight>
                      </ns5:sizeRelV>
                    </ns4:anchor>
                  </w:drawing>
                </ns1:Choice>
                <ns1:Fallback>
                  <w:pict ns2:anchorId="35F1FCAD">
                    <ns10:shape id="Straight Arrow Connector 20" style="position:absolute;margin-left:-2.55pt;margin-top:5.95pt;width:203.25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11:spid="_x0000_s1026" strokecolor="black [3040]" type="#_x0000_t3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" ns2:anchorId="2F312C96">
                      <ns10:stroke startarrow="block" endarrow="block"/>
                    </ns10:shape>
                  </w:pict>
                </ns1:Fallback>
              </ns1:AlternateContent>
            </w:r>
          </w:p>
        </w:tc>
        <w:tc>
          <w:tcPr>
            <w:tcW w:w="399" w:type="pct"/>
            <w:tcBorders>
              <w:top w:val="single" w:sz="6" w:space="0" w:color="auto"/>
              <w:left w:val="single" w:sz="6" w:space="0" w:color="auto"/>
              <w:bottom w:val="single" w:sz="6" w:space="0" w:color="auto"/>
              <w:right w:val="single" w:sz="6" w:space="0" w:color="auto"/>
            </w:tcBorders>
            <w:vAlign w:val="center"/>
          </w:tcPr>
          <w:p ns2:paraId="334A7133" ns2:textId="77777777" w:rsidR="000E0E51" w:rsidRPr="003A4C3B" w:rsidRDefault="000E0E51"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49E57CAE" ns2: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03ED002C" ns2: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362C4D1C" ns2: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C96FCB1" ns2:textId="3011CFFD" w:rsidR="000E0E51" w:rsidRPr="003A4C3B" w:rsidRDefault="000E0E51" w:rsidP="00DE2689">
            <w:pPr>
              <w:pStyle w:val="TableText0"/>
              <w:keepNext w:val="0"/>
              <w:spacing w:before="40" w:after="40"/>
              <w:rPr>
                <w:sz w:val="18"/>
                <w:szCs w:val="18"/>
              </w:rPr>
            </w:pPr>
            <w:r>
              <w:rPr>
                <w:sz w:val="18"/>
                <w:szCs w:val="18"/>
              </w:rPr>
              <w:t>It is the investigator’s decision</w:t>
            </w:r>
            <w:r w:rsidR="006D2B48">
              <w:rPr>
                <w:sz w:val="18"/>
                <w:szCs w:val="18"/>
              </w:rPr>
              <w:t xml:space="preserve"> whether</w:t>
            </w:r>
            <w:r>
              <w:rPr>
                <w:sz w:val="18"/>
                <w:szCs w:val="18"/>
              </w:rPr>
              <w:t xml:space="preserve"> to continue lenvatinib</w:t>
            </w:r>
            <w:r w:rsidR="00883679">
              <w:rPr>
                <w:sz w:val="18"/>
                <w:szCs w:val="18"/>
              </w:rPr>
              <w:t>/placebo</w:t>
            </w:r>
            <w:r>
              <w:rPr>
                <w:sz w:val="18"/>
                <w:szCs w:val="18"/>
              </w:rPr>
              <w:t xml:space="preserve"> during Second Course treatment.</w:t>
            </w:r>
          </w:p>
        </w:tc>
      </w:tr>
      <w:tr w:rsidR="0013751E" ns2:paraId="473D052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48086CE7" ns2:textId="60EE2FF3" w:rsidR="000E0E51" w:rsidRDefault="000E0E51" w:rsidP="00DE2689">
            <w:pPr>
              <w:pStyle w:val="TableText0"/>
              <w:keepNext w:val="0"/>
              <w:spacing w:before="60" w:after="60"/>
              <w:rPr>
                <w:rFonts w:eastAsia="MS Gothic"/>
                <w:bCs/>
                <w:sz w:val="18"/>
                <w:szCs w:val="18"/>
              </w:rPr>
            </w:pPr>
            <w:r>
              <w:rPr>
                <w:rFonts w:eastAsia="MS Gothic"/>
                <w:bCs/>
                <w:sz w:val="18"/>
                <w:szCs w:val="18"/>
              </w:rPr>
              <w:t>Lenvatinib</w:t>
            </w:r>
            <w:r w:rsidR="00883679">
              <w:rPr>
                <w:rFonts w:eastAsia="MS Gothic"/>
                <w:bCs/>
                <w:sz w:val="18"/>
                <w:szCs w:val="18"/>
              </w:rPr>
              <w:t>/placebo</w:t>
            </w:r>
            <w:r>
              <w:rPr>
                <w:rFonts w:eastAsia="MS Gothic"/>
                <w:bCs/>
                <w:sz w:val="18"/>
                <w:szCs w:val="18"/>
              </w:rPr>
              <w:t xml:space="preserve"> container returned</w:t>
            </w:r>
          </w:p>
        </w:tc>
        <w:tc>
          <w:tcPr>
            <w:tcW w:w="217" w:type="pct"/>
            <w:tcBorders>
              <w:top w:val="single" w:sz="6" w:space="0" w:color="auto"/>
              <w:left w:val="single" w:sz="6" w:space="0" w:color="auto"/>
              <w:bottom w:val="single" w:sz="6" w:space="0" w:color="auto"/>
              <w:right w:val="single" w:sz="6" w:space="0" w:color="auto"/>
            </w:tcBorders>
            <w:vAlign w:val="center"/>
          </w:tcPr>
          <w:p ns2:paraId="0646AB5E" ns2:textId="77777777" w:rsidR="000E0E51" w:rsidRDefault="000E0E51"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6028F9A2" ns2:textId="3AEBD5BD" w:rsidR="000E0E51" w:rsidRDefault="000E0E5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1EFD9671" ns2:textId="0473931F"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18137AF" ns2:textId="60DFCF79" w:rsidR="000E0E51" w:rsidRDefault="000E0E5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541E4C1" ns2:textId="05272C2D" w:rsidR="000E0E51" w:rsidRDefault="000E0E5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5BF19216" ns2:textId="4AD67E4F" w:rsidR="000E0E51" w:rsidRDefault="000E0E5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5D7E305B" ns2:textId="21B86CE0" w:rsidR="000E0E51"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D11EF25" ns2:textId="3B358E7D" w:rsidR="000E0E51" w:rsidRPr="003A4C3B" w:rsidRDefault="000E0E5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4104159" ns2:textId="77777777" w:rsidR="000E0E51" w:rsidRPr="003A4C3B" w:rsidRDefault="000E0E51"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3EA7C42E" ns2:textId="77777777" w:rsidR="000E0E51" w:rsidRPr="003A4C3B" w:rsidRDefault="000E0E5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51DF22D" ns2:textId="77777777" w:rsidR="000E0E51" w:rsidRPr="003A4C3B" w:rsidRDefault="000E0E51"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8E07D8B" ns2:textId="06A46063" w:rsidR="000E0E51" w:rsidRDefault="000E0E51" w:rsidP="00DE2689">
            <w:pPr>
              <w:pStyle w:val="TableText0"/>
              <w:keepNext w:val="0"/>
              <w:spacing w:before="40" w:after="40"/>
              <w:rPr>
                <w:sz w:val="18"/>
                <w:szCs w:val="18"/>
              </w:rPr>
            </w:pPr>
          </w:p>
        </w:tc>
      </w:tr>
      <w:tr w:rsidR="00A074CD" ns2:paraId="786CE626"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02CFC95F" ns2:textId="77777777" w:rsidR="00A074CD" w:rsidRPr="003A4C3B" w:rsidRDefault="00A074CD" w:rsidP="003D7C32">
            <w:pPr>
              <w:pStyle w:val="TableText0"/>
              <w:keepNext w:val="0"/>
              <w:pageBreakBefore/>
              <w:spacing w:before="40" w:after="40"/>
              <w:rPr>
                <w:sz w:val="18"/>
                <w:szCs w:val="18"/>
              </w:rPr>
            </w:pPr>
            <w:r w:rsidRPr="00FE1F25">
              <w:rPr>
                <w:rFonts w:eastAsia="MS Gothic"/>
                <w:b/>
                <w:bCs/>
                <w:sz w:val="18"/>
                <w:szCs w:val="18"/>
              </w:rPr>
              <w:lastRenderedPageBreak/>
              <w:t>Efficacy Procedures</w:t>
            </w:r>
          </w:p>
        </w:tc>
      </w:tr>
      <w:tr w:rsidR="0013751E" ns2:paraId="64172150"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4C63932" ns2: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Tumor Imaging</w:t>
            </w:r>
          </w:p>
          <w:p ns2:paraId="438CE13F" ns2:textId="77777777" w:rsidR="00A074CD" w:rsidRPr="0099545C" w:rsidRDefault="00A074CD" w:rsidP="00DE2689">
            <w:pPr>
              <w:pStyle w:val="TableText0"/>
              <w:keepNext w:val="0"/>
              <w:spacing w:before="60" w:after="60"/>
              <w:rPr>
                <w:sz w:val="18"/>
                <w:szCs w:val="18"/>
              </w:rPr>
            </w:pPr>
            <w:r w:rsidRPr="003A4C3B">
              <w:rPr>
                <w:sz w:val="18"/>
                <w:szCs w:val="18"/>
              </w:rPr>
              <w:t>(head and neck, chest, abdomen)</w:t>
            </w:r>
            <w:r>
              <w:rPr>
                <w:sz w:val="18"/>
                <w:szCs w:val="18"/>
              </w:rPr>
              <w:t xml:space="preserve"> </w:t>
            </w:r>
            <w:r w:rsidRPr="003A4C3B">
              <w:rPr>
                <w:rFonts w:eastAsia="MS Gothic"/>
                <w:bCs/>
                <w:sz w:val="18"/>
                <w:szCs w:val="18"/>
              </w:rPr>
              <w:t>and RECIST Assessment</w:t>
            </w:r>
          </w:p>
          <w:p ns2:paraId="2A4AEF83" ns2:textId="393BA0AC" w:rsidR="00A074CD" w:rsidRPr="003A4C3B" w:rsidRDefault="00A074CD" w:rsidP="00DE2689">
            <w:pPr>
              <w:pStyle w:val="TableText0"/>
              <w:keepNext w:val="0"/>
              <w:spacing w:before="60" w:after="60"/>
              <w:rPr>
                <w:rFonts w:eastAsia="MS Gothic"/>
                <w:bCs/>
                <w:sz w:val="18"/>
                <w:szCs w:val="18"/>
              </w:rPr>
            </w:pPr>
            <w:r w:rsidRPr="008C1201">
              <w:rPr>
                <w:b/>
                <w:sz w:val="18"/>
                <w:szCs w:val="18"/>
              </w:rPr>
              <w:t>Note:</w:t>
            </w:r>
            <w:r>
              <w:rPr>
                <w:sz w:val="18"/>
                <w:szCs w:val="18"/>
              </w:rPr>
              <w:t xml:space="preserve"> </w:t>
            </w:r>
            <w:r w:rsidRPr="00ED652C">
              <w:rPr>
                <w:sz w:val="18"/>
                <w:szCs w:val="18"/>
              </w:rPr>
              <w:t xml:space="preserve"> </w:t>
            </w:r>
            <w:r w:rsidRPr="00C00796">
              <w:rPr>
                <w:sz w:val="18"/>
                <w:szCs w:val="18"/>
              </w:rPr>
              <w:t>Imaging of the brain and pelvis are optional (if clinically indicated).</w:t>
            </w:r>
          </w:p>
        </w:tc>
        <w:tc>
          <w:tcPr>
            <w:tcW w:w="217" w:type="pct"/>
            <w:tcBorders>
              <w:top w:val="single" w:sz="6" w:space="0" w:color="auto"/>
              <w:left w:val="single" w:sz="6" w:space="0" w:color="auto"/>
              <w:bottom w:val="single" w:sz="6" w:space="0" w:color="auto"/>
              <w:right w:val="single" w:sz="6" w:space="0" w:color="auto"/>
            </w:tcBorders>
            <w:vAlign w:val="center"/>
          </w:tcPr>
          <w:p ns2:paraId="17D34E35" ns2: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06C0406" ns2:textId="77777777" w:rsidR="00A074CD" w:rsidRPr="003A4C3B" w:rsidRDefault="00A074CD" w:rsidP="009300B0">
            <w:pPr>
              <w:pStyle w:val="TableText0"/>
              <w:keepLines/>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6AE31991" ns2:textId="77777777" w:rsidR="00A074CD" w:rsidRPr="003A4C3B" w:rsidRDefault="00A074CD" w:rsidP="009300B0">
            <w:pPr>
              <w:pStyle w:val="TableText0"/>
              <w:keepLines/>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2558C324" ns2:textId="77777777" w:rsidR="00A074CD" w:rsidRPr="003A4C3B" w:rsidRDefault="00A074CD"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9431278" ns2:textId="77777777" w:rsidR="00A074CD" w:rsidRPr="003A4C3B" w:rsidRDefault="00A074CD" w:rsidP="009300B0">
            <w:pPr>
              <w:pStyle w:val="TableText0"/>
              <w:keepLines/>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7D286FFD" ns2:textId="0C23B1B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35D3A6B" ns2:textId="43D81DC9"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A96D7EF" ns2: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7E6ED74" ns2:textId="77777777" w:rsidR="00A074CD" w:rsidRPr="003A4C3B" w:rsidRDefault="00A074CD" w:rsidP="009300B0">
            <w:pPr>
              <w:pStyle w:val="TableText0"/>
              <w:keepLines/>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413037E8" ns2:textId="77777777" w:rsidR="00A074CD" w:rsidRPr="003A4C3B" w:rsidRDefault="00A074CD" w:rsidP="009300B0">
            <w:pPr>
              <w:pStyle w:val="TableText0"/>
              <w:keepLines/>
              <w:spacing w:line="252" w:lineRule="auto"/>
              <w:jc w:val="center"/>
              <w:rPr>
                <w:sz w:val="18"/>
                <w:szCs w:val="18"/>
              </w:rPr>
            </w:pPr>
            <w:r w:rsidRPr="003A4C3B">
              <w:rPr>
                <w:sz w:val="18"/>
                <w:szCs w:val="18"/>
              </w:rPr>
              <w:t>X</w:t>
            </w:r>
          </w:p>
        </w:tc>
        <w:tc>
          <w:tcPr>
            <w:tcW w:w="363" w:type="pct"/>
            <w:tcBorders>
              <w:top w:val="single" w:sz="6" w:space="0" w:color="auto"/>
              <w:left w:val="single" w:sz="6" w:space="0" w:color="auto"/>
              <w:bottom w:val="single" w:sz="6" w:space="0" w:color="auto"/>
              <w:right w:val="single" w:sz="4" w:space="0" w:color="auto"/>
            </w:tcBorders>
          </w:tcPr>
          <w:p ns2:paraId="71DDA508" ns2: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0D955641" ns2:textId="77777777" w:rsidR="00516E74" w:rsidRDefault="00F07E1D" w:rsidP="00DE2689">
            <w:pPr>
              <w:pStyle w:val="TableText0"/>
              <w:keepNext w:val="0"/>
              <w:spacing w:before="40" w:after="40"/>
              <w:rPr>
                <w:color w:val="000000"/>
                <w:sz w:val="18"/>
                <w:szCs w:val="18"/>
              </w:rPr>
            </w:pPr>
            <w:r>
              <w:rPr>
                <w:color w:val="000000"/>
                <w:sz w:val="18"/>
                <w:szCs w:val="18"/>
              </w:rPr>
              <w:t>*</w:t>
            </w:r>
            <w:r w:rsidR="00A074CD">
              <w:rPr>
                <w:color w:val="000000"/>
                <w:sz w:val="18"/>
                <w:szCs w:val="18"/>
              </w:rPr>
              <w:t>Baseline imaging is the CT or MRI showing centrally</w:t>
            </w:r>
            <w:r w:rsidR="005733DB">
              <w:rPr>
                <w:color w:val="000000"/>
                <w:sz w:val="18"/>
                <w:szCs w:val="18"/>
              </w:rPr>
              <w:t>-</w:t>
            </w:r>
            <w:r w:rsidR="00A074CD">
              <w:rPr>
                <w:color w:val="000000"/>
                <w:sz w:val="18"/>
                <w:szCs w:val="18"/>
              </w:rPr>
              <w:t>verified PD. B</w:t>
            </w:r>
            <w:r w:rsidR="00A074CD" w:rsidRPr="00904860">
              <w:rPr>
                <w:color w:val="000000"/>
                <w:sz w:val="18"/>
                <w:szCs w:val="18"/>
              </w:rPr>
              <w:t xml:space="preserve">aseline imaging </w:t>
            </w:r>
            <w:r w:rsidR="00A074CD">
              <w:rPr>
                <w:color w:val="000000"/>
                <w:sz w:val="18"/>
                <w:szCs w:val="18"/>
              </w:rPr>
              <w:t xml:space="preserve">should be performed </w:t>
            </w:r>
            <w:r w:rsidR="00A074CD" w:rsidRPr="00904860">
              <w:rPr>
                <w:color w:val="000000"/>
                <w:sz w:val="18"/>
                <w:szCs w:val="18"/>
              </w:rPr>
              <w:t xml:space="preserve">within </w:t>
            </w:r>
            <w:r w:rsidR="00502A45">
              <w:rPr>
                <w:color w:val="000000"/>
                <w:sz w:val="18"/>
                <w:szCs w:val="18"/>
              </w:rPr>
              <w:t>28</w:t>
            </w:r>
            <w:r w:rsidR="00A074CD" w:rsidRPr="00904860">
              <w:rPr>
                <w:color w:val="000000"/>
                <w:sz w:val="18"/>
                <w:szCs w:val="18"/>
              </w:rPr>
              <w:t xml:space="preserve"> days </w:t>
            </w:r>
            <w:r w:rsidR="00A074CD">
              <w:rPr>
                <w:color w:val="000000"/>
                <w:sz w:val="18"/>
                <w:szCs w:val="18"/>
              </w:rPr>
              <w:t xml:space="preserve">before </w:t>
            </w:r>
            <w:r w:rsidR="00A074CD" w:rsidRPr="00904860">
              <w:rPr>
                <w:color w:val="000000"/>
                <w:sz w:val="18"/>
                <w:szCs w:val="18"/>
              </w:rPr>
              <w:t xml:space="preserve">C1. </w:t>
            </w:r>
          </w:p>
          <w:p ns2:paraId="2DBA6DE8" ns2:textId="330D8856" w:rsidR="00A074CD" w:rsidRPr="00D41FFA" w:rsidRDefault="00CA7DAD" w:rsidP="00DE2689">
            <w:pPr>
              <w:pStyle w:val="TableText0"/>
              <w:keepNext w:val="0"/>
              <w:spacing w:before="40" w:after="40"/>
              <w:rPr>
                <w:color w:val="000000"/>
                <w:sz w:val="18"/>
                <w:szCs w:val="18"/>
              </w:rPr>
            </w:pPr>
            <w:r w:rsidRPr="00CA7DAD">
              <w:rPr>
                <w:color w:val="000000"/>
                <w:sz w:val="18"/>
                <w:szCs w:val="18"/>
              </w:rPr>
              <w:t>The first scan should be performed at 6 weeks (42</w:t>
            </w:r>
            <w:r w:rsidR="00CB4A20">
              <w:rPr>
                <w:color w:val="000000"/>
                <w:sz w:val="18"/>
                <w:szCs w:val="18"/>
              </w:rPr>
              <w:t xml:space="preserve"> to </w:t>
            </w:r>
            <w:r w:rsidRPr="00CA7DAD">
              <w:rPr>
                <w:color w:val="000000"/>
                <w:sz w:val="18"/>
                <w:szCs w:val="18"/>
              </w:rPr>
              <w:t>49 days) after restarting study intervention. Subsequent tumor scans are to be performed every 6 weeks (42 days [±7 days]) or more frequently, if clinically indicated. After 1 year (48 weeks), imaging will occur every 9 weeks (63 days ±7 days).</w:t>
            </w:r>
            <w:r w:rsidR="00A074CD">
              <w:rPr>
                <w:color w:val="000000"/>
                <w:sz w:val="18"/>
                <w:szCs w:val="18"/>
              </w:rPr>
              <w:br/>
              <w:t>This s</w:t>
            </w:r>
            <w:r w:rsidR="00A074CD" w:rsidRPr="00904860">
              <w:rPr>
                <w:color w:val="000000"/>
                <w:sz w:val="18"/>
                <w:szCs w:val="18"/>
              </w:rPr>
              <w:t xml:space="preserve">chedule </w:t>
            </w:r>
            <w:r w:rsidR="00A074CD">
              <w:rPr>
                <w:color w:val="000000"/>
                <w:sz w:val="18"/>
                <w:szCs w:val="18"/>
              </w:rPr>
              <w:t>will</w:t>
            </w:r>
            <w:r w:rsidR="00A074CD" w:rsidRPr="00904860">
              <w:rPr>
                <w:color w:val="000000"/>
                <w:sz w:val="18"/>
                <w:szCs w:val="18"/>
              </w:rPr>
              <w:t xml:space="preserve"> be followed regardless of delays</w:t>
            </w:r>
            <w:r w:rsidR="00A074CD">
              <w:rPr>
                <w:color w:val="000000"/>
                <w:sz w:val="18"/>
                <w:szCs w:val="18"/>
              </w:rPr>
              <w:t xml:space="preserve"> in study intervention</w:t>
            </w:r>
            <w:r w:rsidR="00A074CD" w:rsidRPr="00904860">
              <w:rPr>
                <w:color w:val="000000"/>
                <w:sz w:val="18"/>
                <w:szCs w:val="18"/>
              </w:rPr>
              <w:t xml:space="preserve">. </w:t>
            </w:r>
          </w:p>
        </w:tc>
      </w:tr>
      <w:tr w:rsidR="00A074CD" ns2:paraId="70D75907" ns2:textId="77777777" w:rsidTr="00DE2689">
        <w:trPr>
          <w:cantSplit/>
          <w:trHeight w:val="291"/>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6665F791" ns2:textId="77777777" w:rsidR="00A074CD" w:rsidRPr="00ED652C" w:rsidRDefault="00A074CD" w:rsidP="003D7C32">
            <w:pPr>
              <w:pageBreakBefore/>
              <w:autoSpaceDE w:val="0"/>
              <w:autoSpaceDN w:val="0"/>
              <w:adjustRightInd w:val="0"/>
              <w:spacing w:before="40" w:after="40"/>
              <w:rPr>
                <w:sz w:val="18"/>
                <w:szCs w:val="18"/>
              </w:rPr>
            </w:pPr>
            <w:r w:rsidRPr="00FE1F25">
              <w:rPr>
                <w:rFonts w:eastAsia="MS Gothic"/>
                <w:b/>
                <w:bCs/>
                <w:sz w:val="18"/>
                <w:szCs w:val="18"/>
              </w:rPr>
              <w:lastRenderedPageBreak/>
              <w:t>Safety Procedures</w:t>
            </w:r>
          </w:p>
        </w:tc>
      </w:tr>
      <w:tr w:rsidR="0013751E" ns2:paraId="251E3B76"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107F5C34" ns2:textId="77777777" w:rsidR="00A074CD" w:rsidRPr="003A4C3B" w:rsidRDefault="00A074CD" w:rsidP="00DE2689">
            <w:pPr>
              <w:pStyle w:val="TableText0"/>
              <w:keepNext w:val="0"/>
              <w:spacing w:before="60" w:after="60"/>
              <w:rPr>
                <w:sz w:val="18"/>
                <w:szCs w:val="18"/>
              </w:rPr>
            </w:pPr>
            <w:r>
              <w:rPr>
                <w:sz w:val="18"/>
                <w:szCs w:val="18"/>
              </w:rPr>
              <w:t>AE/SAE Review</w:t>
            </w:r>
          </w:p>
        </w:tc>
        <w:tc>
          <w:tcPr>
            <w:tcW w:w="217" w:type="pct"/>
            <w:tcBorders>
              <w:top w:val="single" w:sz="6" w:space="0" w:color="auto"/>
              <w:left w:val="single" w:sz="6" w:space="0" w:color="auto"/>
              <w:bottom w:val="single" w:sz="6" w:space="0" w:color="auto"/>
              <w:right w:val="single" w:sz="6" w:space="0" w:color="auto"/>
            </w:tcBorders>
            <w:vAlign w:val="center"/>
          </w:tcPr>
          <w:p ns2:paraId="0100F7B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D2B92CD"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2BAB973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0D50F07"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8AE734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1788F9B5" ns2:textId="77777777"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7CE04DD9"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4176768"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0E6D81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42FC1BD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3" w:type="pct"/>
            <w:tcBorders>
              <w:top w:val="single" w:sz="6" w:space="0" w:color="auto"/>
              <w:left w:val="single" w:sz="6" w:space="0" w:color="auto"/>
              <w:bottom w:val="single" w:sz="6" w:space="0" w:color="auto"/>
              <w:right w:val="single" w:sz="4" w:space="0" w:color="auto"/>
            </w:tcBorders>
            <w:vAlign w:val="center"/>
          </w:tcPr>
          <w:p ns2:paraId="5CC4866E"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7A6611CF" ns2:textId="77777777" w:rsidR="00A074CD" w:rsidRDefault="00A074CD" w:rsidP="00DE2689">
            <w:pPr>
              <w:autoSpaceDE w:val="0"/>
              <w:autoSpaceDN w:val="0"/>
              <w:adjustRightInd w:val="0"/>
              <w:spacing w:before="40" w:after="40"/>
              <w:rPr>
                <w:sz w:val="18"/>
                <w:szCs w:val="18"/>
              </w:rPr>
            </w:pPr>
            <w:r w:rsidRPr="00ED652C">
              <w:rPr>
                <w:sz w:val="18"/>
                <w:szCs w:val="18"/>
              </w:rPr>
              <w:t xml:space="preserve">Report AEs occurring within 30 days after the last dose of study intervention. </w:t>
            </w:r>
          </w:p>
          <w:p ns2:paraId="38C628F6" ns2:textId="77777777" w:rsidR="00A074CD" w:rsidRPr="003A4C3B" w:rsidRDefault="00A074CD" w:rsidP="00DE2689">
            <w:pPr>
              <w:pStyle w:val="TableText0"/>
              <w:keepNext w:val="0"/>
              <w:spacing w:before="40" w:after="40"/>
              <w:rPr>
                <w:sz w:val="18"/>
                <w:szCs w:val="18"/>
              </w:rPr>
            </w:pPr>
            <w:r w:rsidRPr="00ED652C">
              <w:rPr>
                <w:sz w:val="18"/>
                <w:szCs w:val="18"/>
              </w:rPr>
              <w:t>Report SAEs occurring within 90 days after the last dose of study intervention, or 30</w:t>
            </w:r>
            <w:r>
              <w:rPr>
                <w:sz w:val="18"/>
                <w:szCs w:val="18"/>
              </w:rPr>
              <w:t> </w:t>
            </w:r>
            <w:r w:rsidRPr="00ED652C">
              <w:rPr>
                <w:sz w:val="18"/>
                <w:szCs w:val="18"/>
              </w:rPr>
              <w:t>days after the last dose of study intervention if a new anticancer therapy is initiated, whichever is first.</w:t>
            </w:r>
          </w:p>
        </w:tc>
      </w:tr>
      <w:tr w:rsidR="0013751E" ns2:paraId="5714F4D3" ns2:textId="77777777" w:rsidTr="00DE2689">
        <w:trPr>
          <w:cantSplit/>
          <w:trHeight w:val="354"/>
        </w:trPr>
        <w:tc>
          <w:tcPr>
            <w:tcW w:w="868" w:type="pct"/>
            <w:tcBorders>
              <w:top w:val="single" w:sz="6" w:space="0" w:color="auto"/>
              <w:left w:val="single" w:sz="4" w:space="0" w:color="auto"/>
              <w:bottom w:val="single" w:sz="6" w:space="0" w:color="auto"/>
              <w:right w:val="single" w:sz="6" w:space="0" w:color="auto"/>
            </w:tcBorders>
            <w:vAlign w:val="center"/>
            <w:hideMark/>
          </w:tcPr>
          <w:p ns2:paraId="13DBEC65" ns2:textId="77777777" w:rsidR="00A074CD" w:rsidRPr="003A4C3B" w:rsidRDefault="00A074CD" w:rsidP="00DE2689">
            <w:pPr>
              <w:pStyle w:val="TableText0"/>
              <w:keepNext w:val="0"/>
              <w:spacing w:before="60" w:after="60"/>
              <w:rPr>
                <w:rFonts w:eastAsia="MS Gothic"/>
                <w:bCs/>
                <w:sz w:val="18"/>
                <w:szCs w:val="18"/>
              </w:rPr>
            </w:pPr>
            <w:r w:rsidRPr="003A4C3B">
              <w:rPr>
                <w:sz w:val="18"/>
                <w:szCs w:val="18"/>
              </w:rPr>
              <w:t xml:space="preserve">Full Physical Examination </w:t>
            </w:r>
          </w:p>
        </w:tc>
        <w:tc>
          <w:tcPr>
            <w:tcW w:w="217" w:type="pct"/>
            <w:tcBorders>
              <w:top w:val="single" w:sz="6" w:space="0" w:color="auto"/>
              <w:left w:val="single" w:sz="6" w:space="0" w:color="auto"/>
              <w:bottom w:val="single" w:sz="6" w:space="0" w:color="auto"/>
              <w:right w:val="single" w:sz="6" w:space="0" w:color="auto"/>
            </w:tcBorders>
            <w:vAlign w:val="center"/>
          </w:tcPr>
          <w:p ns2:paraId="77089FF3"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0ED3580" ns2:textId="77777777" w:rsidR="00A074CD" w:rsidRPr="003A4C3B" w:rsidRDefault="00A074CD" w:rsidP="00650E8A">
            <w:pPr>
              <w:pStyle w:val="TableText0"/>
              <w:keepNext w:val="0"/>
              <w:spacing w:line="252" w:lineRule="auto"/>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472A2BAB" ns2: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tcPr>
          <w:p ns2:paraId="37DA137E" ns2:textId="77777777" w:rsidR="00A074CD" w:rsidRPr="003A4C3B" w:rsidRDefault="00A074CD" w:rsidP="00650E8A">
            <w:pPr>
              <w:pStyle w:val="TableText0"/>
              <w:keepNext w:val="0"/>
              <w:spacing w:line="252" w:lineRule="auto"/>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42A907B" ns2:textId="77777777" w:rsidR="00A074CD" w:rsidRPr="003A4C3B" w:rsidRDefault="00A074CD" w:rsidP="00650E8A">
            <w:pPr>
              <w:pStyle w:val="TableText0"/>
              <w:keepNext w:val="0"/>
              <w:spacing w:line="252" w:lineRule="auto"/>
              <w:rPr>
                <w:sz w:val="18"/>
                <w:szCs w:val="18"/>
              </w:rPr>
            </w:pPr>
          </w:p>
        </w:tc>
        <w:tc>
          <w:tcPr>
            <w:tcW w:w="290" w:type="pct"/>
            <w:tcBorders>
              <w:top w:val="single" w:sz="6" w:space="0" w:color="auto"/>
              <w:left w:val="single" w:sz="6" w:space="0" w:color="auto"/>
              <w:bottom w:val="single" w:sz="6" w:space="0" w:color="auto"/>
              <w:right w:val="single" w:sz="6" w:space="0" w:color="auto"/>
            </w:tcBorders>
          </w:tcPr>
          <w:p ns2:paraId="2FF59201" ns2:textId="77777777" w:rsidR="00A074CD" w:rsidRPr="003A4C3B" w:rsidRDefault="00A074CD" w:rsidP="00650E8A">
            <w:pPr>
              <w:pStyle w:val="TableText0"/>
              <w:keepNext w:val="0"/>
              <w:spacing w:line="252" w:lineRule="auto"/>
              <w:rPr>
                <w:sz w:val="18"/>
                <w:szCs w:val="18"/>
              </w:rPr>
            </w:pPr>
          </w:p>
        </w:tc>
        <w:tc>
          <w:tcPr>
            <w:tcW w:w="292" w:type="pct"/>
            <w:tcBorders>
              <w:top w:val="single" w:sz="6" w:space="0" w:color="auto"/>
              <w:left w:val="single" w:sz="6" w:space="0" w:color="auto"/>
              <w:bottom w:val="single" w:sz="6" w:space="0" w:color="auto"/>
              <w:right w:val="single" w:sz="6" w:space="0" w:color="auto"/>
            </w:tcBorders>
          </w:tcPr>
          <w:p ns2:paraId="7AEF0999" ns2:textId="77777777" w:rsidR="00A074CD" w:rsidRPr="003A4C3B" w:rsidRDefault="00A074CD" w:rsidP="00650E8A">
            <w:pPr>
              <w:pStyle w:val="TableText0"/>
              <w:keepNext w:val="0"/>
              <w:spacing w:line="252" w:lineRule="auto"/>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3F503F99"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4A4A4BB" ns2:textId="77777777" w:rsidR="00A074CD" w:rsidRPr="003A4C3B" w:rsidRDefault="00A074CD" w:rsidP="00650E8A">
            <w:pPr>
              <w:pStyle w:val="TableText0"/>
              <w:keepNext w:val="0"/>
              <w:spacing w:line="252" w:lineRule="auto"/>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3B504CBC" ns2:textId="77777777" w:rsidR="00A074CD" w:rsidRPr="003A4C3B" w:rsidRDefault="00A074CD" w:rsidP="00650E8A">
            <w:pPr>
              <w:pStyle w:val="TableText0"/>
              <w:keepNext w:val="0"/>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ns2:paraId="129CA7FC" ns2:textId="77777777" w:rsidR="00A074CD" w:rsidRPr="003A4C3B" w:rsidRDefault="00A074CD" w:rsidP="00650E8A">
            <w:pPr>
              <w:pStyle w:val="TableText0"/>
              <w:keepNext w:val="0"/>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EE5204D" ns2:textId="77777777" w:rsidR="00A074CD" w:rsidRPr="003A4C3B" w:rsidRDefault="00A074CD" w:rsidP="00DE2689">
            <w:pPr>
              <w:pStyle w:val="TableText0"/>
              <w:keepNext w:val="0"/>
              <w:spacing w:before="40" w:after="40"/>
              <w:rPr>
                <w:sz w:val="18"/>
                <w:szCs w:val="18"/>
              </w:rPr>
            </w:pPr>
          </w:p>
        </w:tc>
      </w:tr>
      <w:tr w:rsidR="0013751E" ns2:paraId="6BF07B3E"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5A012E19" ns2:textId="77777777" w:rsidR="00A074CD" w:rsidRPr="003A4C3B" w:rsidRDefault="00A074CD" w:rsidP="00DE2689">
            <w:pPr>
              <w:pStyle w:val="TableText0"/>
              <w:keepNext w:val="0"/>
              <w:spacing w:before="60" w:after="60"/>
              <w:rPr>
                <w:sz w:val="18"/>
                <w:szCs w:val="18"/>
              </w:rPr>
            </w:pPr>
            <w:r w:rsidRPr="003A4C3B">
              <w:rPr>
                <w:sz w:val="18"/>
                <w:szCs w:val="18"/>
              </w:rPr>
              <w:t>Directed Physical Examination</w:t>
            </w:r>
          </w:p>
        </w:tc>
        <w:tc>
          <w:tcPr>
            <w:tcW w:w="217" w:type="pct"/>
            <w:tcBorders>
              <w:top w:val="single" w:sz="6" w:space="0" w:color="auto"/>
              <w:left w:val="single" w:sz="6" w:space="0" w:color="auto"/>
              <w:bottom w:val="single" w:sz="6" w:space="0" w:color="auto"/>
              <w:right w:val="single" w:sz="6" w:space="0" w:color="auto"/>
            </w:tcBorders>
            <w:vAlign w:val="center"/>
          </w:tcPr>
          <w:p ns2:paraId="7A52610D"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4562261C"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615CD9B6"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218F74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2D348A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0E9794DA"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683622A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FDCF227"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5A42C1E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4E164909"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7FCB0FD"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41EC821" ns2:textId="77777777" w:rsidR="00A074CD" w:rsidRPr="003A4C3B" w:rsidRDefault="00A074CD" w:rsidP="00DE2689">
            <w:pPr>
              <w:pStyle w:val="TableText0"/>
              <w:keepNext w:val="0"/>
              <w:spacing w:before="40" w:after="40"/>
              <w:rPr>
                <w:sz w:val="18"/>
                <w:szCs w:val="18"/>
              </w:rPr>
            </w:pPr>
          </w:p>
        </w:tc>
      </w:tr>
      <w:tr w:rsidR="0013751E" ns2:paraId="64F24803"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3B4F0E3" ns2:textId="77777777" w:rsidR="00A074CD" w:rsidRPr="003A4C3B" w:rsidRDefault="00A074CD" w:rsidP="00DE2689">
            <w:pPr>
              <w:pStyle w:val="TableText0"/>
              <w:keepNext w:val="0"/>
              <w:spacing w:before="60" w:after="60"/>
              <w:rPr>
                <w:sz w:val="18"/>
                <w:szCs w:val="18"/>
              </w:rPr>
            </w:pPr>
            <w:r w:rsidRPr="003A4C3B">
              <w:rPr>
                <w:sz w:val="18"/>
                <w:szCs w:val="18"/>
              </w:rPr>
              <w:t>Vital Signs (resting BP, heart rate, RR, and temp) and weight</w:t>
            </w:r>
          </w:p>
        </w:tc>
        <w:tc>
          <w:tcPr>
            <w:tcW w:w="217" w:type="pct"/>
            <w:tcBorders>
              <w:top w:val="single" w:sz="6" w:space="0" w:color="auto"/>
              <w:left w:val="single" w:sz="6" w:space="0" w:color="auto"/>
              <w:bottom w:val="single" w:sz="6" w:space="0" w:color="auto"/>
              <w:right w:val="single" w:sz="6" w:space="0" w:color="auto"/>
            </w:tcBorders>
            <w:vAlign w:val="center"/>
          </w:tcPr>
          <w:p ns2:paraId="4F89F59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ns2:paraId="7A9F02A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4136DE33"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0F71048"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hideMark/>
          </w:tcPr>
          <w:p ns2:paraId="51389E7B"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0424A62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D062AD7"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0A62E55"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24C3D82"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1E07AC6"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BD2A98A"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hideMark/>
          </w:tcPr>
          <w:p ns2:paraId="7BBEE208" ns2:textId="77777777" w:rsidR="00A074CD" w:rsidRPr="003A4C3B" w:rsidRDefault="00A074CD" w:rsidP="00DE2689">
            <w:pPr>
              <w:pStyle w:val="TableText0"/>
              <w:keepNext w:val="0"/>
              <w:spacing w:before="40" w:after="40"/>
              <w:rPr>
                <w:sz w:val="18"/>
                <w:szCs w:val="18"/>
              </w:rPr>
            </w:pPr>
          </w:p>
        </w:tc>
      </w:tr>
      <w:tr w:rsidR="0013751E" ns2:paraId="27B2239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DC185B7" ns2:textId="77777777" w:rsidR="00A074CD" w:rsidRDefault="00A074CD" w:rsidP="00DE2689">
            <w:pPr>
              <w:pStyle w:val="TableText0"/>
              <w:keepNext w:val="0"/>
              <w:spacing w:before="60" w:after="60"/>
              <w:rPr>
                <w:color w:val="000000"/>
                <w:sz w:val="18"/>
                <w:szCs w:val="18"/>
              </w:rPr>
            </w:pPr>
            <w:r w:rsidRPr="003A4C3B">
              <w:rPr>
                <w:sz w:val="18"/>
                <w:szCs w:val="18"/>
              </w:rPr>
              <w:lastRenderedPageBreak/>
              <w:t xml:space="preserve">12-lead ECG </w:t>
            </w:r>
            <w:r w:rsidRPr="003A4C3B">
              <w:rPr>
                <w:color w:val="000000"/>
                <w:sz w:val="18"/>
                <w:szCs w:val="18"/>
              </w:rPr>
              <w:t>with QTcF Determination</w:t>
            </w:r>
          </w:p>
          <w:p ns2:paraId="4433832A" ns2:textId="5492FBF5" w:rsidR="00A074CD" w:rsidRPr="003A4C3B" w:rsidRDefault="00A074CD" w:rsidP="00DE2689">
            <w:pPr>
              <w:pStyle w:val="TableText0"/>
              <w:keepNext w:val="0"/>
              <w:spacing w:before="60" w:after="60"/>
              <w:rPr>
                <w:sz w:val="18"/>
                <w:szCs w:val="18"/>
              </w:rPr>
            </w:pPr>
            <w:r>
              <w:rPr>
                <w:sz w:val="18"/>
                <w:szCs w:val="18"/>
              </w:rPr>
              <w:t>(Only required for 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ns2:paraId="073BB94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93EA1A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12CCF9A9"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5C928862"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C86F615" ns2:textId="77777777" w:rsidR="00A074CD" w:rsidRPr="003A4C3B"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609B85B4"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496530D1"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4A0EA76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2F380BD5"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142AAAD2"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3E7F5D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20689BF5" ns2:textId="33332494" w:rsidR="00A074CD" w:rsidRDefault="00A074CD" w:rsidP="00DE2689">
            <w:pPr>
              <w:pStyle w:val="TableText0"/>
              <w:keepNext w:val="0"/>
              <w:spacing w:before="40" w:after="40"/>
              <w:rPr>
                <w:sz w:val="18"/>
                <w:szCs w:val="18"/>
              </w:rPr>
            </w:pPr>
            <w:r>
              <w:rPr>
                <w:sz w:val="18"/>
                <w:szCs w:val="18"/>
              </w:rPr>
              <w:t xml:space="preserve">*D1 of every </w:t>
            </w:r>
            <w:r w:rsidR="00A027F8">
              <w:rPr>
                <w:sz w:val="18"/>
                <w:szCs w:val="18"/>
              </w:rPr>
              <w:t>fourth</w:t>
            </w:r>
            <w:r>
              <w:rPr>
                <w:sz w:val="18"/>
                <w:szCs w:val="18"/>
              </w:rPr>
              <w:t xml:space="preserve"> cycle starting with C6.</w:t>
            </w:r>
          </w:p>
          <w:p ns2:paraId="6CE84829" ns2:textId="7AFE11BE" w:rsidR="00366552" w:rsidRDefault="00366552" w:rsidP="00DE2689">
            <w:pPr>
              <w:pStyle w:val="TableText0"/>
              <w:keepNext w:val="0"/>
              <w:spacing w:before="40" w:after="40"/>
              <w:rPr>
                <w:sz w:val="18"/>
                <w:szCs w:val="18"/>
              </w:rPr>
            </w:pPr>
            <w:r w:rsidRPr="00366552">
              <w:rPr>
                <w:sz w:val="18"/>
                <w:szCs w:val="18"/>
              </w:rPr>
              <w:t>For high-risk participants</w:t>
            </w:r>
            <w:r>
              <w:rPr>
                <w:sz w:val="18"/>
                <w:szCs w:val="18"/>
              </w:rPr>
              <w:t xml:space="preserve"> (Section 8.3.3)</w:t>
            </w:r>
            <w:r w:rsidRPr="00366552">
              <w:rPr>
                <w:sz w:val="18"/>
                <w:szCs w:val="18"/>
              </w:rPr>
              <w:t>, conduct ECG monitoring every cycle</w:t>
            </w:r>
            <w:r>
              <w:rPr>
                <w:sz w:val="18"/>
                <w:szCs w:val="18"/>
              </w:rPr>
              <w:t xml:space="preserve">. </w:t>
            </w:r>
          </w:p>
          <w:p ns2:paraId="6833D653" ns2:textId="6DA87481" w:rsidR="00A074CD" w:rsidRPr="003A4C3B" w:rsidRDefault="00A074CD" w:rsidP="00DE2689">
            <w:pPr>
              <w:pStyle w:val="TableText0"/>
              <w:keepNext w:val="0"/>
              <w:spacing w:before="40" w:after="40"/>
              <w:rPr>
                <w:sz w:val="18"/>
                <w:szCs w:val="18"/>
              </w:rPr>
            </w:pPr>
            <w:r w:rsidRPr="00FA65E0">
              <w:rPr>
                <w:sz w:val="18"/>
                <w:szCs w:val="18"/>
              </w:rPr>
              <w:t>If lenvatinib</w:t>
            </w:r>
            <w:r w:rsidR="00883679">
              <w:rPr>
                <w:sz w:val="18"/>
                <w:szCs w:val="18"/>
              </w:rPr>
              <w:t>/placebo</w:t>
            </w:r>
            <w:r w:rsidRPr="00FA65E0">
              <w:rPr>
                <w:sz w:val="18"/>
                <w:szCs w:val="18"/>
              </w:rPr>
              <w:t xml:space="preserve"> is discontinued, ECG is only required at EOT and </w:t>
            </w:r>
            <w:r>
              <w:rPr>
                <w:sz w:val="18"/>
                <w:szCs w:val="18"/>
              </w:rPr>
              <w:t>S</w:t>
            </w:r>
            <w:r w:rsidRPr="00FA65E0">
              <w:rPr>
                <w:sz w:val="18"/>
                <w:szCs w:val="18"/>
              </w:rPr>
              <w:t>afety FU visit.</w:t>
            </w:r>
          </w:p>
        </w:tc>
      </w:tr>
      <w:tr w:rsidR="0013751E" ns2:paraId="3335869B"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3F522DE1" ns2:textId="77777777" w:rsidR="00A074CD" w:rsidRPr="003A4C3B" w:rsidRDefault="00A074CD" w:rsidP="00DE2689">
            <w:pPr>
              <w:pStyle w:val="TableText0"/>
              <w:keepNext w:val="0"/>
              <w:spacing w:before="60" w:after="60"/>
              <w:rPr>
                <w:rFonts w:eastAsia="MS Gothic"/>
                <w:bCs/>
                <w:sz w:val="18"/>
                <w:szCs w:val="18"/>
              </w:rPr>
            </w:pPr>
            <w:r w:rsidRPr="003A4C3B">
              <w:rPr>
                <w:rFonts w:eastAsia="MS Gothic"/>
                <w:bCs/>
                <w:sz w:val="18"/>
                <w:szCs w:val="18"/>
              </w:rPr>
              <w:t>ECOG Performance Status</w:t>
            </w:r>
          </w:p>
        </w:tc>
        <w:tc>
          <w:tcPr>
            <w:tcW w:w="217" w:type="pct"/>
            <w:tcBorders>
              <w:top w:val="single" w:sz="6" w:space="0" w:color="auto"/>
              <w:left w:val="single" w:sz="6" w:space="0" w:color="auto"/>
              <w:bottom w:val="single" w:sz="6" w:space="0" w:color="auto"/>
              <w:right w:val="single" w:sz="6" w:space="0" w:color="auto"/>
            </w:tcBorders>
            <w:vAlign w:val="center"/>
          </w:tcPr>
          <w:p ns2:paraId="4EB6E46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r>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9664C0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4480140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08DBFDE"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9066144"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64CE61B1"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5C86AF7F"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36078011"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58C8D95A" ns2:textId="77777777" w:rsidR="00A074CD" w:rsidRPr="003A4C3B" w:rsidRDefault="00A074CD"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2C472EFC"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1E2327E"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DB7E76A" ns2:textId="1F28BD65" w:rsidR="00A074CD" w:rsidRPr="003A4C3B" w:rsidRDefault="00A074CD" w:rsidP="00DE2689">
            <w:pPr>
              <w:pStyle w:val="TableText0"/>
              <w:keepNext w:val="0"/>
              <w:spacing w:before="40" w:after="40"/>
              <w:rPr>
                <w:sz w:val="18"/>
                <w:szCs w:val="18"/>
              </w:rPr>
            </w:pPr>
            <w:r w:rsidRPr="003A4C3B">
              <w:rPr>
                <w:sz w:val="18"/>
                <w:szCs w:val="18"/>
              </w:rPr>
              <w:t xml:space="preserve">* </w:t>
            </w:r>
            <w:r>
              <w:rPr>
                <w:sz w:val="18"/>
                <w:szCs w:val="18"/>
              </w:rPr>
              <w:t>Perform within</w:t>
            </w:r>
            <w:r w:rsidRPr="003A4C3B">
              <w:rPr>
                <w:sz w:val="18"/>
                <w:szCs w:val="18"/>
              </w:rPr>
              <w:t xml:space="preserve"> 7 days </w:t>
            </w:r>
            <w:r w:rsidR="009B1AC6">
              <w:rPr>
                <w:sz w:val="18"/>
                <w:szCs w:val="18"/>
              </w:rPr>
              <w:t>before</w:t>
            </w:r>
            <w:r w:rsidRPr="003A4C3B">
              <w:rPr>
                <w:sz w:val="18"/>
                <w:szCs w:val="18"/>
              </w:rPr>
              <w:t xml:space="preserve"> </w:t>
            </w:r>
            <w:r>
              <w:rPr>
                <w:sz w:val="18"/>
                <w:szCs w:val="18"/>
              </w:rPr>
              <w:t>C1 of Second Course treatment.</w:t>
            </w:r>
          </w:p>
        </w:tc>
      </w:tr>
      <w:tr w:rsidR="00A074CD" ns2:paraId="01B5E489" ns2:textId="77777777" w:rsidTr="00DE2689">
        <w:trPr>
          <w:cantSplit/>
        </w:trPr>
        <w:tc>
          <w:tcPr>
            <w:tcW w:w="5000" w:type="pct"/>
            <w:gridSpan w:val="13"/>
            <w:tcBorders>
              <w:top w:val="single" w:sz="6" w:space="0" w:color="auto"/>
              <w:left w:val="single" w:sz="4" w:space="0" w:color="auto"/>
              <w:bottom w:val="single" w:sz="6" w:space="0" w:color="auto"/>
              <w:right w:val="single" w:sz="4" w:space="0" w:color="auto"/>
            </w:tcBorders>
            <w:vAlign w:val="center"/>
          </w:tcPr>
          <w:p ns2:paraId="2779AB85" ns2:textId="77777777" w:rsidR="00A074CD" w:rsidRPr="0099545C" w:rsidRDefault="00A074CD" w:rsidP="00DE2689">
            <w:pPr>
              <w:spacing w:before="40" w:after="40"/>
              <w:rPr>
                <w:b/>
                <w:color w:val="000000"/>
                <w:sz w:val="18"/>
                <w:szCs w:val="18"/>
              </w:rPr>
            </w:pPr>
            <w:r w:rsidRPr="0099545C">
              <w:rPr>
                <w:b/>
                <w:sz w:val="18"/>
                <w:szCs w:val="18"/>
              </w:rPr>
              <w:t>Laboratory Procedures/Assessments (Local Laboratory)</w:t>
            </w:r>
          </w:p>
        </w:tc>
      </w:tr>
      <w:tr w:rsidR="0013751E" ns2:paraId="4803BCC3"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389AB129" ns2:textId="77777777" w:rsidR="00A074CD" w:rsidRDefault="00A074CD" w:rsidP="00DE2689">
            <w:pPr>
              <w:pStyle w:val="TableText0"/>
              <w:keepNext w:val="0"/>
              <w:spacing w:before="60" w:after="60"/>
              <w:rPr>
                <w:sz w:val="18"/>
                <w:szCs w:val="18"/>
              </w:rPr>
            </w:pPr>
            <w:r w:rsidRPr="003A4C3B">
              <w:rPr>
                <w:rFonts w:eastAsia="MS Gothic"/>
                <w:bCs/>
                <w:sz w:val="18"/>
                <w:szCs w:val="18"/>
              </w:rPr>
              <w:t xml:space="preserve">Pregnancy Test </w:t>
            </w:r>
            <w:r>
              <w:rPr>
                <w:rFonts w:eastAsia="MS Gothic"/>
                <w:bCs/>
                <w:sz w:val="18"/>
                <w:szCs w:val="18"/>
              </w:rPr>
              <w:t xml:space="preserve">– urine or </w:t>
            </w:r>
            <w:r w:rsidRPr="003A4C3B">
              <w:rPr>
                <w:rFonts w:eastAsia="MS Gothic"/>
                <w:bCs/>
                <w:sz w:val="18"/>
                <w:szCs w:val="18"/>
              </w:rPr>
              <w:t>Serum β-hCG (</w:t>
            </w:r>
            <w:r w:rsidRPr="003A4C3B">
              <w:rPr>
                <w:sz w:val="18"/>
                <w:szCs w:val="18"/>
              </w:rPr>
              <w:t>WOCBP only)</w:t>
            </w:r>
          </w:p>
          <w:p ns2:paraId="3A0D1FBB" ns2:textId="25D8D7D2" w:rsidR="00232C79" w:rsidRPr="003A4C3B" w:rsidRDefault="00232C79" w:rsidP="00DE2689">
            <w:pPr>
              <w:pStyle w:val="TableText0"/>
              <w:keepNext w:val="0"/>
              <w:spacing w:before="60" w:after="60"/>
              <w:rPr>
                <w:rFonts w:eastAsia="MS Gothic"/>
                <w:bCs/>
                <w:sz w:val="18"/>
                <w:szCs w:val="18"/>
              </w:rPr>
            </w:pPr>
            <w:r>
              <w:rPr>
                <w:sz w:val="18"/>
                <w:szCs w:val="18"/>
              </w:rPr>
              <w:t xml:space="preserve">(Required on D1 of every cycle </w:t>
            </w:r>
            <w:r w:rsidR="00883679">
              <w:rPr>
                <w:sz w:val="18"/>
                <w:szCs w:val="18"/>
              </w:rPr>
              <w:t xml:space="preserve">for </w:t>
            </w:r>
            <w:r>
              <w:rPr>
                <w:sz w:val="18"/>
                <w:szCs w:val="18"/>
              </w:rPr>
              <w:t>participants who receive lenvatinib</w:t>
            </w:r>
            <w:r w:rsidR="00883679">
              <w:rPr>
                <w:sz w:val="18"/>
                <w:szCs w:val="18"/>
              </w:rPr>
              <w:t>/placebo</w:t>
            </w:r>
            <w:r>
              <w:rPr>
                <w:sz w:val="18"/>
                <w:szCs w:val="18"/>
              </w:rPr>
              <w:t xml:space="preserve"> in the Second Course treatment phase.)</w:t>
            </w:r>
          </w:p>
        </w:tc>
        <w:tc>
          <w:tcPr>
            <w:tcW w:w="217" w:type="pct"/>
            <w:tcBorders>
              <w:top w:val="single" w:sz="6" w:space="0" w:color="auto"/>
              <w:left w:val="single" w:sz="6" w:space="0" w:color="auto"/>
              <w:bottom w:val="single" w:sz="6" w:space="0" w:color="auto"/>
              <w:right w:val="single" w:sz="6" w:space="0" w:color="auto"/>
            </w:tcBorders>
            <w:vAlign w:val="center"/>
          </w:tcPr>
          <w:p ns2:paraId="2487191C" ns2:textId="50657C2A" w:rsidR="00A074CD" w:rsidRPr="003A4C3B" w:rsidRDefault="00A074CD" w:rsidP="009300B0">
            <w:pPr>
              <w:pStyle w:val="TableText0"/>
              <w:keepLines/>
              <w:spacing w:line="252" w:lineRule="auto"/>
              <w:jc w:val="center"/>
              <w:rPr>
                <w:sz w:val="18"/>
                <w:szCs w:val="18"/>
              </w:rPr>
            </w:pPr>
            <w:r>
              <w:rPr>
                <w:sz w:val="18"/>
                <w:szCs w:val="18"/>
              </w:rPr>
              <w:t>X</w:t>
            </w:r>
            <w:r w:rsidR="00DA1FF6">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6DDB1F49" ns2:textId="1802595F" w:rsidR="00A074CD" w:rsidRPr="003A4C3B" w:rsidRDefault="00232C79" w:rsidP="009300B0">
            <w:pPr>
              <w:pStyle w:val="TableText0"/>
              <w:keepLines/>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A4C24BD" ns2:textId="2D2B5F10"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62A2BD2" ns2:textId="73EAC293" w:rsidR="00A074CD" w:rsidRPr="003A4C3B" w:rsidRDefault="00232C79" w:rsidP="009300B0">
            <w:pPr>
              <w:pStyle w:val="TableText0"/>
              <w:keepLines/>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ADFE3DE" ns2:textId="10377279" w:rsidR="00A074CD" w:rsidRPr="003A4C3B" w:rsidRDefault="00232C79" w:rsidP="009300B0">
            <w:pPr>
              <w:pStyle w:val="TableText0"/>
              <w:keepLines/>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3A35878D" ns2:textId="3A2F432E" w:rsidR="00A074CD" w:rsidRPr="003A4C3B" w:rsidRDefault="00232C79" w:rsidP="009300B0">
            <w:pPr>
              <w:pStyle w:val="TableText0"/>
              <w:keepLines/>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329E0623" ns2:textId="42311088" w:rsidR="00A074CD" w:rsidRPr="003A4C3B" w:rsidRDefault="00232C79"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35E455A" ns2:textId="37EB1B7F" w:rsidR="00A074CD" w:rsidRPr="003A4C3B" w:rsidRDefault="00660F68" w:rsidP="009300B0">
            <w:pPr>
              <w:pStyle w:val="TableText0"/>
              <w:keepLines/>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2978955" ns2:textId="518A98D9" w:rsidR="00A074CD" w:rsidRPr="003A4C3B" w:rsidRDefault="00660F68" w:rsidP="009300B0">
            <w:pPr>
              <w:pStyle w:val="TableText0"/>
              <w:keepLines/>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0A7C2A45" ns2:textId="77777777" w:rsidR="00A074CD" w:rsidRPr="003A4C3B" w:rsidRDefault="00A074CD" w:rsidP="009300B0">
            <w:pPr>
              <w:pStyle w:val="TableText0"/>
              <w:keepLines/>
              <w:spacing w:line="252" w:lineRule="auto"/>
              <w:rPr>
                <w:sz w:val="18"/>
                <w:szCs w:val="18"/>
              </w:rPr>
            </w:pPr>
          </w:p>
        </w:tc>
        <w:tc>
          <w:tcPr>
            <w:tcW w:w="363" w:type="pct"/>
            <w:tcBorders>
              <w:top w:val="single" w:sz="6" w:space="0" w:color="auto"/>
              <w:left w:val="single" w:sz="6" w:space="0" w:color="auto"/>
              <w:bottom w:val="single" w:sz="6" w:space="0" w:color="auto"/>
              <w:right w:val="single" w:sz="4" w:space="0" w:color="auto"/>
            </w:tcBorders>
          </w:tcPr>
          <w:p ns2:paraId="586E48DF" ns2:textId="77777777" w:rsidR="00A074CD" w:rsidRPr="003A4C3B" w:rsidRDefault="00A074CD" w:rsidP="009300B0">
            <w:pPr>
              <w:pStyle w:val="TableText0"/>
              <w:keepLines/>
              <w:spacing w:line="252" w:lineRule="auto"/>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19EE7F80" ns2:textId="1C088210" w:rsidR="00A074CD" w:rsidRDefault="00DA1FF6" w:rsidP="00DE2689">
            <w:pPr>
              <w:pStyle w:val="TableText"/>
              <w:spacing w:before="40" w:after="40"/>
              <w:jc w:val="left"/>
              <w:rPr>
                <w:sz w:val="18"/>
                <w:szCs w:val="18"/>
              </w:rPr>
            </w:pPr>
            <w:r>
              <w:rPr>
                <w:sz w:val="18"/>
                <w:szCs w:val="18"/>
              </w:rPr>
              <w:t>*</w:t>
            </w:r>
            <w:r w:rsidR="00A074CD" w:rsidRPr="000319A0">
              <w:rPr>
                <w:sz w:val="18"/>
                <w:szCs w:val="18"/>
              </w:rPr>
              <w:t xml:space="preserve">Obtain </w:t>
            </w:r>
            <w:r w:rsidR="00A074CD">
              <w:rPr>
                <w:sz w:val="18"/>
                <w:szCs w:val="18"/>
              </w:rPr>
              <w:t xml:space="preserve">a </w:t>
            </w:r>
            <w:r w:rsidR="00A074CD" w:rsidRPr="000319A0">
              <w:rPr>
                <w:sz w:val="18"/>
                <w:szCs w:val="18"/>
              </w:rPr>
              <w:t xml:space="preserve">urine pregnancy test within </w:t>
            </w:r>
            <w:r w:rsidR="00A074CD">
              <w:rPr>
                <w:sz w:val="18"/>
                <w:szCs w:val="18"/>
              </w:rPr>
              <w:t>24</w:t>
            </w:r>
            <w:r w:rsidR="00A074CD" w:rsidRPr="000319A0">
              <w:rPr>
                <w:sz w:val="18"/>
                <w:szCs w:val="18"/>
              </w:rPr>
              <w:t xml:space="preserve"> hours before </w:t>
            </w:r>
            <w:r w:rsidR="00A074CD">
              <w:rPr>
                <w:sz w:val="18"/>
                <w:szCs w:val="18"/>
              </w:rPr>
              <w:t xml:space="preserve">the </w:t>
            </w:r>
            <w:r w:rsidR="00A074CD" w:rsidRPr="000319A0">
              <w:rPr>
                <w:sz w:val="18"/>
                <w:szCs w:val="18"/>
              </w:rPr>
              <w:t>first dose</w:t>
            </w:r>
            <w:r w:rsidR="00232C79">
              <w:rPr>
                <w:sz w:val="18"/>
                <w:szCs w:val="18"/>
              </w:rPr>
              <w:t xml:space="preserve"> for all participants</w:t>
            </w:r>
          </w:p>
          <w:p ns2:paraId="6D9E1CA7" ns2:textId="77777777" w:rsidR="00A074CD" w:rsidRPr="00901DD5" w:rsidRDefault="00A074CD" w:rsidP="00DE2689">
            <w:pPr>
              <w:pStyle w:val="TableText"/>
              <w:spacing w:before="40" w:after="40"/>
              <w:jc w:val="left"/>
              <w:rPr>
                <w:sz w:val="18"/>
                <w:szCs w:val="18"/>
              </w:rPr>
            </w:pPr>
            <w:r w:rsidRPr="00901DD5">
              <w:rPr>
                <w:sz w:val="18"/>
                <w:szCs w:val="18"/>
              </w:rPr>
              <w:t>If a urine pregnancy test cannot be confirmed as negative, a serum pregnancy test is required.</w:t>
            </w:r>
          </w:p>
          <w:p ns2:paraId="65BE13A0" ns2:textId="77777777" w:rsidR="00A074CD" w:rsidRPr="00EE00C3" w:rsidRDefault="00A074CD" w:rsidP="00DE2689">
            <w:pPr>
              <w:spacing w:before="40" w:after="40"/>
              <w:rPr>
                <w:color w:val="000000"/>
                <w:sz w:val="18"/>
                <w:szCs w:val="18"/>
              </w:rPr>
            </w:pPr>
            <w:r w:rsidRPr="000319A0">
              <w:rPr>
                <w:sz w:val="18"/>
                <w:szCs w:val="18"/>
              </w:rPr>
              <w:t>Additional urine/serum testing may be performed if clinically warranted, and/or as defined by local regulations.</w:t>
            </w:r>
          </w:p>
        </w:tc>
      </w:tr>
      <w:tr w:rsidR="00BF6FC1" ns2:paraId="695F1CF9" ns2:textId="77777777" w:rsidTr="00DE2689">
        <w:trPr>
          <w:cantSplit/>
          <w:trHeight w:val="1227"/>
        </w:trPr>
        <w:tc>
          <w:tcPr>
            <w:tcW w:w="868" w:type="pct"/>
            <w:tcBorders>
              <w:top w:val="single" w:sz="6" w:space="0" w:color="auto"/>
              <w:left w:val="single" w:sz="4" w:space="0" w:color="auto"/>
              <w:bottom w:val="single" w:sz="6" w:space="0" w:color="auto"/>
              <w:right w:val="single" w:sz="6" w:space="0" w:color="auto"/>
            </w:tcBorders>
            <w:vAlign w:val="center"/>
            <w:hideMark/>
          </w:tcPr>
          <w:p ns2:paraId="526D644C" ns2:textId="77777777" w:rsidR="00BF6FC1" w:rsidRPr="003A4C3B" w:rsidRDefault="00BF6FC1" w:rsidP="00DE2689">
            <w:pPr>
              <w:pStyle w:val="TableText0"/>
              <w:keepNext w:val="0"/>
              <w:spacing w:before="60" w:after="60"/>
              <w:rPr>
                <w:sz w:val="18"/>
                <w:szCs w:val="18"/>
              </w:rPr>
            </w:pPr>
            <w:r>
              <w:rPr>
                <w:sz w:val="18"/>
                <w:szCs w:val="18"/>
              </w:rPr>
              <w:lastRenderedPageBreak/>
              <w:t>Hematology</w:t>
            </w:r>
          </w:p>
        </w:tc>
        <w:tc>
          <w:tcPr>
            <w:tcW w:w="217" w:type="pct"/>
            <w:tcBorders>
              <w:top w:val="single" w:sz="6" w:space="0" w:color="auto"/>
              <w:left w:val="single" w:sz="6" w:space="0" w:color="auto"/>
              <w:bottom w:val="single" w:sz="6" w:space="0" w:color="auto"/>
              <w:right w:val="single" w:sz="6" w:space="0" w:color="auto"/>
            </w:tcBorders>
            <w:vAlign w:val="center"/>
          </w:tcPr>
          <w:p ns2:paraId="49ADA12F"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250D5F4B"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0D0D8436"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5A95B56D"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C5DFE13"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7CE8F2D2" ns2: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0FB84CEA"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2C6B72C4"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ns2:paraId="311EA72A"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FFFC78D" ns2: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12976F80" ns2:textId="77777777" w:rsidR="00BF6FC1" w:rsidRPr="003A4C3B" w:rsidRDefault="00BF6FC1" w:rsidP="00650E8A">
            <w:pPr>
              <w:pStyle w:val="TableText0"/>
              <w:keepNext w:val="0"/>
              <w:spacing w:line="252" w:lineRule="auto"/>
              <w:jc w:val="center"/>
              <w:rPr>
                <w:sz w:val="18"/>
                <w:szCs w:val="18"/>
              </w:rPr>
            </w:pPr>
          </w:p>
        </w:tc>
        <w:tc>
          <w:tcPr>
            <w:tcW w:w="978" w:type="pct"/>
            <w:vMerge w:val="restart"/>
            <w:tcBorders>
              <w:top w:val="single" w:sz="6" w:space="0" w:color="auto"/>
              <w:left w:val="single" w:sz="6" w:space="0" w:color="auto"/>
              <w:right w:val="single" w:sz="4" w:space="0" w:color="auto"/>
            </w:tcBorders>
            <w:vAlign w:val="center"/>
          </w:tcPr>
          <w:p ns2:paraId="2F9381EE" ns2:textId="78F68B01" w:rsidR="00BF6FC1" w:rsidRPr="003A4C3B" w:rsidRDefault="00BF6FC1" w:rsidP="00DE2689">
            <w:pPr>
              <w:pStyle w:val="TableText0"/>
              <w:keepNext w:val="0"/>
              <w:spacing w:before="40" w:after="40"/>
              <w:rPr>
                <w:sz w:val="18"/>
                <w:szCs w:val="18"/>
              </w:rPr>
            </w:pPr>
            <w:r>
              <w:rPr>
                <w:sz w:val="18"/>
                <w:szCs w:val="18"/>
              </w:rPr>
              <w:t xml:space="preserve">*Perform within 7 days </w:t>
            </w:r>
            <w:r w:rsidR="009B1AC6">
              <w:rPr>
                <w:sz w:val="18"/>
                <w:szCs w:val="18"/>
              </w:rPr>
              <w:t>before</w:t>
            </w:r>
            <w:r>
              <w:rPr>
                <w:sz w:val="18"/>
                <w:szCs w:val="18"/>
              </w:rPr>
              <w:t xml:space="preserve"> first dose in C1 to confirm Second Course eligibility.</w:t>
            </w:r>
          </w:p>
          <w:p ns2:paraId="569D3DF7" ns2:textId="20D89504" w:rsidR="00BF6FC1" w:rsidRPr="003A4C3B" w:rsidRDefault="00BF6FC1" w:rsidP="00DE2689">
            <w:pPr>
              <w:pStyle w:val="TableText0"/>
              <w:keepNext w:val="0"/>
              <w:spacing w:before="40" w:after="40"/>
              <w:rPr>
                <w:sz w:val="18"/>
                <w:szCs w:val="18"/>
              </w:rPr>
            </w:pPr>
          </w:p>
        </w:tc>
      </w:tr>
      <w:tr w:rsidR="00BF6FC1" ns2:paraId="280633FF"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00E75A0C" ns2:textId="77777777" w:rsidR="00BF6FC1" w:rsidRPr="003A4C3B" w:rsidRDefault="00BF6FC1" w:rsidP="00DE2689">
            <w:pPr>
              <w:pStyle w:val="TableText0"/>
              <w:keepNext w:val="0"/>
              <w:spacing w:before="60" w:after="60"/>
              <w:rPr>
                <w:sz w:val="18"/>
                <w:szCs w:val="18"/>
              </w:rPr>
            </w:pPr>
            <w:r>
              <w:rPr>
                <w:rFonts w:eastAsia="MS Gothic"/>
                <w:bCs/>
                <w:sz w:val="18"/>
                <w:szCs w:val="18"/>
              </w:rPr>
              <w:t>Chemistry</w:t>
            </w:r>
          </w:p>
        </w:tc>
        <w:tc>
          <w:tcPr>
            <w:tcW w:w="217" w:type="pct"/>
            <w:tcBorders>
              <w:top w:val="single" w:sz="6" w:space="0" w:color="auto"/>
              <w:left w:val="single" w:sz="6" w:space="0" w:color="auto"/>
              <w:bottom w:val="single" w:sz="6" w:space="0" w:color="auto"/>
              <w:right w:val="single" w:sz="6" w:space="0" w:color="auto"/>
            </w:tcBorders>
            <w:vAlign w:val="center"/>
          </w:tcPr>
          <w:p ns2:paraId="46762CD1"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EA21915"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hideMark/>
          </w:tcPr>
          <w:p ns2:paraId="6BA900AF"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4D8C3368"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69D041C"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20B36C28" ns2:textId="77777777" w:rsidR="00BF6FC1" w:rsidRDefault="00BF6FC1"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E490709"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729FA933" ns2:textId="77777777" w:rsidR="00BF6FC1" w:rsidRPr="003A4C3B" w:rsidRDefault="00BF6FC1"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hideMark/>
          </w:tcPr>
          <w:p ns2:paraId="722B0DEC" ns2:textId="77777777" w:rsidR="00BF6FC1" w:rsidRPr="003A4C3B" w:rsidRDefault="00BF6FC1" w:rsidP="00650E8A">
            <w:pPr>
              <w:pStyle w:val="TableText0"/>
              <w:keepNext w:val="0"/>
              <w:spacing w:line="252" w:lineRule="auto"/>
              <w:jc w:val="center"/>
              <w:rPr>
                <w:sz w:val="18"/>
                <w:szCs w:val="18"/>
              </w:rPr>
            </w:pPr>
            <w:r w:rsidRPr="003A4C3B">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8C2156F" ns2:textId="77777777" w:rsidR="00BF6FC1" w:rsidRPr="003A4C3B" w:rsidRDefault="00BF6FC1"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48BD4985" ns2:textId="77777777" w:rsidR="00BF6FC1" w:rsidRPr="003A4C3B" w:rsidRDefault="00BF6FC1" w:rsidP="00650E8A">
            <w:pPr>
              <w:pStyle w:val="TableText0"/>
              <w:keepNext w:val="0"/>
              <w:spacing w:line="252" w:lineRule="auto"/>
              <w:jc w:val="center"/>
              <w:rPr>
                <w:sz w:val="18"/>
                <w:szCs w:val="18"/>
              </w:rPr>
            </w:pPr>
          </w:p>
        </w:tc>
        <w:tc>
          <w:tcPr>
            <w:tcW w:w="978" w:type="pct"/>
            <w:vMerge/>
            <w:tcBorders>
              <w:left w:val="single" w:sz="6" w:space="0" w:color="auto"/>
              <w:bottom w:val="single" w:sz="6" w:space="0" w:color="auto"/>
              <w:right w:val="single" w:sz="4" w:space="0" w:color="auto"/>
            </w:tcBorders>
            <w:vAlign w:val="center"/>
          </w:tcPr>
          <w:p ns2:paraId="20BA5972" ns2:textId="41C7BA48" w:rsidR="00BF6FC1" w:rsidRPr="003A4C3B" w:rsidRDefault="00BF6FC1" w:rsidP="00DE2689">
            <w:pPr>
              <w:pStyle w:val="TableText0"/>
              <w:keepNext w:val="0"/>
              <w:spacing w:before="40" w:after="40"/>
              <w:rPr>
                <w:sz w:val="18"/>
                <w:szCs w:val="18"/>
              </w:rPr>
            </w:pPr>
          </w:p>
        </w:tc>
      </w:tr>
      <w:tr w:rsidR="0013751E" ns2:paraId="650D7FFB"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11057F5A" ns2:textId="77777777" w:rsidR="00A074CD" w:rsidRDefault="00A074CD" w:rsidP="00DE2689">
            <w:pPr>
              <w:pStyle w:val="TableText0"/>
              <w:keepNext w:val="0"/>
              <w:spacing w:before="60" w:after="60"/>
              <w:rPr>
                <w:rFonts w:eastAsia="MS Gothic"/>
                <w:bCs/>
                <w:sz w:val="18"/>
                <w:szCs w:val="18"/>
              </w:rPr>
            </w:pPr>
            <w:r>
              <w:rPr>
                <w:rFonts w:eastAsia="MS Gothic"/>
                <w:bCs/>
                <w:sz w:val="18"/>
                <w:szCs w:val="18"/>
              </w:rPr>
              <w:t>Thyroid Function Tests</w:t>
            </w:r>
          </w:p>
          <w:p ns2:paraId="1AF35EA3" ns2:textId="1ABE2E79" w:rsidR="00A074CD" w:rsidRPr="003A4C3B" w:rsidRDefault="00A074CD" w:rsidP="00DE2689">
            <w:pPr>
              <w:pStyle w:val="TableText0"/>
              <w:keepNext w:val="0"/>
              <w:spacing w:before="60" w:after="60"/>
              <w:rPr>
                <w:sz w:val="18"/>
                <w:szCs w:val="18"/>
              </w:rPr>
            </w:pPr>
            <w:r>
              <w:rPr>
                <w:sz w:val="18"/>
                <w:szCs w:val="18"/>
              </w:rPr>
              <w:t>(</w:t>
            </w:r>
            <w:r w:rsidRPr="00ED652C">
              <w:rPr>
                <w:color w:val="000000"/>
                <w:sz w:val="18"/>
                <w:szCs w:val="18"/>
              </w:rPr>
              <w:t xml:space="preserve">T3 or FT3, </w:t>
            </w:r>
            <w:r w:rsidR="00B8658F">
              <w:rPr>
                <w:color w:val="000000"/>
                <w:sz w:val="18"/>
                <w:szCs w:val="18"/>
              </w:rPr>
              <w:t xml:space="preserve">Free </w:t>
            </w:r>
            <w:r w:rsidRPr="00ED652C">
              <w:rPr>
                <w:color w:val="000000"/>
                <w:sz w:val="18"/>
                <w:szCs w:val="18"/>
              </w:rPr>
              <w:t>T4, TSH</w:t>
            </w:r>
            <w:r>
              <w:rPr>
                <w:color w:val="000000"/>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05825CE0" ns2:textId="0D580947" w:rsidR="00A074CD" w:rsidRPr="003A4C3B" w:rsidRDefault="00660F68"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75319FB0"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0BC82A7C"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912A127"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ABD214B"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44B32911" ns2:textId="4C84B7FB" w:rsidR="00A074CD" w:rsidRDefault="00A074CD"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283B3D88" ns2:textId="2C8D9EC3" w:rsidR="00A074CD" w:rsidRPr="003A4C3B" w:rsidRDefault="00BC2B70"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03B44168"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353DF2B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24946E2F"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6D53BA8B"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0284C8C" ns2:textId="253F91DD" w:rsidR="00A074CD" w:rsidRPr="003A4C3B" w:rsidRDefault="00660F68" w:rsidP="00DE2689">
            <w:pPr>
              <w:pStyle w:val="TableText0"/>
              <w:keepNext w:val="0"/>
              <w:spacing w:before="40" w:after="40"/>
              <w:rPr>
                <w:sz w:val="18"/>
                <w:szCs w:val="18"/>
              </w:rPr>
            </w:pPr>
            <w:r>
              <w:rPr>
                <w:sz w:val="18"/>
                <w:szCs w:val="18"/>
              </w:rPr>
              <w:t>*</w:t>
            </w:r>
            <w:r w:rsidR="00A074CD">
              <w:rPr>
                <w:sz w:val="18"/>
                <w:szCs w:val="18"/>
              </w:rPr>
              <w:t xml:space="preserve">Perform within </w:t>
            </w:r>
            <w:r w:rsidR="00412179">
              <w:rPr>
                <w:sz w:val="18"/>
                <w:szCs w:val="18"/>
              </w:rPr>
              <w:t>7</w:t>
            </w:r>
            <w:r w:rsidR="00A074CD">
              <w:rPr>
                <w:sz w:val="18"/>
                <w:szCs w:val="18"/>
              </w:rPr>
              <w:t xml:space="preserve"> days </w:t>
            </w:r>
            <w:r w:rsidR="009B1AC6">
              <w:rPr>
                <w:sz w:val="18"/>
                <w:szCs w:val="18"/>
              </w:rPr>
              <w:t>before</w:t>
            </w:r>
            <w:r w:rsidR="00A074CD">
              <w:rPr>
                <w:sz w:val="18"/>
                <w:szCs w:val="18"/>
              </w:rPr>
              <w:t xml:space="preserve"> first dose</w:t>
            </w:r>
            <w:r w:rsidR="0012062C">
              <w:rPr>
                <w:sz w:val="18"/>
                <w:szCs w:val="18"/>
              </w:rPr>
              <w:t xml:space="preserve"> in C1</w:t>
            </w:r>
            <w:r w:rsidR="00A074CD">
              <w:rPr>
                <w:sz w:val="18"/>
                <w:szCs w:val="18"/>
              </w:rPr>
              <w:t>, then</w:t>
            </w:r>
            <w:r w:rsidR="00BC2B70">
              <w:rPr>
                <w:sz w:val="18"/>
                <w:szCs w:val="18"/>
              </w:rPr>
              <w:t xml:space="preserve"> </w:t>
            </w:r>
            <w:r w:rsidR="00A074CD" w:rsidRPr="008F3D89">
              <w:rPr>
                <w:sz w:val="18"/>
                <w:szCs w:val="18"/>
              </w:rPr>
              <w:t xml:space="preserve">every </w:t>
            </w:r>
            <w:r w:rsidR="00242786">
              <w:rPr>
                <w:sz w:val="18"/>
                <w:szCs w:val="18"/>
              </w:rPr>
              <w:t>2</w:t>
            </w:r>
            <w:r w:rsidR="00BC30BF">
              <w:rPr>
                <w:sz w:val="18"/>
                <w:szCs w:val="18"/>
              </w:rPr>
              <w:t> </w:t>
            </w:r>
            <w:r w:rsidR="00A074CD" w:rsidRPr="008F3D89">
              <w:rPr>
                <w:sz w:val="18"/>
                <w:szCs w:val="18"/>
              </w:rPr>
              <w:t xml:space="preserve">cycles </w:t>
            </w:r>
            <w:r w:rsidR="00A074CD">
              <w:rPr>
                <w:sz w:val="18"/>
                <w:szCs w:val="18"/>
              </w:rPr>
              <w:t>thereafter</w:t>
            </w:r>
            <w:r w:rsidR="00A074CD" w:rsidRPr="008F3D89">
              <w:rPr>
                <w:sz w:val="18"/>
                <w:szCs w:val="18"/>
              </w:rPr>
              <w:t xml:space="preserve"> (C</w:t>
            </w:r>
            <w:r w:rsidR="00A074CD">
              <w:rPr>
                <w:sz w:val="18"/>
                <w:szCs w:val="18"/>
              </w:rPr>
              <w:t>3</w:t>
            </w:r>
            <w:r w:rsidR="00A074CD" w:rsidRPr="008F3D89">
              <w:rPr>
                <w:sz w:val="18"/>
                <w:szCs w:val="18"/>
              </w:rPr>
              <w:t>, C</w:t>
            </w:r>
            <w:r w:rsidR="00A074CD">
              <w:rPr>
                <w:sz w:val="18"/>
                <w:szCs w:val="18"/>
              </w:rPr>
              <w:t>5</w:t>
            </w:r>
            <w:r w:rsidR="00A074CD" w:rsidRPr="008F3D89">
              <w:rPr>
                <w:sz w:val="18"/>
                <w:szCs w:val="18"/>
              </w:rPr>
              <w:t>, C</w:t>
            </w:r>
            <w:r w:rsidR="00A074CD">
              <w:rPr>
                <w:sz w:val="18"/>
                <w:szCs w:val="18"/>
              </w:rPr>
              <w:t>7</w:t>
            </w:r>
            <w:r w:rsidR="00A074CD" w:rsidRPr="008F3D89">
              <w:rPr>
                <w:sz w:val="18"/>
                <w:szCs w:val="18"/>
              </w:rPr>
              <w:t>, etc.).</w:t>
            </w:r>
          </w:p>
        </w:tc>
      </w:tr>
      <w:tr w:rsidR="0013751E" ns2:paraId="1E274BA7"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hideMark/>
          </w:tcPr>
          <w:p ns2:paraId="48422B6F" ns2:textId="21F666E2" w:rsidR="00A074CD" w:rsidRDefault="009E759E" w:rsidP="00DE2689">
            <w:pPr>
              <w:pStyle w:val="TableText0"/>
              <w:keepNext w:val="0"/>
              <w:spacing w:before="60" w:after="60"/>
              <w:rPr>
                <w:rFonts w:eastAsia="MS Gothic"/>
                <w:bCs/>
                <w:sz w:val="18"/>
                <w:szCs w:val="18"/>
              </w:rPr>
            </w:pPr>
            <w:r>
              <w:rPr>
                <w:rFonts w:eastAsia="MS Gothic"/>
                <w:bCs/>
                <w:sz w:val="18"/>
                <w:szCs w:val="18"/>
              </w:rPr>
              <w:t>Urine Dipstick</w:t>
            </w:r>
            <w:r w:rsidR="00BC2B70">
              <w:rPr>
                <w:rFonts w:eastAsia="MS Gothic"/>
                <w:bCs/>
                <w:sz w:val="18"/>
                <w:szCs w:val="18"/>
              </w:rPr>
              <w:t xml:space="preserve"> Testing</w:t>
            </w:r>
          </w:p>
          <w:p ns2:paraId="51F3BA51" ns2:textId="12CB7F5D" w:rsidR="00BC2B70" w:rsidRPr="003A4C3B" w:rsidRDefault="00BC2B70" w:rsidP="00DE2689">
            <w:pPr>
              <w:pStyle w:val="TableText0"/>
              <w:keepNext w:val="0"/>
              <w:spacing w:before="60" w:after="60"/>
              <w:rPr>
                <w:sz w:val="18"/>
                <w:szCs w:val="18"/>
              </w:rPr>
            </w:pPr>
            <w:r>
              <w:rPr>
                <w:sz w:val="18"/>
                <w:szCs w:val="18"/>
              </w:rPr>
              <w:t>(</w:t>
            </w:r>
            <w:r w:rsidR="00BF6FC1">
              <w:rPr>
                <w:sz w:val="18"/>
                <w:szCs w:val="18"/>
              </w:rPr>
              <w:t>or Urinalysis; o</w:t>
            </w:r>
            <w:r>
              <w:rPr>
                <w:sz w:val="18"/>
                <w:szCs w:val="18"/>
              </w:rPr>
              <w:t>nly required if participant is continuing to receive lenvatinib</w:t>
            </w:r>
            <w:r w:rsidR="00EA1BB2">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ns2:paraId="0E3F921E" ns2:textId="63F29BE2"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37D53076" ns2:textId="4E8DF769" w:rsidR="00A074CD" w:rsidRPr="003A4C3B" w:rsidRDefault="009E759E" w:rsidP="00650E8A">
            <w:pPr>
              <w:pStyle w:val="TableText0"/>
              <w:keepNext w:val="0"/>
              <w:spacing w:line="252" w:lineRule="auto"/>
              <w:jc w:val="center"/>
              <w:rPr>
                <w:sz w:val="18"/>
                <w:szCs w:val="18"/>
              </w:rPr>
            </w:pPr>
            <w:r>
              <w:rPr>
                <w:sz w:val="18"/>
                <w:szCs w:val="18"/>
              </w:rPr>
              <w:t>X</w:t>
            </w:r>
          </w:p>
        </w:tc>
        <w:tc>
          <w:tcPr>
            <w:tcW w:w="181" w:type="pct"/>
            <w:tcBorders>
              <w:top w:val="single" w:sz="6" w:space="0" w:color="auto"/>
              <w:left w:val="single" w:sz="6" w:space="0" w:color="auto"/>
              <w:bottom w:val="single" w:sz="6" w:space="0" w:color="auto"/>
              <w:right w:val="single" w:sz="6" w:space="0" w:color="auto"/>
            </w:tcBorders>
            <w:vAlign w:val="center"/>
          </w:tcPr>
          <w:p ns2:paraId="08B0F51D" ns2:textId="37595B40"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07B80FA3" ns2:textId="7A0E737F" w:rsidR="00A074CD" w:rsidRPr="003A4C3B" w:rsidRDefault="009E759E"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3B3C993C" ns2:textId="1771D9C2" w:rsidR="00A074CD" w:rsidRPr="003A4C3B" w:rsidRDefault="009E759E" w:rsidP="00650E8A">
            <w:pPr>
              <w:pStyle w:val="TableText0"/>
              <w:keepNext w:val="0"/>
              <w:spacing w:line="252" w:lineRule="auto"/>
              <w:jc w:val="center"/>
              <w:rPr>
                <w:sz w:val="18"/>
                <w:szCs w:val="18"/>
              </w:rPr>
            </w:pPr>
            <w:r>
              <w:rPr>
                <w:sz w:val="18"/>
                <w:szCs w:val="18"/>
              </w:rPr>
              <w:t>X</w:t>
            </w:r>
          </w:p>
        </w:tc>
        <w:tc>
          <w:tcPr>
            <w:tcW w:w="290" w:type="pct"/>
            <w:tcBorders>
              <w:top w:val="single" w:sz="6" w:space="0" w:color="auto"/>
              <w:left w:val="single" w:sz="6" w:space="0" w:color="auto"/>
              <w:bottom w:val="single" w:sz="6" w:space="0" w:color="auto"/>
              <w:right w:val="single" w:sz="6" w:space="0" w:color="auto"/>
            </w:tcBorders>
            <w:vAlign w:val="center"/>
          </w:tcPr>
          <w:p ns2:paraId="1ECF7568" ns2:textId="044F9519" w:rsidR="00A074CD" w:rsidRDefault="009E759E"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17D7CBC2" ns2:textId="4EC02E78" w:rsidR="00A074CD" w:rsidRPr="003A4C3B" w:rsidRDefault="00A074CD" w:rsidP="00650E8A">
            <w:pPr>
              <w:pStyle w:val="TableText0"/>
              <w:keepNext w:val="0"/>
              <w:spacing w:line="252" w:lineRule="auto"/>
              <w:jc w:val="center"/>
              <w:rPr>
                <w:sz w:val="18"/>
                <w:szCs w:val="18"/>
              </w:rPr>
            </w:pPr>
            <w:r>
              <w:rPr>
                <w:sz w:val="18"/>
                <w:szCs w:val="18"/>
              </w:rPr>
              <w:t>X</w:t>
            </w:r>
          </w:p>
        </w:tc>
        <w:tc>
          <w:tcPr>
            <w:tcW w:w="399" w:type="pct"/>
            <w:tcBorders>
              <w:top w:val="single" w:sz="6" w:space="0" w:color="auto"/>
              <w:left w:val="single" w:sz="6" w:space="0" w:color="auto"/>
              <w:bottom w:val="single" w:sz="6" w:space="0" w:color="auto"/>
              <w:right w:val="single" w:sz="6" w:space="0" w:color="auto"/>
            </w:tcBorders>
            <w:vAlign w:val="center"/>
          </w:tcPr>
          <w:p ns2:paraId="4CB09510"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2D535A82" ns2:textId="77777777" w:rsidR="00A074CD" w:rsidRPr="003A4C3B" w:rsidRDefault="00A074CD" w:rsidP="00650E8A">
            <w:pPr>
              <w:pStyle w:val="TableText0"/>
              <w:keepNext w:val="0"/>
              <w:spacing w:line="252" w:lineRule="auto"/>
              <w:jc w:val="center"/>
              <w:rPr>
                <w:sz w:val="18"/>
                <w:szCs w:val="18"/>
              </w:rPr>
            </w:pPr>
            <w:r>
              <w:rPr>
                <w:sz w:val="18"/>
                <w:szCs w:val="18"/>
              </w:rPr>
              <w:t>X</w:t>
            </w:r>
          </w:p>
        </w:tc>
        <w:tc>
          <w:tcPr>
            <w:tcW w:w="362" w:type="pct"/>
            <w:tcBorders>
              <w:top w:val="single" w:sz="6" w:space="0" w:color="auto"/>
              <w:left w:val="single" w:sz="6" w:space="0" w:color="auto"/>
              <w:bottom w:val="single" w:sz="6" w:space="0" w:color="auto"/>
              <w:right w:val="single" w:sz="4" w:space="0" w:color="auto"/>
            </w:tcBorders>
            <w:vAlign w:val="center"/>
          </w:tcPr>
          <w:p ns2:paraId="71C402F1"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07B1CFF7"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4B83E64F" ns2:textId="23E1CF7B" w:rsidR="00A074CD" w:rsidRPr="00FC5C9A" w:rsidRDefault="0012062C" w:rsidP="00DE2689">
            <w:pPr>
              <w:pStyle w:val="TableHead"/>
              <w:spacing w:before="40" w:after="40"/>
              <w:jc w:val="left"/>
              <w:rPr>
                <w:rFonts w:eastAsia="Times New Roman"/>
                <w:b w:val="0"/>
                <w:color w:val="000000"/>
                <w:sz w:val="18"/>
                <w:szCs w:val="18"/>
              </w:rPr>
            </w:pPr>
            <w:r>
              <w:rPr>
                <w:rFonts w:eastAsia="Times New Roman"/>
                <w:b w:val="0"/>
                <w:color w:val="000000"/>
                <w:sz w:val="18"/>
                <w:szCs w:val="18"/>
              </w:rPr>
              <w:t>*Perform</w:t>
            </w:r>
            <w:r w:rsidR="00703E10">
              <w:rPr>
                <w:rFonts w:eastAsia="Times New Roman"/>
                <w:b w:val="0"/>
                <w:color w:val="000000"/>
                <w:sz w:val="18"/>
                <w:szCs w:val="18"/>
              </w:rPr>
              <w:t xml:space="preserve"> screening urinalysis test</w:t>
            </w:r>
            <w:r>
              <w:rPr>
                <w:rFonts w:eastAsia="Times New Roman"/>
                <w:b w:val="0"/>
                <w:color w:val="000000"/>
                <w:sz w:val="18"/>
                <w:szCs w:val="18"/>
              </w:rPr>
              <w:t xml:space="preserve"> within </w:t>
            </w:r>
            <w:r w:rsidR="00412179">
              <w:rPr>
                <w:rFonts w:eastAsia="Times New Roman"/>
                <w:b w:val="0"/>
                <w:color w:val="000000"/>
                <w:sz w:val="18"/>
                <w:szCs w:val="18"/>
              </w:rPr>
              <w:t>7</w:t>
            </w:r>
            <w:r>
              <w:rPr>
                <w:rFonts w:eastAsia="Times New Roman"/>
                <w:b w:val="0"/>
                <w:color w:val="000000"/>
                <w:sz w:val="18"/>
                <w:szCs w:val="18"/>
              </w:rPr>
              <w:t xml:space="preserve"> days </w:t>
            </w:r>
            <w:r w:rsidR="009B1AC6">
              <w:rPr>
                <w:rFonts w:eastAsia="Times New Roman"/>
                <w:b w:val="0"/>
                <w:color w:val="000000"/>
                <w:sz w:val="18"/>
                <w:szCs w:val="18"/>
              </w:rPr>
              <w:t>before</w:t>
            </w:r>
            <w:r w:rsidR="00B45261">
              <w:rPr>
                <w:rFonts w:eastAsia="Times New Roman"/>
                <w:b w:val="0"/>
                <w:color w:val="000000"/>
                <w:sz w:val="18"/>
                <w:szCs w:val="18"/>
              </w:rPr>
              <w:t xml:space="preserve"> </w:t>
            </w:r>
            <w:r>
              <w:rPr>
                <w:rFonts w:eastAsia="Times New Roman"/>
                <w:b w:val="0"/>
                <w:color w:val="000000"/>
                <w:sz w:val="18"/>
                <w:szCs w:val="18"/>
              </w:rPr>
              <w:t xml:space="preserve">first dose in C1. </w:t>
            </w:r>
            <w:r w:rsidR="00144517" w:rsidRPr="00144517">
              <w:rPr>
                <w:rFonts w:eastAsia="Times New Roman"/>
                <w:b w:val="0"/>
                <w:color w:val="000000"/>
                <w:sz w:val="18"/>
                <w:szCs w:val="18"/>
              </w:rPr>
              <w:t>Participants taking lenvatinib</w:t>
            </w:r>
            <w:r w:rsidR="00883679">
              <w:rPr>
                <w:rFonts w:eastAsia="Times New Roman"/>
                <w:b w:val="0"/>
                <w:color w:val="000000"/>
                <w:sz w:val="18"/>
                <w:szCs w:val="18"/>
              </w:rPr>
              <w:t>/placebo</w:t>
            </w:r>
            <w:r w:rsidR="00144517" w:rsidRPr="00144517">
              <w:rPr>
                <w:rFonts w:eastAsia="Times New Roman"/>
                <w:b w:val="0"/>
                <w:color w:val="000000"/>
                <w:sz w:val="18"/>
                <w:szCs w:val="18"/>
              </w:rPr>
              <w:t xml:space="preserve"> should have </w:t>
            </w:r>
            <w:r w:rsidR="009E759E">
              <w:rPr>
                <w:rFonts w:eastAsia="Times New Roman"/>
                <w:b w:val="0"/>
                <w:color w:val="000000"/>
                <w:sz w:val="18"/>
                <w:szCs w:val="18"/>
              </w:rPr>
              <w:t xml:space="preserve">urine dipstick </w:t>
            </w:r>
            <w:r w:rsidR="00144517" w:rsidRPr="00144517">
              <w:rPr>
                <w:rFonts w:eastAsia="Times New Roman"/>
                <w:b w:val="0"/>
                <w:color w:val="000000"/>
                <w:sz w:val="18"/>
                <w:szCs w:val="18"/>
              </w:rPr>
              <w:t>testing on Day 1 of each cycle.</w:t>
            </w:r>
          </w:p>
        </w:tc>
      </w:tr>
      <w:tr w:rsidR="0013751E" ns2:paraId="6288C8A1"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0A292495" ns2:textId="77777777" w:rsidR="00BC2B70" w:rsidRDefault="00BC2B70" w:rsidP="00DE2689">
            <w:pPr>
              <w:pStyle w:val="TableText0"/>
              <w:keepNext w:val="0"/>
              <w:spacing w:before="60" w:after="60"/>
              <w:rPr>
                <w:sz w:val="18"/>
                <w:szCs w:val="18"/>
              </w:rPr>
            </w:pPr>
            <w:r>
              <w:rPr>
                <w:sz w:val="18"/>
                <w:szCs w:val="18"/>
              </w:rPr>
              <w:t>Urinalysis</w:t>
            </w:r>
          </w:p>
          <w:p ns2:paraId="2F7308AB" ns2:textId="79A07677" w:rsidR="00087FAC" w:rsidRDefault="00087FAC" w:rsidP="00DE2689">
            <w:pPr>
              <w:pStyle w:val="TableText0"/>
              <w:keepNext w:val="0"/>
              <w:spacing w:before="60" w:after="60"/>
              <w:rPr>
                <w:sz w:val="18"/>
                <w:szCs w:val="18"/>
              </w:rPr>
            </w:pPr>
            <w:r>
              <w:rPr>
                <w:sz w:val="18"/>
                <w:szCs w:val="18"/>
              </w:rPr>
              <w:t>(Only required after C1 if participant is continuing to receive lenvatinib</w:t>
            </w:r>
            <w:r w:rsidR="00883679">
              <w:rPr>
                <w:sz w:val="18"/>
                <w:szCs w:val="18"/>
              </w:rPr>
              <w:t>/placebo</w:t>
            </w:r>
            <w:r>
              <w:rPr>
                <w:sz w:val="18"/>
                <w:szCs w:val="18"/>
              </w:rPr>
              <w:t xml:space="preserve"> in Second Course)</w:t>
            </w:r>
          </w:p>
        </w:tc>
        <w:tc>
          <w:tcPr>
            <w:tcW w:w="217" w:type="pct"/>
            <w:tcBorders>
              <w:top w:val="single" w:sz="6" w:space="0" w:color="auto"/>
              <w:left w:val="single" w:sz="6" w:space="0" w:color="auto"/>
              <w:bottom w:val="single" w:sz="6" w:space="0" w:color="auto"/>
              <w:right w:val="single" w:sz="6" w:space="0" w:color="auto"/>
            </w:tcBorders>
            <w:vAlign w:val="center"/>
          </w:tcPr>
          <w:p ns2:paraId="6B20512D" ns2:textId="61D0573E" w:rsidR="00BC2B70" w:rsidRDefault="00BC2B70"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1D70902" ns2:textId="77777777" w:rsidR="00BC2B70" w:rsidRPr="003A4C3B" w:rsidRDefault="00BC2B70"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41816DAA" ns2:textId="4542C7E8" w:rsidR="00BC2B70" w:rsidRPr="003A4C3B" w:rsidRDefault="00382B64" w:rsidP="00650E8A">
            <w:pPr>
              <w:pStyle w:val="TableText0"/>
              <w:keepNext w:val="0"/>
              <w:spacing w:line="252" w:lineRule="auto"/>
              <w:jc w:val="center"/>
              <w:rPr>
                <w:sz w:val="18"/>
                <w:szCs w:val="18"/>
              </w:rPr>
            </w:pPr>
            <w:r>
              <w:rPr>
                <w:sz w:val="18"/>
                <w:szCs w:val="18"/>
              </w:rPr>
              <w:t>X</w:t>
            </w:r>
          </w:p>
        </w:tc>
        <w:tc>
          <w:tcPr>
            <w:tcW w:w="217" w:type="pct"/>
            <w:tcBorders>
              <w:top w:val="single" w:sz="6" w:space="0" w:color="auto"/>
              <w:left w:val="single" w:sz="6" w:space="0" w:color="auto"/>
              <w:bottom w:val="single" w:sz="6" w:space="0" w:color="auto"/>
              <w:right w:val="single" w:sz="6" w:space="0" w:color="auto"/>
            </w:tcBorders>
            <w:vAlign w:val="center"/>
          </w:tcPr>
          <w:p ns2:paraId="1D58E7BB" ns2:textId="77777777" w:rsidR="00BC2B70" w:rsidRPr="003A4C3B" w:rsidRDefault="00BC2B70"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76BEA3A8" ns2:textId="77777777" w:rsidR="00BC2B70" w:rsidRDefault="00BC2B70"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0A99631D" ns2:textId="2DFBF2F0" w:rsidR="00BC2B70" w:rsidRPr="003A4C3B" w:rsidRDefault="00382B64" w:rsidP="00650E8A">
            <w:pPr>
              <w:pStyle w:val="TableText0"/>
              <w:keepNext w:val="0"/>
              <w:spacing w:line="252" w:lineRule="auto"/>
              <w:jc w:val="center"/>
              <w:rPr>
                <w:sz w:val="18"/>
                <w:szCs w:val="18"/>
              </w:rPr>
            </w:pPr>
            <w:r>
              <w:rPr>
                <w:sz w:val="18"/>
                <w:szCs w:val="18"/>
              </w:rPr>
              <w:t>X</w:t>
            </w:r>
          </w:p>
        </w:tc>
        <w:tc>
          <w:tcPr>
            <w:tcW w:w="292" w:type="pct"/>
            <w:tcBorders>
              <w:top w:val="single" w:sz="6" w:space="0" w:color="auto"/>
              <w:left w:val="single" w:sz="6" w:space="0" w:color="auto"/>
              <w:bottom w:val="single" w:sz="6" w:space="0" w:color="auto"/>
              <w:right w:val="single" w:sz="6" w:space="0" w:color="auto"/>
            </w:tcBorders>
            <w:vAlign w:val="center"/>
          </w:tcPr>
          <w:p ns2:paraId="397C0569" ns2: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65E8579F" ns2:textId="77777777" w:rsidR="00BC2B70" w:rsidRPr="003A4C3B" w:rsidRDefault="00BC2B70"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1D765DBC" ns2:textId="77777777" w:rsidR="00BC2B70" w:rsidRPr="003A4C3B" w:rsidRDefault="00BC2B70"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60F6A925" ns2:textId="77777777" w:rsidR="00BC2B70" w:rsidRPr="003A4C3B" w:rsidRDefault="00BC2B70"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71C3E4F4" ns2:textId="77777777" w:rsidR="00BC2B70" w:rsidRPr="003A4C3B" w:rsidRDefault="00BC2B70"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0E227A7D" ns2:textId="0F5DFBDA" w:rsidR="00395A5F" w:rsidRDefault="00382B64" w:rsidP="00DE2689">
            <w:pPr>
              <w:pStyle w:val="TableHead"/>
              <w:spacing w:before="40" w:after="40"/>
              <w:jc w:val="left"/>
              <w:rPr>
                <w:b w:val="0"/>
                <w:sz w:val="18"/>
                <w:szCs w:val="18"/>
              </w:rPr>
            </w:pPr>
            <w:r>
              <w:rPr>
                <w:rFonts w:eastAsia="Times New Roman"/>
                <w:b w:val="0"/>
                <w:color w:val="000000"/>
                <w:sz w:val="18"/>
                <w:szCs w:val="18"/>
              </w:rPr>
              <w:t>Collect at C3, C6, C9,</w:t>
            </w:r>
            <w:r w:rsidDel="00722D9D">
              <w:rPr>
                <w:rFonts w:eastAsia="Times New Roman"/>
                <w:b w:val="0"/>
                <w:color w:val="000000"/>
                <w:sz w:val="18"/>
                <w:szCs w:val="18"/>
              </w:rPr>
              <w:t xml:space="preserve"> </w:t>
            </w:r>
            <w:r>
              <w:rPr>
                <w:rFonts w:eastAsia="Times New Roman"/>
                <w:b w:val="0"/>
                <w:color w:val="000000"/>
                <w:sz w:val="18"/>
                <w:szCs w:val="18"/>
              </w:rPr>
              <w:t xml:space="preserve">and </w:t>
            </w:r>
            <w:r w:rsidDel="00722D9D">
              <w:rPr>
                <w:rFonts w:eastAsia="Times New Roman"/>
                <w:b w:val="0"/>
                <w:color w:val="000000"/>
                <w:sz w:val="18"/>
                <w:szCs w:val="18"/>
              </w:rPr>
              <w:t xml:space="preserve">every </w:t>
            </w:r>
            <w:r>
              <w:rPr>
                <w:rFonts w:eastAsia="Times New Roman"/>
                <w:b w:val="0"/>
                <w:color w:val="000000"/>
                <w:sz w:val="18"/>
                <w:szCs w:val="18"/>
              </w:rPr>
              <w:t>3</w:t>
            </w:r>
            <w:r w:rsidDel="00722D9D">
              <w:rPr>
                <w:rFonts w:eastAsia="Times New Roman"/>
                <w:b w:val="0"/>
                <w:color w:val="000000"/>
                <w:sz w:val="18"/>
                <w:szCs w:val="18"/>
              </w:rPr>
              <w:t xml:space="preserve"> cycles</w:t>
            </w:r>
            <w:r w:rsidR="00087FAC">
              <w:rPr>
                <w:rFonts w:eastAsia="Times New Roman"/>
                <w:b w:val="0"/>
                <w:color w:val="000000"/>
                <w:sz w:val="18"/>
                <w:szCs w:val="18"/>
              </w:rPr>
              <w:t xml:space="preserve"> if participant is receiving lenvatinib</w:t>
            </w:r>
            <w:r w:rsidR="00883679">
              <w:rPr>
                <w:rFonts w:eastAsia="Times New Roman"/>
                <w:b w:val="0"/>
                <w:color w:val="000000"/>
                <w:sz w:val="18"/>
                <w:szCs w:val="18"/>
              </w:rPr>
              <w:t>/placebo</w:t>
            </w:r>
            <w:r w:rsidR="00087FAC">
              <w:rPr>
                <w:rFonts w:eastAsia="Times New Roman"/>
                <w:b w:val="0"/>
                <w:color w:val="000000"/>
                <w:sz w:val="18"/>
                <w:szCs w:val="18"/>
              </w:rPr>
              <w:t>.</w:t>
            </w:r>
          </w:p>
          <w:p ns2:paraId="03334FCB" ns2:textId="23939AC9" w:rsidR="00813E12" w:rsidRPr="00BC2B70" w:rsidRDefault="00813E12" w:rsidP="00DE2689">
            <w:pPr>
              <w:pStyle w:val="TableHead"/>
              <w:spacing w:before="40" w:after="40"/>
              <w:jc w:val="left"/>
              <w:rPr>
                <w:b w:val="0"/>
                <w:sz w:val="18"/>
                <w:szCs w:val="18"/>
              </w:rPr>
            </w:pPr>
            <w:r>
              <w:rPr>
                <w:b w:val="0"/>
                <w:sz w:val="18"/>
                <w:szCs w:val="18"/>
              </w:rPr>
              <w:t>*</w:t>
            </w:r>
            <w:r w:rsidRPr="00BC2B70">
              <w:rPr>
                <w:b w:val="0"/>
                <w:sz w:val="18"/>
                <w:szCs w:val="18"/>
              </w:rPr>
              <w:t>Perform</w:t>
            </w:r>
            <w:r w:rsidR="00DF3D85">
              <w:rPr>
                <w:b w:val="0"/>
                <w:sz w:val="18"/>
                <w:szCs w:val="18"/>
              </w:rPr>
              <w:t xml:space="preserve"> screening </w:t>
            </w:r>
            <w:r w:rsidR="009E10F6">
              <w:rPr>
                <w:b w:val="0"/>
                <w:sz w:val="18"/>
                <w:szCs w:val="18"/>
              </w:rPr>
              <w:t>urinalysis</w:t>
            </w:r>
            <w:r w:rsidR="00DF3D85">
              <w:rPr>
                <w:b w:val="0"/>
                <w:sz w:val="18"/>
                <w:szCs w:val="18"/>
              </w:rPr>
              <w:t xml:space="preserve"> tests</w:t>
            </w:r>
            <w:r w:rsidRPr="00BC2B70">
              <w:rPr>
                <w:b w:val="0"/>
                <w:sz w:val="18"/>
                <w:szCs w:val="18"/>
              </w:rPr>
              <w:t xml:space="preserve"> within </w:t>
            </w:r>
            <w:r>
              <w:rPr>
                <w:b w:val="0"/>
                <w:sz w:val="18"/>
                <w:szCs w:val="18"/>
              </w:rPr>
              <w:t>7</w:t>
            </w:r>
            <w:r w:rsidRPr="00BC2B70">
              <w:rPr>
                <w:b w:val="0"/>
                <w:sz w:val="18"/>
                <w:szCs w:val="18"/>
              </w:rPr>
              <w:t xml:space="preserve"> days </w:t>
            </w:r>
            <w:r w:rsidR="009B1AC6">
              <w:rPr>
                <w:b w:val="0"/>
                <w:sz w:val="18"/>
                <w:szCs w:val="18"/>
              </w:rPr>
              <w:t>before</w:t>
            </w:r>
            <w:r w:rsidRPr="00BC2B70">
              <w:rPr>
                <w:b w:val="0"/>
                <w:sz w:val="18"/>
                <w:szCs w:val="18"/>
              </w:rPr>
              <w:t xml:space="preserve"> first dose </w:t>
            </w:r>
            <w:r>
              <w:rPr>
                <w:b w:val="0"/>
                <w:sz w:val="18"/>
                <w:szCs w:val="18"/>
              </w:rPr>
              <w:t xml:space="preserve">in </w:t>
            </w:r>
            <w:r w:rsidRPr="00BC2B70">
              <w:rPr>
                <w:b w:val="0"/>
                <w:sz w:val="18"/>
                <w:szCs w:val="18"/>
              </w:rPr>
              <w:t>C1 to confirm Second Course eligibility.</w:t>
            </w:r>
          </w:p>
        </w:tc>
      </w:tr>
      <w:tr w:rsidR="0013751E" ns2:paraId="50ACAA92" ns2:textId="77777777" w:rsidTr="00DE2689">
        <w:trPr>
          <w:cantSplit/>
        </w:trPr>
        <w:tc>
          <w:tcPr>
            <w:tcW w:w="868" w:type="pct"/>
            <w:tcBorders>
              <w:top w:val="single" w:sz="6" w:space="0" w:color="auto"/>
              <w:left w:val="single" w:sz="4" w:space="0" w:color="auto"/>
              <w:bottom w:val="single" w:sz="6" w:space="0" w:color="auto"/>
              <w:right w:val="single" w:sz="6" w:space="0" w:color="auto"/>
            </w:tcBorders>
            <w:vAlign w:val="center"/>
          </w:tcPr>
          <w:p ns2:paraId="648E0F2C" ns2:textId="77777777" w:rsidR="00A074CD" w:rsidRDefault="00A074CD" w:rsidP="00DE2689">
            <w:pPr>
              <w:pStyle w:val="TableText0"/>
              <w:keepNext w:val="0"/>
              <w:spacing w:before="60" w:after="60"/>
              <w:rPr>
                <w:rFonts w:eastAsia="MS Gothic"/>
                <w:bCs/>
                <w:sz w:val="18"/>
                <w:szCs w:val="18"/>
              </w:rPr>
            </w:pPr>
            <w:r>
              <w:rPr>
                <w:sz w:val="18"/>
                <w:szCs w:val="18"/>
              </w:rPr>
              <w:lastRenderedPageBreak/>
              <w:t>INR or PT and aPTT</w:t>
            </w:r>
          </w:p>
        </w:tc>
        <w:tc>
          <w:tcPr>
            <w:tcW w:w="217" w:type="pct"/>
            <w:tcBorders>
              <w:top w:val="single" w:sz="6" w:space="0" w:color="auto"/>
              <w:left w:val="single" w:sz="6" w:space="0" w:color="auto"/>
              <w:bottom w:val="single" w:sz="6" w:space="0" w:color="auto"/>
              <w:right w:val="single" w:sz="6" w:space="0" w:color="auto"/>
            </w:tcBorders>
            <w:vAlign w:val="center"/>
          </w:tcPr>
          <w:p ns2:paraId="38E8EC18" ns2:textId="464C4AE8" w:rsidR="00A074CD" w:rsidRPr="003A4C3B" w:rsidRDefault="00A074CD" w:rsidP="00650E8A">
            <w:pPr>
              <w:pStyle w:val="TableText0"/>
              <w:keepNext w:val="0"/>
              <w:spacing w:line="252" w:lineRule="auto"/>
              <w:jc w:val="center"/>
              <w:rPr>
                <w:sz w:val="18"/>
                <w:szCs w:val="18"/>
              </w:rPr>
            </w:pPr>
            <w:r>
              <w:rPr>
                <w:sz w:val="18"/>
                <w:szCs w:val="18"/>
              </w:rPr>
              <w:t>X</w:t>
            </w:r>
            <w:r w:rsidR="0012062C">
              <w:rPr>
                <w:sz w:val="18"/>
                <w:szCs w:val="18"/>
              </w:rPr>
              <w:t>*</w:t>
            </w:r>
          </w:p>
        </w:tc>
        <w:tc>
          <w:tcPr>
            <w:tcW w:w="217" w:type="pct"/>
            <w:tcBorders>
              <w:top w:val="single" w:sz="6" w:space="0" w:color="auto"/>
              <w:left w:val="single" w:sz="6" w:space="0" w:color="auto"/>
              <w:bottom w:val="single" w:sz="6" w:space="0" w:color="auto"/>
              <w:right w:val="single" w:sz="6" w:space="0" w:color="auto"/>
            </w:tcBorders>
            <w:vAlign w:val="center"/>
          </w:tcPr>
          <w:p ns2:paraId="5AB617C7" ns2:textId="77777777" w:rsidR="00A074CD" w:rsidRPr="003A4C3B" w:rsidRDefault="00A074CD" w:rsidP="00650E8A">
            <w:pPr>
              <w:pStyle w:val="TableText0"/>
              <w:keepNext w:val="0"/>
              <w:spacing w:line="252" w:lineRule="auto"/>
              <w:jc w:val="center"/>
              <w:rPr>
                <w:sz w:val="18"/>
                <w:szCs w:val="18"/>
              </w:rPr>
            </w:pPr>
          </w:p>
        </w:tc>
        <w:tc>
          <w:tcPr>
            <w:tcW w:w="181" w:type="pct"/>
            <w:tcBorders>
              <w:top w:val="single" w:sz="6" w:space="0" w:color="auto"/>
              <w:left w:val="single" w:sz="6" w:space="0" w:color="auto"/>
              <w:bottom w:val="single" w:sz="6" w:space="0" w:color="auto"/>
              <w:right w:val="single" w:sz="6" w:space="0" w:color="auto"/>
            </w:tcBorders>
            <w:vAlign w:val="center"/>
          </w:tcPr>
          <w:p ns2:paraId="16BB1CF0"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2351EF64" ns2:textId="77777777" w:rsidR="00A074CD" w:rsidRPr="003A4C3B" w:rsidRDefault="00A074CD" w:rsidP="00650E8A">
            <w:pPr>
              <w:pStyle w:val="TableText0"/>
              <w:keepNext w:val="0"/>
              <w:spacing w:line="252" w:lineRule="auto"/>
              <w:jc w:val="center"/>
              <w:rPr>
                <w:sz w:val="18"/>
                <w:szCs w:val="18"/>
              </w:rPr>
            </w:pPr>
          </w:p>
        </w:tc>
        <w:tc>
          <w:tcPr>
            <w:tcW w:w="217" w:type="pct"/>
            <w:tcBorders>
              <w:top w:val="single" w:sz="6" w:space="0" w:color="auto"/>
              <w:left w:val="single" w:sz="6" w:space="0" w:color="auto"/>
              <w:bottom w:val="single" w:sz="6" w:space="0" w:color="auto"/>
              <w:right w:val="single" w:sz="6" w:space="0" w:color="auto"/>
            </w:tcBorders>
            <w:vAlign w:val="center"/>
          </w:tcPr>
          <w:p ns2:paraId="19599EC1" ns2:textId="77777777" w:rsidR="00A074CD" w:rsidRDefault="00A074CD" w:rsidP="00650E8A">
            <w:pPr>
              <w:pStyle w:val="TableText0"/>
              <w:keepNext w:val="0"/>
              <w:spacing w:line="252" w:lineRule="auto"/>
              <w:jc w:val="center"/>
              <w:rPr>
                <w:sz w:val="18"/>
                <w:szCs w:val="18"/>
              </w:rPr>
            </w:pPr>
          </w:p>
        </w:tc>
        <w:tc>
          <w:tcPr>
            <w:tcW w:w="290" w:type="pct"/>
            <w:tcBorders>
              <w:top w:val="single" w:sz="6" w:space="0" w:color="auto"/>
              <w:left w:val="single" w:sz="6" w:space="0" w:color="auto"/>
              <w:bottom w:val="single" w:sz="6" w:space="0" w:color="auto"/>
              <w:right w:val="single" w:sz="6" w:space="0" w:color="auto"/>
            </w:tcBorders>
            <w:vAlign w:val="center"/>
          </w:tcPr>
          <w:p ns2:paraId="1E2C1A46" ns2:textId="77777777" w:rsidR="00A074CD" w:rsidRPr="003A4C3B" w:rsidRDefault="00A074CD" w:rsidP="00650E8A">
            <w:pPr>
              <w:pStyle w:val="TableText0"/>
              <w:keepNext w:val="0"/>
              <w:spacing w:line="252" w:lineRule="auto"/>
              <w:jc w:val="center"/>
              <w:rPr>
                <w:sz w:val="18"/>
                <w:szCs w:val="18"/>
              </w:rPr>
            </w:pPr>
          </w:p>
        </w:tc>
        <w:tc>
          <w:tcPr>
            <w:tcW w:w="292" w:type="pct"/>
            <w:tcBorders>
              <w:top w:val="single" w:sz="6" w:space="0" w:color="auto"/>
              <w:left w:val="single" w:sz="6" w:space="0" w:color="auto"/>
              <w:bottom w:val="single" w:sz="6" w:space="0" w:color="auto"/>
              <w:right w:val="single" w:sz="6" w:space="0" w:color="auto"/>
            </w:tcBorders>
            <w:vAlign w:val="center"/>
          </w:tcPr>
          <w:p ns2:paraId="1CF89FD6"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9189542" ns2:textId="77777777" w:rsidR="00A074CD" w:rsidRPr="003A4C3B" w:rsidRDefault="00A074CD" w:rsidP="00650E8A">
            <w:pPr>
              <w:pStyle w:val="TableText0"/>
              <w:keepNext w:val="0"/>
              <w:spacing w:line="252" w:lineRule="auto"/>
              <w:jc w:val="center"/>
              <w:rPr>
                <w:sz w:val="18"/>
                <w:szCs w:val="18"/>
              </w:rPr>
            </w:pPr>
          </w:p>
        </w:tc>
        <w:tc>
          <w:tcPr>
            <w:tcW w:w="399" w:type="pct"/>
            <w:tcBorders>
              <w:top w:val="single" w:sz="6" w:space="0" w:color="auto"/>
              <w:left w:val="single" w:sz="6" w:space="0" w:color="auto"/>
              <w:bottom w:val="single" w:sz="6" w:space="0" w:color="auto"/>
              <w:right w:val="single" w:sz="6" w:space="0" w:color="auto"/>
            </w:tcBorders>
            <w:vAlign w:val="center"/>
          </w:tcPr>
          <w:p ns2:paraId="0F22C784" ns2:textId="77777777" w:rsidR="00A074CD" w:rsidRPr="003A4C3B" w:rsidRDefault="00A074CD" w:rsidP="00650E8A">
            <w:pPr>
              <w:pStyle w:val="TableText0"/>
              <w:keepNext w:val="0"/>
              <w:spacing w:line="252" w:lineRule="auto"/>
              <w:jc w:val="center"/>
              <w:rPr>
                <w:sz w:val="18"/>
                <w:szCs w:val="18"/>
              </w:rPr>
            </w:pPr>
          </w:p>
        </w:tc>
        <w:tc>
          <w:tcPr>
            <w:tcW w:w="362" w:type="pct"/>
            <w:tcBorders>
              <w:top w:val="single" w:sz="6" w:space="0" w:color="auto"/>
              <w:left w:val="single" w:sz="6" w:space="0" w:color="auto"/>
              <w:bottom w:val="single" w:sz="6" w:space="0" w:color="auto"/>
              <w:right w:val="single" w:sz="4" w:space="0" w:color="auto"/>
            </w:tcBorders>
            <w:vAlign w:val="center"/>
          </w:tcPr>
          <w:p ns2:paraId="444CD1D1" ns2:textId="77777777" w:rsidR="00A074CD" w:rsidRPr="003A4C3B" w:rsidRDefault="00A074CD" w:rsidP="00650E8A">
            <w:pPr>
              <w:pStyle w:val="TableText0"/>
              <w:keepNext w:val="0"/>
              <w:spacing w:line="252" w:lineRule="auto"/>
              <w:jc w:val="center"/>
              <w:rPr>
                <w:sz w:val="18"/>
                <w:szCs w:val="18"/>
              </w:rPr>
            </w:pPr>
          </w:p>
        </w:tc>
        <w:tc>
          <w:tcPr>
            <w:tcW w:w="363" w:type="pct"/>
            <w:tcBorders>
              <w:top w:val="single" w:sz="6" w:space="0" w:color="auto"/>
              <w:left w:val="single" w:sz="6" w:space="0" w:color="auto"/>
              <w:bottom w:val="single" w:sz="6" w:space="0" w:color="auto"/>
              <w:right w:val="single" w:sz="4" w:space="0" w:color="auto"/>
            </w:tcBorders>
            <w:vAlign w:val="center"/>
          </w:tcPr>
          <w:p ns2:paraId="521A27F9" ns2:textId="77777777" w:rsidR="00A074CD" w:rsidRPr="003A4C3B" w:rsidRDefault="00A074CD" w:rsidP="00650E8A">
            <w:pPr>
              <w:pStyle w:val="TableText0"/>
              <w:keepNext w:val="0"/>
              <w:spacing w:line="252" w:lineRule="auto"/>
              <w:jc w:val="center"/>
              <w:rPr>
                <w:sz w:val="18"/>
                <w:szCs w:val="18"/>
              </w:rPr>
            </w:pPr>
          </w:p>
        </w:tc>
        <w:tc>
          <w:tcPr>
            <w:tcW w:w="978" w:type="pct"/>
            <w:tcBorders>
              <w:top w:val="single" w:sz="6" w:space="0" w:color="auto"/>
              <w:left w:val="single" w:sz="6" w:space="0" w:color="auto"/>
              <w:bottom w:val="single" w:sz="6" w:space="0" w:color="auto"/>
              <w:right w:val="single" w:sz="4" w:space="0" w:color="auto"/>
            </w:tcBorders>
            <w:vAlign w:val="center"/>
          </w:tcPr>
          <w:p ns2:paraId="507C6E9F" ns2:textId="25BD27CA" w:rsidR="00A074CD" w:rsidRDefault="0012062C" w:rsidP="00DE2689">
            <w:pPr>
              <w:pStyle w:val="TableHead"/>
              <w:spacing w:before="40" w:after="40"/>
              <w:jc w:val="left"/>
              <w:rPr>
                <w:rFonts w:eastAsia="Times New Roman"/>
                <w:b w:val="0"/>
                <w:color w:val="000000"/>
                <w:sz w:val="18"/>
                <w:szCs w:val="18"/>
              </w:rPr>
            </w:pPr>
            <w:r>
              <w:rPr>
                <w:b w:val="0"/>
                <w:sz w:val="18"/>
                <w:szCs w:val="18"/>
              </w:rPr>
              <w:t xml:space="preserve">*Perform within </w:t>
            </w:r>
            <w:r w:rsidR="00412179">
              <w:rPr>
                <w:b w:val="0"/>
                <w:sz w:val="18"/>
                <w:szCs w:val="18"/>
              </w:rPr>
              <w:t>7</w:t>
            </w:r>
            <w:r>
              <w:rPr>
                <w:b w:val="0"/>
                <w:sz w:val="18"/>
                <w:szCs w:val="18"/>
              </w:rPr>
              <w:t xml:space="preserve"> days </w:t>
            </w:r>
            <w:r w:rsidR="009B1AC6">
              <w:rPr>
                <w:b w:val="0"/>
                <w:sz w:val="18"/>
                <w:szCs w:val="18"/>
              </w:rPr>
              <w:t>before</w:t>
            </w:r>
            <w:r>
              <w:rPr>
                <w:b w:val="0"/>
                <w:sz w:val="18"/>
                <w:szCs w:val="18"/>
              </w:rPr>
              <w:t xml:space="preserve"> first dose in C1. </w:t>
            </w:r>
            <w:r w:rsidR="00A074CD" w:rsidRPr="00D52CDF">
              <w:rPr>
                <w:b w:val="0"/>
                <w:sz w:val="18"/>
                <w:szCs w:val="18"/>
              </w:rPr>
              <w:t>Additional testing to be conducted as clinically indicated</w:t>
            </w:r>
            <w:r w:rsidR="00ED24A0">
              <w:rPr>
                <w:b w:val="0"/>
                <w:sz w:val="18"/>
                <w:szCs w:val="18"/>
              </w:rPr>
              <w:t xml:space="preserve"> for participants taking anticoagulants</w:t>
            </w:r>
            <w:r w:rsidR="00A074CD">
              <w:rPr>
                <w:b w:val="0"/>
                <w:sz w:val="18"/>
                <w:szCs w:val="18"/>
              </w:rPr>
              <w:t>.</w:t>
            </w:r>
          </w:p>
        </w:tc>
      </w:tr>
    </w:tbl>
    <w:p ns2:paraId="6F1059B3" ns2:textId="2707604E" w:rsidR="001C6557" w:rsidRPr="00A074CD" w:rsidRDefault="00A074CD" w:rsidP="00EF27CA">
      <w:pPr>
        <w:pStyle w:val="Paragraph0"/>
        <w:rPr>
          <w:sz w:val="18"/>
          <w:szCs w:val="18"/>
        </w:rPr>
      </w:pPr>
      <w:del w:id="2863" w:author="GoldenCorpusHarness" w:date="2026-03-28T21:57:49Z">
        <w:r>
          <w:delText>Abbreviations: AE = adverse event; aPTT = activated partial thromboplastin time; β-HCG; = β human chorionic gonadotropin; C = cycle; CBC = complete blood count; CXDY= Cycle X Day Y ; D = day; discon = discontinuation; ECG = electrocardiogram; ECOG = Eastern Cooperative Oncology Group; EOT = end-of-treatment; FT3 = free triiodothyronine; FU = follow-up; INR = international normalized ratio; IV = intravenous; MRI = magnetic resonance imaging; PD = progressive disease; PT = prothrombin time; PTT = partial thromboplastin time; Q9W = every 9 weeks; Q12W = every 12 weeks; QTcF = QT interval corrected with Fridericia’s formula; SAE = serious adverse event; T3 = triiodothyronine; T4 = thyroxine; TSH = thyroid-stimulating hormone; WOCBP = women of childbearing potential.</w:delText>
        </w:r>
      </w:del>
    </w:p>
    <w:p ns2:paraId="2BF527C9" ns2:textId="77777777" w:rsidR="00EB71E9" w:rsidRDefault="00EB71E9" w:rsidP="007F42AD">
      <w:pPr>
        <w:pStyle w:val="Paragraph0"/>
      </w:pPr>
      <w:ins w:id="2864" w:author="GoldenCorpusHarness" w:date="2026-03-28T21:57:49Z">
        <w:r>
          <w:t>Figure 3New Study Design Initial Treatment Phase</w:t>
        </w:r>
      </w:ins>
    </w:p>
    <w:p ns2:paraId="220AE464" ns2:textId="768D7602" w:rsidR="00EB71E9" w:rsidRPr="007F42AD" w:rsidRDefault="00EB71E9" w:rsidP="00A72B20">
      <w:pPr>
        <w:sectPr w:rsidR="00EB71E9" w:rsidRPr="007F42AD" w:rsidSect="001177E8">
          <w:headerReference w:type="default" ns3:id="rId29"/>
          <w:footerReference w:type="default" ns3:id="rId30"/>
          <w:pgSz w:w="15840" w:h="12240" w:orient="landscape" w:code="1"/>
          <w:pgMar w:top="1800" w:right="1440" w:bottom="1440" w:left="1440" w:header="720" w:footer="720" w:gutter="0"/>
          <w:cols w:space="720"/>
          <w:docGrid w:linePitch="326"/>
        </w:sectPr>
      </w:pPr>
    </w:p>
    <w:p ns2:paraId="534BD903" ns2:textId="28A46D38" w:rsidR="002B6FE4" w:rsidRPr="002B6FE4" w:rsidRDefault="00501903" w:rsidP="002B6FE4">
      <w:pPr>
        <w:pStyle w:val="Heading1"/>
      </w:pPr>
      <w:ins w:id="2865" w:author="GoldenCorpusHarness" w:date="2026-03-28T21:57:49Z">
        <w:r>
          <w:t xml:space="preserve">Abbreviations: CCRT = concomitant chemoradiotherapy; CPS = combined positive score; ECOG = Eastern Cooperative Oncology Group; HNSCC = head and neck squamous cell carcinoma; HPV = human papilloma virus; </w:t>
        </w:r>
      </w:ins>
      <w:r>
        <w:t>I</w:t>
      </w:r>
      <w:del w:id="2866" w:author="GoldenCorpusHarness" w:date="2026-03-28T21:57:49Z">
        <w:r>
          <w:delText>ntroduction</w:delText>
        </w:r>
      </w:del>
      <w:ins w:id="2867" w:author="GoldenCorpusHarness" w:date="2026-03-28T21:57:49Z">
        <w:r>
          <w:t>V = intravenously; PD = progressive disease; PD-L1 = programmed cell-death-ligand 1; PI = primary investigator; PO = orally; PS = performance status; Q3W = every 3 weeks; QD = daily; R/M = recurrent/metastatic; RECIST 1.1 = Response Evaluation Criteria in Solid Tumors.</w:t>
        </w:r>
      </w:ins>
    </w:p>
    <w:p ns2:paraId="6678FDF3" ns2:textId="6AAA6653" w:rsidR="00537999" w:rsidRDefault="00ED0F8C" w:rsidP="00537999">
      <w:pPr>
        <w:pStyle w:val="Paragraph0"/>
      </w:pPr>
      <w:del w:id="2868" w:author="GoldenCorpusHarness" w:date="2026-03-28T21:57:49Z">
        <w:r>
          <w:delText>Pembr</w:delText>
        </w:r>
      </w:del>
      <w:ins w:id="2869" w:author="GoldenCorpusHarness" w:date="2026-03-28T21:57:49Z">
        <w:r>
          <w:t>Up</w:t>
        </w:r>
      </w:ins>
      <w:r>
        <w:t>o</w:t>
      </w:r>
      <w:del w:id="2870" w:author="GoldenCorpusHarness" w:date="2026-03-28T21:57:49Z">
        <w:r>
          <w:delText>lizumab, a PD-1 inhibitor, i</w:delText>
        </w:r>
      </w:del>
      <w:r>
        <w:t xml:space="preserve">n </w:t>
      </w:r>
      <w:del w:id="2871" w:author="GoldenCorpusHarness" w:date="2026-03-28T21:57:49Z">
        <w:r>
          <w:delText>co</w:delText>
        </w:r>
      </w:del>
      <w:ins w:id="2872" w:author="GoldenCorpusHarness" w:date="2026-03-28T21:57:49Z">
        <w:r>
          <w:t>study ter</w:t>
        </w:r>
      </w:ins>
      <w:r>
        <w:t>m</w:t>
      </w:r>
      <w:del w:id="2873" w:author="GoldenCorpusHarness" w:date="2026-03-28T21:57:49Z">
        <w:r>
          <w:delText>b</w:delText>
        </w:r>
      </w:del>
      <w:r>
        <w:t>ination</w:t>
      </w:r>
      <w:del w:id="2874" w:author="GoldenCorpusHarness" w:date="2026-03-28T21:57:49Z">
        <w:r>
          <w:delText xml:space="preserve"> with lenvatinib</w:delText>
        </w:r>
      </w:del>
      <w:r>
        <w:t>,</w:t>
      </w:r>
      <w:del w:id="2875" w:author="GoldenCorpusHarness" w:date="2026-03-28T21:57:49Z">
        <w:r>
          <w:delText xml:space="preserve"> an anti-angiogenic tyrosine kinase inhibitor, are being investigated for</w:delText>
        </w:r>
      </w:del>
      <w:r>
        <w:t xml:space="preserve"> participants </w:t>
      </w:r>
      <w:ins w:id="2876" w:author="GoldenCorpusHarness" w:date="2026-03-28T21:57:49Z">
        <w:r>
          <w:t>ar</w:t>
        </w:r>
      </w:ins>
      <w:r>
        <w:t>e</w:t>
      </w:r>
      <w:ins w:id="2877" w:author="GoldenCorpusHarness" w:date="2026-03-28T21:57:49Z">
        <w:r>
          <w:t xml:space="preserve"> discontinued and may be enro</w:t>
        </w:r>
      </w:ins>
      <w:r>
        <w:t>l</w:t>
      </w:r>
      <w:del w:id="2878" w:author="GoldenCorpusHarness" w:date="2026-03-28T21:57:49Z">
        <w:r>
          <w:delText>igib</w:delText>
        </w:r>
      </w:del>
      <w:r>
        <w:t>le</w:t>
      </w:r>
      <w:del w:id="2879" w:author="GoldenCorpusHarness" w:date="2026-03-28T21:57:49Z">
        <w:r>
          <w:delText xml:space="preserve"> for 1L treatment of R/M HNSCC</w:delText>
        </w:r>
      </w:del>
      <w:ins w:id="2880" w:author="GoldenCorpusHarness" w:date="2026-03-28T21:57:49Z">
        <w:r>
          <w:t>d</w:t>
        </w:r>
      </w:ins>
      <w:r>
        <w:t xml:space="preserve"> in </w:t>
      </w:r>
      <w:del w:id="2881" w:author="GoldenCorpusHarness" w:date="2026-03-28T21:57:49Z">
        <w:r>
          <w:delText>this</w:delText>
        </w:r>
      </w:del>
      <w:ins w:id="2882" w:author="GoldenCorpusHarness" w:date="2026-03-28T21:57:49Z">
        <w:r>
          <w:t>a</w:t>
        </w:r>
      </w:ins>
      <w:r>
        <w:t xml:space="preserve"> </w:t>
      </w:r>
      <w:ins w:id="2883" w:author="GoldenCorpusHarness" w:date="2026-03-28T21:57:49Z">
        <w:r>
          <w:t>pemb</w:t>
        </w:r>
      </w:ins>
      <w:r>
        <w:t>r</w:t>
      </w:r>
      <w:del w:id="2884" w:author="GoldenCorpusHarness" w:date="2026-03-28T21:57:49Z">
        <w:r>
          <w:delText>and</w:delText>
        </w:r>
      </w:del>
      <w:r>
        <w:t>o</w:t>
      </w:r>
      <w:del w:id="2885" w:author="GoldenCorpusHarness" w:date="2026-03-28T21:57:49Z">
        <w:r>
          <w:delText>m</w:delText>
        </w:r>
      </w:del>
      <w:ins w:id="2886" w:author="GoldenCorpusHarness" w:date="2026-03-28T21:57:49Z">
        <w:r>
          <w:t>l</w:t>
        </w:r>
      </w:ins>
      <w:r>
        <w:t>iz</w:t>
      </w:r>
      <w:ins w:id="2887" w:author="GoldenCorpusHarness" w:date="2026-03-28T21:57:49Z">
        <w:r>
          <w:t xml:space="preserve">umab </w:t>
        </w:r>
      </w:ins>
      <w:r>
        <w:t>e</w:t>
      </w:r>
      <w:del w:id="2888" w:author="GoldenCorpusHarness" w:date="2026-03-28T21:57:49Z">
        <w:r>
          <w:delText>d, in</w:delText>
        </w:r>
      </w:del>
      <w:ins w:id="2889" w:author="GoldenCorpusHarness" w:date="2026-03-28T21:57:49Z">
        <w:r>
          <w:t>x</w:t>
        </w:r>
      </w:ins>
      <w:r>
        <w:t>te</w:t>
      </w:r>
      <w:del w:id="2890" w:author="GoldenCorpusHarness" w:date="2026-03-28T21:57:49Z">
        <w:r>
          <w:delText>r</w:delText>
        </w:r>
      </w:del>
      <w:r>
        <w:t>n</w:t>
      </w:r>
      <w:del w:id="2891" w:author="GoldenCorpusHarness" w:date="2026-03-28T21:57:49Z">
        <w:r>
          <w:delText>at</w:delText>
        </w:r>
      </w:del>
      <w:ins w:id="2892" w:author="GoldenCorpusHarness" w:date="2026-03-28T21:57:49Z">
        <w:r>
          <w:t>s</w:t>
        </w:r>
      </w:ins>
      <w:r>
        <w:t>ion</w:t>
      </w:r>
      <w:del w:id="2893" w:author="GoldenCorpusHarness" w:date="2026-03-28T21:57:49Z">
        <w:r>
          <w:delText>al, parallel design, double-blind, Phase 3</w:delText>
        </w:r>
      </w:del>
      <w:r>
        <w:t xml:space="preserve"> study</w:t>
      </w:r>
      <w:ins w:id="2894" w:author="GoldenCorpusHarness" w:date="2026-03-28T21:57:49Z">
        <w:r>
          <w:t>, if available</w:t>
        </w:r>
      </w:ins>
      <w:r>
        <w:t>.</w:t>
      </w:r>
    </w:p>
    <w:p ns2:paraId="31790357" ns2:textId="3A34DE8F" w:rsidR="00501903" w:rsidRPr="00501903" w:rsidRDefault="00501903" w:rsidP="00B27D84">
      <w:pPr>
        <w:pStyle w:val="Heading2"/>
      </w:pPr>
      <w:ins w:id="2895" w:author="GoldenCorpusHarness" w:date="2026-03-28T21:57:49Z">
        <w:r>
          <w:t xml:space="preserve">Figure 4New </w:t>
        </w:r>
      </w:ins>
      <w:r>
        <w:t xml:space="preserve">Study </w:t>
      </w:r>
      <w:del w:id="2896" w:author="GoldenCorpusHarness" w:date="2026-03-28T21:57:49Z">
        <w:r>
          <w:delText>R</w:delText>
        </w:r>
      </w:del>
      <w:ins w:id="2897" w:author="GoldenCorpusHarness" w:date="2026-03-28T21:57:49Z">
        <w:r>
          <w:t>Design Second Course Tre</w:t>
        </w:r>
      </w:ins>
      <w:r>
        <w:t>at</w:t>
      </w:r>
      <w:del w:id="2898" w:author="GoldenCorpusHarness" w:date="2026-03-28T21:57:49Z">
        <w:r>
          <w:delText>io</w:delText>
        </w:r>
      </w:del>
      <w:ins w:id="2899" w:author="GoldenCorpusHarness" w:date="2026-03-28T21:57:49Z">
        <w:r>
          <w:t>me</w:t>
        </w:r>
      </w:ins>
      <w:r>
        <w:t>n</w:t>
      </w:r>
      <w:ins w:id="2900" w:author="GoldenCorpusHarness" w:date="2026-03-28T21:57:49Z">
        <w:r>
          <w:t>t Ph</w:t>
        </w:r>
      </w:ins>
      <w:r>
        <w:t>a</w:t>
      </w:r>
      <w:del w:id="2901" w:author="GoldenCorpusHarness" w:date="2026-03-28T21:57:49Z">
        <w:r>
          <w:delText>l</w:delText>
        </w:r>
      </w:del>
      <w:ins w:id="2902" w:author="GoldenCorpusHarness" w:date="2026-03-28T21:57:49Z">
        <w:r>
          <w:t>s</w:t>
        </w:r>
      </w:ins>
      <w:r>
        <w:t>e</w:t>
      </w:r>
    </w:p>
    <w:p ns2:paraId="37F79CB6" ns2:textId="23EED5EE" w:rsidR="005F12AE" w:rsidRPr="005F12AE" w:rsidRDefault="005F12AE" w:rsidP="005F12AE">
      <w:pPr>
        <w:pStyle w:val="Paragraph0"/>
      </w:pPr>
      <w:del w:id="2903" w:author="GoldenCorpusHarness" w:date="2026-03-28T21:57:49Z">
        <w:r>
          <w:delText>Head and neck cancers describe an anatomically heterogeneous group of cancers that arise most often from the oral cavity, the oropharynx, the hypopharynx, and the larynx [Dorsey, K. 2013]. More than 90% of head and neck cancers are squamous cell carcinomas, originating from the epithelium of the mucosal lining of the upper aerodigestive tract [Gupta, B., et al 2016]. Head and neck cancers are the ninth most common malignancy in the world with high mortality rates in developing countries (age-standardized mortality rates of 7.9 and 2.2 per 100,000 in males and females, respectively) [Gupta, B., et al 2016].</w:delText>
        </w:r>
      </w:del>
    </w:p>
    <w:p ns2:paraId="3143C0DE" ns2:textId="71B396BA" w:rsidR="005F12AE" w:rsidRPr="005F12AE" w:rsidRDefault="005F12AE" w:rsidP="005F12AE">
      <w:pPr>
        <w:pStyle w:val="Paragraph0"/>
      </w:pPr>
      <w:del w:id="2904" w:author="GoldenCorpusHarness" w:date="2026-03-28T21:57:49Z">
        <w:r>
          <w:delText>Mo</w:delText>
        </w:r>
      </w:del>
      <w:ins w:id="2905" w:author="GoldenCorpusHarness" w:date="2026-03-28T21:57:49Z">
        <w:r>
          <w:t>Abb</w:t>
        </w:r>
      </w:ins>
      <w:r>
        <w:t>re</w:t>
      </w:r>
      <w:del w:id="2906" w:author="GoldenCorpusHarness" w:date="2026-03-28T21:57:49Z">
        <w:r>
          <w:delText xml:space="preserve"> th</w:delText>
        </w:r>
      </w:del>
      <w:ins w:id="2907" w:author="GoldenCorpusHarness" w:date="2026-03-28T21:57:49Z">
        <w:r>
          <w:t>vi</w:t>
        </w:r>
      </w:ins>
      <w:r>
        <w:t>a</w:t>
      </w:r>
      <w:del w:id="2908" w:author="GoldenCorpusHarness" w:date="2026-03-28T21:57:49Z">
        <w:r>
          <w:delText>n 90% of par</w:delText>
        </w:r>
      </w:del>
      <w:r>
        <w:t>ti</w:t>
      </w:r>
      <w:del w:id="2909" w:author="GoldenCorpusHarness" w:date="2026-03-28T21:57:49Z">
        <w:r>
          <w:delText>cipa</w:delText>
        </w:r>
      </w:del>
      <w:ins w:id="2910" w:author="GoldenCorpusHarness" w:date="2026-03-28T21:57:49Z">
        <w:r>
          <w:t>o</w:t>
        </w:r>
      </w:ins>
      <w:r>
        <w:t>n</w:t>
      </w:r>
      <w:del w:id="2911" w:author="GoldenCorpusHarness" w:date="2026-03-28T21:57:49Z">
        <w:r>
          <w:delText>t</w:delText>
        </w:r>
      </w:del>
      <w:r>
        <w:t>s</w:t>
      </w:r>
      <w:ins w:id="2912" w:author="GoldenCorpusHarness" w:date="2026-03-28T21:57:49Z">
        <w:r>
          <w:t>:</w:t>
        </w:r>
      </w:ins>
      <w:r>
        <w:t xml:space="preserve"> </w:t>
      </w:r>
      <w:del w:id="2913" w:author="GoldenCorpusHarness" w:date="2026-03-28T21:57:49Z">
        <w:r>
          <w:delText>with</w:delText>
        </w:r>
      </w:del>
      <w:ins w:id="2914" w:author="GoldenCorpusHarness" w:date="2026-03-28T21:57:49Z">
        <w:r>
          <w:t>IV</w:t>
        </w:r>
      </w:ins>
      <w:r>
        <w:t xml:space="preserve"> </w:t>
      </w:r>
      <w:del w:id="2915" w:author="GoldenCorpusHarness" w:date="2026-03-28T21:57:49Z">
        <w:r>
          <w:delText>HNSCC</w:delText>
        </w:r>
      </w:del>
      <w:ins w:id="2916" w:author="GoldenCorpusHarness" w:date="2026-03-28T21:57:49Z">
        <w:r>
          <w:t>=</w:t>
        </w:r>
      </w:ins>
      <w:r>
        <w:t xml:space="preserve"> in</w:t>
      </w:r>
      <w:del w:id="2917" w:author="GoldenCorpusHarness" w:date="2026-03-28T21:57:49Z">
        <w:r>
          <w:delText>i</w:delText>
        </w:r>
      </w:del>
      <w:r>
        <w:t>t</w:t>
      </w:r>
      <w:del w:id="2918" w:author="GoldenCorpusHarness" w:date="2026-03-28T21:57:49Z">
        <w:r>
          <w:delText>i</w:delText>
        </w:r>
      </w:del>
      <w:ins w:id="2919" w:author="GoldenCorpusHarness" w:date="2026-03-28T21:57:49Z">
        <w:r>
          <w:t>r</w:t>
        </w:r>
      </w:ins>
      <w:r>
        <w:t>a</w:t>
      </w:r>
      <w:del w:id="2920" w:author="GoldenCorpusHarness" w:date="2026-03-28T21:57:49Z">
        <w:r>
          <w:delText>l</w:delText>
        </w:r>
      </w:del>
      <w:ins w:id="2921" w:author="GoldenCorpusHarness" w:date="2026-03-28T21:57:49Z">
        <w:r>
          <w:t>venous</w:t>
        </w:r>
      </w:ins>
      <w:r>
        <w:t>ly</w:t>
      </w:r>
      <w:ins w:id="2922" w:author="GoldenCorpusHarness" w:date="2026-03-28T21:57:49Z">
        <w:r>
          <w:t>;</w:t>
        </w:r>
      </w:ins>
      <w:r>
        <w:t xml:space="preserve"> </w:t>
      </w:r>
      <w:del w:id="2923" w:author="GoldenCorpusHarness" w:date="2026-03-28T21:57:49Z">
        <w:r>
          <w:delText>present</w:delText>
        </w:r>
      </w:del>
      <w:ins w:id="2924" w:author="GoldenCorpusHarness" w:date="2026-03-28T21:57:49Z">
        <w:r>
          <w:t>PD</w:t>
        </w:r>
      </w:ins>
      <w:r>
        <w:t xml:space="preserve"> </w:t>
      </w:r>
      <w:del w:id="2925" w:author="GoldenCorpusHarness" w:date="2026-03-28T21:57:49Z">
        <w:r>
          <w:delText>with</w:delText>
        </w:r>
      </w:del>
      <w:ins w:id="2926" w:author="GoldenCorpusHarness" w:date="2026-03-28T21:57:49Z">
        <w:r>
          <w:t>=</w:t>
        </w:r>
      </w:ins>
      <w:r>
        <w:t xml:space="preserve"> disease </w:t>
      </w:r>
      <w:del w:id="2927" w:author="GoldenCorpusHarness" w:date="2026-03-28T21:57:49Z">
        <w:r>
          <w:delText>c</w:delText>
        </w:r>
      </w:del>
      <w:ins w:id="2928" w:author="GoldenCorpusHarness" w:date="2026-03-28T21:57:49Z">
        <w:r>
          <w:t>pr</w:t>
        </w:r>
      </w:ins>
      <w:r>
        <w:t>o</w:t>
      </w:r>
      <w:del w:id="2929" w:author="GoldenCorpusHarness" w:date="2026-03-28T21:57:49Z">
        <w:r>
          <w:delText xml:space="preserve">nfined to the head and neck mucosa and/or to the </w:delText>
        </w:r>
      </w:del>
      <w:ins w:id="2930" w:author="GoldenCorpusHarness" w:date="2026-03-28T21:57:49Z">
        <w:r>
          <w:t>g</w:t>
        </w:r>
      </w:ins>
      <w:r>
        <w:t>re</w:t>
      </w:r>
      <w:del w:id="2931" w:author="GoldenCorpusHarness" w:date="2026-03-28T21:57:49Z">
        <w:r>
          <w:delText>g</w:delText>
        </w:r>
      </w:del>
      <w:ins w:id="2932" w:author="GoldenCorpusHarness" w:date="2026-03-28T21:57:49Z">
        <w:r>
          <w:t>ss</w:t>
        </w:r>
      </w:ins>
      <w:r>
        <w:t>ion</w:t>
      </w:r>
      <w:ins w:id="2933" w:author="GoldenCorpusHarness" w:date="2026-03-28T21:57:49Z">
        <w:r>
          <w:t>; PI = primary investigator; PO = or</w:t>
        </w:r>
      </w:ins>
      <w:r>
        <w:t>al</w:t>
      </w:r>
      <w:del w:id="2934" w:author="GoldenCorpusHarness" w:date="2026-03-28T21:57:49Z">
        <w:r>
          <w:delText xml:space="preserve"> cervical </w:delText>
        </w:r>
      </w:del>
      <w:r>
        <w:t>ly</w:t>
      </w:r>
      <w:del w:id="2935" w:author="GoldenCorpusHarness" w:date="2026-03-28T21:57:49Z">
        <w:r>
          <w:delText>mph</w:delText>
        </w:r>
      </w:del>
      <w:ins w:id="2936" w:author="GoldenCorpusHarness" w:date="2026-03-28T21:57:49Z">
        <w:r>
          <w:t>;</w:t>
        </w:r>
      </w:ins>
      <w:r>
        <w:t xml:space="preserve"> </w:t>
      </w:r>
      <w:del w:id="2937" w:author="GoldenCorpusHarness" w:date="2026-03-28T21:57:49Z">
        <w:r>
          <w:delText>nod</w:delText>
        </w:r>
      </w:del>
      <w:ins w:id="2938" w:author="GoldenCorpusHarness" w:date="2026-03-28T21:57:49Z">
        <w:r>
          <w:t xml:space="preserve">Q3W = </w:t>
        </w:r>
      </w:ins>
      <w:r>
        <w:t>e</w:t>
      </w:r>
      <w:del w:id="2939" w:author="GoldenCorpusHarness" w:date="2026-03-28T21:57:49Z">
        <w:r>
          <w:delText>s [Machiels, J. P. 2011]. Surg</w:delText>
        </w:r>
      </w:del>
      <w:ins w:id="2940" w:author="GoldenCorpusHarness" w:date="2026-03-28T21:57:49Z">
        <w:r>
          <w:t>v</w:t>
        </w:r>
      </w:ins>
      <w:r>
        <w:t xml:space="preserve">ery </w:t>
      </w:r>
      <w:ins w:id="2941" w:author="GoldenCorpusHarness" w:date="2026-03-28T21:57:49Z">
        <w:r>
          <w:t>3 weeks; QD = d</w:t>
        </w:r>
      </w:ins>
      <w:r>
        <w:t>a</w:t>
      </w:r>
      <w:del w:id="2942" w:author="GoldenCorpusHarness" w:date="2026-03-28T21:57:49Z">
        <w:r>
          <w:delText>nd rad</w:delText>
        </w:r>
      </w:del>
      <w:r>
        <w:t>i</w:t>
      </w:r>
      <w:del w:id="2943" w:author="GoldenCorpusHarness" w:date="2026-03-28T21:57:49Z">
        <w:r>
          <w:delText>ation therapy are marked</w:delText>
        </w:r>
      </w:del>
      <w:r>
        <w:t>ly</w:t>
      </w:r>
      <w:del w:id="2944" w:author="GoldenCorpusHarness" w:date="2026-03-28T21:57:49Z">
        <w:r>
          <w:delText xml:space="preserve"> effective for participants with Stage I and II disease</w:delText>
        </w:r>
      </w:del>
      <w:r>
        <w:t>.</w:t>
      </w:r>
      <w:del w:id="2945" w:author="GoldenCorpusHarness" w:date="2026-03-28T21:57:49Z">
        <w:r>
          <w:delText xml:space="preserve"> However, despite intensive multimodal treatment, approximately 50% to 60% of participants with locally advanced Stage III or Stage IV HNSCC recur initially with locoregional disease. However, a significant proportion of these participants ultimately have incurable disease recurrence requiring palliative systemic treatment. The prognosis for participants with R/M HNSCC is dismal and OS is less than 1 year [Argiris, A., et al 2017].</w:delText>
        </w:r>
      </w:del>
    </w:p>
    <w:p ns2:paraId="39AAF0DD" ns2:textId="6BE364AE" w:rsidR="005F12AE" w:rsidRPr="005F12AE" w:rsidRDefault="005F12AE" w:rsidP="005F12AE">
      <w:pPr>
        <w:pStyle w:val="Paragraph0"/>
      </w:pPr>
      <w:del w:id="2946" w:author="GoldenCorpusHarness" w:date="2026-03-28T21:57:49Z">
        <w:r>
          <w:delText>P</w:delText>
        </w:r>
      </w:del>
      <w:ins w:id="2947" w:author="GoldenCorpusHarness" w:date="2026-03-28T21:57:49Z">
        <w:r>
          <w:t>Upon study termination, p</w:t>
        </w:r>
      </w:ins>
      <w:r>
        <w:t xml:space="preserve">articipants </w:t>
      </w:r>
      <w:del w:id="2948" w:author="GoldenCorpusHarness" w:date="2026-03-28T21:57:49Z">
        <w:r>
          <w:delText>with R/M HNSCC p</w:delText>
        </w:r>
      </w:del>
      <w:ins w:id="2949" w:author="GoldenCorpusHarness" w:date="2026-03-28T21:57:49Z">
        <w:r>
          <w:t>a</w:t>
        </w:r>
      </w:ins>
      <w:r>
        <w:t>re</w:t>
      </w:r>
      <w:ins w:id="2950" w:author="GoldenCorpusHarness" w:date="2026-03-28T21:57:49Z">
        <w:r>
          <w:t xml:space="preserve"> di</w:t>
        </w:r>
      </w:ins>
      <w:r>
        <w:t>s</w:t>
      </w:r>
      <w:del w:id="2951" w:author="GoldenCorpusHarness" w:date="2026-03-28T21:57:49Z">
        <w:r>
          <w:delText xml:space="preserve">ent a therapeutic challenge. First-line treatment generally includes the </w:delText>
        </w:r>
      </w:del>
      <w:r>
        <w:t>co</w:t>
      </w:r>
      <w:del w:id="2952" w:author="GoldenCorpusHarness" w:date="2026-03-28T21:57:49Z">
        <w:r>
          <w:delText>mbi</w:delText>
        </w:r>
      </w:del>
      <w:r>
        <w:t>n</w:t>
      </w:r>
      <w:del w:id="2953" w:author="GoldenCorpusHarness" w:date="2026-03-28T21:57:49Z">
        <w:r>
          <w:delText>ation of either cetuximab or docetaxel with a pla</w:delText>
        </w:r>
      </w:del>
      <w:r>
        <w:t>tinu</w:t>
      </w:r>
      <w:del w:id="2954" w:author="GoldenCorpusHarness" w:date="2026-03-28T21:57:49Z">
        <w:r>
          <w:delText>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[National Comprehensive Cancer Network 2018]. No Phase 3 randomized trial show</w:delText>
        </w:r>
      </w:del>
      <w:r>
        <w:t>ed an</w:t>
      </w:r>
      <w:ins w:id="2955" w:author="GoldenCorpusHarness" w:date="2026-03-28T21:57:49Z">
        <w:r>
          <w:t>d</w:t>
        </w:r>
      </w:ins>
      <w:r>
        <w:t xml:space="preserve"> </w:t>
      </w:r>
      <w:del w:id="2956" w:author="GoldenCorpusHarness" w:date="2026-03-28T21:57:49Z">
        <w:r>
          <w:delText>i</w:delText>
        </w:r>
      </w:del>
      <w:r>
        <w:t>m</w:t>
      </w:r>
      <w:del w:id="2957" w:author="GoldenCorpusHarness" w:date="2026-03-28T21:57:49Z">
        <w:r>
          <w:delText>p</w:delText>
        </w:r>
      </w:del>
      <w:ins w:id="2958" w:author="GoldenCorpusHarness" w:date="2026-03-28T21:57:49Z">
        <w:r>
          <w:t>ay be en</w:t>
        </w:r>
      </w:ins>
      <w:r>
        <w:t>ro</w:t>
      </w:r>
      <w:del w:id="2959" w:author="GoldenCorpusHarness" w:date="2026-03-28T21:57:49Z">
        <w:r>
          <w:delText>v</w:delText>
        </w:r>
      </w:del>
      <w:ins w:id="2960" w:author="GoldenCorpusHarness" w:date="2026-03-28T21:57:49Z">
        <w:r>
          <w:t>ll</w:t>
        </w:r>
      </w:ins>
      <w:r>
        <w:t>e</w:t>
      </w:r>
      <w:del w:id="2961" w:author="GoldenCorpusHarness" w:date="2026-03-28T21:57:49Z">
        <w:r>
          <w:delText>ment</w:delText>
        </w:r>
      </w:del>
      <w:ins w:id="2962" w:author="GoldenCorpusHarness" w:date="2026-03-28T21:57:49Z">
        <w:r>
          <w:t>d</w:t>
        </w:r>
      </w:ins>
      <w:r>
        <w:t xml:space="preserve"> in </w:t>
      </w:r>
      <w:del w:id="2963" w:author="GoldenCorpusHarness" w:date="2026-03-28T21:57:49Z">
        <w:r>
          <w:delText>OS</w:delText>
        </w:r>
      </w:del>
      <w:ins w:id="2964" w:author="GoldenCorpusHarness" w:date="2026-03-28T21:57:49Z">
        <w:r>
          <w:t>a</w:t>
        </w:r>
      </w:ins>
      <w:r>
        <w:t xml:space="preserve"> </w:t>
      </w:r>
      <w:del w:id="2965" w:author="GoldenCorpusHarness" w:date="2026-03-28T21:57:49Z">
        <w:r>
          <w:delText>f</w:delText>
        </w:r>
      </w:del>
      <w:ins w:id="2966" w:author="GoldenCorpusHarness" w:date="2026-03-28T21:57:49Z">
        <w:r>
          <w:t>pembr</w:t>
        </w:r>
      </w:ins>
      <w:r>
        <w:t>o</w:t>
      </w:r>
      <w:del w:id="2967" w:author="GoldenCorpusHarness" w:date="2026-03-28T21:57:49Z">
        <w:r>
          <w:delText>r</w:delText>
        </w:r>
      </w:del>
      <w:ins w:id="2968" w:author="GoldenCorpusHarness" w:date="2026-03-28T21:57:49Z">
        <w:r>
          <w:t>lizumab</w:t>
        </w:r>
      </w:ins>
      <w:r>
        <w:t xml:space="preserve"> </w:t>
      </w:r>
      <w:del w:id="2969" w:author="GoldenCorpusHarness" w:date="2026-03-28T21:57:49Z">
        <w:r>
          <w:delText>any r</w:delText>
        </w:r>
      </w:del>
      <w:r>
        <w:t>e</w:t>
      </w:r>
      <w:del w:id="2970" w:author="GoldenCorpusHarness" w:date="2026-03-28T21:57:49Z">
        <w:r>
          <w:delText>gim</w:delText>
        </w:r>
      </w:del>
      <w:ins w:id="2971" w:author="GoldenCorpusHarness" w:date="2026-03-28T21:57:49Z">
        <w:r>
          <w:t>xt</w:t>
        </w:r>
      </w:ins>
      <w:r>
        <w:t>en</w:t>
      </w:r>
      <w:del w:id="2972" w:author="GoldenCorpusHarness" w:date="2026-03-28T21:57:49Z">
        <w:r>
          <w:delText xml:space="preserve"> until the EXTREME trial [Vermorken, J. B., et al 2008]. Thi</w:delText>
        </w:r>
      </w:del>
      <w:r>
        <w:t>s</w:t>
      </w:r>
      <w:del w:id="2973" w:author="GoldenCorpusHarness" w:date="2026-03-28T21:57:49Z">
        <w:r>
          <w:delText xml:space="preserve"> trial showed that the addit</w:delText>
        </w:r>
      </w:del>
      <w:r>
        <w:t xml:space="preserve">ion </w:t>
      </w:r>
      <w:del w:id="2974" w:author="GoldenCorpusHarness" w:date="2026-03-28T21:57:49Z">
        <w:r>
          <w:delText>o</w:delText>
        </w:r>
      </w:del>
      <w:ins w:id="2975" w:author="GoldenCorpusHarness" w:date="2026-03-28T21:57:49Z">
        <w:r>
          <w:t>study, i</w:t>
        </w:r>
      </w:ins>
      <w:r>
        <w:t xml:space="preserve">f </w:t>
      </w:r>
      <w:del w:id="2976" w:author="GoldenCorpusHarness" w:date="2026-03-28T21:57:49Z">
        <w:r>
          <w:delText>cetux</w:delText>
        </w:r>
      </w:del>
      <w:ins w:id="2977" w:author="GoldenCorpusHarness" w:date="2026-03-28T21:57:49Z">
        <w:r>
          <w:t>ava</w:t>
        </w:r>
      </w:ins>
      <w:r>
        <w:t>i</w:t>
      </w:r>
      <w:del w:id="2978" w:author="GoldenCorpusHarness" w:date="2026-03-28T21:57:49Z">
        <w:r>
          <w:delText>m</w:delText>
        </w:r>
      </w:del>
      <w:ins w:id="2979" w:author="GoldenCorpusHarness" w:date="2026-03-28T21:57:49Z">
        <w:r>
          <w:t>l</w:t>
        </w:r>
      </w:ins>
      <w:r>
        <w:t>ab</w:t>
      </w:r>
      <w:del w:id="2980" w:author="GoldenCorpusHarness" w:date="2026-03-28T21:57:49Z">
        <w:r>
          <w:delText xml:space="preserve"> to the combination of p</w:delText>
        </w:r>
      </w:del>
      <w:r>
        <w:t>l</w:t>
      </w:r>
      <w:del w:id="2981" w:author="GoldenCorpusHarness" w:date="2026-03-28T21:57:49Z">
        <w:r>
          <w:delText>atinum plus 5-FU improved median OS to 10.1 months from 7.4 months when compared with platinum plus 5-FU alon</w:delText>
        </w:r>
      </w:del>
      <w:r>
        <w:t>e.</w:t>
      </w:r>
    </w:p>
    <w:p ns2:paraId="22A047A9" ns2:textId="46E426A2" w:rsidR="004329C1" w:rsidRPr="005F12AE" w:rsidRDefault="00751A75" w:rsidP="005F12AE">
      <w:pPr>
        <w:pStyle w:val="Paragraph0"/>
      </w:pPr>
      <w:del w:id="2982" w:author="GoldenCorpusHarness" w:date="2026-03-28T21:57:49Z">
        <w:r>
          <w:delText>Data from the final analysis of KEYNOTE-048, an ongoing Phase 3, open-label trial to compare the efficacy and safety of pembrolizumab as monotherapy or in combination with chemotherapy (platinum plus 5-FU)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delText>
        </w:r>
      </w:del>
    </w:p>
    <w:p ns2:paraId="22651706" ns2:textId="72F7B34C" w:rsidR="003A3C86" w:rsidRDefault="003A3C86" w:rsidP="002F4F23">
      <w:pPr>
        <w:pStyle w:val="Paragraph0"/>
      </w:pPr>
      <w:del w:id="2983" w:author="GoldenCorpusHarness" w:date="2026-03-28T21:57:49Z">
        <w:r>
          <w:delText>In preclinical models, lenvatinib decreased the TAM population, which is known as an immune-regulator in the tumor microenvironment. By decreasing TAMs, expression levels of cytokines and immune-regulating receptors were changed to increase immune activation. The 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antiPD-1 or anti-PD-L1 agent showed significant and superior antitumor effects compared with either compound alone in these 2 syngeneic models [Kato, Y., et al 2015].</w:delText>
        </w:r>
      </w:del>
    </w:p>
    <w:p ns2:paraId="34929D64" ns2:textId="3E37CF1B" w:rsidR="00421A1E" w:rsidRDefault="00962FAA" w:rsidP="002F4F23">
      <w:pPr>
        <w:pStyle w:val="Paragraph0"/>
      </w:pPr>
      <w:del w:id="2984" w:author="GoldenCorpusHarness" w:date="2026-03-28T21:57:49Z">
        <w:r>
          <w:delText>The ongoing pembrolizumab + lenvatinib combination Study 111/KEYNOTE-146 (Section 2.2.3) in participants with HNSCC has shown promising clinical activity and a manageable tolerability and safety profile [Taylor, M. H., et al 2018]. These results showed an ORR of 40.9% and median PFS of 8.2 months that strongly suggest greater efficacy with the combination of lenvatinib plus pembrolizumab than with either single-agent, a possibly additive effect.</w:delText>
        </w:r>
      </w:del>
    </w:p>
    <w:p ns2:paraId="3462D3F9" ns2:textId="7CEC80E6" w:rsidR="00752511" w:rsidRDefault="00752511" w:rsidP="00752511">
      <w:pPr>
        <w:pStyle w:val="Paragraph0"/>
      </w:pPr>
      <w:del w:id="2985" w:author="GoldenCorpusHarness" w:date="2026-03-28T21:57:49Z">
        <w:r>
          <w:delText>T</w:delText>
        </w:r>
      </w:del>
      <w:ins w:id="2986" w:author="GoldenCorpusHarness" w:date="2026-03-28T21:57:49Z">
        <w:r>
          <w:t>Sc</w:t>
        </w:r>
      </w:ins>
      <w:r>
        <w:t>he</w:t>
      </w:r>
      <w:del w:id="2987" w:author="GoldenCorpusHarness" w:date="2026-03-28T21:57:49Z">
        <w:r>
          <w:delText xml:space="preserve"> inten</w:delText>
        </w:r>
      </w:del>
      <w:r>
        <w:t>d</w:t>
      </w:r>
      <w:del w:id="2988" w:author="GoldenCorpusHarness" w:date="2026-03-28T21:57:49Z">
        <w:r>
          <w:delText>ed pop</w:delText>
        </w:r>
      </w:del>
      <w:r>
        <w:t>ul</w:t>
      </w:r>
      <w:del w:id="2989" w:author="GoldenCorpusHarness" w:date="2026-03-28T21:57:49Z">
        <w:r>
          <w:delText>ation</w:delText>
        </w:r>
      </w:del>
      <w:ins w:id="2990" w:author="GoldenCorpusHarness" w:date="2026-03-28T21:57:49Z">
        <w:r>
          <w:t>e</w:t>
        </w:r>
      </w:ins>
      <w:r>
        <w:t xml:space="preserve"> of </w:t>
      </w:r>
      <w:del w:id="2991" w:author="GoldenCorpusHarness" w:date="2026-03-28T21:57:49Z">
        <w:r>
          <w:delText>this Phase 3 trial represents par</w:delText>
        </w:r>
      </w:del>
      <w:ins w:id="2992" w:author="GoldenCorpusHarness" w:date="2026-03-28T21:57:49Z">
        <w:r>
          <w:t>Ac</w:t>
        </w:r>
      </w:ins>
      <w:r>
        <w:t>ti</w:t>
      </w:r>
      <w:del w:id="2993" w:author="GoldenCorpusHarness" w:date="2026-03-28T21:57:49Z">
        <w:r>
          <w:delText>cipants with a high unmet medical need considering all of the participants ha</w:delText>
        </w:r>
      </w:del>
      <w:r>
        <w:t>v</w:t>
      </w:r>
      <w:del w:id="2994" w:author="GoldenCorpusHarness" w:date="2026-03-28T21:57:49Z">
        <w:r>
          <w:delText>e incurable disease. Based on results from the KEYNOTE-048 trial, which compared pembrolizumab monotherapy to current standard platinum-based chemotherapy plus cetuximab, pembrolizumab monotherapy may be considered a new standard-of-care treatment in 1L R/M HNSCC participants whose tumors express PD-L1 (CPS ≥1). Combination therapy with pembrolizumab plus lenvatinib would provide add</w:delText>
        </w:r>
      </w:del>
      <w:r>
        <w:t>iti</w:t>
      </w:r>
      <w:del w:id="2995" w:author="GoldenCorpusHarness" w:date="2026-03-28T21:57:49Z">
        <w:r>
          <w:delText>onal 1L tr</w:delText>
        </w:r>
      </w:del>
      <w:r>
        <w:t>e</w:t>
      </w:r>
      <w:del w:id="2996" w:author="GoldenCorpusHarness" w:date="2026-03-28T21:57:49Z">
        <w:r>
          <w:delText>atment option</w:delText>
        </w:r>
      </w:del>
      <w:r>
        <w:t>s</w:t>
      </w:r>
      <w:del w:id="2997" w:author="GoldenCorpusHarness" w:date="2026-03-28T21:57:49Z">
        <w:r>
          <w:delText xml:space="preserve"> for HNSCC participants.</w:delText>
        </w:r>
      </w:del>
    </w:p>
    <w:p ns2:paraId="7BFD6A13" ns2:textId="370837AC" w:rsidR="00501903" w:rsidRPr="00501903" w:rsidRDefault="00501903" w:rsidP="00B27D84">
      <w:pPr>
        <w:pStyle w:val="Heading2"/>
      </w:pPr>
      <w:del w:id="2998" w:author="GoldenCorpusHarness" w:date="2026-03-28T21:57:49Z">
        <w:r>
          <w:delText>Background</w:delText>
        </w:r>
      </w:del>
    </w:p>
    <w:p ns2:paraId="5C547B1B" ns2:textId="1819FD74" w:rsidR="006E5939" w:rsidRDefault="00D80FE3">
      <w:pPr>
        <w:pStyle w:val="Paragraph0"/>
      </w:pPr>
      <w:ins w:id="2999" w:author="GoldenCorpusHarness" w:date="2026-03-28T21:57:49Z">
        <w:r>
          <w:t>As of Amendment 05, participants who are still on study treatment will no longer require e</w:t>
        </w:r>
      </w:ins>
      <w:r>
        <w:t>P</w:t>
      </w:r>
      <w:del w:id="3000" w:author="GoldenCorpusHarness" w:date="2026-03-28T21:57:49Z">
        <w:r>
          <w:delText>em</w:delText>
        </w:r>
      </w:del>
      <w:ins w:id="3001" w:author="GoldenCorpusHarness" w:date="2026-03-28T21:57:49Z">
        <w:r>
          <w:t xml:space="preserve">RO assessments to </w:t>
        </w:r>
      </w:ins>
      <w:r>
        <w:t>b</w:t>
      </w:r>
      <w:del w:id="3002" w:author="GoldenCorpusHarness" w:date="2026-03-28T21:57:49Z">
        <w:r>
          <w:delText>rolizuma</w:delText>
        </w:r>
      </w:del>
      <w:ins w:id="3003" w:author="GoldenCorpusHarness" w:date="2026-03-28T21:57:49Z">
        <w:r>
          <w:t>e performed. Biomarker samples (</w:t>
        </w:r>
      </w:ins>
      <w:r>
        <w:t>b</w:t>
      </w:r>
      <w:del w:id="3004" w:author="GoldenCorpusHarness" w:date="2026-03-28T21:57:49Z">
        <w:r>
          <w:delText xml:space="preserve"> is a potent humanized I</w:delText>
        </w:r>
      </w:del>
      <w:ins w:id="3005" w:author="GoldenCorpusHarness" w:date="2026-03-28T21:57:49Z">
        <w:r>
          <w:t xml:space="preserve">lood for </w:t>
        </w:r>
      </w:ins>
      <w:r>
        <w:t>g</w:t>
      </w:r>
      <w:del w:id="3006" w:author="GoldenCorpusHarness" w:date="2026-03-28T21:57:49Z">
        <w:r>
          <w:delText>G4 mA</w:delText>
        </w:r>
      </w:del>
      <w:ins w:id="3007" w:author="GoldenCorpusHarness" w:date="2026-03-28T21:57:49Z">
        <w:r>
          <w:t xml:space="preserve">enetic analysis, RNA analysis, plasma/serum </w:t>
        </w:r>
      </w:ins>
      <w:r>
        <w:t>b</w:t>
      </w:r>
      <w:del w:id="3008" w:author="GoldenCorpusHarness" w:date="2026-03-28T21:57:49Z">
        <w:r>
          <w:delText xml:space="preserve"> with high specificity of binding to the P</w:delText>
        </w:r>
      </w:del>
      <w:ins w:id="3009" w:author="GoldenCorpusHarness" w:date="2026-03-28T21:57:49Z">
        <w:r>
          <w:t>iomarker analysis, ct</w:t>
        </w:r>
      </w:ins>
      <w:r>
        <w:t>D</w:t>
      </w:r>
      <w:del w:id="3010" w:author="GoldenCorpusHarness" w:date="2026-03-28T21:57:49Z">
        <w:r>
          <w:delText>1 receptor, thus inhibiting its interaction with PD-L1 and PD-L2</w:delText>
        </w:r>
      </w:del>
      <w:ins w:id="3011" w:author="GoldenCorpusHarness" w:date="2026-03-28T21:57:49Z">
        <w:r>
          <w:t>NA analysis and stool samples) are discontinued</w:t>
        </w:r>
      </w:ins>
      <w:r>
        <w:t>.</w:t>
      </w:r>
      <w:del w:id="3012" w:author="GoldenCorpusHarness" w:date="2026-03-28T21:57:49Z">
        <w:r>
          <w:delText xml:space="preserve"> Based on preclinical in vitro data, pembrolizumab has high affinity and potent receptor blocking activity for PD-1. Pembrolizumab has an acceptable preclinical safety profile and is in clinical development as an IV immunotherapy for advanced malignancies. KEYTRUDA® (pembrolizumab) is indicated for the treatment of participants across a number of indications.</w:delText>
        </w:r>
      </w:del>
    </w:p>
    <w:p ns2:paraId="79275CEC" ns2:textId="6D61B101" w:rsidR="006E5939" w:rsidRDefault="006E5939">
      <w:pPr>
        <w:pStyle w:val="Paragraph0"/>
      </w:pPr>
      <w:del w:id="3013" w:author="GoldenCorpusHarness" w:date="2026-03-28T21:57:49Z">
        <w:r>
          <w:delText>Le</w:delText>
        </w:r>
      </w:del>
      <w:ins w:id="3014" w:author="GoldenCorpusHarness" w:date="2026-03-28T21:57:49Z">
        <w:r>
          <w:t>All participants who are still on study medication should continue tumor imaging and i</w:t>
        </w:r>
      </w:ins>
      <w:r>
        <w:t>nv</w:t>
      </w:r>
      <w:del w:id="3015" w:author="GoldenCorpusHarness" w:date="2026-03-28T21:57:49Z">
        <w:r>
          <w:delText>atini</w:delText>
        </w:r>
      </w:del>
      <w:ins w:id="3016" w:author="GoldenCorpusHarness" w:date="2026-03-28T21:57:49Z">
        <w:r>
          <w:t xml:space="preserve">estigator assessments of imaging per protocol. Tumor response assessments </w:t>
        </w:r>
      </w:ins>
      <w:r>
        <w:t>b</w:t>
      </w:r>
      <w:del w:id="3017" w:author="GoldenCorpusHarness" w:date="2026-03-28T21:57:49Z">
        <w:r>
          <w:delText xml:space="preserve"> (also kno</w:delText>
        </w:r>
      </w:del>
      <w:ins w:id="3018" w:author="GoldenCorpusHarness" w:date="2026-03-28T21:57:49Z">
        <w:r>
          <w:t xml:space="preserve">y BICR </w:t>
        </w:r>
      </w:ins>
      <w:r>
        <w:t>w</w:t>
      </w:r>
      <w:del w:id="3019" w:author="GoldenCorpusHarness" w:date="2026-03-28T21:57:49Z">
        <w:r>
          <w:delText>n as E7080 or MK 7902; herea</w:delText>
        </w:r>
      </w:del>
      <w:ins w:id="3020" w:author="GoldenCorpusHarness" w:date="2026-03-28T21:57:49Z">
        <w:r>
          <w:t>ill no longer be per</w:t>
        </w:r>
      </w:ins>
      <w:r>
        <w:t>f</w:t>
      </w:r>
      <w:del w:id="3021" w:author="GoldenCorpusHarness" w:date="2026-03-28T21:57:49Z">
        <w:r>
          <w:delText>ter re</w:delText>
        </w:r>
      </w:del>
      <w:ins w:id="3022" w:author="GoldenCorpusHarness" w:date="2026-03-28T21:57:49Z">
        <w:r>
          <w:t>ormed and scans will no longer be sent to the iCRO. Note: BICR assessments and submission o</w:t>
        </w:r>
      </w:ins>
      <w:r>
        <w:t>f</w:t>
      </w:r>
      <w:del w:id="3023" w:author="GoldenCorpusHarness" w:date="2026-03-28T21:57:49Z">
        <w:r>
          <w:delText>erred to as lenvatinib) inhibits the kinase activities o</w:delText>
        </w:r>
      </w:del>
      <w:ins w:id="3024" w:author="GoldenCorpusHarness" w:date="2026-03-28T21:57:49Z">
        <w:r>
          <w:t xml:space="preserve"> scans to the iCRO will continue </w:t>
        </w:r>
      </w:ins>
      <w:r>
        <w:t>f</w:t>
      </w:r>
      <w:del w:id="3025" w:author="GoldenCorpusHarness" w:date="2026-03-28T21:57:49Z">
        <w:r>
          <w:delText xml:space="preserve"> VEGF receptors VEGFR1 (FLT1), VEGFR2 (KDR), and VEGFR3 (FLT4)</w:delText>
        </w:r>
      </w:del>
      <w:ins w:id="3026" w:author="GoldenCorpusHarness" w:date="2026-03-28T21:57:49Z">
        <w:r>
          <w:t>or all participants in China</w:t>
        </w:r>
      </w:ins>
      <w:r>
        <w:t xml:space="preserve">. </w:t>
      </w:r>
      <w:del w:id="3027" w:author="GoldenCorpusHarness" w:date="2026-03-28T21:57:49Z">
        <w:r>
          <w:delText>Lenvatinib inhibits other kinases that have been implicated in pathogenic angiogenesis, tumor growth, and cancer progression in addition to their normal cellular functions, including FGF receptors FGFR1, 2, 3, and 4; PDGFRα; KIT; and RET. Lenvatinib also showed antiproliferative activity in cell lines dependent on activated FGFR signaling with a concurrent inhibition of FGF-receptor substrate 2α phosphorylation. Once daily (QD) dosing of lenvatinib combined with pembrolizumab is currently being developed for the treatment of R/M HNSCC.</w:delText>
        </w:r>
      </w:del>
    </w:p>
    <w:p ns2:paraId="15CCFE83" ns2:textId="5EC9FC46" w:rsidR="00D80FE3" w:rsidRDefault="006E5939">
      <w:pPr>
        <w:pStyle w:val="Paragraph0"/>
      </w:pPr>
      <w:del w:id="3028" w:author="GoldenCorpusHarness" w:date="2026-03-28T21:57:49Z">
        <w:r>
          <w:delText>Refer to t</w:delText>
        </w:r>
      </w:del>
      <w:ins w:id="3029" w:author="GoldenCorpusHarness" w:date="2026-03-28T21:57:49Z">
        <w:r>
          <w:t>Efficacy Follow-up visits will only be conducted for participants w</w:t>
        </w:r>
      </w:ins>
      <w:r>
        <w:t>h</w:t>
      </w:r>
      <w:del w:id="3030" w:author="GoldenCorpusHarness" w:date="2026-03-28T21:57:49Z">
        <w:r>
          <w:delText>e respecti</w:delText>
        </w:r>
      </w:del>
      <w:ins w:id="3031" w:author="GoldenCorpusHarness" w:date="2026-03-28T21:57:49Z">
        <w:r>
          <w:t>o are potential candidates for Second Course treatment and for all participants in China. Sur</w:t>
        </w:r>
      </w:ins>
      <w:r>
        <w:t>v</w:t>
      </w:r>
      <w:del w:id="3032" w:author="GoldenCorpusHarness" w:date="2026-03-28T21:57:49Z">
        <w:r>
          <w:delText>e IB/appro</w:delText>
        </w:r>
      </w:del>
      <w:ins w:id="3033" w:author="GoldenCorpusHarness" w:date="2026-03-28T21:57:49Z">
        <w:r>
          <w:t>i</w:t>
        </w:r>
      </w:ins>
      <w:r>
        <w:t>v</w:t>
      </w:r>
      <w:del w:id="3034" w:author="GoldenCorpusHarness" w:date="2026-03-28T21:57:49Z">
        <w:r>
          <w:delText>ed la</w:delText>
        </w:r>
      </w:del>
      <w:ins w:id="3035" w:author="GoldenCorpusHarness" w:date="2026-03-28T21:57:49Z">
        <w:r>
          <w:t xml:space="preserve">al Follow-up Visits will only </w:t>
        </w:r>
      </w:ins>
      <w:r>
        <w:t>be</w:t>
      </w:r>
      <w:del w:id="3036" w:author="GoldenCorpusHarness" w:date="2026-03-28T21:57:49Z">
        <w:r>
          <w:delText>ling for detailed background information on pembrolizumab and lenvatinib</w:delText>
        </w:r>
      </w:del>
      <w:ins w:id="3037" w:author="GoldenCorpusHarness" w:date="2026-03-28T21:57:49Z">
        <w:r>
          <w:t xml:space="preserve"> conducted for participants in China</w:t>
        </w:r>
      </w:ins>
      <w:r>
        <w:t>.</w:t>
      </w:r>
      <w:ins w:id="3038" w:author="GoldenCorpusHarness" w:date="2026-03-28T21:57:49Z">
        <w:r>
          <w:t xml:space="preserve"> </w:t>
        </w:r>
      </w:ins>
    </w:p>
    <w:p ns2:paraId="0AC163FD" ns2:textId="608867BD" w:rsidR="001A6996" w:rsidRDefault="001A6996" w:rsidP="0056612B">
      <w:pPr>
        <w:pStyle w:val="Heading3"/>
        <w:tabs>
          <w:tab w:val="clear" w:pos="960"/>
          <w:tab w:val="num" w:pos="1320"/>
        </w:tabs>
      </w:pPr>
      <w:del w:id="3039" w:author="GoldenCorpusHarness" w:date="2026-03-28T21:57:49Z">
        <w:r>
          <w:delText>P</w:delText>
        </w:r>
      </w:del>
      <w:ins w:id="3040" w:author="GoldenCorpusHarness" w:date="2026-03-28T21:57:49Z">
        <w:r>
          <w:t>Summary of c</w:t>
        </w:r>
      </w:ins>
      <w:r>
        <w:t>ha</w:t>
      </w:r>
      <w:del w:id="3041" w:author="GoldenCorpusHarness" w:date="2026-03-28T21:57:49Z">
        <w:r>
          <w:delText>rmac</w:delText>
        </w:r>
      </w:del>
      <w:ins w:id="3042" w:author="GoldenCorpusHarness" w:date="2026-03-28T21:57:49Z">
        <w:r>
          <w:t>ng</w:t>
        </w:r>
      </w:ins>
      <w:r>
        <w:t>e</w:t>
      </w:r>
      <w:del w:id="3043" w:author="GoldenCorpusHarness" w:date="2026-03-28T21:57:49Z">
        <w:r>
          <w:delText>ut</w:delText>
        </w:r>
      </w:del>
      <w:ins w:id="3044" w:author="GoldenCorpusHarness" w:date="2026-03-28T21:57:49Z">
        <w:r>
          <w:t xml:space="preserve">s </w:t>
        </w:r>
      </w:ins>
      <w:r>
        <w:t>i</w:t>
      </w:r>
      <w:del w:id="3045" w:author="GoldenCorpusHarness" w:date="2026-03-28T21:57:49Z">
        <w:r>
          <w:delText>cal</w:delText>
        </w:r>
      </w:del>
      <w:ins w:id="3046" w:author="GoldenCorpusHarness" w:date="2026-03-28T21:57:49Z">
        <w:r>
          <w:t>n</w:t>
        </w:r>
      </w:ins>
      <w:r>
        <w:t xml:space="preserve"> </w:t>
      </w:r>
      <w:del w:id="3047" w:author="GoldenCorpusHarness" w:date="2026-03-28T21:57:49Z">
        <w:r>
          <w:delText>and Therapeutic Backgr</w:delText>
        </w:r>
      </w:del>
      <w:ins w:id="3048" w:author="GoldenCorpusHarness" w:date="2026-03-28T21:57:49Z">
        <w:r>
          <w:t>S</w:t>
        </w:r>
      </w:ins>
      <w:r>
        <w:t>o</w:t>
      </w:r>
      <w:del w:id="3049" w:author="GoldenCorpusHarness" w:date="2026-03-28T21:57:49Z">
        <w:r>
          <w:delText>und</w:delText>
        </w:r>
      </w:del>
      <w:ins w:id="3050" w:author="GoldenCorpusHarness" w:date="2026-03-28T21:57:49Z">
        <w:r>
          <w:t>A:</w:t>
        </w:r>
      </w:ins>
    </w:p>
    <w:p ns2:paraId="13D7E485" ns2:textId="2DA5BF52" w:rsidR="00100317" w:rsidRDefault="00100317" w:rsidP="00100317">
      <w:pPr>
        <w:pStyle w:val="Heading4"/>
      </w:pPr>
      <w:del w:id="3051" w:author="GoldenCorpusHarness" w:date="2026-03-28T21:57:49Z">
        <w:r>
          <w:delText>P</w:delText>
        </w:r>
      </w:del>
      <w:ins w:id="3052" w:author="GoldenCorpusHarness" w:date="2026-03-28T21:57:49Z">
        <w:r>
          <w:t>Imaging: whil</w:t>
        </w:r>
      </w:ins>
      <w:r>
        <w:t>e</w:t>
      </w:r>
      <w:ins w:id="3053" w:author="GoldenCorpusHarness" w:date="2026-03-28T21:57:49Z">
        <w:r>
          <w:t xml:space="preserve"> still on treat</w:t>
        </w:r>
      </w:ins>
      <w:r>
        <w:t>m</w:t>
      </w:r>
      <w:del w:id="3054" w:author="GoldenCorpusHarness" w:date="2026-03-28T21:57:49Z">
        <w:r>
          <w:delText>b</w:delText>
        </w:r>
      </w:del>
      <w:ins w:id="3055" w:author="GoldenCorpusHarness" w:date="2026-03-28T21:57:49Z">
        <w:r>
          <w:t>ent and du</w:t>
        </w:r>
      </w:ins>
      <w:r>
        <w:t>r</w:t>
      </w:r>
      <w:ins w:id="3056" w:author="GoldenCorpusHarness" w:date="2026-03-28T21:57:49Z">
        <w:r>
          <w:t>ing efficacy f</w:t>
        </w:r>
      </w:ins>
      <w:r>
        <w:t>ol</w:t>
      </w:r>
      <w:ins w:id="3057" w:author="GoldenCorpusHarness" w:date="2026-03-28T21:57:49Z">
        <w:r>
          <w:t>low-up as descr</w:t>
        </w:r>
      </w:ins>
      <w:r>
        <w:t>i</w:t>
      </w:r>
      <w:del w:id="3058" w:author="GoldenCorpusHarness" w:date="2026-03-28T21:57:49Z">
        <w:r>
          <w:delText>zum</w:delText>
        </w:r>
      </w:del>
      <w:ins w:id="3059" w:author="GoldenCorpusHarness" w:date="2026-03-28T21:57:49Z">
        <w:r>
          <w:t xml:space="preserve">bed </w:t>
        </w:r>
      </w:ins>
      <w:r>
        <w:t>ab</w:t>
      </w:r>
      <w:ins w:id="3060" w:author="GoldenCorpusHarness" w:date="2026-03-28T21:57:49Z">
        <w:r>
          <w:t>ove</w:t>
        </w:r>
      </w:ins>
    </w:p>
    <w:p ns2:paraId="15CCFE87" ns2:textId="068F2127" w:rsidR="00D80FE3" w:rsidRDefault="00D80FE3" w:rsidP="00D80FE3">
      <w:pPr>
        <w:pStyle w:val="Paragraph0"/>
      </w:pPr>
      <w:del w:id="3061" w:author="GoldenCorpusHarness" w:date="2026-03-28T21:57:49Z">
        <w:r>
          <w:delText>T</w:delText>
        </w:r>
      </w:del>
      <w:ins w:id="3062" w:author="GoldenCorpusHarness" w:date="2026-03-28T21:57:49Z">
        <w:r>
          <w:t>P</w:t>
        </w:r>
      </w:ins>
      <w:r>
        <w:t>h</w:t>
      </w:r>
      <w:del w:id="3063" w:author="GoldenCorpusHarness" w:date="2026-03-28T21:57:49Z">
        <w:r>
          <w:delText>e</w:delText>
        </w:r>
      </w:del>
      <w:ins w:id="3064" w:author="GoldenCorpusHarness" w:date="2026-03-28T21:57:49Z">
        <w:r>
          <w:t>ysical</w:t>
        </w:r>
      </w:ins>
      <w:r>
        <w:t xml:space="preserve"> </w:t>
      </w:r>
      <w:del w:id="3065" w:author="GoldenCorpusHarness" w:date="2026-03-28T21:57:49Z">
        <w:r>
          <w:delText>PD-1 receptor-lig</w:delText>
        </w:r>
      </w:del>
      <w:ins w:id="3066" w:author="GoldenCorpusHarness" w:date="2026-03-28T21:57:49Z">
        <w:r>
          <w:t>Ex</w:t>
        </w:r>
      </w:ins>
      <w:r>
        <w:t>a</w:t>
      </w:r>
      <w:del w:id="3067" w:author="GoldenCorpusHarness" w:date="2026-03-28T21:57:49Z">
        <w:r>
          <w:delText xml:space="preserve">nd </w:delText>
        </w:r>
      </w:del>
      <w:ins w:id="3068" w:author="GoldenCorpusHarness" w:date="2026-03-28T21:57:49Z">
        <w:r>
          <w:t>m</w:t>
        </w:r>
      </w:ins>
      <w:r>
        <w:t>in</w:t>
      </w:r>
      <w:del w:id="3069" w:author="GoldenCorpusHarness" w:date="2026-03-28T21:57:49Z">
        <w:r>
          <w:delText>ter</w:delText>
        </w:r>
      </w:del>
      <w:r>
        <w:t>a</w:t>
      </w:r>
      <w:del w:id="3070" w:author="GoldenCorpusHarness" w:date="2026-03-28T21:57:49Z">
        <w:r>
          <w:delText>c</w:delText>
        </w:r>
      </w:del>
      <w:r>
        <w:t>tion</w:t>
      </w:r>
      <w:ins w:id="3071" w:author="GoldenCorpusHarness" w:date="2026-03-28T21:57:49Z">
        <w:r>
          <w:t>,</w:t>
        </w:r>
      </w:ins>
      <w:r>
        <w:t xml:space="preserve"> </w:t>
      </w:r>
      <w:ins w:id="3072" w:author="GoldenCorpusHarness" w:date="2026-03-28T21:57:49Z">
        <w:r>
          <w:t>V</w:t>
        </w:r>
      </w:ins>
      <w:r>
        <w:t>i</w:t>
      </w:r>
      <w:del w:id="3073" w:author="GoldenCorpusHarness" w:date="2026-03-28T21:57:49Z">
        <w:r>
          <w:delText>s a major pa</w:delText>
        </w:r>
      </w:del>
      <w:r>
        <w:t>t</w:t>
      </w:r>
      <w:del w:id="3074" w:author="GoldenCorpusHarness" w:date="2026-03-28T21:57:49Z">
        <w:r>
          <w:delText>hway hijacked by tumors to suppress immune control. The norm</w:delText>
        </w:r>
      </w:del>
      <w:r>
        <w:t xml:space="preserve">al </w:t>
      </w:r>
      <w:del w:id="3075" w:author="GoldenCorpusHarness" w:date="2026-03-28T21:57:49Z">
        <w:r>
          <w:delText>fu</w:delText>
        </w:r>
      </w:del>
      <w:ins w:id="3076" w:author="GoldenCorpusHarness" w:date="2026-03-28T21:57:49Z">
        <w:r>
          <w:t>Sig</w:t>
        </w:r>
      </w:ins>
      <w:r>
        <w:t>n</w:t>
      </w:r>
      <w:del w:id="3077" w:author="GoldenCorpusHarness" w:date="2026-03-28T21:57:49Z">
        <w:r>
          <w:delText>c</w:delText>
        </w:r>
      </w:del>
      <w:ins w:id="3078" w:author="GoldenCorpusHarness" w:date="2026-03-28T21:57:49Z">
        <w:r>
          <w:t>s: while s</w:t>
        </w:r>
      </w:ins>
      <w:r>
        <w:t>ti</w:t>
      </w:r>
      <w:del w:id="3079" w:author="GoldenCorpusHarness" w:date="2026-03-28T21:57:49Z">
        <w:r>
          <w:delText>on of PD-1, expressed</w:delText>
        </w:r>
      </w:del>
      <w:ins w:id="3080" w:author="GoldenCorpusHarness" w:date="2026-03-28T21:57:49Z">
        <w:r>
          <w:t>ll</w:t>
        </w:r>
      </w:ins>
      <w:r>
        <w:t xml:space="preserve"> on t</w:t>
      </w:r>
      <w:del w:id="3081" w:author="GoldenCorpusHarness" w:date="2026-03-28T21:57:49Z">
        <w:r>
          <w:delText xml:space="preserve">he cell surface of activated T cells under healthy conditions, is to down-modulate unwanted or excessive immune responses, including autoimmune </w:delText>
        </w:r>
      </w:del>
      <w:r>
        <w:t>rea</w:t>
      </w:r>
      <w:del w:id="3082" w:author="GoldenCorpusHarness" w:date="2026-03-28T21:57:49Z">
        <w:r>
          <w:delText>c</w:delText>
        </w:r>
      </w:del>
      <w:r>
        <w:t>t</w:t>
      </w:r>
      <w:del w:id="3083" w:author="GoldenCorpusHarness" w:date="2026-03-28T21:57:49Z">
        <w:r>
          <w:delText>ions. PD-1 (</w:delText>
        </w:r>
      </w:del>
      <w:ins w:id="3084" w:author="GoldenCorpusHarness" w:date="2026-03-28T21:57:49Z">
        <w:r>
          <w:t>m</w:t>
        </w:r>
      </w:ins>
      <w:r>
        <w:t>en</w:t>
      </w:r>
      <w:del w:id="3085" w:author="GoldenCorpusHarness" w:date="2026-03-28T21:57:49Z">
        <w:r>
          <w:delText>coded by</w:delText>
        </w:r>
      </w:del>
      <w:ins w:id="3086" w:author="GoldenCorpusHarness" w:date="2026-03-28T21:57:49Z">
        <w:r>
          <w:t>t,</w:t>
        </w:r>
      </w:ins>
      <w:r>
        <w:t xml:space="preserve"> the</w:t>
      </w:r>
      <w:del w:id="3087" w:author="GoldenCorpusHarness" w:date="2026-03-28T21:57:49Z">
        <w:r>
          <w:delText xml:space="preserve"> gene Pdcd1) is a</w:delText>
        </w:r>
      </w:del>
      <w:r>
        <w:t xml:space="preserve">n </w:t>
      </w:r>
      <w:del w:id="3088" w:author="GoldenCorpusHarness" w:date="2026-03-28T21:57:49Z">
        <w:r>
          <w:delText>Ig superf</w:delText>
        </w:r>
      </w:del>
      <w:ins w:id="3089" w:author="GoldenCorpusHarness" w:date="2026-03-28T21:57:49Z">
        <w:r>
          <w:t>30-d</w:t>
        </w:r>
      </w:ins>
      <w:r>
        <w:t>a</w:t>
      </w:r>
      <w:del w:id="3090" w:author="GoldenCorpusHarness" w:date="2026-03-28T21:57:49Z">
        <w:r>
          <w:delText>mil</w:delText>
        </w:r>
      </w:del>
      <w:r>
        <w:t xml:space="preserve">y </w:t>
      </w:r>
      <w:del w:id="3091" w:author="GoldenCorpusHarness" w:date="2026-03-28T21:57:49Z">
        <w:r>
          <w:delText>m</w:delText>
        </w:r>
      </w:del>
      <w:ins w:id="3092" w:author="GoldenCorpusHarness" w:date="2026-03-28T21:57:49Z">
        <w:r>
          <w:t>Saf</w:t>
        </w:r>
      </w:ins>
      <w:r>
        <w:t>e</w:t>
      </w:r>
      <w:del w:id="3093" w:author="GoldenCorpusHarness" w:date="2026-03-28T21:57:49Z">
        <w:r>
          <w:delText>mber rela</w:delText>
        </w:r>
      </w:del>
      <w:r>
        <w:t>t</w:t>
      </w:r>
      <w:del w:id="3094" w:author="GoldenCorpusHarness" w:date="2026-03-28T21:57:49Z">
        <w:r>
          <w:delText>ed to CD28 and CTLA-4 that has been shown to negativel</w:delText>
        </w:r>
      </w:del>
      <w:r>
        <w:t xml:space="preserve">y </w:t>
      </w:r>
      <w:del w:id="3095" w:author="GoldenCorpusHarness" w:date="2026-03-28T21:57:49Z">
        <w:r>
          <w:delText>regulate antigen receptor signaling on engagement of its ligands (PD-L1 and/or PD-L2) [Greenwald, R. J., et al 2005] [Okazaki, T., et al 2001].</w:delText>
        </w:r>
      </w:del>
      <w:ins w:id="3096" w:author="GoldenCorpusHarness" w:date="2026-03-28T21:57:49Z">
        <w:r>
          <w:t>FU</w:t>
        </w:r>
      </w:ins>
    </w:p>
    <w:p ns2:paraId="3B58E666" ns2:textId="6858B0EE" w:rsidR="00100317" w:rsidRDefault="00D80FE3">
      <w:pPr>
        <w:pStyle w:val="Paragraph0"/>
      </w:pPr>
      <w:del w:id="3097" w:author="GoldenCorpusHarness" w:date="2026-03-28T21:57:49Z">
        <w:r>
          <w:delText>T</w:delText>
        </w:r>
      </w:del>
      <w:ins w:id="3098" w:author="GoldenCorpusHarness" w:date="2026-03-28T21:57:49Z">
        <w:r>
          <w:t>ECG, MUGA or ECHO: w</w:t>
        </w:r>
      </w:ins>
      <w:r>
        <w:t>h</w:t>
      </w:r>
      <w:ins w:id="3099" w:author="GoldenCorpusHarness" w:date="2026-03-28T21:57:49Z">
        <w:r>
          <w:t>il</w:t>
        </w:r>
      </w:ins>
      <w:r>
        <w:t>e st</w:t>
      </w:r>
      <w:del w:id="3100" w:author="GoldenCorpusHarness" w:date="2026-03-28T21:57:49Z">
        <w:r>
          <w:delText>ructure</w:delText>
        </w:r>
      </w:del>
      <w:ins w:id="3101" w:author="GoldenCorpusHarness" w:date="2026-03-28T21:57:49Z">
        <w:r>
          <w:t>ill</w:t>
        </w:r>
      </w:ins>
      <w:r>
        <w:t xml:space="preserve"> o</w:t>
      </w:r>
      <w:del w:id="3102" w:author="GoldenCorpusHarness" w:date="2026-03-28T21:57:49Z">
        <w:r>
          <w:delText>f</w:delText>
        </w:r>
      </w:del>
      <w:ins w:id="3103" w:author="GoldenCorpusHarness" w:date="2026-03-28T21:57:49Z">
        <w:r>
          <w:t>n</w:t>
        </w:r>
      </w:ins>
      <w:r>
        <w:t xml:space="preserve"> </w:t>
      </w:r>
      <w:del w:id="3104" w:author="GoldenCorpusHarness" w:date="2026-03-28T21:57:49Z">
        <w:r>
          <w:delText>mur</w:delText>
        </w:r>
      </w:del>
      <w:ins w:id="3105" w:author="GoldenCorpusHarness" w:date="2026-03-28T21:57:49Z">
        <w:r>
          <w:t>lenvat</w:t>
        </w:r>
      </w:ins>
      <w:r>
        <w:t>in</w:t>
      </w:r>
      <w:del w:id="3106" w:author="GoldenCorpusHarness" w:date="2026-03-28T21:57:49Z">
        <w:r>
          <w:delText xml:space="preserve">e PD-1 has </w:delText>
        </w:r>
      </w:del>
      <w:ins w:id="3107" w:author="GoldenCorpusHarness" w:date="2026-03-28T21:57:49Z">
        <w:r>
          <w:t>i</w:t>
        </w:r>
      </w:ins>
      <w:r>
        <w:t>b</w:t>
      </w:r>
      <w:del w:id="3108" w:author="GoldenCorpusHarness" w:date="2026-03-28T21:57:49Z">
        <w:r>
          <w:delText>een resolved [Zhang, X., et al 2004]. PD-1 and its family members are Type-I</w:delText>
        </w:r>
      </w:del>
      <w:r>
        <w:t xml:space="preserve"> tr</w:t>
      </w:r>
      <w:ins w:id="3109" w:author="GoldenCorpusHarness" w:date="2026-03-28T21:57:49Z">
        <w:r>
          <w:t>e</w:t>
        </w:r>
      </w:ins>
      <w:r>
        <w:t>a</w:t>
      </w:r>
      <w:del w:id="3110" w:author="GoldenCorpusHarness" w:date="2026-03-28T21:57:49Z">
        <w:r>
          <w:delText>ns</w:delText>
        </w:r>
      </w:del>
      <w:ins w:id="3111" w:author="GoldenCorpusHarness" w:date="2026-03-28T21:57:49Z">
        <w:r>
          <w:t>t</w:t>
        </w:r>
      </w:ins>
      <w:r>
        <w:t>me</w:t>
      </w:r>
      <w:del w:id="3112" w:author="GoldenCorpusHarness" w:date="2026-03-28T21:57:49Z">
        <w:r>
          <w:delText>mbrane glycoproteins co</w:delText>
        </w:r>
      </w:del>
      <w:r>
        <w:t>nt</w:t>
      </w:r>
      <w:del w:id="3113" w:author="GoldenCorpusHarness" w:date="2026-03-28T21:57:49Z">
        <w:r>
          <w:delText>aining an IgV–type domain responsible for ligand binding and a cytoplasmic tail responsible for</w:delText>
        </w:r>
      </w:del>
      <w:r>
        <w:t xml:space="preserve"> the</w:t>
      </w:r>
      <w:del w:id="3114" w:author="GoldenCorpusHarness" w:date="2026-03-28T21:57:49Z">
        <w:r>
          <w:delText xml:space="preserve"> binding of signaling molecules. The cytoplasmic tail of PD-1 contains 2 tyrosine-based signaling motifs, a</w:delText>
        </w:r>
      </w:del>
      <w:r>
        <w:t xml:space="preserve">n </w:t>
      </w:r>
      <w:del w:id="3115" w:author="GoldenCorpusHarness" w:date="2026-03-28T21:57:49Z">
        <w:r>
          <w:delText>immunoreceptor tyrosine</w:delText>
        </w:r>
      </w:del>
      <w:ins w:id="3116" w:author="GoldenCorpusHarness" w:date="2026-03-28T21:57:49Z">
        <w:r>
          <w:t>30</w:t>
        </w:r>
      </w:ins>
      <w:r>
        <w:t>-</w:t>
      </w:r>
      <w:del w:id="3117" w:author="GoldenCorpusHarness" w:date="2026-03-28T21:57:49Z">
        <w:r>
          <w:delText>base</w:delText>
        </w:r>
      </w:del>
      <w:r>
        <w:t>d</w:t>
      </w:r>
      <w:del w:id="3118" w:author="GoldenCorpusHarness" w:date="2026-03-28T21:57:49Z">
        <w:r>
          <w:delText xml:space="preserve"> inhibition motif, and an immunoreceptor tyrosine-based switch motif. After T-cell stimulation, PD-1 recruits the tyrosine phosphatases, SHP-1 and SHP-2, to the immunoreceptor tyrosine-based switch motif within its cytoplasmic tail, leading to the dephosphorylation of effector molecules such as CD3ζ, PKCθ, and ZAP70, which are involved in the CD3 T-cell signaling cascade [Okazaki, T., et al 2001] [Chemnitz, J. M., et al 2004] [Sheppard, K-A, et al 2004] [Riley, J. L. 2009]. The mechanism by which PD-1 down-modulates T-cell responses is similar to, but distinct from, that of CTLA-4, because both molecules regulate an overlapping set of signaling proteins [Parry, R. V., et al 2005] [Francisco, L. M., et al 2010]. As a consequence, the PD-1/PD-L1 pathw</w:delText>
        </w:r>
      </w:del>
      <w:r>
        <w:t xml:space="preserve">ay </w:t>
      </w:r>
      <w:del w:id="3119" w:author="GoldenCorpusHarness" w:date="2026-03-28T21:57:49Z">
        <w:r>
          <w:delText xml:space="preserve">is </w:delText>
        </w:r>
      </w:del>
      <w:ins w:id="3120" w:author="GoldenCorpusHarness" w:date="2026-03-28T21:57:49Z">
        <w:r>
          <w:t>S</w:t>
        </w:r>
      </w:ins>
      <w:r>
        <w:t>a</w:t>
      </w:r>
      <w:del w:id="3121" w:author="GoldenCorpusHarness" w:date="2026-03-28T21:57:49Z">
        <w:r>
          <w:delText>n attractive targ</w:delText>
        </w:r>
      </w:del>
      <w:ins w:id="3122" w:author="GoldenCorpusHarness" w:date="2026-03-28T21:57:49Z">
        <w:r>
          <w:t>f</w:t>
        </w:r>
      </w:ins>
      <w:r>
        <w:t>et</w:t>
      </w:r>
      <w:ins w:id="3123" w:author="GoldenCorpusHarness" w:date="2026-03-28T21:57:49Z">
        <w:r>
          <w:t>y</w:t>
        </w:r>
      </w:ins>
      <w:r>
        <w:t xml:space="preserve"> </w:t>
      </w:r>
      <w:del w:id="3124" w:author="GoldenCorpusHarness" w:date="2026-03-28T21:57:49Z">
        <w:r>
          <w:delText>for therapeutic intervention in R/M HNSCC.</w:delText>
        </w:r>
      </w:del>
      <w:ins w:id="3125" w:author="GoldenCorpusHarness" w:date="2026-03-28T21:57:49Z">
        <w:r>
          <w:t>FU</w:t>
        </w:r>
      </w:ins>
    </w:p>
    <w:p ns2:paraId="7641D088" ns2:textId="3C7604BD" w:rsidR="00100317" w:rsidRDefault="00100317" w:rsidP="00100317">
      <w:pPr>
        <w:pStyle w:val="Heading4"/>
      </w:pPr>
      <w:del w:id="3126" w:author="GoldenCorpusHarness" w:date="2026-03-28T21:57:49Z">
        <w:r>
          <w:delText>L</w:delText>
        </w:r>
      </w:del>
      <w:ins w:id="3127" w:author="GoldenCorpusHarness" w:date="2026-03-28T21:57:49Z">
        <w:r>
          <w:t>Urinary laboratory tests, including 24-hour urine collection as specified per protocol: while still on l</w:t>
        </w:r>
      </w:ins>
      <w:r>
        <w:t>envatinib</w:t>
      </w:r>
      <w:ins w:id="3128" w:author="GoldenCorpusHarness" w:date="2026-03-28T21:57:49Z">
        <w:r>
          <w:t xml:space="preserve"> treatment, then 30-day Safety FU</w:t>
        </w:r>
      </w:ins>
    </w:p>
    <w:p ns2:paraId="066F71F8" ns2:textId="5478B892" w:rsidR="00841044" w:rsidRDefault="00100317" w:rsidP="00100317">
      <w:pPr>
        <w:pStyle w:val="Paragraph0"/>
        <w:rPr>
          <w:rFonts w:eastAsiaTheme="minorHAnsi" w:cstheme="minorBidi"/>
          <w:szCs w:val="22"/>
        </w:rPr>
      </w:pPr>
      <w:del w:id="3129" w:author="GoldenCorpusHarness" w:date="2026-03-28T21:57:49Z">
        <w:r>
          <w:delText>Angi</w:delText>
        </w:r>
      </w:del>
      <w:ins w:id="3130" w:author="GoldenCorpusHarness" w:date="2026-03-28T21:57:49Z">
        <w:r>
          <w:t>Hematol</w:t>
        </w:r>
      </w:ins>
      <w:r>
        <w:t>og</w:t>
      </w:r>
      <w:ins w:id="3131" w:author="GoldenCorpusHarness" w:date="2026-03-28T21:57:49Z">
        <w:r>
          <w:t>y/Chemistry: while still on treatm</w:t>
        </w:r>
      </w:ins>
      <w:r>
        <w:t>en</w:t>
      </w:r>
      <w:del w:id="3132" w:author="GoldenCorpusHarness" w:date="2026-03-28T21:57:49Z">
        <w:r>
          <w:delText>esis</w:delText>
        </w:r>
      </w:del>
      <w:ins w:id="3133" w:author="GoldenCorpusHarness" w:date="2026-03-28T21:57:49Z">
        <w:r>
          <w:t>t</w:t>
        </w:r>
      </w:ins>
      <w:r>
        <w:t>, the</w:t>
      </w:r>
      <w:del w:id="3134" w:author="GoldenCorpusHarness" w:date="2026-03-28T21:57:49Z">
        <w:r>
          <w:delText xml:space="preserve"> formatio</w:delText>
        </w:r>
      </w:del>
      <w:r>
        <w:t xml:space="preserve">n </w:t>
      </w:r>
      <w:del w:id="3135" w:author="GoldenCorpusHarness" w:date="2026-03-28T21:57:49Z">
        <w:r>
          <w:delText>of new bloo</w:delText>
        </w:r>
      </w:del>
      <w:ins w:id="3136" w:author="GoldenCorpusHarness" w:date="2026-03-28T21:57:49Z">
        <w:r>
          <w:t>30-</w:t>
        </w:r>
      </w:ins>
      <w:r>
        <w:t>d</w:t>
      </w:r>
      <w:del w:id="3137" w:author="GoldenCorpusHarness" w:date="2026-03-28T21:57:49Z">
        <w:r>
          <w:delText xml:space="preserve"> vessels from a pre-existing vascular network, is essential for tumor growth and metastasis. VEGF and its family of receptors (VEGRs 1-3) pl</w:delText>
        </w:r>
      </w:del>
      <w:r>
        <w:t xml:space="preserve">ay </w:t>
      </w:r>
      <w:ins w:id="3138" w:author="GoldenCorpusHarness" w:date="2026-03-28T21:57:49Z">
        <w:r>
          <w:t>S</w:t>
        </w:r>
      </w:ins>
      <w:r>
        <w:t>a</w:t>
      </w:r>
      <w:del w:id="3139" w:author="GoldenCorpusHarness" w:date="2026-03-28T21:57:49Z">
        <w:r>
          <w:delText xml:space="preserve"> major role in tumor angiogenesis [Ferrara, N., </w:delText>
        </w:r>
      </w:del>
      <w:ins w:id="3140" w:author="GoldenCorpusHarness" w:date="2026-03-28T21:57:49Z">
        <w:r>
          <w:t>f</w:t>
        </w:r>
      </w:ins>
      <w:r>
        <w:t>et</w:t>
      </w:r>
      <w:del w:id="3141" w:author="GoldenCorpusHarness" w:date="2026-03-28T21:57:49Z">
        <w:r>
          <w:delText xml:space="preserve"> al 2003] [Ellis, L. M. 2008] [Tammela, T. 2010]. Accumulated evidence suggests that</w:delText>
        </w:r>
      </w:del>
      <w:ins w:id="3142" w:author="GoldenCorpusHarness" w:date="2026-03-28T21:57:49Z">
        <w:r>
          <w:t>y</w:t>
        </w:r>
      </w:ins>
      <w:r>
        <w:t xml:space="preserve"> F</w:t>
      </w:r>
      <w:del w:id="3143" w:author="GoldenCorpusHarness" w:date="2026-03-28T21:57:49Z">
        <w:r>
          <w:delText>GF and its receptor tyrosine kinase, FGFR also play important roles for tumor angiogenesis [Cross, M. J. 2001] [Lieu, C., et al 2011] [Limaverde-Sousa, G., et al 2014].</w:delText>
        </w:r>
      </w:del>
      <w:ins w:id="3144" w:author="GoldenCorpusHarness" w:date="2026-03-28T21:57:49Z">
        <w:r>
          <w:t>U</w:t>
        </w:r>
      </w:ins>
    </w:p>
    <w:p ns2:paraId="1868BC5E" ns2:textId="26825A2D" w:rsidR="00260235" w:rsidRDefault="00100317" w:rsidP="00100317">
      <w:pPr>
        <w:pStyle w:val="Paragraph0"/>
        <w:rPr>
          <w:rFonts w:eastAsiaTheme="minorHAnsi" w:cstheme="minorBidi"/>
          <w:szCs w:val="22"/>
        </w:rPr>
      </w:pPr>
      <w:del w:id="3145" w:author="GoldenCorpusHarness" w:date="2026-03-28T21:57:49Z">
        <w:r>
          <w:delText>L</w:delText>
        </w:r>
      </w:del>
      <w:ins w:id="3146" w:author="GoldenCorpusHarness" w:date="2026-03-28T21:57:49Z">
        <w:r>
          <w:t>T3, Fr</w:t>
        </w:r>
      </w:ins>
      <w:r>
        <w:t>e</w:t>
      </w:r>
      <w:ins w:id="3147" w:author="GoldenCorpusHarness" w:date="2026-03-28T21:57:49Z">
        <w:r>
          <w:t>e T4, TSH: while still o</w:t>
        </w:r>
      </w:ins>
      <w:r>
        <w:t>n</w:t>
      </w:r>
      <w:del w:id="3148" w:author="GoldenCorpusHarness" w:date="2026-03-28T21:57:49Z">
        <w:r>
          <w:delText>v</w:delText>
        </w:r>
      </w:del>
      <w:ins w:id="3149" w:author="GoldenCorpusHarness" w:date="2026-03-28T21:57:49Z">
        <w:r>
          <w:t xml:space="preserve"> tre</w:t>
        </w:r>
      </w:ins>
      <w:r>
        <w:t>at</w:t>
      </w:r>
      <w:del w:id="3150" w:author="GoldenCorpusHarness" w:date="2026-03-28T21:57:49Z">
        <w:r>
          <w:delText>inib is a pot</w:delText>
        </w:r>
      </w:del>
      <w:ins w:id="3151" w:author="GoldenCorpusHarness" w:date="2026-03-28T21:57:49Z">
        <w:r>
          <w:t>m</w:t>
        </w:r>
      </w:ins>
      <w:r>
        <w:t>ent</w:t>
      </w:r>
      <w:del w:id="3152" w:author="GoldenCorpusHarness" w:date="2026-03-28T21:57:49Z">
        <w:r>
          <w:delText xml:space="preserve"> multiple RTK inhibitor that selectively inhibits VEGF receptors</w:delText>
        </w:r>
      </w:del>
      <w:r>
        <w:t>,</w:t>
      </w:r>
      <w:del w:id="3153" w:author="GoldenCorpusHarness" w:date="2026-03-28T21:57:49Z">
        <w:r>
          <w:delText xml:space="preserve"> VEGFR1 (FLT1), VEGFR2 (KDR), and VEGFR3 (FLT4), FGFR1-4, PDGFRα, KIT, and RET. Among known kinase inhibitors in clinical use, lenvatinib is one of</w:delText>
        </w:r>
      </w:del>
      <w:r>
        <w:t xml:space="preserve"> the</w:t>
      </w:r>
      <w:ins w:id="3154" w:author="GoldenCorpusHarness" w:date="2026-03-28T21:57:49Z">
        <w:r>
          <w:t>n</w:t>
        </w:r>
      </w:ins>
      <w:r>
        <w:t xml:space="preserve"> </w:t>
      </w:r>
      <w:del w:id="3155" w:author="GoldenCorpusHarness" w:date="2026-03-28T21:57:49Z">
        <w:r>
          <w:delText>onl</w:delText>
        </w:r>
      </w:del>
      <w:ins w:id="3156" w:author="GoldenCorpusHarness" w:date="2026-03-28T21:57:49Z">
        <w:r>
          <w:t>30-da</w:t>
        </w:r>
      </w:ins>
      <w:r>
        <w:t xml:space="preserve">y </w:t>
      </w:r>
      <w:del w:id="3157" w:author="GoldenCorpusHarness" w:date="2026-03-28T21:57:49Z">
        <w:r>
          <w:delText>inhibi</w:delText>
        </w:r>
      </w:del>
      <w:ins w:id="3158" w:author="GoldenCorpusHarness" w:date="2026-03-28T21:57:49Z">
        <w:r>
          <w:t>Safe</w:t>
        </w:r>
      </w:ins>
      <w:r>
        <w:t>t</w:t>
      </w:r>
      <w:del w:id="3159" w:author="GoldenCorpusHarness" w:date="2026-03-28T21:57:49Z">
        <w:r>
          <w:delText>ors currentl</w:delText>
        </w:r>
      </w:del>
      <w:r>
        <w:t xml:space="preserve">y </w:t>
      </w:r>
      <w:del w:id="3160" w:author="GoldenCorpusHarness" w:date="2026-03-28T21:57:49Z">
        <w:r>
          <w:delText>labeled with a mechanism of action as an inhibitor of not only VEG</w:delText>
        </w:r>
      </w:del>
      <w:r>
        <w:t>F</w:t>
      </w:r>
      <w:del w:id="3161" w:author="GoldenCorpusHarness" w:date="2026-03-28T21:57:49Z">
        <w:r>
          <w:delText xml:space="preserve">Rs but also FGFRs, both of which are currently believed to be very important for tumor angiogenesis. </w:delText>
        </w:r>
      </w:del>
      <w:ins w:id="3162" w:author="GoldenCorpusHarness" w:date="2026-03-28T21:57:49Z">
        <w:r>
          <w:t>U</w:t>
        </w:r>
      </w:ins>
    </w:p>
    <w:p ns2:paraId="03B3E3CF" ns2:textId="5878D9E0" w:rsidR="00100317" w:rsidRPr="00961098" w:rsidRDefault="00100317" w:rsidP="00100317">
      <w:pPr>
        <w:pStyle w:val="Paragraph0"/>
        <w:rPr>
          <w:rFonts w:eastAsiaTheme="minorHAnsi" w:cstheme="minorBidi"/>
          <w:szCs w:val="22"/>
        </w:rPr>
      </w:pPr>
      <w:del w:id="3163" w:author="GoldenCorpusHarness" w:date="2026-03-28T21:57:49Z">
        <w:r>
          <w:delText xml:space="preserve">Lenvatinib inhibited cell free kinase activities for </w:delText>
        </w:r>
      </w:del>
      <w:ins w:id="3164" w:author="GoldenCorpusHarness" w:date="2026-03-28T21:57:49Z">
        <w:r>
          <w:t>HI</w:t>
        </w:r>
      </w:ins>
      <w:r>
        <w:t>V</w:t>
      </w:r>
      <w:del w:id="3165" w:author="GoldenCorpusHarness" w:date="2026-03-28T21:57:49Z">
        <w:r>
          <w:delText>EGFR1-3 and FGFR1-3 with Ki values around 1 nmol/L</w:delText>
        </w:r>
      </w:del>
      <w:r>
        <w:t xml:space="preserve">, </w:t>
      </w:r>
      <w:del w:id="3166" w:author="GoldenCorpusHarness" w:date="2026-03-28T21:57:49Z">
        <w:r>
          <w:delText xml:space="preserve">and 8-22 nmol/L, respectively. In cell-based assays, lenvatinib inhibited </w:delText>
        </w:r>
      </w:del>
      <w:ins w:id="3167" w:author="GoldenCorpusHarness" w:date="2026-03-28T21:57:49Z">
        <w:r>
          <w:t>HB</w:t>
        </w:r>
      </w:ins>
      <w:r>
        <w:t>V</w:t>
      </w:r>
      <w:del w:id="3168" w:author="GoldenCorpusHarness" w:date="2026-03-28T21:57:49Z">
        <w:r>
          <w:delText>EGF-derived and FGF-derived tube formation of HUVEC with IC50 values of 2.1 and 7.3 nmol/L, respectively. Analysis of the signal transduction molecules revealed that lenvatinib inhibited both the MAPK pathway and the mTOR-S6K-S6 pathway in HUVECs triggered by activated VEGFR and FGFR. Furthermore, lenvatinib (10, 30 mg/kg) significantly inhibited both VEGF- and FGF-driven angiogenesis in a murine in vivo model [Yamamoto, Y., et al 2014]. In vivo, lenvatinib showed antitumor activity against various human tumor xenografts in athymic mice including 5 types of thyroid carcinomas (differentiated [papillary and follicular], anaplastic, squamous, and medullary thyroid carcinomas), RCC</w:delText>
        </w:r>
      </w:del>
      <w:r>
        <w:t>, HC</w:t>
      </w:r>
      <w:del w:id="3169" w:author="GoldenCorpusHarness" w:date="2026-03-28T21:57:49Z">
        <w:r>
          <w:delText>C,</w:delText>
        </w:r>
      </w:del>
      <w:ins w:id="3170" w:author="GoldenCorpusHarness" w:date="2026-03-28T21:57:49Z">
        <w:r>
          <w:t>V:</w:t>
        </w:r>
      </w:ins>
      <w:r>
        <w:t xml:space="preserve"> </w:t>
      </w:r>
      <w:ins w:id="3171" w:author="GoldenCorpusHarness" w:date="2026-03-28T21:57:49Z">
        <w:r>
          <w:t>while still on treat</w:t>
        </w:r>
      </w:ins>
      <w:r>
        <w:t>me</w:t>
      </w:r>
      <w:del w:id="3172" w:author="GoldenCorpusHarness" w:date="2026-03-28T21:57:49Z">
        <w:r>
          <w:delText>la</w:delText>
        </w:r>
      </w:del>
      <w:r>
        <w:t>n</w:t>
      </w:r>
      <w:del w:id="3173" w:author="GoldenCorpusHarness" w:date="2026-03-28T21:57:49Z">
        <w:r>
          <w:delText>oma, gas</w:delText>
        </w:r>
      </w:del>
      <w:r>
        <w:t>t</w:t>
      </w:r>
      <w:del w:id="3174" w:author="GoldenCorpusHarness" w:date="2026-03-28T21:57:49Z">
        <w:r>
          <w:delText>ric cancer, NSCLC, ovarian cancer, Ewing’s sarcoma, and osteosarcoma. In addition</w:delText>
        </w:r>
      </w:del>
      <w:r>
        <w:t>, the</w:t>
      </w:r>
      <w:ins w:id="3175" w:author="GoldenCorpusHarness" w:date="2026-03-28T21:57:49Z">
        <w:r>
          <w:t>n</w:t>
        </w:r>
      </w:ins>
      <w:r>
        <w:t xml:space="preserve"> </w:t>
      </w:r>
      <w:ins w:id="3176" w:author="GoldenCorpusHarness" w:date="2026-03-28T21:57:49Z">
        <w:r>
          <w:t>30-d</w:t>
        </w:r>
      </w:ins>
      <w:r>
        <w:t>a</w:t>
      </w:r>
      <w:del w:id="3177" w:author="GoldenCorpusHarness" w:date="2026-03-28T21:57:49Z">
        <w:r>
          <w:delText>ntitumor</w:delText>
        </w:r>
      </w:del>
      <w:ins w:id="3178" w:author="GoldenCorpusHarness" w:date="2026-03-28T21:57:49Z">
        <w:r>
          <w:t>y</w:t>
        </w:r>
      </w:ins>
      <w:r>
        <w:t xml:space="preserve"> </w:t>
      </w:r>
      <w:ins w:id="3179" w:author="GoldenCorpusHarness" w:date="2026-03-28T21:57:49Z">
        <w:r>
          <w:t>S</w:t>
        </w:r>
      </w:ins>
      <w:r>
        <w:t>a</w:t>
      </w:r>
      <w:del w:id="3180" w:author="GoldenCorpusHarness" w:date="2026-03-28T21:57:49Z">
        <w:r>
          <w:delText>ctivi</w:delText>
        </w:r>
      </w:del>
      <w:ins w:id="3181" w:author="GoldenCorpusHarness" w:date="2026-03-28T21:57:49Z">
        <w:r>
          <w:t>fe</w:t>
        </w:r>
      </w:ins>
      <w:r>
        <w:t xml:space="preserve">ty </w:t>
      </w:r>
      <w:del w:id="3182" w:author="GoldenCorpusHarness" w:date="2026-03-28T21:57:49Z">
        <w:r>
          <w:delText>of lenvatinib in combination with other anticancer agents in several xenograft models was greater than that of lenvatinib or the other agents alone.</w:delText>
        </w:r>
      </w:del>
      <w:ins w:id="3183" w:author="GoldenCorpusHarness" w:date="2026-03-28T21:57:49Z">
        <w:r>
          <w:t>FU</w:t>
        </w:r>
      </w:ins>
    </w:p>
    <w:bookmarkEnd w:id="42"/>
    <w:p ns2:paraId="78989EA1" ns2:textId="6C317FDD" w:rsidR="00D03DAE" w:rsidRDefault="00100317">
      <w:pPr>
        <w:pStyle w:val="Paragraph0"/>
      </w:pPr>
      <w:del w:id="3184" w:author="GoldenCorpusHarness" w:date="2026-03-28T21:57:49Z">
        <w:r>
          <w:delText>In</w:delText>
        </w:r>
      </w:del>
      <w:ins w:id="3185" w:author="GoldenCorpusHarness" w:date="2026-03-28T21:57:49Z">
        <w:r>
          <w:t>ECOG: while</w:t>
        </w:r>
      </w:ins>
      <w:r>
        <w:t xml:space="preserve"> s</w:t>
      </w:r>
      <w:del w:id="3186" w:author="GoldenCorpusHarness" w:date="2026-03-28T21:57:49Z">
        <w:r>
          <w:delText>ummary, lenva</w:delText>
        </w:r>
      </w:del>
      <w:r>
        <w:t>ti</w:t>
      </w:r>
      <w:del w:id="3187" w:author="GoldenCorpusHarness" w:date="2026-03-28T21:57:49Z">
        <w:r>
          <w:delText>nib</w:delText>
        </w:r>
      </w:del>
      <w:ins w:id="3188" w:author="GoldenCorpusHarness" w:date="2026-03-28T21:57:49Z">
        <w:r>
          <w:t>ll</w:t>
        </w:r>
      </w:ins>
      <w:r>
        <w:t xml:space="preserve"> </w:t>
      </w:r>
      <w:del w:id="3189" w:author="GoldenCorpusHarness" w:date="2026-03-28T21:57:49Z">
        <w:r>
          <w:delText>inhibited VEGF-driven VEGFR2 phosphorylati</w:delText>
        </w:r>
      </w:del>
      <w:r>
        <w:t xml:space="preserve">on </w:t>
      </w:r>
      <w:del w:id="3190" w:author="GoldenCorpusHarness" w:date="2026-03-28T21:57:49Z">
        <w:r>
          <w:delText>and supp</w:delText>
        </w:r>
      </w:del>
      <w:ins w:id="3191" w:author="GoldenCorpusHarness" w:date="2026-03-28T21:57:49Z">
        <w:r>
          <w:t>t</w:t>
        </w:r>
      </w:ins>
      <w:r>
        <w:t>re</w:t>
      </w:r>
      <w:del w:id="3192" w:author="GoldenCorpusHarness" w:date="2026-03-28T21:57:49Z">
        <w:r>
          <w:delText>ssed prolifer</w:delText>
        </w:r>
      </w:del>
      <w:r>
        <w:t>at</w:t>
      </w:r>
      <w:del w:id="3193" w:author="GoldenCorpusHarness" w:date="2026-03-28T21:57:49Z">
        <w:r>
          <w:delText>ion and tub</w:delText>
        </w:r>
      </w:del>
      <w:ins w:id="3194" w:author="GoldenCorpusHarness" w:date="2026-03-28T21:57:49Z">
        <w:r>
          <w:t>m</w:t>
        </w:r>
      </w:ins>
      <w:r>
        <w:t>e</w:t>
      </w:r>
      <w:del w:id="3195" w:author="GoldenCorpusHarness" w:date="2026-03-28T21:57:49Z">
        <w:r>
          <w:delText xml:space="preserve"> formation in HUVEC models. A</w:delText>
        </w:r>
      </w:del>
      <w:r>
        <w:t>nt</w:t>
      </w:r>
      <w:del w:id="3196" w:author="GoldenCorpusHarness" w:date="2026-03-28T21:57:49Z">
        <w:r>
          <w:delText>itumor activity of lenvatinib in vivo has been shown in numerous xenograft animals. These results suggest that lenvatinib may be a novel anticancer</w:delText>
        </w:r>
      </w:del>
      <w:ins w:id="3197" w:author="GoldenCorpusHarness" w:date="2026-03-28T21:57:49Z">
        <w:r>
          <w:t>,</w:t>
        </w:r>
      </w:ins>
      <w:r>
        <w:t xml:space="preserve"> the</w:t>
      </w:r>
      <w:del w:id="3198" w:author="GoldenCorpusHarness" w:date="2026-03-28T21:57:49Z">
        <w:r>
          <w:delText>rapy through inhibitio</w:delText>
        </w:r>
      </w:del>
      <w:r>
        <w:t xml:space="preserve">n </w:t>
      </w:r>
      <w:del w:id="3199" w:author="GoldenCorpusHarness" w:date="2026-03-28T21:57:49Z">
        <w:r>
          <w:delText>of angiogenesis an</w:delText>
        </w:r>
      </w:del>
      <w:ins w:id="3200" w:author="GoldenCorpusHarness" w:date="2026-03-28T21:57:49Z">
        <w:r>
          <w:t>30-</w:t>
        </w:r>
      </w:ins>
      <w:r>
        <w:t>d</w:t>
      </w:r>
      <w:del w:id="3201" w:author="GoldenCorpusHarness" w:date="2026-03-28T21:57:49Z">
        <w:r>
          <w:delText xml:space="preserve"> m</w:delText>
        </w:r>
      </w:del>
      <w:r>
        <w:t xml:space="preserve">ay </w:t>
      </w:r>
      <w:del w:id="3202" w:author="GoldenCorpusHarness" w:date="2026-03-28T21:57:49Z">
        <w:r>
          <w:delText>b</w:delText>
        </w:r>
      </w:del>
      <w:ins w:id="3203" w:author="GoldenCorpusHarness" w:date="2026-03-28T21:57:49Z">
        <w:r>
          <w:t>Saf</w:t>
        </w:r>
      </w:ins>
      <w:r>
        <w:t>e</w:t>
      </w:r>
      <w:del w:id="3204" w:author="GoldenCorpusHarness" w:date="2026-03-28T21:57:49Z">
        <w:r>
          <w:delText xml:space="preserve"> useful as ei</w:delText>
        </w:r>
      </w:del>
      <w:r>
        <w:t>t</w:t>
      </w:r>
      <w:del w:id="3205" w:author="GoldenCorpusHarness" w:date="2026-03-28T21:57:49Z">
        <w:r>
          <w:delText>her monotherap</w:delText>
        </w:r>
      </w:del>
      <w:r>
        <w:t xml:space="preserve">y </w:t>
      </w:r>
      <w:del w:id="3206" w:author="GoldenCorpusHarness" w:date="2026-03-28T21:57:49Z">
        <w:r>
          <w:delText>or in combination with other anticancer drugs.</w:delText>
        </w:r>
      </w:del>
      <w:ins w:id="3207" w:author="GoldenCorpusHarness" w:date="2026-03-28T21:57:49Z">
        <w:r>
          <w:t>FU</w:t>
        </w:r>
      </w:ins>
    </w:p>
    <w:p ns2:paraId="025BD8FD" ns2:textId="77777777" w:rsidR="003A20D9" w:rsidRDefault="003A20D9" w:rsidP="003A20D9">
      <w:pPr>
        <w:pStyle w:val="Heading4"/>
      </w:pPr>
      <w:del w:id="3208" w:author="GoldenCorpusHarness" w:date="2026-03-28T21:57:49Z">
        <w:r>
          <w:delText>P</w:delText>
        </w:r>
      </w:del>
      <w:ins w:id="3209" w:author="GoldenCorpusHarness" w:date="2026-03-28T21:57:49Z">
        <w:r>
          <w:t>Th</w:t>
        </w:r>
      </w:ins>
      <w:r>
        <w:t>e</w:t>
      </w:r>
      <w:del w:id="3210" w:author="GoldenCorpusHarness" w:date="2026-03-28T21:57:49Z">
        <w:r>
          <w:delText>mbr</w:delText>
        </w:r>
      </w:del>
      <w:ins w:id="3211" w:author="GoldenCorpusHarness" w:date="2026-03-28T21:57:49Z">
        <w:r>
          <w:t xml:space="preserve"> full S</w:t>
        </w:r>
      </w:ins>
      <w:r>
        <w:t>o</w:t>
      </w:r>
      <w:del w:id="3212" w:author="GoldenCorpusHarness" w:date="2026-03-28T21:57:49Z">
        <w:r>
          <w:delText>lizum</w:delText>
        </w:r>
      </w:del>
      <w:ins w:id="3213" w:author="GoldenCorpusHarness" w:date="2026-03-28T21:57:49Z">
        <w:r>
          <w:t>A t</w:t>
        </w:r>
      </w:ins>
      <w:r>
        <w:t>ab</w:t>
      </w:r>
      <w:del w:id="3214" w:author="GoldenCorpusHarness" w:date="2026-03-28T21:57:49Z">
        <w:r>
          <w:delText xml:space="preserve"> P</w:delText>
        </w:r>
      </w:del>
      <w:r>
        <w:t>l</w:t>
      </w:r>
      <w:del w:id="3215" w:author="GoldenCorpusHarness" w:date="2026-03-28T21:57:49Z">
        <w:r>
          <w:delText>u</w:delText>
        </w:r>
      </w:del>
      <w:ins w:id="3216" w:author="GoldenCorpusHarness" w:date="2026-03-28T21:57:49Z">
        <w:r>
          <w:t>e</w:t>
        </w:r>
      </w:ins>
      <w:r>
        <w:t xml:space="preserve">s </w:t>
      </w:r>
      <w:del w:id="3217" w:author="GoldenCorpusHarness" w:date="2026-03-28T21:57:49Z">
        <w:r>
          <w:delText>L</w:delText>
        </w:r>
      </w:del>
      <w:ins w:id="3218" w:author="GoldenCorpusHarness" w:date="2026-03-28T21:57:49Z">
        <w:r>
          <w:t>below are retained for refer</w:t>
        </w:r>
      </w:ins>
      <w:r>
        <w:t>en</w:t>
      </w:r>
      <w:del w:id="3219" w:author="GoldenCorpusHarness" w:date="2026-03-28T21:57:49Z">
        <w:r>
          <w:delText>vatinib</w:delText>
        </w:r>
      </w:del>
      <w:ins w:id="3220" w:author="GoldenCorpusHarness" w:date="2026-03-28T21:57:49Z">
        <w:r>
          <w:t>ce.</w:t>
        </w:r>
      </w:ins>
    </w:p>
    <w:p ns2:paraId="51D42654" ns2:textId="1197885F" w:rsidR="003A20D9" w:rsidRDefault="005D1774" w:rsidP="003A20D9">
      <w:pPr>
        <w:pStyle w:val="Paragraph0"/>
      </w:pPr>
      <w:r>
        <w:t xml:space="preserve">The </w:t>
      </w:r>
      <w:del w:id="3221" w:author="GoldenCorpusHarness" w:date="2026-03-28T21:57:49Z">
        <w:r>
          <w:delText>imp</w:delText>
        </w:r>
      </w:del>
      <w:ins w:id="3222" w:author="GoldenCorpusHarness" w:date="2026-03-28T21:57:49Z">
        <w:r>
          <w:t>S</w:t>
        </w:r>
      </w:ins>
      <w:r>
        <w:t>o</w:t>
      </w:r>
      <w:del w:id="3223" w:author="GoldenCorpusHarness" w:date="2026-03-28T21:57:49Z">
        <w:r>
          <w:delText xml:space="preserve">rtance of intact immune </w:delText>
        </w:r>
      </w:del>
      <w:ins w:id="3224" w:author="GoldenCorpusHarness" w:date="2026-03-28T21:57:49Z">
        <w:r>
          <w:t>A</w:t>
        </w:r>
      </w:ins>
      <w:r>
        <w:t>s</w:t>
      </w:r>
      <w:del w:id="3225" w:author="GoldenCorpusHarness" w:date="2026-03-28T21:57:49Z">
        <w:r>
          <w:delText>urveillance function in controlling outgrowth of neoplastic transformations has been known</w:delText>
        </w:r>
      </w:del>
      <w:r>
        <w:t xml:space="preserve"> for </w:t>
      </w:r>
      <w:del w:id="3226" w:author="GoldenCorpusHarness" w:date="2026-03-28T21:57:49Z">
        <w:r>
          <w:delText xml:space="preserve">decades [Disis, M. L. 2010]. Accumulating evidence shows a correlation between tumor-infiltrating lymphocytes in cancer tissue and favorable prognosis in various malignancies. In particular, </w:delText>
        </w:r>
      </w:del>
      <w:r>
        <w:t xml:space="preserve">the </w:t>
      </w:r>
      <w:del w:id="3227" w:author="GoldenCorpusHarness" w:date="2026-03-28T21:57:49Z">
        <w:r>
          <w:delText>p</w:delText>
        </w:r>
      </w:del>
      <w:ins w:id="3228" w:author="GoldenCorpusHarness" w:date="2026-03-28T21:57:49Z">
        <w:r>
          <w:t>Initial T</w:t>
        </w:r>
      </w:ins>
      <w:r>
        <w:t>re</w:t>
      </w:r>
      <w:ins w:id="3229" w:author="GoldenCorpusHarness" w:date="2026-03-28T21:57:49Z">
        <w:r>
          <w:t>atment Pha</w:t>
        </w:r>
      </w:ins>
      <w:r>
        <w:t>se</w:t>
      </w:r>
      <w:del w:id="3230" w:author="GoldenCorpusHarness" w:date="2026-03-28T21:57:49Z">
        <w:r>
          <w:delText>nce of CD8+ T-cells</w:delText>
        </w:r>
      </w:del>
      <w:r>
        <w:t xml:space="preserve"> and the </w:t>
      </w:r>
      <w:del w:id="3231" w:author="GoldenCorpusHarness" w:date="2026-03-28T21:57:49Z">
        <w:r>
          <w:delText>rati</w:delText>
        </w:r>
      </w:del>
      <w:ins w:id="3232" w:author="GoldenCorpusHarness" w:date="2026-03-28T21:57:49Z">
        <w:r>
          <w:t>Sec</w:t>
        </w:r>
      </w:ins>
      <w:r>
        <w:t>o</w:t>
      </w:r>
      <w:del w:id="3233" w:author="GoldenCorpusHarness" w:date="2026-03-28T21:57:49Z">
        <w:r>
          <w:delText xml:space="preserve"> of</w:delText>
        </w:r>
      </w:del>
      <w:ins w:id="3234" w:author="GoldenCorpusHarness" w:date="2026-03-28T21:57:49Z">
        <w:r>
          <w:t>nd</w:t>
        </w:r>
      </w:ins>
      <w:r>
        <w:t xml:space="preserve"> C</w:t>
      </w:r>
      <w:del w:id="3235" w:author="GoldenCorpusHarness" w:date="2026-03-28T21:57:49Z">
        <w:r>
          <w:delText>D8+</w:delText>
        </w:r>
      </w:del>
      <w:ins w:id="3236" w:author="GoldenCorpusHarness" w:date="2026-03-28T21:57:49Z">
        <w:r>
          <w:t>ourse</w:t>
        </w:r>
      </w:ins>
      <w:r>
        <w:t xml:space="preserve"> </w:t>
      </w:r>
      <w:ins w:id="3237" w:author="GoldenCorpusHarness" w:date="2026-03-28T21:57:49Z">
        <w:r>
          <w:t>Phas</w:t>
        </w:r>
      </w:ins>
      <w:r>
        <w:t>e</w:t>
      </w:r>
      <w:del w:id="3238" w:author="GoldenCorpusHarness" w:date="2026-03-28T21:57:49Z">
        <w:r>
          <w:delText>ffector</w:delText>
        </w:r>
      </w:del>
      <w:r>
        <w:t xml:space="preserve"> </w:t>
      </w:r>
      <w:del w:id="3239" w:author="GoldenCorpusHarness" w:date="2026-03-28T21:57:49Z">
        <w:r>
          <w:delText xml:space="preserve">T-cells/FoxP3+ </w:delText>
        </w:r>
      </w:del>
      <w:ins w:id="3240" w:author="GoldenCorpusHarness" w:date="2026-03-28T21:57:49Z">
        <w:r>
          <w:t>a</w:t>
        </w:r>
      </w:ins>
      <w:r>
        <w:t>re</w:t>
      </w:r>
      <w:del w:id="3241" w:author="GoldenCorpusHarness" w:date="2026-03-28T21:57:49Z">
        <w:r>
          <w:delText>gulatory</w:delText>
        </w:r>
      </w:del>
      <w:r>
        <w:t xml:space="preserve"> </w:t>
      </w:r>
      <w:del w:id="3242" w:author="GoldenCorpusHarness" w:date="2026-03-28T21:57:49Z">
        <w:r>
          <w:delText>T-cells (T-regs) correlates with im</w:delText>
        </w:r>
      </w:del>
      <w:r>
        <w:t>prov</w:t>
      </w:r>
      <w:ins w:id="3243" w:author="GoldenCorpusHarness" w:date="2026-03-28T21:57:49Z">
        <w:r>
          <w:t>id</w:t>
        </w:r>
      </w:ins>
      <w:r>
        <w:t xml:space="preserve">ed </w:t>
      </w:r>
      <w:del w:id="3244" w:author="GoldenCorpusHarness" w:date="2026-03-28T21:57:49Z">
        <w:r>
          <w:delText>prog</w:delText>
        </w:r>
      </w:del>
      <w:ins w:id="3245" w:author="GoldenCorpusHarness" w:date="2026-03-28T21:57:49Z">
        <w:r>
          <w:t>i</w:t>
        </w:r>
      </w:ins>
      <w:r>
        <w:t>n</w:t>
      </w:r>
      <w:del w:id="3246" w:author="GoldenCorpusHarness" w:date="2026-03-28T21:57:49Z">
        <w:r>
          <w:delText>osis</w:delText>
        </w:r>
      </w:del>
      <w:ins w:id="3247" w:author="GoldenCorpusHarness" w:date="2026-03-28T21:57:49Z">
        <w:r>
          <w:t xml:space="preserve"> Table 1</w:t>
        </w:r>
      </w:ins>
      <w:r>
        <w:t xml:space="preserve"> and </w:t>
      </w:r>
      <w:ins w:id="3248" w:author="GoldenCorpusHarness" w:date="2026-03-28T21:57:49Z">
        <w:r>
          <w:t>Tab</w:t>
        </w:r>
      </w:ins>
      <w:r>
        <w:t>l</w:t>
      </w:r>
      <w:del w:id="3249" w:author="GoldenCorpusHarness" w:date="2026-03-28T21:57:49Z">
        <w:r>
          <w:delText>ong-t</w:delText>
        </w:r>
      </w:del>
      <w:r>
        <w:t>e</w:t>
      </w:r>
      <w:ins w:id="3250" w:author="GoldenCorpusHarness" w:date="2026-03-28T21:57:49Z">
        <w:r>
          <w:t xml:space="preserve"> 2, </w:t>
        </w:r>
      </w:ins>
      <w:r>
        <w:t>r</w:t>
      </w:r>
      <w:del w:id="3251" w:author="GoldenCorpusHarness" w:date="2026-03-28T21:57:49Z">
        <w:r>
          <w:delText>m survival in solid malignanci</w:delText>
        </w:r>
      </w:del>
      <w:r>
        <w:t>es</w:t>
      </w:r>
      <w:del w:id="3252" w:author="GoldenCorpusHarness" w:date="2026-03-28T21:57:49Z">
        <w:r>
          <w:delText>, such as ovarian, color</w:delText>
        </w:r>
      </w:del>
      <w:ins w:id="3253" w:author="GoldenCorpusHarness" w:date="2026-03-28T21:57:49Z">
        <w:r>
          <w:t>p</w:t>
        </w:r>
      </w:ins>
      <w:r>
        <w:t>ect</w:t>
      </w:r>
      <w:del w:id="3254" w:author="GoldenCorpusHarness" w:date="2026-03-28T21:57:49Z">
        <w:r>
          <w:delText>al, and pancreat</w:delText>
        </w:r>
      </w:del>
      <w:r>
        <w:t>i</w:t>
      </w:r>
      <w:del w:id="3255" w:author="GoldenCorpusHarness" w:date="2026-03-28T21:57:49Z">
        <w:r>
          <w:delText>c cancer; hepatoc</w:delText>
        </w:r>
      </w:del>
      <w:ins w:id="3256" w:author="GoldenCorpusHarness" w:date="2026-03-28T21:57:49Z">
        <w:r>
          <w:t>v</w:t>
        </w:r>
      </w:ins>
      <w:r>
        <w:t>el</w:t>
      </w:r>
      <w:del w:id="3257" w:author="GoldenCorpusHarness" w:date="2026-03-28T21:57:49Z">
        <w:r>
          <w:delText>lular carcinoma; malignant melanoma; and renal cell carcinoma</w:delText>
        </w:r>
      </w:del>
      <w:ins w:id="3258" w:author="GoldenCorpusHarness" w:date="2026-03-28T21:57:49Z">
        <w:r>
          <w:t>y</w:t>
        </w:r>
      </w:ins>
      <w:r>
        <w:t>.</w:t>
      </w:r>
    </w:p>
    <w:p ns2:paraId="15CCFE88" ns2:textId="71DCBC76" w:rsidR="00D80FE3" w:rsidRPr="003A20D9" w:rsidRDefault="003A20D9" w:rsidP="003A20D9">
      <w:pPr>
        <w:pStyle w:val="Paragraph0"/>
      </w:pPr>
      <w:r>
        <w:t>In</w:t>
      </w:r>
      <w:del w:id="3259" w:author="GoldenCorpusHarness" w:date="2026-03-28T21:57:49Z">
        <w:r>
          <w:delText xml:space="preserve"> precl</w:delText>
        </w:r>
      </w:del>
      <w:r>
        <w:t>i</w:t>
      </w:r>
      <w:del w:id="3260" w:author="GoldenCorpusHarness" w:date="2026-03-28T21:57:49Z">
        <w:r>
          <w:delText>n</w:delText>
        </w:r>
      </w:del>
      <w:ins w:id="3261" w:author="GoldenCorpusHarness" w:date="2026-03-28T21:57:49Z">
        <w:r>
          <w:t>t</w:t>
        </w:r>
      </w:ins>
      <w:r>
        <w:t>i</w:t>
      </w:r>
      <w:del w:id="3262" w:author="GoldenCorpusHarness" w:date="2026-03-28T21:57:49Z">
        <w:r>
          <w:delText>c</w:delText>
        </w:r>
      </w:del>
      <w:r>
        <w:t xml:space="preserve">al </w:t>
      </w:r>
      <w:del w:id="3263" w:author="GoldenCorpusHarness" w:date="2026-03-28T21:57:49Z">
        <w:r>
          <w:delText xml:space="preserve">models, lenvatinib decreased the </w:delText>
        </w:r>
      </w:del>
      <w:r>
        <w:t>T</w:t>
      </w:r>
      <w:del w:id="3264" w:author="GoldenCorpusHarness" w:date="2026-03-28T21:57:49Z">
        <w:r>
          <w:delText>AM population, which is known as an immune-regulator in the tumor microenvironment. The decrease in TAM population was accompanied by increases in activated cytotoxic T-cell populations through stimulation of interferon-gamma signaling, resulting in increased immune activation [Kimura, T., et al 2018]. The immune-modulating effect of lenvatinib may result in a potent combination effect with PD-1/L1 signal inhibitors. The effect of combining lenvatinib with an antihuman PD-1 humanized mAb was investigated in 4 murine tumor isograft models, which showed significant tumor growth inhibition compared with control. In the RAG murine tumor isograft tumor model, survival in the group treated with the combination was significantly longer than that of the respective monotherapy groups. In the CT26 murine tumor isograft model, t</w:delText>
        </w:r>
      </w:del>
      <w:r>
        <w:t xml:space="preserve">reatment </w:t>
      </w:r>
      <w:del w:id="3265" w:author="GoldenCorpusHarness" w:date="2026-03-28T21:57:49Z">
        <w:r>
          <w:delText>wit</w:delText>
        </w:r>
      </w:del>
      <w:ins w:id="3266" w:author="GoldenCorpusHarness" w:date="2026-03-28T21:57:49Z">
        <w:r>
          <w:t>P</w:t>
        </w:r>
      </w:ins>
      <w:r>
        <w:t>h</w:t>
      </w:r>
      <w:del w:id="3267" w:author="GoldenCorpusHarness" w:date="2026-03-28T21:57:49Z">
        <w:r>
          <w:delText xml:space="preserve"> the combination significantly incre</w:delText>
        </w:r>
      </w:del>
      <w:r>
        <w:t>ase</w:t>
      </w:r>
      <w:del w:id="3268" w:author="GoldenCorpusHarness" w:date="2026-03-28T21:57:49Z">
        <w:r>
          <w:delText>d the population of activated cytotoxic T-cells compared with that of the respective monotherapy groups [Kato, Y., et al 2019]. All treatments were well tolerated, and severe body weight loss was not observed.</w:delText>
        </w:r>
      </w:del>
    </w:p>
    <w:p ns2:paraId="55EE3FCE" ns2:textId="6E96F528" w:rsidR="00F70991" w:rsidRPr="00CC1153" w:rsidRDefault="003C4B8F" w:rsidP="0056612B">
      <w:pPr>
        <w:pStyle w:val="Heading3"/>
        <w:tabs>
          <w:tab w:val="clear" w:pos="960"/>
          <w:tab w:val="num" w:pos="1320"/>
        </w:tabs>
      </w:pPr>
      <w:del w:id="3269" w:author="GoldenCorpusHarness" w:date="2026-03-28T21:57:49Z">
        <w:r>
          <w:delText>Pr</w:delText>
        </w:r>
      </w:del>
      <w:ins w:id="3270" w:author="GoldenCorpusHarness" w:date="2026-03-28T21:57:49Z">
        <w:r>
          <w:t>Tabl</w:t>
        </w:r>
      </w:ins>
      <w:r>
        <w:t>e</w:t>
      </w:r>
      <w:del w:id="3271" w:author="GoldenCorpusHarness" w:date="2026-03-28T21:57:49Z">
        <w:r>
          <w:delText>cli</w:delText>
        </w:r>
      </w:del>
      <w:ins w:id="3272" w:author="GoldenCorpusHarness" w:date="2026-03-28T21:57:49Z">
        <w:r>
          <w:t xml:space="preserve"> 1I</w:t>
        </w:r>
      </w:ins>
      <w:r>
        <w:t>ni</w:t>
      </w:r>
      <w:del w:id="3273" w:author="GoldenCorpusHarness" w:date="2026-03-28T21:57:49Z">
        <w:r>
          <w:delText>c</w:delText>
        </w:r>
      </w:del>
      <w:ins w:id="3274" w:author="GoldenCorpusHarness" w:date="2026-03-28T21:57:49Z">
        <w:r>
          <w:t>ti</w:t>
        </w:r>
      </w:ins>
      <w:r>
        <w:t xml:space="preserve">al </w:t>
      </w:r>
      <w:ins w:id="3275" w:author="GoldenCorpusHarness" w:date="2026-03-28T21:57:49Z">
        <w:r>
          <w:t>Tre</w:t>
        </w:r>
      </w:ins>
      <w:r>
        <w:t>a</w:t>
      </w:r>
      <w:ins w:id="3276" w:author="GoldenCorpusHarness" w:date="2026-03-28T21:57:49Z">
        <w:r>
          <w:t>tme</w:t>
        </w:r>
      </w:ins>
      <w:r>
        <w:t>n</w:t>
      </w:r>
      <w:del w:id="3277" w:author="GoldenCorpusHarness" w:date="2026-03-28T21:57:49Z">
        <w:r>
          <w:delText>d</w:delText>
        </w:r>
      </w:del>
      <w:ins w:id="3278" w:author="GoldenCorpusHarness" w:date="2026-03-28T21:57:49Z">
        <w:r>
          <w:t>t</w:t>
        </w:r>
      </w:ins>
      <w:r>
        <w:t xml:space="preserve"> </w:t>
      </w:r>
      <w:del w:id="3279" w:author="GoldenCorpusHarness" w:date="2026-03-28T21:57:49Z">
        <w:r>
          <w:delText>Clinic</w:delText>
        </w:r>
      </w:del>
      <w:ins w:id="3280" w:author="GoldenCorpusHarness" w:date="2026-03-28T21:57:49Z">
        <w:r>
          <w:t>Ph</w:t>
        </w:r>
      </w:ins>
      <w:r>
        <w:t>a</w:t>
      </w:r>
      <w:del w:id="3281" w:author="GoldenCorpusHarness" w:date="2026-03-28T21:57:49Z">
        <w:r>
          <w:delText>l Studi</w:delText>
        </w:r>
      </w:del>
      <w:ins w:id="3282" w:author="GoldenCorpusHarness" w:date="2026-03-28T21:57:49Z">
        <w:r>
          <w:t>s</w:t>
        </w:r>
      </w:ins>
      <w:r>
        <w:t>e</w:t>
      </w:r>
      <w:del w:id="3283" w:author="GoldenCorpusHarness" w:date="2026-03-28T21:57:49Z">
        <w:r>
          <w:delText>s</w:delText>
        </w:r>
      </w:del>
    </w:p>
    <w:p ns2:paraId="2C9CAE7E" ns2:textId="225D3B29" w:rsidR="007E7469" w:rsidRPr="00BB379E" w:rsidRDefault="007E7469" w:rsidP="007E7469">
      <w:pPr>
        <w:pStyle w:val="Heading4"/>
      </w:pPr>
      <w:bookmarkStart w:id="46" w:name="_Toc107570598"/>
      <w:r>
        <w:t xml:space="preserve">Completed Studies </w:t>
      </w:r>
      <w:r w:rsidR="004C2594">
        <w:t>W</w:t>
      </w:r>
      <w:r>
        <w:t>ith Pembrolizumab and Lenvatinib</w:t>
      </w:r>
      <w:bookmarkEnd w:id="46"/>
    </w:p>
    <w:p ns2:paraId="11DEF4EA" ns2:textId="0785BB8E" w:rsidR="007E7469" w:rsidRDefault="007E7469" w:rsidP="007E7469">
      <w:pPr>
        <w:pStyle w:val="Paragraph0"/>
      </w:pPr>
      <w:del w:id="3284" w:author="GoldenCorpusHarness" w:date="2026-03-28T21:57:49Z">
        <w:r>
          <w:delText>Refer to the respective IBs for preclinical and clinical study data for pembrolizumab [IB Edition 17 2019] and lenvatinib [IB Edition 16 2019].</w:delText>
        </w:r>
      </w:del>
    </w:p>
    <w:p ns2:paraId="31666005" ns2:textId="77777777" w:rsidR="007E7469" w:rsidRDefault="007E7469" w:rsidP="007E7469">
      <w:pPr>
        <w:pStyle w:val="Heading3"/>
      </w:pPr>
      <w:bookmarkStart w:id="47" w:name="_Toc107570599"/>
      <w:r>
        <w:lastRenderedPageBreak/>
        <w:t>Ongoing Clinical Studies of Pembrolizumab and Lenvatinib</w:t>
      </w:r>
      <w:bookmarkEnd w:id="47"/>
    </w:p>
    <w:p ns2:paraId="73946848" ns2:textId="137D583C" w:rsidR="007E7469" w:rsidRPr="007900DC" w:rsidRDefault="007E7469" w:rsidP="007900DC">
      <w:pPr>
        <w:pStyle w:val="Paragraph0"/>
      </w:pPr>
      <w:del w:id="3285" w:author="GoldenCorpusHarness" w:date="2026-03-28T21:57:49Z">
        <w:r>
          <w:delText>Th</w:delText>
        </w:r>
      </w:del>
      <w:ins w:id="3286" w:author="GoldenCorpusHarness" w:date="2026-03-28T21:57:49Z">
        <w:r>
          <w:t>S</w:t>
        </w:r>
      </w:ins>
      <w:r>
        <w:t>e</w:t>
      </w:r>
      <w:del w:id="3287" w:author="GoldenCorpusHarness" w:date="2026-03-28T21:57:49Z">
        <w:r>
          <w:delText xml:space="preserve">re is an expansive </w:delText>
        </w:r>
      </w:del>
      <w:ins w:id="3288" w:author="GoldenCorpusHarness" w:date="2026-03-28T21:57:49Z">
        <w:r>
          <w:t>c</w:t>
        </w:r>
      </w:ins>
      <w:r>
        <w:t>o</w:t>
      </w:r>
      <w:del w:id="3289" w:author="GoldenCorpusHarness" w:date="2026-03-28T21:57:49Z">
        <w:r>
          <w:delText>ngoing research program of clinical studies evaluating pembrolizumab in patients with a number of hematological a</w:delText>
        </w:r>
      </w:del>
      <w:r>
        <w:t xml:space="preserve">nd </w:t>
      </w:r>
      <w:ins w:id="3290" w:author="GoldenCorpusHarness" w:date="2026-03-28T21:57:49Z">
        <w:r>
          <w:t>Cour</w:t>
        </w:r>
      </w:ins>
      <w:r>
        <w:t>s</w:t>
      </w:r>
      <w:del w:id="3291" w:author="GoldenCorpusHarness" w:date="2026-03-28T21:57:49Z">
        <w:r>
          <w:delText>olid malignancies, including HNSCC. Th</w:delText>
        </w:r>
      </w:del>
      <w:r>
        <w:t xml:space="preserve">e </w:t>
      </w:r>
      <w:del w:id="3292" w:author="GoldenCorpusHarness" w:date="2026-03-28T21:57:49Z">
        <w:r>
          <w:delText>clinical program for HNSCC consists of t</w:delText>
        </w:r>
      </w:del>
      <w:ins w:id="3293" w:author="GoldenCorpusHarness" w:date="2026-03-28T21:57:49Z">
        <w:r>
          <w:t>P</w:t>
        </w:r>
      </w:ins>
      <w:r>
        <w:t>h</w:t>
      </w:r>
      <w:del w:id="3294" w:author="GoldenCorpusHarness" w:date="2026-03-28T21:57:49Z">
        <w:r>
          <w:delText>e completed and ongoing studies for recurrent/metastatic dise</w:delText>
        </w:r>
      </w:del>
      <w:r>
        <w:t>ase</w:t>
      </w:r>
      <w:del w:id="3295" w:author="GoldenCorpusHarness" w:date="2026-03-28T21:57:49Z">
        <w:r>
          <w:delText>: KN012, KN055, KN040, and KN048, as well as this study, LEAP-010.</w:delText>
        </w:r>
      </w:del>
    </w:p>
    <w:p ns2:paraId="2D542EF6" ns2:textId="27157DF2" w:rsidR="007E7469" w:rsidRDefault="007E7469" w:rsidP="00DE2689">
      <w:pPr>
        <w:pStyle w:val="Paragraph0"/>
      </w:pPr>
      <w:del w:id="3296" w:author="GoldenCorpusHarness" w:date="2026-03-28T21:57:49Z">
        <w:r>
          <w:delText>L</w:delText>
        </w:r>
      </w:del>
      <w:ins w:id="3297" w:author="GoldenCorpusHarness" w:date="2026-03-28T21:57:49Z">
        <w:r>
          <w:t>Tabl</w:t>
        </w:r>
      </w:ins>
      <w:r>
        <w:t>e</w:t>
      </w:r>
      <w:del w:id="3298" w:author="GoldenCorpusHarness" w:date="2026-03-28T21:57:49Z">
        <w:r>
          <w:delText>nvatinib is und</w:delText>
        </w:r>
      </w:del>
      <w:ins w:id="3299" w:author="GoldenCorpusHarness" w:date="2026-03-28T21:57:49Z">
        <w:r>
          <w:t xml:space="preserve"> 2S</w:t>
        </w:r>
      </w:ins>
      <w:r>
        <w:t>e</w:t>
      </w:r>
      <w:del w:id="3300" w:author="GoldenCorpusHarness" w:date="2026-03-28T21:57:49Z">
        <w:r>
          <w:delText xml:space="preserve">rgoing studies in participants with different types of solid tumors, including HNSCC, in </w:delText>
        </w:r>
      </w:del>
      <w:r>
        <w:t>co</w:t>
      </w:r>
      <w:del w:id="3301" w:author="GoldenCorpusHarness" w:date="2026-03-28T21:57:49Z">
        <w:r>
          <w:delText>mbination with other therapies including PD-1 targeted therapies. Full lists of ongoing studies are in the respective IBs for pembrolizumab a</w:delText>
        </w:r>
      </w:del>
      <w:r>
        <w:t xml:space="preserve">nd </w:t>
      </w:r>
      <w:del w:id="3302" w:author="GoldenCorpusHarness" w:date="2026-03-28T21:57:49Z">
        <w:r>
          <w:delText>l</w:delText>
        </w:r>
      </w:del>
      <w:ins w:id="3303" w:author="GoldenCorpusHarness" w:date="2026-03-28T21:57:49Z">
        <w:r>
          <w:t>Cours</w:t>
        </w:r>
      </w:ins>
      <w:r>
        <w:t>e</w:t>
      </w:r>
      <w:del w:id="3304" w:author="GoldenCorpusHarness" w:date="2026-03-28T21:57:49Z">
        <w:r>
          <w:delText>nv</w:delText>
        </w:r>
      </w:del>
      <w:ins w:id="3305" w:author="GoldenCorpusHarness" w:date="2026-03-28T21:57:49Z">
        <w:r>
          <w:t xml:space="preserve"> Ph</w:t>
        </w:r>
      </w:ins>
      <w:r>
        <w:t>a</w:t>
      </w:r>
      <w:del w:id="3306" w:author="GoldenCorpusHarness" w:date="2026-03-28T21:57:49Z">
        <w:r>
          <w:delText>tinib.</w:delText>
        </w:r>
      </w:del>
      <w:ins w:id="3307" w:author="GoldenCorpusHarness" w:date="2026-03-28T21:57:49Z">
        <w:r>
          <w:t>se</w:t>
        </w:r>
      </w:ins>
    </w:p>
    <w:p ns2:paraId="45936A0F" ns2:textId="67E78733" w:rsidR="00EC0792" w:rsidRPr="00EC0792" w:rsidRDefault="00EC0792" w:rsidP="00DE2689">
      <w:pPr>
        <w:pStyle w:val="Paragraph0"/>
        <w:rPr>
          <w:b/>
        </w:rPr>
      </w:pPr>
      <w:r w:rsidRPr="00EC0792">
        <w:rPr>
          <w:b/>
        </w:rPr>
        <w:t>Ongoing Clinical Studies of Pembrolizumab in HNSCC</w:t>
      </w:r>
    </w:p>
    <w:p ns2:paraId="6C8BE0AD" ns2:textId="77777777" w:rsidR="00EC0792" w:rsidRPr="00362C03" w:rsidRDefault="00EC0792" w:rsidP="00DE2689">
      <w:pPr>
        <w:pStyle w:val="Paragraph0"/>
        <w:rPr>
          <w:u w:val="single"/>
        </w:rPr>
      </w:pPr>
      <w:del w:id="3308" w:author="GoldenCorpusHarness" w:date="2026-03-28T21:57:49Z">
        <w:r>
          <w:delText xml:space="preserve">KEYNOTE-012 (KN012) </w:delText>
        </w:r>
      </w:del>
    </w:p>
    <w:p ns2:paraId="4D373479" ns2:textId="2AE04C2A" w:rsidR="00EC0792" w:rsidRPr="00F94761" w:rsidRDefault="00EC0792" w:rsidP="00DE2689">
      <w:pPr>
        <w:pStyle w:val="Paragraph0"/>
      </w:pPr>
      <w:del w:id="3309" w:author="GoldenCorpusHarness" w:date="2026-03-28T21:57:49Z">
        <w:r>
          <w:delText>KN012 is a Phase 1B, multicohort study evaluating the single-agent activity of pembrolizumab in various solid tumors, including 2 cohorts of participants (Cohorts B and B2) with R/M HNSCC. Cohort B consisted of 60 participants with PD-L1 positive HNSCC who received pembrolizumab 10 mg/kg Q2W. Cohort B2 consisted of 132 participants regardless of PD-L1 status, who received pembrolizumab 200 mg Q3W [Mehra, R., et al 2016]. Responses were seen in both HPV-positive and HPV-negative participants. This was the first immunotherapy demonstrating clinically meaningful antitumor activity in a heavily pretreated incurable HNSCC population with recurrent/metastatic disease. Enrollment is closed, but participants are ongoing in the study.</w:delText>
        </w:r>
      </w:del>
    </w:p>
    <w:p ns2:paraId="5E2E5CDE" ns2:textId="72B133FF" w:rsidR="0044674D" w:rsidRPr="00A0229A" w:rsidRDefault="00EC0792" w:rsidP="00DE2689">
      <w:pPr>
        <w:pStyle w:val="Paragraph0"/>
      </w:pPr>
      <w:r w:rsidRPr="00F94761">
        <w:t>The efficacy and safety results after long</w:t>
      </w:r>
      <w:r w:rsidR="009B1AC6">
        <w:t>-</w:t>
      </w:r>
      <w:r w:rsidRPr="00F94761">
        <w:t xml:space="preserve">term follow-up based on pooled data from Cohorts B and B2 were presented at ASCO 2016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rsidRPr="00F94761">
        <w:t>. In the recurrent/metastatic HNSCC population (n=192), the ORR was 21.9% (95% CI</w:t>
      </w:r>
      <w:r>
        <w:t>;</w:t>
      </w:r>
      <w:r w:rsidRPr="00F94761">
        <w:t xml:space="preserve"> 12.5%</w:t>
      </w:r>
      <w:r w:rsidR="00886753">
        <w:t xml:space="preserve"> to </w:t>
      </w:r>
      <w:r w:rsidRPr="00F94761">
        <w:t>34.0%) in HPV-positive participants and 15.9% (95% CI</w:t>
      </w:r>
      <w:r>
        <w:t>:</w:t>
      </w:r>
      <w:r w:rsidRPr="00F94761">
        <w:t xml:space="preserve"> 10.0%</w:t>
      </w:r>
      <w:r w:rsidR="00886753">
        <w:t xml:space="preserve"> to </w:t>
      </w:r>
      <w:r w:rsidRPr="00F94761">
        <w:t>23.4%) in HPV</w:t>
      </w:r>
      <w:r w:rsidR="00763F04">
        <w:t>-negative</w:t>
      </w:r>
      <w:r w:rsidRPr="00F94761">
        <w:t xml:space="preserve"> participants. </w:t>
      </w:r>
      <w:r w:rsidRPr="00362C03">
        <w:t>In a separate publication, when PD-L1 expression analyses were restricted to only tumor cells</w:t>
      </w:r>
      <w:r>
        <w:t xml:space="preserve"> (tumor proportion scoring, TPS)</w:t>
      </w:r>
      <w:r w:rsidRPr="00362C03">
        <w:t xml:space="preserve">, there was no statistically significant increase ORR with PD-L1 positive (≥1%) versus negative (&lt;1%) tumors. Conversely, when immune cells were included in the scoring system </w:t>
      </w:r>
      <w:r>
        <w:t xml:space="preserve">(CPS), </w:t>
      </w:r>
      <w:r w:rsidRPr="00362C03">
        <w:t xml:space="preserve">PD-L1 expression on tumor and immune cells significantly correlated with ORR, PFS, and OS </w:t>
      </w:r>
      <w:r w:rsidR="00255BE0">
        <w:fldChar w:fldCharType="begin"/>
      </w:r>
      <w:r w:rsidR="00255BE0">
        <w:instrText xml:space="preserve"> DOCVARIABLE refmgr-04M4TX \* MERGEFORMAT </w:instrText>
      </w:r>
      <w:r w:rsidR="00255BE0">
        <w:fldChar w:fldCharType="separate"/>
      </w:r>
      <w:r w:rsidR="004173BC">
        <w:t>[Chow, L. Q., et al 2016]</w:t>
      </w:r>
      <w:r w:rsidR="00255BE0">
        <w:fldChar w:fldCharType="end"/>
      </w:r>
      <w:r w:rsidRPr="00362C03">
        <w:t>.</w:t>
      </w:r>
      <w:r w:rsidRPr="00F94761">
        <w:t xml:space="preserve"> </w:t>
      </w:r>
      <w:r w:rsidRPr="00671C3E">
        <w:t>Median OS was 8.5</w:t>
      </w:r>
      <w:r>
        <w:t> </w:t>
      </w:r>
      <w:r w:rsidRPr="00671C3E">
        <w:t>months (95% CI</w:t>
      </w:r>
      <w:r>
        <w:t>:</w:t>
      </w:r>
      <w:r w:rsidRPr="00671C3E">
        <w:t xml:space="preserve"> 6.5</w:t>
      </w:r>
      <w:r w:rsidR="00886753">
        <w:t xml:space="preserve"> to </w:t>
      </w:r>
      <w:r w:rsidRPr="00671C3E">
        <w:t>10.5</w:t>
      </w:r>
      <w:r w:rsidR="00B27680">
        <w:t>)</w:t>
      </w:r>
      <w:r w:rsidRPr="00671C3E">
        <w:t>.</w:t>
      </w:r>
      <w:r>
        <w:t xml:space="preserve"> </w:t>
      </w:r>
      <w:r w:rsidRPr="00671C3E">
        <w:t>T</w:t>
      </w:r>
      <w:r>
        <w:t>he 6-month PFS rate was 24.9%</w:t>
      </w:r>
      <w:r w:rsidR="00B27680">
        <w:t xml:space="preserve"> </w:t>
      </w:r>
      <w:r w:rsidR="00255BE0">
        <w:fldChar w:fldCharType="begin"/>
      </w:r>
      <w:r w:rsidR="00255BE0">
        <w:instrText xml:space="preserve"> DOCVARIABLE refmgr-04GZ3C \* MERGEFORMAT </w:instrText>
      </w:r>
      <w:r w:rsidR="00255BE0">
        <w:fldChar w:fldCharType="separate"/>
      </w:r>
      <w:r w:rsidR="004173BC">
        <w:t>[Mehra, R., et al 2016]</w:t>
      </w:r>
      <w:r w:rsidR="00255BE0">
        <w:fldChar w:fldCharType="end"/>
      </w:r>
      <w:r>
        <w:t>.</w:t>
      </w:r>
    </w:p>
    <w:p ns2:paraId="5CEC95E3" ns2:textId="04A7A671" w:rsidR="00EC0792" w:rsidRDefault="00EC0792" w:rsidP="00FB4BB9">
      <w:pPr>
        <w:pStyle w:val="Paragraph0"/>
      </w:pPr>
      <w:del w:id="3310" w:author="GoldenCorpusHarness" w:date="2026-03-28T21:57:49Z">
        <w:r>
          <w:delText xml:space="preserve">Importantly, the responses seen with pembrolizumab were durable. Among participants with recurrent/metastatic HNSCC, the DOR ranged from 1.8+ to 21.8+ months, and the median was not reached. Among participants who responded (n=34), 85% were in response for at least 6 months, and 71% of responders had ongoing responses [IB Edition 17 2019]. These results show the consistent durability of responses seen with pembrolizumab treatment and compare favorably to SOC chemotherapy or epidermal growth factor receptor inhibitors. </w:delText>
        </w:r>
      </w:del>
    </w:p>
    <w:p ns2:paraId="7B3EFEA0" ns2:textId="29EC35D1" w:rsidR="00EC0792" w:rsidRDefault="00EC0792" w:rsidP="00FB4BB9">
      <w:pPr>
        <w:pStyle w:val="Paragraph0"/>
      </w:pPr>
      <w:del w:id="3311" w:author="GoldenCorpusHarness" w:date="2026-03-28T21:57:49Z">
        <w:r>
          <w:delText>These results of KN012 show consistent and clinically meaningful activity of pembrolizumab in heavily pretreated participants with HNSCC and show a robust and unprecedented antitumor activity observed compared with available current SOC chemotherapy agents. The prolonged DOR seen in the majority of participants that respond to pembrolizumab is substantially distinct from what is expected with chemotherapy in previously treated patients with HNSCC.</w:delText>
        </w:r>
      </w:del>
    </w:p>
    <w:p ns2:paraId="38233214" ns2:textId="77777777" w:rsidR="0044674D" w:rsidRPr="00FB4BB9" w:rsidRDefault="0044674D" w:rsidP="007E311A">
      <w:pPr>
        <w:pStyle w:val="Paragraph0"/>
        <w:keepNext/>
        <w:keepLines/>
        <w:rPr>
          <w:u w:val="single"/>
        </w:rPr>
      </w:pPr>
      <w:del w:id="3312" w:author="GoldenCorpusHarness" w:date="2026-03-28T21:57:49Z">
        <w:r>
          <w:delText>KEYNOTE-055 (KN055)</w:delText>
        </w:r>
      </w:del>
    </w:p>
    <w:p ns2:paraId="3944EC8D" ns2:textId="5DE5876F" w:rsidR="0044674D" w:rsidRDefault="0044674D" w:rsidP="007E311A">
      <w:pPr>
        <w:pStyle w:val="Paragraph0"/>
        <w:keepNext/>
        <w:keepLines/>
      </w:pPr>
      <w:del w:id="3313" w:author="GoldenCorpusHarness" w:date="2026-03-28T21:57:49Z">
        <w:r>
          <w:delText>K</w:delText>
        </w:r>
      </w:del>
      <w:ins w:id="3314" w:author="GoldenCorpusHarness" w:date="2026-03-28T21:57:49Z">
        <w:r>
          <w:t>I</w:t>
        </w:r>
      </w:ins>
      <w:r>
        <w:t>N</w:t>
      </w:r>
      <w:del w:id="3315" w:author="GoldenCorpusHarness" w:date="2026-03-28T21:57:49Z">
        <w:r>
          <w:delText>055 is a Phase 2, nonrandomized, single cohort study of pembrolizumab (200 mg Q3W) monotherapy in a heavily pretreated population of patients with recurrent/metastatic H</w:delText>
        </w:r>
      </w:del>
      <w:ins w:id="3316" w:author="GoldenCorpusHarness" w:date="2026-03-28T21:57:49Z">
        <w:r>
          <w:t>TRODUCTIO</w:t>
        </w:r>
      </w:ins>
      <w:r>
        <w:t>N</w:t>
      </w:r>
      <w:del w:id="3317" w:author="GoldenCorpusHarness" w:date="2026-03-28T21:57:49Z">
        <w:r>
          <w:delText>SCC who have progressed on prior platinum and cetuximab therapy. Results from 171 participants treated with pembrolizumab were presented by Bauml et al [Bauml, J., et al 2017]. When confirmed responses were evaluated, the ORR was 16% (CR, n=1; PR, n=27; 95% CI: 11% to 23%) with a median DOR of 8 months (range, 2+ to 12+ months); the stable disease rate was 19% (n=33; 95% CI: 14% to 26%).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[Bauml, J., et al 2017], confirm findings from KN012 in the recurrent/metastatic HNSCC population; pembrolizumab monotherapy (200 mg Q3W) demonstrates consistent and clinically meaningful activity in heavily pretreated participants with HNSCC.</w:delText>
        </w:r>
      </w:del>
    </w:p>
    <w:p ns2:paraId="3CB3ECE2" ns2:textId="77777777" w:rsidR="00C6052A" w:rsidRPr="00FB4BB9" w:rsidRDefault="00C6052A" w:rsidP="00FB4BB9">
      <w:pPr>
        <w:pStyle w:val="Paragraph0"/>
        <w:rPr>
          <w:u w:val="single"/>
        </w:rPr>
      </w:pPr>
      <w:del w:id="3318" w:author="GoldenCorpusHarness" w:date="2026-03-28T21:57:49Z">
        <w:r>
          <w:delText>KEY</w:delText>
        </w:r>
      </w:del>
      <w:ins w:id="3319" w:author="GoldenCorpusHarness" w:date="2026-03-28T21:57:49Z">
        <w:r>
          <w:t>Pembrolizumab, a PD-1 inhibitor, in combination with lenvatinib, an anti-angiogenic tyrosine kinase inhibitor, are being investigated for participants eligible for 1L treatment of R/M H</w:t>
        </w:r>
      </w:ins>
      <w:r>
        <w:t>N</w:t>
      </w:r>
      <w:del w:id="3320" w:author="GoldenCorpusHarness" w:date="2026-03-28T21:57:49Z">
        <w:r>
          <w:delText>OTE</w:delText>
        </w:r>
      </w:del>
      <w:ins w:id="3321" w:author="GoldenCorpusHarness" w:date="2026-03-28T21:57:49Z">
        <w:r>
          <w:t>SCC in this randomized, international, parallel design, double</w:t>
        </w:r>
      </w:ins>
      <w:r>
        <w:t>-</w:t>
      </w:r>
      <w:del w:id="3322" w:author="GoldenCorpusHarness" w:date="2026-03-28T21:57:49Z">
        <w:r>
          <w:delText xml:space="preserve">040 (KN040) </w:delText>
        </w:r>
      </w:del>
      <w:ins w:id="3323" w:author="GoldenCorpusHarness" w:date="2026-03-28T21:57:49Z">
        <w:r>
          <w:t>blind, Phase 3 study.</w:t>
        </w:r>
      </w:ins>
    </w:p>
    <w:p ns2:paraId="290F5FD3" ns2:textId="250BF5BC" w:rsidR="00E5653B" w:rsidRPr="00A950AB" w:rsidRDefault="00C6052A" w:rsidP="00FB4BB9">
      <w:pPr>
        <w:pStyle w:val="Paragraph0"/>
        <w:rPr>
          <w:rFonts w:cs="Arial"/>
        </w:rPr>
      </w:pPr>
      <w:del w:id="3324" w:author="GoldenCorpusHarness" w:date="2026-03-28T21:57:49Z">
        <w:r>
          <w:delText>KN040 is an ongoing Phase 3, randomized, active-controlled, open-label s</w:delText>
        </w:r>
      </w:del>
      <w:ins w:id="3325" w:author="GoldenCorpusHarness" w:date="2026-03-28T21:57:49Z">
        <w:r>
          <w:t>S</w:t>
        </w:r>
      </w:ins>
      <w:r>
        <w:t xml:space="preserve">tudy </w:t>
      </w:r>
      <w:del w:id="3326" w:author="GoldenCorpusHarness" w:date="2026-03-28T21:57:49Z">
        <w:r>
          <w:delText xml:space="preserve">of pembrolizumab versus the choice of 3 different SOC therapies in participants with </w:delText>
        </w:r>
      </w:del>
      <w:r>
        <w:t>R</w:t>
      </w:r>
      <w:del w:id="3327" w:author="GoldenCorpusHarness" w:date="2026-03-28T21:57:49Z">
        <w:r>
          <w:delText>/M HNSCC. Four hundred and ninety-five participants with R/M HNSCC were randomized 1:1 to receive pembrolizumab 200 mg Q3W or the investigator’s choice of one of the following therapies chosen before randomiz</w:delText>
        </w:r>
      </w:del>
      <w:r>
        <w:t>ation</w:t>
      </w:r>
      <w:del w:id="3328" w:author="GoldenCorpusHarness" w:date="2026-03-28T21:57:49Z">
        <w:r>
          <w:delText>: sing</w:delText>
        </w:r>
      </w:del>
      <w:ins w:id="3329" w:author="GoldenCorpusHarness" w:date="2026-03-28T21:57:49Z">
        <w:r>
          <w:t>a</w:t>
        </w:r>
      </w:ins>
      <w:r>
        <w:t>le</w:t>
      </w:r>
      <w:del w:id="3330" w:author="GoldenCorpusHarness" w:date="2026-03-28T21:57:49Z">
        <w:r>
          <w:delText xml:space="preserve"> agent methotrexate, single agent docetaxel, or single agent cetuximab. Randomization was stratified by ECOG performance status (0 vs. 1), HPV status (oropharynx – p16 positive vs. oropharynx – p16 negative or larynx/hypopharynx/oral cavity HNSCC), and PD-L1 status (strong positive or not; strong positive was defined as TPS ≥50% PD-L1 testing by IHC). The primary objective of the study was to evaluate OS in participants with R/M HNSCC treated with pembrolizumab compared with SOC treatment. Enrollment is closed, but participants are ongoing in the study.</w:delText>
        </w:r>
      </w:del>
    </w:p>
    <w:p ns2:paraId="7A7251A3" ns2:textId="3DFEB1D1" w:rsidR="00C6052A" w:rsidRPr="00A0229A" w:rsidRDefault="00C6052A" w:rsidP="00FB4BB9">
      <w:pPr>
        <w:pStyle w:val="Paragraph0"/>
        <w:rPr>
          <w:color w:val="000000"/>
        </w:rPr>
      </w:pPr>
      <w:del w:id="3331" w:author="GoldenCorpusHarness" w:date="2026-03-28T21:57:49Z">
        <w:r>
          <w:delText xml:space="preserve">The efficacy and safety data from the final analysis were reported, and at the time of the final analysis, </w:delText>
        </w:r>
      </w:del>
      <w:ins w:id="3332" w:author="GoldenCorpusHarness" w:date="2026-03-28T21:57:49Z">
        <w:r>
          <w:t>Head and neck cancers describe an anatomically heterogeneous group of cancers that arise most often from the oral cavity, the oropharynx, the hypopharynx, and the larynx [Dorsey, K. 20</w:t>
        </w:r>
      </w:ins>
      <w:r>
        <w:t>1</w:t>
      </w:r>
      <w:del w:id="3333" w:author="GoldenCorpusHarness" w:date="2026-03-28T21:57:49Z">
        <w:r>
          <w:delText>81 (7</w:delText>
        </w:r>
      </w:del>
      <w:r>
        <w:t>3</w:t>
      </w:r>
      <w:ins w:id="3334" w:author="GoldenCorpusHarness" w:date="2026-03-28T21:57:49Z">
        <w:r>
          <w:t>]. More than 90</w:t>
        </w:r>
      </w:ins>
      <w:r>
        <w:t>%</w:t>
      </w:r>
      <w:del w:id="3335" w:author="GoldenCorpusHarness" w:date="2026-03-28T21:57:49Z">
        <w:r>
          <w:delText>) of</w:delText>
        </w:r>
      </w:del>
      <w:ins w:id="3336" w:author="GoldenCorpusHarness" w:date="2026-03-28T21:57:49Z">
        <w:r>
          <w:t xml:space="preserve"> of head and neck cancers are squamous cell carcinomas, originating from the epithelium of the mucosal lining of the upper aerodigestive tract [Gupta, B., et al</w:t>
        </w:r>
      </w:ins>
      <w:r>
        <w:t xml:space="preserve"> 2</w:t>
      </w:r>
      <w:del w:id="3337" w:author="GoldenCorpusHarness" w:date="2026-03-28T21:57:49Z">
        <w:r>
          <w:delText>47 participants in the pembrolizumab group and 207 (83%) of 248 participants in the SOC group had died. The median OS in the ITT population was 8.4 months (95% CI 6.4 to 9.4) with pembrolizumab and 6.9 months (5.9 to 8.0) with SOC (HR = 0.8, 0.65 to 0.98; nominal p=0.</w:delText>
        </w:r>
      </w:del>
      <w:r>
        <w:t>016</w:t>
      </w:r>
      <w:ins w:id="3338" w:author="GoldenCorpusHarness" w:date="2026-03-28T21:57:49Z">
        <w:r>
          <w:t xml:space="preserve">]. Head and neck cancers are the ninth most common malignancy in the world with high mortality rates in developing countries (age-standardized mortality rates of 7.9 and 2.2 per </w:t>
        </w:r>
      </w:ins>
      <w:r>
        <w:t>1</w:t>
      </w:r>
      <w:ins w:id="3339" w:author="GoldenCorpusHarness" w:date="2026-03-28T21:57:49Z">
        <w:r>
          <w:t>00,000 in males and females, respectively</w:t>
        </w:r>
      </w:ins>
      <w:r>
        <w:t>)</w:t>
      </w:r>
      <w:del w:id="3340" w:author="GoldenCorpusHarness" w:date="2026-03-28T21:57:49Z">
        <w:r>
          <w:delText xml:space="preserve">. In the ITT population, the median DOR was </w:delText>
        </w:r>
      </w:del>
      <w:ins w:id="3341" w:author="GoldenCorpusHarness" w:date="2026-03-28T21:57:49Z">
        <w:r>
          <w:t xml:space="preserve"> [Gupta, B., et al 20</w:t>
        </w:r>
      </w:ins>
      <w:r>
        <w:t>1</w:t>
      </w:r>
      <w:del w:id="3342" w:author="GoldenCorpusHarness" w:date="2026-03-28T21:57:49Z">
        <w:r>
          <w:delText>8.4 months in the pembrolizumab group compared with only 5 months for SOC [Cohen, E. E. W., et al 2019</w:delText>
        </w:r>
      </w:del>
      <w:ins w:id="3343" w:author="GoldenCorpusHarness" w:date="2026-03-28T21:57:49Z">
        <w:r>
          <w:t>6</w:t>
        </w:r>
      </w:ins>
      <w:r>
        <w:t>].</w:t>
      </w:r>
    </w:p>
    <w:p ns2:paraId="11FD6916" ns2:textId="673D4833" w:rsidR="002E1444" w:rsidRPr="00A0229A" w:rsidRDefault="00C6052A" w:rsidP="00FB4BB9">
      <w:pPr>
        <w:pStyle w:val="Paragraph0"/>
        <w:rPr>
          <w:color w:val="000000"/>
        </w:rPr>
      </w:pPr>
      <w:del w:id="3344" w:author="GoldenCorpusHarness" w:date="2026-03-28T21:57:49Z">
        <w:r>
          <w:delText>For</w:delText>
        </w:r>
      </w:del>
      <w:ins w:id="3345" w:author="GoldenCorpusHarness" w:date="2026-03-28T21:57:49Z">
        <w:r>
          <w:t>More than 90% of</w:t>
        </w:r>
      </w:ins>
      <w:r>
        <w:t xml:space="preserve"> participants with </w:t>
      </w:r>
      <w:del w:id="3346" w:author="GoldenCorpusHarness" w:date="2026-03-28T21:57:49Z">
        <w:r>
          <w:delText>a</w:delText>
        </w:r>
      </w:del>
      <w:ins w:id="3347" w:author="GoldenCorpusHarness" w:date="2026-03-28T21:57:49Z">
        <w:r>
          <w:t>HNSCC initially present with disease confined to the head and neck mucosa and/or to the regional cervical lymph nodes [Machiels, J.</w:t>
        </w:r>
      </w:ins>
      <w:r>
        <w:t xml:space="preserve"> P</w:t>
      </w:r>
      <w:del w:id="3348" w:author="GoldenCorpusHarness" w:date="2026-03-28T21:57:49Z">
        <w:r>
          <w:delText xml:space="preserve">D-L1 CPS≥1 tumor score, the HR for OS was </w:delText>
        </w:r>
      </w:del>
      <w:ins w:id="3349" w:author="GoldenCorpusHarness" w:date="2026-03-28T21:57:49Z">
        <w:r>
          <w:t>. 2</w:t>
        </w:r>
      </w:ins>
      <w:r>
        <w:t>0</w:t>
      </w:r>
      <w:del w:id="3350" w:author="GoldenCorpusHarness" w:date="2026-03-28T21:57:49Z">
        <w:r>
          <w:delText xml:space="preserve">.74 (95% CI 0.58 to 0.93; nominal p=0.0049), with a median survival of 8.7 months (95% CI 6.9 to </w:delText>
        </w:r>
      </w:del>
      <w:r>
        <w:t>11</w:t>
      </w:r>
      <w:ins w:id="3351" w:author="GoldenCorpusHarness" w:date="2026-03-28T21:57:49Z">
        <w:r>
          <w:t>]</w:t>
        </w:r>
      </w:ins>
      <w:r>
        <w:t>.</w:t>
      </w:r>
      <w:del w:id="3352" w:author="GoldenCorpusHarness" w:date="2026-03-28T21:57:49Z">
        <w:r>
          <w:delText>4) for pembroliz</w:delText>
        </w:r>
      </w:del>
      <w:ins w:id="3353" w:author="GoldenCorpusHarness" w:date="2026-03-28T21:57:49Z">
        <w:r>
          <w:t xml:space="preserve"> S</w:t>
        </w:r>
      </w:ins>
      <w:r>
        <w:t>u</w:t>
      </w:r>
      <w:del w:id="3354" w:author="GoldenCorpusHarness" w:date="2026-03-28T21:57:49Z">
        <w:r>
          <w:delText xml:space="preserve">mab </w:delText>
        </w:r>
      </w:del>
      <w:ins w:id="3355" w:author="GoldenCorpusHarness" w:date="2026-03-28T21:57:49Z">
        <w:r>
          <w:t>rgery and radiation therapy are markedly effecti</w:t>
        </w:r>
      </w:ins>
      <w:r>
        <w:t>ve</w:t>
      </w:r>
      <w:del w:id="3356" w:author="GoldenCorpusHarness" w:date="2026-03-28T21:57:49Z">
        <w:r>
          <w:delText>rs</w:delText>
        </w:r>
      </w:del>
      <w:ins w:id="3357" w:author="GoldenCorpusHarness" w:date="2026-03-28T21:57:49Z">
        <w:r>
          <w:t xml:space="preserve"> for participants with Stage I and II disease. However, despite intensive m</w:t>
        </w:r>
      </w:ins>
      <w:r>
        <w:t>u</w:t>
      </w:r>
      <w:del w:id="3358" w:author="GoldenCorpusHarness" w:date="2026-03-28T21:57:49Z">
        <w:r>
          <w:delText>s 7.1 months (5.7 to 8.3) with SOC. In participants whose tumor had PD-L1 TPS ≥</w:delText>
        </w:r>
      </w:del>
      <w:ins w:id="3359" w:author="GoldenCorpusHarness" w:date="2026-03-28T21:57:49Z">
        <w:r>
          <w:t xml:space="preserve">ltimodal treatment, approximately </w:t>
        </w:r>
      </w:ins>
      <w:r>
        <w:t xml:space="preserve">50% </w:t>
      </w:r>
      <w:del w:id="3360" w:author="GoldenCorpusHarness" w:date="2026-03-28T21:57:49Z">
        <w:r>
          <w:delText>expression</w:delText>
        </w:r>
      </w:del>
      <w:ins w:id="3361" w:author="GoldenCorpusHarness" w:date="2026-03-28T21:57:49Z">
        <w:r>
          <w:t>to 60% of participants with locally advanced Stage III or Stage IV HNSCC recur initially with locoregional disease. However</w:t>
        </w:r>
      </w:ins>
      <w:r>
        <w:t xml:space="preserve">, </w:t>
      </w:r>
      <w:del w:id="3362" w:author="GoldenCorpusHarness" w:date="2026-03-28T21:57:49Z">
        <w:r>
          <w:delText>the</w:delText>
        </w:r>
      </w:del>
      <w:ins w:id="3363" w:author="GoldenCorpusHarness" w:date="2026-03-28T21:57:49Z">
        <w:r>
          <w:t>a significant proportion of these participants ultimately have incurable disease recurrence requiring palliative systemic treatment. The prognosis for participants with R/M</w:t>
        </w:r>
      </w:ins>
      <w:r>
        <w:t xml:space="preserve"> H</w:t>
      </w:r>
      <w:del w:id="3364" w:author="GoldenCorpusHarness" w:date="2026-03-28T21:57:49Z">
        <w:r>
          <w:delText>R for death was 0</w:delText>
        </w:r>
      </w:del>
      <w:ins w:id="3365" w:author="GoldenCorpusHarness" w:date="2026-03-28T21:57:49Z">
        <w:r>
          <w:t>NSCC is dismal and OS is less than 1 year [Argiris, A</w:t>
        </w:r>
      </w:ins>
      <w:r>
        <w:t>.</w:t>
      </w:r>
      <w:del w:id="3366" w:author="GoldenCorpusHarness" w:date="2026-03-28T21:57:49Z">
        <w:r>
          <w:delText>53 (95% CI 0.35 to 0.81; nominal p=0.0</w:delText>
        </w:r>
      </w:del>
      <w:ins w:id="3367" w:author="GoldenCorpusHarness" w:date="2026-03-28T21:57:49Z">
        <w:r>
          <w:t>, et al 2</w:t>
        </w:r>
      </w:ins>
      <w:r>
        <w:t>01</w:t>
      </w:r>
      <w:del w:id="3368" w:author="GoldenCorpusHarness" w:date="2026-03-28T21:57:49Z">
        <w:r>
          <w:delText>4), and median OS was 11</w:delText>
        </w:r>
      </w:del>
      <w:ins w:id="3369" w:author="GoldenCorpusHarness" w:date="2026-03-28T21:57:49Z">
        <w:r>
          <w:t>7]</w:t>
        </w:r>
      </w:ins>
      <w:r>
        <w:t>.</w:t>
      </w:r>
      <w:del w:id="3370" w:author="GoldenCorpusHarness" w:date="2026-03-28T21:57:49Z">
        <w:r>
          <w:delText xml:space="preserve">6 months (95% CI 8.3 to 19.5) compared with 6.6 months (4.8 to 9.2) for pembrolizumab and SOC, respectively. </w:delText>
        </w:r>
      </w:del>
    </w:p>
    <w:p ns2:paraId="26629C2A" ns2:textId="4CE43CBB" w:rsidR="002E1444" w:rsidRDefault="002E1444" w:rsidP="00FB4BB9">
      <w:pPr>
        <w:pStyle w:val="Paragraph0"/>
      </w:pPr>
      <w:ins w:id="3371" w:author="GoldenCorpusHarness" w:date="2026-03-28T21:57:49Z">
        <w:r>
          <w:t xml:space="preserve">Participants with R/M HNSCC present a therapeutic challenge. </w:t>
        </w:r>
      </w:ins>
      <w:r>
        <w:t>F</w:t>
      </w:r>
      <w:del w:id="3372" w:author="GoldenCorpusHarness" w:date="2026-03-28T21:57:49Z">
        <w:r>
          <w:delText>ewer participants treated with pembrol</w:delText>
        </w:r>
      </w:del>
      <w:ins w:id="3373" w:author="GoldenCorpusHarness" w:date="2026-03-28T21:57:49Z">
        <w:r>
          <w:t>irst-line treatment generally includes the combination of either cetuximab or docetaxel with a platinum-based chemotherapy with or without 5-FU. Participants who are asymptomatic usually are treated with monotherapy to balance the side-effects associated with combination regimens. Options for 1L single-agent treatment include platinum, 5-FU, paclitaxel, docetaxel, methotrexate, cetuximab, gemcitabine, or capecitabine [National Comprehensive Cancer Network 2018]. No Phase 3 random</w:t>
        </w:r>
      </w:ins>
      <w:r>
        <w:t>iz</w:t>
      </w:r>
      <w:del w:id="3374" w:author="GoldenCorpusHarness" w:date="2026-03-28T21:57:49Z">
        <w:r>
          <w:delText xml:space="preserve">umab than with </w:delText>
        </w:r>
      </w:del>
      <w:ins w:id="3375" w:author="GoldenCorpusHarness" w:date="2026-03-28T21:57:49Z">
        <w:r>
          <w:t>ed trial showed an improvement in O</w:t>
        </w:r>
      </w:ins>
      <w:r>
        <w:t>S</w:t>
      </w:r>
      <w:ins w:id="3376" w:author="GoldenCorpusHarness" w:date="2026-03-28T21:57:49Z">
        <w:r>
          <w:t xml:space="preserve"> for any regimen until the EXTREME trial [Vermorken, J. B., et al 2008]. This trial showed that the addition of cetuximab to the combination of platinum plus 5-FU improved median </w:t>
        </w:r>
      </w:ins>
      <w:r>
        <w:t>O</w:t>
      </w:r>
      <w:del w:id="3377" w:author="GoldenCorpusHarness" w:date="2026-03-28T21:57:49Z">
        <w:r>
          <w:delText>C had treatment</w:delText>
        </w:r>
      </w:del>
      <w:ins w:id="3378" w:author="GoldenCorpusHarness" w:date="2026-03-28T21:57:49Z">
        <w:r>
          <w:t>S to 10.1 months from 7.4 months when compared with platinum plus 5</w:t>
        </w:r>
      </w:ins>
      <w:r>
        <w:t>-</w:t>
      </w:r>
      <w:del w:id="3379" w:author="GoldenCorpusHarness" w:date="2026-03-28T21:57:49Z">
        <w:r>
          <w:delText>related AEs (63% vs. 84%), as well as higher toxicity AEs (Grade ≥3 treatment-related AEs 13% vs. 36%).</w:delText>
        </w:r>
      </w:del>
      <w:ins w:id="3380" w:author="GoldenCorpusHarness" w:date="2026-03-28T21:57:49Z">
        <w:r>
          <w:t>FU alone.</w:t>
        </w:r>
      </w:ins>
    </w:p>
    <w:p ns2:paraId="66117DD6" ns2:textId="3B609701" w:rsidR="00E5653B" w:rsidRPr="00FB4BB9" w:rsidRDefault="00E5653B" w:rsidP="00FB4BB9">
      <w:pPr>
        <w:pStyle w:val="Paragraph0"/>
        <w:rPr>
          <w:rFonts w:cs="Arial"/>
          <w:u w:val="single"/>
        </w:rPr>
      </w:pPr>
      <w:ins w:id="3381" w:author="GoldenCorpusHarness" w:date="2026-03-28T21:57:49Z">
        <w:r>
          <w:t xml:space="preserve">Data from the final analysis of </w:t>
        </w:r>
      </w:ins>
      <w:r>
        <w:t>KEYNOTE-048</w:t>
      </w:r>
      <w:ins w:id="3382" w:author="GoldenCorpusHarness" w:date="2026-03-28T21:57:49Z">
        <w:r>
          <w:t>, an ongoing Phase 3, open-label trial to compare the efficacy and safety of pembrolizumab as monotherapy or in combination with chemotherapy</w:t>
        </w:r>
      </w:ins>
      <w:r>
        <w:t xml:space="preserve"> (</w:t>
      </w:r>
      <w:del w:id="3383" w:author="GoldenCorpusHarness" w:date="2026-03-28T21:57:49Z">
        <w:r>
          <w:delText>KN048</w:delText>
        </w:r>
      </w:del>
      <w:ins w:id="3384" w:author="GoldenCorpusHarness" w:date="2026-03-28T21:57:49Z">
        <w:r>
          <w:t>platinum plus 5-FU</w:t>
        </w:r>
      </w:ins>
      <w:r>
        <w:t>)</w:t>
      </w:r>
      <w:ins w:id="3385" w:author="GoldenCorpusHarness" w:date="2026-03-28T21:57:49Z">
        <w:r>
          <w:t xml:space="preserve"> versus the standard EXTREME chemotherapy regimen (cetuximab in combination with platinum plus 5-FU is provided in Section 2.2.3). In the population of all participants, there was a clinically meaningful difference in OS when comparing pembrolizumab plus chemotherapy with standard treatment. The pembrolizumab monotherapy group had more responders who achieved a CR and a more durable DOR.</w:t>
        </w:r>
      </w:ins>
    </w:p>
    <w:p ns2:paraId="0185D1B8" ns2:textId="55CE7FC2" w:rsidR="00595908" w:rsidRPr="00A0229A" w:rsidRDefault="0045136C" w:rsidP="00FB4BB9">
      <w:pPr>
        <w:pStyle w:val="Paragraph0"/>
        <w:rPr>
          <w:color w:val="000000"/>
        </w:rPr>
      </w:pPr>
      <w:ins w:id="3386" w:author="GoldenCorpusHarness" w:date="2026-03-28T21:57:49Z">
        <w:r>
          <w:t>In preclinical models, lenvatinib decreased the TAM population, which is known as an immune-regulator in the tumor microenvironment. By decreasing TAMs, expression levels of cytokines and immune-regulating receptors were changed to increase immune activation. The immune-modulating effect of lenvatinib may result in a potent combination effect with PD-1/PD-L1 signal inhibitors. The effect of combining lenvatinib with anti-PD-1/PD-L1 agents has been investigated in the CT26 colorectal cancer syngeneic model (anti-PD-L1 agent) as well as the LL/2 lung cancer syngeneic model (anti-PD-1 agent). Combination treatment with lenvatinib and either an anti PD-1 or anti-PD-L1 agent showed significant and superior antitumor effects compared with either compound alone in these 2 syngeneic models [</w:t>
        </w:r>
      </w:ins>
      <w:r>
        <w:t>K</w:t>
      </w:r>
      <w:del w:id="3387" w:author="GoldenCorpusHarness" w:date="2026-03-28T21:57:49Z">
        <w:r>
          <w:delText>N048 is an ongoing Phase 3</w:delText>
        </w:r>
      </w:del>
      <w:ins w:id="3388" w:author="GoldenCorpusHarness" w:date="2026-03-28T21:57:49Z">
        <w:r>
          <w:t>ato</w:t>
        </w:r>
      </w:ins>
      <w:r>
        <w:t xml:space="preserve">, </w:t>
      </w:r>
      <w:del w:id="3389" w:author="GoldenCorpusHarness" w:date="2026-03-28T21:57:49Z">
        <w:r>
          <w:delText>randomized, active-controlled, open-label study of pembrolizumab, or pembrolizumab plus platinum plus 5-FU chemotherapies versus platinum plus 5-FU plus cetuximab (EXTREME regimen) in participants with 1L R/M HNSCC. A total of 882 participants with 1L R/M HNSCC were randomized worldwide 1:1:1 between the 3 arms of the study to examine the efficacy and safety of pembrolizumab (n=301 participants), or pembrolizumab plus chemotherapy (n=281 participants) versus SOC with cetuximab and chemotherapy (n=300 participants) [Burtness, B</w:delText>
        </w:r>
      </w:del>
      <w:ins w:id="3390" w:author="GoldenCorpusHarness" w:date="2026-03-28T21:57:49Z">
        <w:r>
          <w:t>Y</w:t>
        </w:r>
      </w:ins>
      <w:r>
        <w:t>., et al 201</w:t>
      </w:r>
      <w:del w:id="3391" w:author="GoldenCorpusHarness" w:date="2026-03-28T21:57:49Z">
        <w:r>
          <w:delText>8] [CSR P048 2020</w:delText>
        </w:r>
      </w:del>
      <w:ins w:id="3392" w:author="GoldenCorpusHarness" w:date="2026-03-28T21:57:49Z">
        <w:r>
          <w:t>5</w:t>
        </w:r>
      </w:ins>
      <w:r>
        <w:t>].</w:t>
      </w:r>
      <w:del w:id="3393" w:author="GoldenCorpusHarness" w:date="2026-03-28T21:57:49Z">
        <w:r>
          <w:delText xml:space="preserve"> The primary endpoints of the study are PFS per RECIST 1.1 as assessed by BICR, and OS. Participants are ongoing in the study [CSR P048 2020].</w:delText>
        </w:r>
      </w:del>
    </w:p>
    <w:p ns2:paraId="04201297" ns2:textId="030C1C64" w:rsidR="00CE1E4E" w:rsidRDefault="0045136C" w:rsidP="00FB4BB9">
      <w:pPr>
        <w:pStyle w:val="Paragraph0"/>
      </w:pPr>
      <w:del w:id="3394" w:author="GoldenCorpusHarness" w:date="2026-03-28T21:57:49Z">
        <w:r>
          <w:delText xml:space="preserve">Data from the second interim analysis for </w:delText>
        </w:r>
      </w:del>
      <w:ins w:id="3395" w:author="GoldenCorpusHarness" w:date="2026-03-28T21:57:49Z">
        <w:r>
          <w:t>The ongoing pembrolizumab + lenvatinib combination Study 111/</w:t>
        </w:r>
      </w:ins>
      <w:r>
        <w:t>KEYNOTE-</w:t>
      </w:r>
      <w:del w:id="3396" w:author="GoldenCorpusHarness" w:date="2026-03-28T21:57:49Z">
        <w:r>
          <w:delText>0</w:delText>
        </w:r>
      </w:del>
      <w:ins w:id="3397" w:author="GoldenCorpusHarness" w:date="2026-03-28T21:57:49Z">
        <w:r>
          <w:t>1</w:t>
        </w:r>
      </w:ins>
      <w:r>
        <w:t>4</w:t>
      </w:r>
      <w:del w:id="3398" w:author="GoldenCorpusHarness" w:date="2026-03-28T21:57:49Z">
        <w:r>
          <w:delText>8</w:delText>
        </w:r>
      </w:del>
      <w:ins w:id="3399" w:author="GoldenCorpusHarness" w:date="2026-03-28T21:57:49Z">
        <w:r>
          <w:t>6 (Section 2.2.3) in participants</w:t>
        </w:r>
      </w:ins>
      <w:r>
        <w:t xml:space="preserve"> w</w:t>
      </w:r>
      <w:del w:id="3400" w:author="GoldenCorpusHarness" w:date="2026-03-28T21:57:49Z">
        <w:r>
          <w:delText>ere presented at the 2018 E</w:delText>
        </w:r>
      </w:del>
      <w:ins w:id="3401" w:author="GoldenCorpusHarness" w:date="2026-03-28T21:57:49Z">
        <w:r>
          <w:t>ith HN</w:t>
        </w:r>
      </w:ins>
      <w:r>
        <w:t>S</w:t>
      </w:r>
      <w:ins w:id="3402" w:author="GoldenCorpusHarness" w:date="2026-03-28T21:57:49Z">
        <w:r>
          <w:t xml:space="preserve">CC has shown promising clinical activity and a manageable tolerability and safety profile [Taylor, </w:t>
        </w:r>
      </w:ins>
      <w:r>
        <w:t>M</w:t>
      </w:r>
      <w:del w:id="3403" w:author="GoldenCorpusHarness" w:date="2026-03-28T21:57:49Z">
        <w:r>
          <w:delText>O Congress [Burtness, B</w:delText>
        </w:r>
      </w:del>
      <w:ins w:id="3404" w:author="GoldenCorpusHarness" w:date="2026-03-28T21:57:49Z">
        <w:r>
          <w:t>. H</w:t>
        </w:r>
      </w:ins>
      <w:r>
        <w:t>., et al 2018]. The</w:t>
      </w:r>
      <w:del w:id="3405" w:author="GoldenCorpusHarness" w:date="2026-03-28T21:57:49Z">
        <w:r>
          <w:delText xml:space="preserve"> cutoff date for this final</w:delText>
        </w:r>
      </w:del>
      <w:ins w:id="3406" w:author="GoldenCorpusHarness" w:date="2026-03-28T21:57:49Z">
        <w:r>
          <w:t>se results showed an ORR of 40.9% and median</w:t>
        </w:r>
      </w:ins>
      <w:r>
        <w:t xml:space="preserve"> PFS</w:t>
      </w:r>
      <w:del w:id="3407" w:author="GoldenCorpusHarness" w:date="2026-03-28T21:57:49Z">
        <w:r>
          <w:delText>/interim OS analysis</w:delText>
        </w:r>
      </w:del>
      <w:ins w:id="3408" w:author="GoldenCorpusHarness" w:date="2026-03-28T21:57:49Z">
        <w:r>
          <w:t xml:space="preserve"> of 8.2 months that strongly suggest greater efficacy</w:t>
        </w:r>
      </w:ins>
      <w:r>
        <w:t xml:space="preserve"> w</w:t>
      </w:r>
      <w:del w:id="3409" w:author="GoldenCorpusHarness" w:date="2026-03-28T21:57:49Z">
        <w:r>
          <w:delText>as13-JUN-2018</w:delText>
        </w:r>
      </w:del>
      <w:ins w:id="3410" w:author="GoldenCorpusHarness" w:date="2026-03-28T21:57:49Z">
        <w:r>
          <w:t>ith the combination of lenvatinib plus pembrolizumab than with either single agent</w:t>
        </w:r>
      </w:ins>
      <w:r>
        <w:t xml:space="preserve">, </w:t>
      </w:r>
      <w:del w:id="3411" w:author="GoldenCorpusHarness" w:date="2026-03-28T21:57:49Z">
        <w:r>
          <w:delText>with a minimum follow-up of approximately 17 months. For OS, pembrolizumab monotherapy was superior to the EXTREME regimen in participants with a CPS ≥20, HR = 0.61 (95% CI 0.45-0.83, p=0.0007), and yielded a median OS that was longer with pembrolizumab (14.9 months) than the EXTREME regimen (10.7 months). Statistical significance was also achie</w:delText>
        </w:r>
      </w:del>
      <w:ins w:id="3412" w:author="GoldenCorpusHarness" w:date="2026-03-28T21:57:49Z">
        <w:r>
          <w:t>a possibly additi</w:t>
        </w:r>
      </w:ins>
      <w:r>
        <w:t>ve</w:t>
      </w:r>
      <w:del w:id="3413" w:author="GoldenCorpusHarness" w:date="2026-03-28T21:57:49Z">
        <w:r>
          <w:delText>d for pembrolizumab monotherapy in participants whose tumors had PD-L1 expression of CPS ≥1 with HR = 0.78 (95% CI 0.64 to 0.96, p=0.0086) and a median OS of 12.3 months versus 10.3 months in participants receiving the EXTREME regimen [Burtness, B., et al 2018].</w:delText>
        </w:r>
      </w:del>
      <w:ins w:id="3414" w:author="GoldenCorpusHarness" w:date="2026-03-28T21:57:49Z">
        <w:r>
          <w:t xml:space="preserve"> effect.</w:t>
        </w:r>
      </w:ins>
    </w:p>
    <w:p ns2:paraId="40F2FEAE" ns2:textId="47349899" w:rsidR="00E65D27" w:rsidRDefault="0045136C" w:rsidP="00FB4BB9">
      <w:pPr>
        <w:pStyle w:val="Paragraph0"/>
      </w:pPr>
      <w:ins w:id="3415" w:author="GoldenCorpusHarness" w:date="2026-03-28T21:57:49Z">
        <w:r>
          <w:t>The intended population of this Phase 3 trial represents participants with a high unmet medical need considering all of the participants have incurable disease. Based on results from the KEYNOTE-048 trial, which compared pembrolizumab monotherapy to current standard platinum-based chemotherapy plus cetuximab, pembrolizumab monotherapy may be considered a new standard-of-care treatment in 1L R/M HNS</w:t>
        </w:r>
      </w:ins>
      <w:r>
        <w:t>C</w:t>
      </w:r>
      <w:del w:id="3416" w:author="GoldenCorpusHarness" w:date="2026-03-28T21:57:49Z">
        <w:r>
          <w:delText>onfirmed ORR for pembrolizumab versus EXTREME</w:delText>
        </w:r>
      </w:del>
      <w:ins w:id="3417" w:author="GoldenCorpusHarness" w:date="2026-03-28T21:57:49Z">
        <w:r>
          <w:t>C participants</w:t>
        </w:r>
      </w:ins>
      <w:r>
        <w:t xml:space="preserve"> w</w:t>
      </w:r>
      <w:del w:id="3418" w:author="GoldenCorpusHarness" w:date="2026-03-28T21:57:49Z">
        <w:r>
          <w:delText xml:space="preserve">as 23% versus 36% for </w:delText>
        </w:r>
      </w:del>
      <w:ins w:id="3419" w:author="GoldenCorpusHarness" w:date="2026-03-28T21:57:49Z">
        <w:r>
          <w:t>hose tumors express PD-L1 (</w:t>
        </w:r>
      </w:ins>
      <w:r>
        <w:t>CPS ≥</w:t>
      </w:r>
      <w:del w:id="3420" w:author="GoldenCorpusHarness" w:date="2026-03-28T21:57:49Z">
        <w:r>
          <w:delText>20</w:delText>
        </w:r>
      </w:del>
      <w:ins w:id="3421" w:author="GoldenCorpusHarness" w:date="2026-03-28T21:57:49Z">
        <w:r>
          <w:t>1). Combination therapy</w:t>
        </w:r>
      </w:ins>
      <w:r>
        <w:t xml:space="preserve"> with </w:t>
      </w:r>
      <w:del w:id="3422" w:author="GoldenCorpusHarness" w:date="2026-03-28T21:57:49Z">
        <w:r>
          <w:delText>a more durable DOR o</w:delText>
        </w:r>
      </w:del>
      <w:ins w:id="3423" w:author="GoldenCorpusHarness" w:date="2026-03-28T21:57:49Z">
        <w:r>
          <w:t xml:space="preserve">pembrolizumab plus lenvatinib would provide additional 1L treatment options </w:t>
        </w:r>
      </w:ins>
      <w:r>
        <w:t>f</w:t>
      </w:r>
      <w:del w:id="3424" w:author="GoldenCorpusHarness" w:date="2026-03-28T21:57:49Z">
        <w:r>
          <w:delText xml:space="preserve"> 20</w:delText>
        </w:r>
      </w:del>
      <w:ins w:id="3425" w:author="GoldenCorpusHarness" w:date="2026-03-28T21:57:49Z">
        <w:r>
          <w:t>or HNSCC participants</w:t>
        </w:r>
      </w:ins>
      <w:r>
        <w:t>.</w:t>
      </w:r>
      <w:del w:id="3426" w:author="GoldenCorpusHarness" w:date="2026-03-28T21:57:49Z">
        <w:r>
          <w:delText>9 versus 4.2 months, and 19% versus 35% for CPS ≥1 with a median DOR of 20.9 versus 4.5 months for CPS ≥1 [Burtness, B., et al 2018].</w:delText>
        </w:r>
      </w:del>
    </w:p>
    <w:p ns2:paraId="6D0C3D04" ns2:textId="6D9EF993" w:rsidR="0045136C" w:rsidRDefault="0045136C" w:rsidP="00FB4BB9">
      <w:pPr>
        <w:pStyle w:val="Paragraph0"/>
      </w:pPr>
      <w:del w:id="3427" w:author="GoldenCorpusHarness" w:date="2026-03-28T21:57:49Z">
        <w:r>
          <w:delText>Pemb</w:delText>
        </w:r>
      </w:del>
      <w:ins w:id="3428" w:author="GoldenCorpusHarness" w:date="2026-03-28T21:57:49Z">
        <w:r>
          <w:t>Backg</w:t>
        </w:r>
      </w:ins>
      <w:r>
        <w:t>ro</w:t>
      </w:r>
      <w:del w:id="3429" w:author="GoldenCorpusHarness" w:date="2026-03-28T21:57:49Z">
        <w:r>
          <w:delText>liz</w:delText>
        </w:r>
      </w:del>
      <w:r>
        <w:t>u</w:t>
      </w:r>
      <w:del w:id="3430" w:author="GoldenCorpusHarness" w:date="2026-03-28T21:57:49Z">
        <w:r>
          <w:delText>mab monotherapy had a more favorable toxicity profile compared with the EXTREME regimen with few treatment-related AEs (58.3% vs. 96.9%), fewer treatment-related Grade 3 to 5 AEs (16.7% vs. 69.0%), a</w:delText>
        </w:r>
      </w:del>
      <w:r>
        <w:t>nd</w:t>
      </w:r>
      <w:del w:id="3431" w:author="GoldenCorpusHarness" w:date="2026-03-28T21:57:49Z">
        <w:r>
          <w:delText xml:space="preserve"> fewer treatment-related AEs that led to treatment discontinuation (4.7% vs. 19.9%) [CSR P048V01MK3475 2018].</w:delText>
        </w:r>
      </w:del>
    </w:p>
    <w:p ns2:paraId="19599965" ns2:textId="30A33354" w:rsidR="0045136C" w:rsidRDefault="00982444" w:rsidP="00FB4BB9">
      <w:pPr>
        <w:pStyle w:val="Paragraph0"/>
      </w:pPr>
      <w:ins w:id="3432" w:author="GoldenCorpusHarness" w:date="2026-03-28T21:57:49Z">
        <w:r>
          <w:t>Pembrolizumab is a potent humanized IgG4 mAb with high specificity of binding to the P</w:t>
        </w:r>
      </w:ins>
      <w:r>
        <w:t>D</w:t>
      </w:r>
      <w:del w:id="3433" w:author="GoldenCorpusHarness" w:date="2026-03-28T21:57:49Z">
        <w:r>
          <w:delText>ata cutoff of the final analysis</w:delText>
        </w:r>
      </w:del>
      <w:ins w:id="3434" w:author="GoldenCorpusHarness" w:date="2026-03-28T21:57:49Z">
        <w:r>
          <w:t xml:space="preserve"> 1 receptor, thus inhibiting its interaction</w:t>
        </w:r>
      </w:ins>
      <w:r>
        <w:t xml:space="preserve"> w</w:t>
      </w:r>
      <w:del w:id="3435" w:author="GoldenCorpusHarness" w:date="2026-03-28T21:57:49Z">
        <w:r>
          <w:delText>as 25-FEB-2019 (approximately 25 months after the last participant was randomized) [CSR P048 2020]. In participants whose tumors had</w:delText>
        </w:r>
      </w:del>
      <w:ins w:id="3436" w:author="GoldenCorpusHarness" w:date="2026-03-28T21:57:49Z">
        <w:r>
          <w:t>ith</w:t>
        </w:r>
      </w:ins>
      <w:r>
        <w:t xml:space="preserve"> PD-L1 </w:t>
      </w:r>
      <w:del w:id="3437" w:author="GoldenCorpusHarness" w:date="2026-03-28T21:57:49Z">
        <w:r>
          <w:delText>expression, OS results further confirmed the statistically and clinically meaningful results observed at the second interim analysis, with an OS HR = 0.74 (95% CI: 0.61, 0.90) for C</w:delText>
        </w:r>
      </w:del>
      <w:ins w:id="3438" w:author="GoldenCorpusHarness" w:date="2026-03-28T21:57:49Z">
        <w:r>
          <w:t xml:space="preserve">and </w:t>
        </w:r>
      </w:ins>
      <w:r>
        <w:t>P</w:t>
      </w:r>
      <w:del w:id="3439" w:author="GoldenCorpusHarness" w:date="2026-03-28T21:57:49Z">
        <w:r>
          <w:delText xml:space="preserve">S ≥1 and HR = 0.58 (95% CI: 0.44, 0.78) for CPS ≥20 [CSR P048 2020]. In the population of all participants, there was a clinically meaningful difference in OS when comparing pembrolizumab plus chemotherapy with standard treatment. The pembrolizumab monotherapy group had more responders who achieved a complete response and a more durable </w:delText>
        </w:r>
      </w:del>
      <w:r>
        <w:t>D</w:t>
      </w:r>
      <w:del w:id="3440" w:author="GoldenCorpusHarness" w:date="2026-03-28T21:57:49Z">
        <w:r>
          <w:delText>OR (2</w:delText>
        </w:r>
      </w:del>
      <w:ins w:id="3441" w:author="GoldenCorpusHarness" w:date="2026-03-28T21:57:49Z">
        <w:r>
          <w:t>-L</w:t>
        </w:r>
      </w:ins>
      <w:r>
        <w:t>2.</w:t>
      </w:r>
      <w:del w:id="3442" w:author="GoldenCorpusHarness" w:date="2026-03-28T21:57:49Z">
        <w:r>
          <w:delText>6</w:delText>
        </w:r>
      </w:del>
      <w:ins w:id="3443" w:author="GoldenCorpusHarness" w:date="2026-03-28T21:57:49Z">
        <w:r>
          <w:t xml:space="preserve"> Based on preclinical in</w:t>
        </w:r>
      </w:ins>
      <w:r>
        <w:t xml:space="preserve"> v</w:t>
      </w:r>
      <w:del w:id="3444" w:author="GoldenCorpusHarness" w:date="2026-03-28T21:57:49Z">
        <w:r>
          <w:delText>s</w:delText>
        </w:r>
      </w:del>
      <w:ins w:id="3445" w:author="GoldenCorpusHarness" w:date="2026-03-28T21:57:49Z">
        <w:r>
          <w:t>itro data, pembrolizumab has high affinity and potent receptor blocking activity for PD-1</w:t>
        </w:r>
      </w:ins>
      <w:r>
        <w:t xml:space="preserve">. </w:t>
      </w:r>
      <w:del w:id="3446" w:author="GoldenCorpusHarness" w:date="2026-03-28T21:57:49Z">
        <w:r>
          <w:delText>4</w:delText>
        </w:r>
      </w:del>
      <w:ins w:id="3447" w:author="GoldenCorpusHarness" w:date="2026-03-28T21:57:49Z">
        <w:r>
          <w:t>Pembrolizumab has an acceptable preclinical safety profile and is in clinical development as an IV immunotherapy for advanced malignancies</w:t>
        </w:r>
      </w:ins>
      <w:r>
        <w:t>.</w:t>
      </w:r>
      <w:del w:id="3448" w:author="GoldenCorpusHarness" w:date="2026-03-28T21:57:49Z">
        <w:r>
          <w:delText>5 months</w:delText>
        </w:r>
      </w:del>
      <w:ins w:id="3449" w:author="GoldenCorpusHarness" w:date="2026-03-28T21:57:49Z">
        <w:r>
          <w:t xml:space="preserve"> KEYTRUDA® (pembrolizumab</w:t>
        </w:r>
      </w:ins>
      <w:r>
        <w:t xml:space="preserve">) </w:t>
      </w:r>
      <w:del w:id="3450" w:author="GoldenCorpusHarness" w:date="2026-03-28T21:57:49Z">
        <w:r>
          <w:delText>[Rischin, D</w:delText>
        </w:r>
      </w:del>
      <w:ins w:id="3451" w:author="GoldenCorpusHarness" w:date="2026-03-28T21:57:49Z">
        <w:r>
          <w:t>is indicated for the treatment of participants across a number of indications</w:t>
        </w:r>
      </w:ins>
      <w:r>
        <w:t>.</w:t>
      </w:r>
      <w:del w:id="3452" w:author="GoldenCorpusHarness" w:date="2026-03-28T21:57:49Z">
        <w:r>
          <w:delText>, et al 2019]. The safety results at the final analysis were similar to those observed at the second interim analysis.</w:delText>
        </w:r>
      </w:del>
    </w:p>
    <w:p ns2:paraId="372C8BC2" ns2:textId="0B9C8437" w:rsidR="003E0BB4" w:rsidRDefault="0045136C" w:rsidP="00FB4BB9">
      <w:pPr>
        <w:pStyle w:val="Paragraph0"/>
      </w:pPr>
      <w:del w:id="3453" w:author="GoldenCorpusHarness" w:date="2026-03-28T21:57:49Z">
        <w:r>
          <w:delText>At the second inter</w:delText>
        </w:r>
      </w:del>
      <w:ins w:id="3454" w:author="GoldenCorpusHarness" w:date="2026-03-28T21:57:49Z">
        <w:r>
          <w:t xml:space="preserve">Lenvatinib (also known as E7080 or MK 7902) inhibits the kinase activities of vascular endothelial growth factor (VEGF) receptors VEGFR1 (FLT1), VEGFR2 (KDR), and VEGFR3 (FLT4). Lenvatinib inhibits other kinases that have been </w:t>
        </w:r>
      </w:ins>
      <w:r>
        <w:t>im</w:t>
      </w:r>
      <w:del w:id="3455" w:author="GoldenCorpusHarness" w:date="2026-03-28T21:57:49Z">
        <w:r>
          <w:delText xml:space="preserve"> analysis, pembroliz</w:delText>
        </w:r>
      </w:del>
      <w:ins w:id="3456" w:author="GoldenCorpusHarness" w:date="2026-03-28T21:57:49Z">
        <w:r>
          <w:t>plicated in pathogenic angiogenesis, t</w:t>
        </w:r>
      </w:ins>
      <w:r>
        <w:t>um</w:t>
      </w:r>
      <w:del w:id="3457" w:author="GoldenCorpusHarness" w:date="2026-03-28T21:57:49Z">
        <w:r>
          <w:delText>ab + che</w:delText>
        </w:r>
      </w:del>
      <w:ins w:id="3458" w:author="GoldenCorpusHarness" w:date="2026-03-28T21:57:49Z">
        <w:r>
          <w:t>or growth, and cancer progression in addition to their nor</w:t>
        </w:r>
      </w:ins>
      <w:r>
        <w:t>m</w:t>
      </w:r>
      <w:del w:id="3459" w:author="GoldenCorpusHarness" w:date="2026-03-28T21:57:49Z">
        <w:r>
          <w:delText>otherap</w:delText>
        </w:r>
      </w:del>
      <w:ins w:id="3460" w:author="GoldenCorpusHarness" w:date="2026-03-28T21:57:49Z">
        <w:r>
          <w:t>al cellular functions, including fibroblast growth factor (FGF) receptors FGFR1, 2, 3, and 4; platelet derived growth factor receptor alpha (PDGFRα), KIT, and RET. Lenvatinib also exhibited antiproliferative activit</w:t>
        </w:r>
      </w:ins>
      <w:r>
        <w:t xml:space="preserve">y </w:t>
      </w:r>
      <w:del w:id="3461" w:author="GoldenCorpusHarness" w:date="2026-03-28T21:57:49Z">
        <w:r>
          <w:delText>significantl</w:delText>
        </w:r>
      </w:del>
      <w:ins w:id="3462" w:author="GoldenCorpusHarness" w:date="2026-03-28T21:57:49Z">
        <w:r>
          <w:t>in cell lines dependent on activated FGFR signaling with a concurrent inhibition of FGF-receptor substrate 2α phosphor</w:t>
        </w:r>
      </w:ins>
      <w:r>
        <w:t>y</w:t>
      </w:r>
      <w:del w:id="3463" w:author="GoldenCorpusHarness" w:date="2026-03-28T21:57:49Z">
        <w:r>
          <w:delText xml:space="preserve"> improved OS in the total population (HR = 0</w:delText>
        </w:r>
      </w:del>
      <w:ins w:id="3464" w:author="GoldenCorpusHarness" w:date="2026-03-28T21:57:49Z">
        <w:r>
          <w:t>lation</w:t>
        </w:r>
      </w:ins>
      <w:r>
        <w:t>.</w:t>
      </w:r>
      <w:del w:id="3465" w:author="GoldenCorpusHarness" w:date="2026-03-28T21:57:49Z">
        <w:r>
          <w:delText xml:space="preserve">77 [95% CI 0.63-0.93]; p=0.00335) [CSR P048V01MK3475 2018]. Additionally, the safety profiles for pembrolizumab + chemotherapy and the EXTREME regimen were comparable (95.3% vs. 96.9% treatment-related AEs; 71.0% vs 69.0% treatment-related Grade 3 to 5 AEs; and 22.8% vs 19.9% treatment-related AEs that led to treatment discontinuation) [CSR P048V01MK3475 2018]. </w:delText>
        </w:r>
      </w:del>
    </w:p>
    <w:p ns2:paraId="2830EDB3" ns2:textId="4A3E4B02" w:rsidR="00E749AB" w:rsidRDefault="00CE45D8" w:rsidP="00FB4BB9">
      <w:pPr>
        <w:pStyle w:val="Paragraph0"/>
      </w:pPr>
      <w:del w:id="3466" w:author="GoldenCorpusHarness" w:date="2026-03-28T21:57:49Z">
        <w:r>
          <w:delText>A</w:delText>
        </w:r>
      </w:del>
      <w:ins w:id="3467" w:author="GoldenCorpusHarness" w:date="2026-03-28T21:57:49Z">
        <w:r>
          <w:t xml:space="preserve">Refer </w:t>
        </w:r>
      </w:ins>
      <w:r>
        <w:t>t</w:t>
      </w:r>
      <w:ins w:id="3468" w:author="GoldenCorpusHarness" w:date="2026-03-28T21:57:49Z">
        <w:r>
          <w:t>o</w:t>
        </w:r>
      </w:ins>
      <w:r>
        <w:t xml:space="preserve"> the </w:t>
      </w:r>
      <w:del w:id="3469" w:author="GoldenCorpusHarness" w:date="2026-03-28T21:57:49Z">
        <w:r>
          <w:delText>f</w:delText>
        </w:r>
      </w:del>
      <w:ins w:id="3470" w:author="GoldenCorpusHarness" w:date="2026-03-28T21:57:49Z">
        <w:r>
          <w:t>respective Investigator’s Brochure (IB)/approved label</w:t>
        </w:r>
      </w:ins>
      <w:r>
        <w:t>in</w:t>
      </w:r>
      <w:ins w:id="3471" w:author="GoldenCorpusHarness" w:date="2026-03-28T21:57:49Z">
        <w:r>
          <w:t>g for det</w:t>
        </w:r>
      </w:ins>
      <w:r>
        <w:t>a</w:t>
      </w:r>
      <w:ins w:id="3472" w:author="GoldenCorpusHarness" w:date="2026-03-28T21:57:49Z">
        <w:r>
          <w:t>i</w:t>
        </w:r>
      </w:ins>
      <w:r>
        <w:t>l</w:t>
      </w:r>
      <w:ins w:id="3473" w:author="GoldenCorpusHarness" w:date="2026-03-28T21:57:49Z">
        <w:r>
          <w:t>ed</w:t>
        </w:r>
      </w:ins>
      <w:r>
        <w:t xml:space="preserve"> </w:t>
      </w:r>
      <w:ins w:id="3474" w:author="GoldenCorpusHarness" w:date="2026-03-28T21:57:49Z">
        <w:r>
          <w:t>b</w:t>
        </w:r>
      </w:ins>
      <w:r>
        <w:t>a</w:t>
      </w:r>
      <w:ins w:id="3475" w:author="GoldenCorpusHarness" w:date="2026-03-28T21:57:49Z">
        <w:r>
          <w:t>ckgrou</w:t>
        </w:r>
      </w:ins>
      <w:r>
        <w:t>n</w:t>
      </w:r>
      <w:ins w:id="3476" w:author="GoldenCorpusHarness" w:date="2026-03-28T21:57:49Z">
        <w:r>
          <w:t>d inform</w:t>
        </w:r>
      </w:ins>
      <w:r>
        <w:t>a</w:t>
      </w:r>
      <w:del w:id="3477" w:author="GoldenCorpusHarness" w:date="2026-03-28T21:57:49Z">
        <w:r>
          <w:delText>lys</w:delText>
        </w:r>
      </w:del>
      <w:ins w:id="3478" w:author="GoldenCorpusHarness" w:date="2026-03-28T21:57:49Z">
        <w:r>
          <w:t>t</w:t>
        </w:r>
      </w:ins>
      <w:r>
        <w:t>i</w:t>
      </w:r>
      <w:del w:id="3479" w:author="GoldenCorpusHarness" w:date="2026-03-28T21:57:49Z">
        <w:r>
          <w:delText>s,</w:delText>
        </w:r>
      </w:del>
      <w:ins w:id="3480" w:author="GoldenCorpusHarness" w:date="2026-03-28T21:57:49Z">
        <w:r>
          <w:t>on on</w:t>
        </w:r>
      </w:ins>
      <w:r>
        <w:t xml:space="preserve"> pembrolizumab </w:t>
      </w:r>
      <w:del w:id="3481" w:author="GoldenCorpusHarness" w:date="2026-03-28T21:57:49Z">
        <w:r>
          <w:delText xml:space="preserve">+ chemotherapy OS results (HR = 0.72 [95% CI: 0.60, 0.87]) [CSR P048 2020] further confirmed the statistically significant </w:delText>
        </w:r>
      </w:del>
      <w:r>
        <w:t xml:space="preserve">and </w:t>
      </w:r>
      <w:del w:id="3482" w:author="GoldenCorpusHarness" w:date="2026-03-28T21:57:49Z">
        <w:r>
          <w:delText>c</w:delText>
        </w:r>
      </w:del>
      <w:r>
        <w:t>l</w:t>
      </w:r>
      <w:ins w:id="3483" w:author="GoldenCorpusHarness" w:date="2026-03-28T21:57:49Z">
        <w:r>
          <w:t>envat</w:t>
        </w:r>
      </w:ins>
      <w:r>
        <w:t>ini</w:t>
      </w:r>
      <w:del w:id="3484" w:author="GoldenCorpusHarness" w:date="2026-03-28T21:57:49Z">
        <w:r>
          <w:delText>cally meaningful OS o</w:delText>
        </w:r>
      </w:del>
      <w:r>
        <w:t>b</w:t>
      </w:r>
      <w:del w:id="3485" w:author="GoldenCorpusHarness" w:date="2026-03-28T21:57:49Z">
        <w:r>
          <w:delText>served at the second interim analysis</w:delText>
        </w:r>
      </w:del>
      <w:r>
        <w:t>.</w:t>
      </w:r>
      <w:del w:id="3486" w:author="GoldenCorpusHarness" w:date="2026-03-28T21:57:49Z">
        <w:r>
          <w:delText xml:space="preserve"> In the population of participants who tumors express PD-L1, OS was statistically significant and clinically meaningful in PD-L1 CPS ≥1 (HR = 0.65 [95% CI: 0.53, 0.80], p=0.00002) and in CPS ≥20 (HR = 0.60 [95% CI: 0.45, 0.82], p=0.00044) [CSR P048 2020]. Furthermore, in participants whose tumors had PD-L1 expression, ORR and median time to response were similar, but the pembrolizumab + chemotherapy group had more durable DOR of 6.7 versus 4.3 months for CPS ≥1 and 7.1 versus 4.2 months for CPS ≥20 [Rischin, D., et al 2019]. The safety results at the final analysis were similar to those observed at the second interim analysis.</w:delText>
        </w:r>
      </w:del>
    </w:p>
    <w:p ns2:paraId="3D2450B3" ns2:textId="726100F1" w:rsidR="00E749AB" w:rsidRDefault="00E749AB" w:rsidP="00FB4BB9">
      <w:pPr>
        <w:pStyle w:val="Paragraph0"/>
      </w:pPr>
      <w:del w:id="3487" w:author="GoldenCorpusHarness" w:date="2026-03-28T21:57:49Z">
        <w:r>
          <w:delText>In sum</w:delText>
        </w:r>
      </w:del>
      <w:ins w:id="3488" w:author="GoldenCorpusHarness" w:date="2026-03-28T21:57:49Z">
        <w:r>
          <w:t>Phar</w:t>
        </w:r>
      </w:ins>
      <w:r>
        <w:t>ma</w:t>
      </w:r>
      <w:del w:id="3489" w:author="GoldenCorpusHarness" w:date="2026-03-28T21:57:49Z">
        <w:r>
          <w:delText>ry,</w:delText>
        </w:r>
      </w:del>
      <w:ins w:id="3490" w:author="GoldenCorpusHarness" w:date="2026-03-28T21:57:49Z">
        <w:r>
          <w:t>ceutical</w:t>
        </w:r>
      </w:ins>
      <w:r>
        <w:t xml:space="preserve"> </w:t>
      </w:r>
      <w:del w:id="3491" w:author="GoldenCorpusHarness" w:date="2026-03-28T21:57:49Z">
        <w:r>
          <w:delText>for</w:delText>
        </w:r>
      </w:del>
      <w:ins w:id="3492" w:author="GoldenCorpusHarness" w:date="2026-03-28T21:57:49Z">
        <w:r>
          <w:t>and</w:t>
        </w:r>
      </w:ins>
      <w:r>
        <w:t xml:space="preserve"> </w:t>
      </w:r>
      <w:del w:id="3493" w:author="GoldenCorpusHarness" w:date="2026-03-28T21:57:49Z">
        <w:r>
          <w:delText>1L R/M HNSCC, pembrolizumab monot</w:delText>
        </w:r>
      </w:del>
      <w:ins w:id="3494" w:author="GoldenCorpusHarness" w:date="2026-03-28T21:57:49Z">
        <w:r>
          <w:t>T</w:t>
        </w:r>
      </w:ins>
      <w:r>
        <w:t>herap</w:t>
      </w:r>
      <w:del w:id="3495" w:author="GoldenCorpusHarness" w:date="2026-03-28T21:57:49Z">
        <w:r>
          <w:delText>y significantly improv</w:delText>
        </w:r>
      </w:del>
      <w:r>
        <w:t>e</w:t>
      </w:r>
      <w:del w:id="3496" w:author="GoldenCorpusHarness" w:date="2026-03-28T21:57:49Z">
        <w:r>
          <w:delText>d OS over the EXTREME regimen in both the CPS ≥20 and CPS ≥1 pop</w:delText>
        </w:r>
      </w:del>
      <w:r>
        <w:t>u</w:t>
      </w:r>
      <w:del w:id="3497" w:author="GoldenCorpusHarness" w:date="2026-03-28T21:57:49Z">
        <w:r>
          <w:delText>lations. Responses to pembrolizumab were durable with a more favorable toxicity profile compared with the EXTREME regimen. Pembrolizumab plus chemotherapy improved OS in the total population and in par</w:delText>
        </w:r>
      </w:del>
      <w:r>
        <w:t>tic</w:t>
      </w:r>
      <w:del w:id="3498" w:author="GoldenCorpusHarness" w:date="2026-03-28T21:57:49Z">
        <w:r>
          <w:delText>ip</w:delText>
        </w:r>
      </w:del>
      <w:ins w:id="3499" w:author="GoldenCorpusHarness" w:date="2026-03-28T21:57:49Z">
        <w:r>
          <w:t xml:space="preserve"> B</w:t>
        </w:r>
      </w:ins>
      <w:r>
        <w:t>a</w:t>
      </w:r>
      <w:del w:id="3500" w:author="GoldenCorpusHarness" w:date="2026-03-28T21:57:49Z">
        <w:r>
          <w:delText xml:space="preserve">nts whose tumors had PD-1 expression, with a </w:delText>
        </w:r>
      </w:del>
      <w:r>
        <w:t>c</w:t>
      </w:r>
      <w:del w:id="3501" w:author="GoldenCorpusHarness" w:date="2026-03-28T21:57:49Z">
        <w:r>
          <w:delText>omparable safety p</w:delText>
        </w:r>
      </w:del>
      <w:ins w:id="3502" w:author="GoldenCorpusHarness" w:date="2026-03-28T21:57:49Z">
        <w:r>
          <w:t>kg</w:t>
        </w:r>
      </w:ins>
      <w:r>
        <w:t>ro</w:t>
      </w:r>
      <w:del w:id="3503" w:author="GoldenCorpusHarness" w:date="2026-03-28T21:57:49Z">
        <w:r>
          <w:delText>file. Therefore, pembroliz</w:delText>
        </w:r>
      </w:del>
      <w:r>
        <w:t>u</w:t>
      </w:r>
      <w:del w:id="3504" w:author="GoldenCorpusHarness" w:date="2026-03-28T21:57:49Z">
        <w:r>
          <w:delText>mab-based treatment may be considered a new 1L sta</w:delText>
        </w:r>
      </w:del>
      <w:r>
        <w:t>nd</w:t>
      </w:r>
      <w:del w:id="3505" w:author="GoldenCorpusHarness" w:date="2026-03-28T21:57:49Z">
        <w:r>
          <w:delText>ard of care for R/M HNSCC.</w:delText>
        </w:r>
      </w:del>
    </w:p>
    <w:bookmarkEnd w:id="50"/>
    <w:p ns2:paraId="6F0FDA9C" ns2:textId="2ED39605" w:rsidR="003B3F06" w:rsidRPr="007E311A" w:rsidRDefault="003B3F06" w:rsidP="00FB4BB9">
      <w:pPr>
        <w:pStyle w:val="Paragraph0"/>
        <w:rPr>
          <w:u w:val="single"/>
        </w:rPr>
      </w:pPr>
      <w:del w:id="3506" w:author="GoldenCorpusHarness" w:date="2026-03-28T21:57:49Z">
        <w:r>
          <w:delText>St</w:delText>
        </w:r>
      </w:del>
      <w:ins w:id="3507" w:author="GoldenCorpusHarness" w:date="2026-03-28T21:57:49Z">
        <w:r>
          <w:t>Pembroliz</w:t>
        </w:r>
      </w:ins>
      <w:r>
        <w:t>u</w:t>
      </w:r>
      <w:del w:id="3508" w:author="GoldenCorpusHarness" w:date="2026-03-28T21:57:49Z">
        <w:r>
          <w:delText>dy 111/KEYNOTE-146</w:delText>
        </w:r>
      </w:del>
      <w:ins w:id="3509" w:author="GoldenCorpusHarness" w:date="2026-03-28T21:57:49Z">
        <w:r>
          <w:t>mab</w:t>
        </w:r>
      </w:ins>
    </w:p>
    <w:p ns2:paraId="4E427820" ns2:textId="12BFA8C5" w:rsidR="003B3F06" w:rsidRDefault="003B3F06" w:rsidP="00FB4BB9">
      <w:pPr>
        <w:pStyle w:val="Paragraph0"/>
      </w:pPr>
      <w:del w:id="3510" w:author="GoldenCorpusHarness" w:date="2026-03-28T21:57:49Z">
        <w:r>
          <w:delText>Stud</w:delText>
        </w:r>
      </w:del>
      <w:ins w:id="3511" w:author="GoldenCorpusHarness" w:date="2026-03-28T21:57:49Z">
        <w:r>
          <w:t>The PD-1 receptor-ligand interaction is a major pathwa</w:t>
        </w:r>
      </w:ins>
      <w:r>
        <w:t xml:space="preserve">y </w:t>
      </w:r>
      <w:ins w:id="3512" w:author="GoldenCorpusHarness" w:date="2026-03-28T21:57:49Z">
        <w:r>
          <w:t>hijacked by tumors to suppress immune control. The normal function of PD-</w:t>
        </w:r>
      </w:ins>
      <w:r>
        <w:t>1</w:t>
      </w:r>
      <w:ins w:id="3513" w:author="GoldenCorpusHarness" w:date="2026-03-28T21:57:49Z">
        <w:r>
          <w:t>, expressed on the cell surface of activated T cells under healthy conditions, is to down-modulate unwanted or excessive immune responses, including autoimmune reactions. PD-</w:t>
        </w:r>
      </w:ins>
      <w:r>
        <w:t>1</w:t>
      </w:r>
      <w:ins w:id="3514" w:author="GoldenCorpusHarness" w:date="2026-03-28T21:57:49Z">
        <w:r>
          <w:t xml:space="preserve"> (encoded by the gene Pdcd</w:t>
        </w:r>
      </w:ins>
      <w:r>
        <w:t>1</w:t>
      </w:r>
      <w:ins w:id="3515" w:author="GoldenCorpusHarness" w:date="2026-03-28T21:57:49Z">
        <w:r>
          <w:t>) is an Ig superfamily member related to CD28 and CTLA-4 that has been shown to negatively regulate antigen receptor signaling on engagement of its ligands (PD-L1 and</w:t>
        </w:r>
      </w:ins>
      <w:r>
        <w:t>/</w:t>
      </w:r>
      <w:del w:id="3516" w:author="GoldenCorpusHarness" w:date="2026-03-28T21:57:49Z">
        <w:r>
          <w:delText>KEYNOTE-146 is a multicenter, open-label,</w:delText>
        </w:r>
      </w:del>
      <w:ins w:id="3517" w:author="GoldenCorpusHarness" w:date="2026-03-28T21:57:49Z">
        <w:r>
          <w:t>or</w:t>
        </w:r>
      </w:ins>
      <w:r>
        <w:t xml:space="preserve"> P</w:t>
      </w:r>
      <w:del w:id="3518" w:author="GoldenCorpusHarness" w:date="2026-03-28T21:57:49Z">
        <w:r>
          <w:delText>hase 1b/</w:delText>
        </w:r>
      </w:del>
      <w:ins w:id="3519" w:author="GoldenCorpusHarness" w:date="2026-03-28T21:57:49Z">
        <w:r>
          <w:t>D-L</w:t>
        </w:r>
      </w:ins>
      <w:r>
        <w:t>2</w:t>
      </w:r>
      <w:del w:id="3520" w:author="GoldenCorpusHarness" w:date="2026-03-28T21:57:49Z">
        <w:r>
          <w:delText xml:space="preserve"> clinical study being conducted to evaluate the efficacy and safety of lenvatinib in combination </w:delText>
        </w:r>
      </w:del>
      <w:ins w:id="3521" w:author="GoldenCorpusHarness" w:date="2026-03-28T21:57:49Z">
        <w:r>
          <w:t>) [Green</w:t>
        </w:r>
      </w:ins>
      <w:r>
        <w:t>w</w:t>
      </w:r>
      <w:del w:id="3522" w:author="GoldenCorpusHarness" w:date="2026-03-28T21:57:49Z">
        <w:r>
          <w:delText>ith pembrolizumab in selected solid tumors (ie, HNSCC, NSCLC</w:delText>
        </w:r>
      </w:del>
      <w:ins w:id="3523" w:author="GoldenCorpusHarness" w:date="2026-03-28T21:57:49Z">
        <w:r>
          <w:t>ald</w:t>
        </w:r>
      </w:ins>
      <w:r>
        <w:t>, R</w:t>
      </w:r>
      <w:del w:id="3524" w:author="GoldenCorpusHarness" w:date="2026-03-28T21:57:49Z">
        <w:r>
          <w:delText>CC, endometrial cancer, urothelial carcinoma, and melanoma) [IB Edition 16 2019]</w:delText>
        </w:r>
      </w:del>
      <w:r>
        <w:t xml:space="preserve">. </w:t>
      </w:r>
      <w:del w:id="3525" w:author="GoldenCorpusHarness" w:date="2026-03-28T21:57:49Z">
        <w:r>
          <w:delText>The Phase 1b portion of this study has been completed and Phase 2 is ongoing</w:delText>
        </w:r>
      </w:del>
      <w:ins w:id="3526" w:author="GoldenCorpusHarness" w:date="2026-03-28T21:57:49Z">
        <w:r>
          <w:t>J</w:t>
        </w:r>
      </w:ins>
      <w:r>
        <w:t>.</w:t>
      </w:r>
      <w:del w:id="3527" w:author="GoldenCorpusHarness" w:date="2026-03-28T21:57:49Z">
        <w:r>
          <w:delText xml:space="preserve"> During the Phase 1b portion of the study, the MTD was determined to be 20 mg lenvatinib daily in combination with</w:delText>
        </w:r>
      </w:del>
      <w:ins w:id="3528" w:author="GoldenCorpusHarness" w:date="2026-03-28T21:57:49Z">
        <w:r>
          <w:t>, et al</w:t>
        </w:r>
      </w:ins>
      <w:r>
        <w:t xml:space="preserve"> 200</w:t>
      </w:r>
      <w:del w:id="3529" w:author="GoldenCorpusHarness" w:date="2026-03-28T21:57:49Z">
        <w:r>
          <w:delText xml:space="preserve"> mg of pembroli</w:delText>
        </w:r>
      </w:del>
      <w:ins w:id="3530" w:author="GoldenCorpusHarness" w:date="2026-03-28T21:57:49Z">
        <w:r>
          <w:t>5] [Oka</w:t>
        </w:r>
      </w:ins>
      <w:r>
        <w:t>z</w:t>
      </w:r>
      <w:del w:id="3531" w:author="GoldenCorpusHarness" w:date="2026-03-28T21:57:49Z">
        <w:r>
          <w:delText>umab IV Q3W</w:delText>
        </w:r>
      </w:del>
      <w:ins w:id="3532" w:author="GoldenCorpusHarness" w:date="2026-03-28T21:57:49Z">
        <w:r>
          <w:t>aki, T</w:t>
        </w:r>
      </w:ins>
      <w:r>
        <w:t>.</w:t>
      </w:r>
      <w:del w:id="3533" w:author="GoldenCorpusHarness" w:date="2026-03-28T21:57:49Z">
        <w:r>
          <w:delText xml:space="preserve"> The safety and efficacy of the combination at the lenvatinib RP</w:delText>
        </w:r>
      </w:del>
      <w:ins w:id="3534" w:author="GoldenCorpusHarness" w:date="2026-03-28T21:57:49Z">
        <w:r>
          <w:t xml:space="preserve">, et al </w:t>
        </w:r>
      </w:ins>
      <w:r>
        <w:t>2</w:t>
      </w:r>
      <w:del w:id="3535" w:author="GoldenCorpusHarness" w:date="2026-03-28T21:57:49Z">
        <w:r>
          <w:delText>D is being assessed in the Phase 2 portion of the study</w:delText>
        </w:r>
      </w:del>
      <w:ins w:id="3536" w:author="GoldenCorpusHarness" w:date="2026-03-28T21:57:49Z">
        <w:r>
          <w:t>001]</w:t>
        </w:r>
      </w:ins>
      <w:r>
        <w:t>.</w:t>
      </w:r>
    </w:p>
    <w:p ns2:paraId="1B7D5387" ns2:textId="4BB4A7CF" w:rsidR="003B3F06" w:rsidRDefault="003B3F06" w:rsidP="00FB4BB9">
      <w:pPr>
        <w:pStyle w:val="Paragraph0"/>
      </w:pPr>
      <w:ins w:id="3537" w:author="GoldenCorpusHarness" w:date="2026-03-28T21:57:49Z">
        <w:r>
          <w:t xml:space="preserve">The structure of murine PD-1 has been resolved [Zhang, X., et al 2004]. PD-1 and its family members are Type-I transmembrane glycoproteins containing an IgV–type domain responsible for ligand binding and a cytoplasmic tail responsible for the binding of signaling molecules. The cytoplasmic tail of PD-1 contains 2 tyrosine-based signaling motifs, an immunoreceptor tyrosine-based inhibition motif, and an immunoreceptor tyrosine-based switch motif. </w:t>
        </w:r>
      </w:ins>
      <w:r>
        <w:t>A</w:t>
      </w:r>
      <w:del w:id="3538" w:author="GoldenCorpusHarness" w:date="2026-03-28T21:57:49Z">
        <w:r>
          <w:delText>s of 0</w:delText>
        </w:r>
      </w:del>
      <w:ins w:id="3539" w:author="GoldenCorpusHarness" w:date="2026-03-28T21:57:49Z">
        <w:r>
          <w:t>fter T-cell stimulation, PD-</w:t>
        </w:r>
      </w:ins>
      <w:r>
        <w:t>1</w:t>
      </w:r>
      <w:del w:id="3540" w:author="GoldenCorpusHarness" w:date="2026-03-28T21:57:49Z">
        <w:r>
          <w:delText>-</w:delText>
        </w:r>
      </w:del>
      <w:ins w:id="3541" w:author="GoldenCorpusHarness" w:date="2026-03-28T21:57:49Z">
        <w:r>
          <w:t xml:space="preserve"> recruits the tyrosine phosphatases, SHP-1 and SHP-2, to the immunoreceptor tyrosine-based switch motif within its cytoplasmic tail, leading to the dephosphorylation of effector molecules such as C</w:t>
        </w:r>
      </w:ins>
      <w:r>
        <w:t>D</w:t>
      </w:r>
      <w:del w:id="3542" w:author="GoldenCorpusHarness" w:date="2026-03-28T21:57:49Z">
        <w:r>
          <w:delText>E</w:delText>
        </w:r>
      </w:del>
      <w:ins w:id="3543" w:author="GoldenCorpusHarness" w:date="2026-03-28T21:57:49Z">
        <w:r>
          <w:t>3ζ, PK</w:t>
        </w:r>
      </w:ins>
      <w:r>
        <w:t>C</w:t>
      </w:r>
      <w:del w:id="3544" w:author="GoldenCorpusHarness" w:date="2026-03-28T21:57:49Z">
        <w:r>
          <w:delText>-</w:delText>
        </w:r>
      </w:del>
      <w:ins w:id="3545" w:author="GoldenCorpusHarness" w:date="2026-03-28T21:57:49Z">
        <w:r>
          <w:t xml:space="preserve">θ, and ZAP70, which are involved in the CD3 T-cell signaling cascade [Okazaki, T., et al </w:t>
        </w:r>
      </w:ins>
      <w:r>
        <w:t>20</w:t>
      </w:r>
      <w:ins w:id="3546" w:author="GoldenCorpusHarness" w:date="2026-03-28T21:57:49Z">
        <w:r>
          <w:t>0</w:t>
        </w:r>
      </w:ins>
      <w:r>
        <w:t>1</w:t>
      </w:r>
      <w:del w:id="3547" w:author="GoldenCorpusHarness" w:date="2026-03-28T21:57:49Z">
        <w:r>
          <w:delText>7,</w:delText>
        </w:r>
      </w:del>
      <w:ins w:id="3548" w:author="GoldenCorpusHarness" w:date="2026-03-28T21:57:49Z">
        <w:r>
          <w:t>] [Chemnitz, J. M., et al</w:t>
        </w:r>
      </w:ins>
      <w:r>
        <w:t xml:space="preserve"> 2</w:t>
      </w:r>
      <w:ins w:id="3549" w:author="GoldenCorpusHarness" w:date="2026-03-28T21:57:49Z">
        <w:r>
          <w:t xml:space="preserve">004] [Sheppard, K-A, et al </w:t>
        </w:r>
      </w:ins>
      <w:r>
        <w:t>2</w:t>
      </w:r>
      <w:del w:id="3550" w:author="GoldenCorpusHarness" w:date="2026-03-28T21:57:49Z">
        <w:r>
          <w:delText xml:space="preserve"> study participants</w:delText>
        </w:r>
      </w:del>
      <w:ins w:id="3551" w:author="GoldenCorpusHarness" w:date="2026-03-28T21:57:49Z">
        <w:r>
          <w:t>004] [Riley, J. L. 2009]. The mechanism by</w:t>
        </w:r>
      </w:ins>
      <w:r>
        <w:t xml:space="preserve"> w</w:t>
      </w:r>
      <w:del w:id="3552" w:author="GoldenCorpusHarness" w:date="2026-03-28T21:57:49Z">
        <w:r>
          <w:delText>ith measurable, confirmed metastatic</w:delText>
        </w:r>
      </w:del>
      <w:ins w:id="3553" w:author="GoldenCorpusHarness" w:date="2026-03-28T21:57:49Z">
        <w:r>
          <w:t>hich PD-1 down-modulates T-cell responses is similar to, but distinct from, that of CTLA-4, because both molecules regulate an overlapping set of signaling proteins [Parry, R. V., et al 2005] [Francisco, L. M., et al 2010]. As a consequence, the PD-1/PD-L1 pathway is an attractive target for therapeutic intervention in R/M</w:t>
        </w:r>
      </w:ins>
      <w:r>
        <w:t xml:space="preserve"> HNSCC</w:t>
      </w:r>
      <w:del w:id="3554" w:author="GoldenCorpusHarness" w:date="2026-03-28T21:57:49Z">
        <w:r>
          <w:delText xml:space="preserve"> and ECOG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(01DEC-2017), ORR was 40.9% (95% CI: 20.7, 63.6); ORR (at Week 24) was 36.4% (95% CI: 17.2, 59.3), including 1 (4.5%) CR, 8 (36.4%) PR, 11 (50%) SD, 0 (0%) PD, and 2 (9.1%) unknown; median PFS of 8.2 months (95% CI: 4.3, NE); and PFS rate at 12 months was 41.9 % (95% CI: 17.6, 64.7) [Taylor, M. H., et al 2018].</w:delText>
        </w:r>
      </w:del>
      <w:ins w:id="3555" w:author="GoldenCorpusHarness" w:date="2026-03-28T21:57:49Z">
        <w:r>
          <w:t>.</w:t>
        </w:r>
      </w:ins>
    </w:p>
    <w:p ns2:paraId="22E5EECB" ns2:textId="6593BACE" w:rsidR="003B3F06" w:rsidRDefault="003B3F06" w:rsidP="00FB4BB9">
      <w:pPr>
        <w:pStyle w:val="Paragraph0"/>
      </w:pPr>
      <w:del w:id="3556" w:author="GoldenCorpusHarness" w:date="2026-03-28T21:57:49Z">
        <w:r>
          <w:delText>Grade 3 or 4 treatm</w:delText>
        </w:r>
      </w:del>
      <w:ins w:id="3557" w:author="GoldenCorpusHarness" w:date="2026-03-28T21:57:49Z">
        <w:r>
          <w:t>L</w:t>
        </w:r>
      </w:ins>
      <w:r>
        <w:t>en</w:t>
      </w:r>
      <w:del w:id="3558" w:author="GoldenCorpusHarness" w:date="2026-03-28T21:57:49Z">
        <w:r>
          <w:delText>t-related AEs occurred in 72.7% of participants (Grade 3 treatment-related AEs in 15 participants [68.2%] and Grade 4 treatment-related AEs in 1 participant [4.5%]). The most common treatment-related AEs were f</w:delText>
        </w:r>
      </w:del>
      <w:ins w:id="3559" w:author="GoldenCorpusHarness" w:date="2026-03-28T21:57:49Z">
        <w:r>
          <w:t>v</w:t>
        </w:r>
      </w:ins>
      <w:r>
        <w:t>ati</w:t>
      </w:r>
      <w:del w:id="3560" w:author="GoldenCorpusHarness" w:date="2026-03-28T21:57:49Z">
        <w:r>
          <w:delText>gue (50.0%; Grade 3: 4.5%), hyperte</w:delText>
        </w:r>
      </w:del>
      <w:r>
        <w:t>n</w:t>
      </w:r>
      <w:del w:id="3561" w:author="GoldenCorpusHarness" w:date="2026-03-28T21:57:49Z">
        <w:r>
          <w:delText>s</w:delText>
        </w:r>
      </w:del>
      <w:r>
        <w:t>i</w:t>
      </w:r>
      <w:del w:id="3562" w:author="GoldenCorpusHarness" w:date="2026-03-28T21:57:49Z">
        <w:r>
          <w:delText>on (40.9%, Grade 3: 18.2%), and diarrhea (36.4%, Grade 3: 4.5%). Five participants experienced serious treatment-related AEs including hypertension, acute kidney injury, dehydration, hemoptysis and pulmonary edema. There were 5 fatal AEs reported; none were deemed treatment-related [Taylor, M. H., et al 2018].</w:delText>
        </w:r>
      </w:del>
      <w:ins w:id="3563" w:author="GoldenCorpusHarness" w:date="2026-03-28T21:57:49Z">
        <w:r>
          <w:t>b</w:t>
        </w:r>
      </w:ins>
    </w:p>
    <w:p ns2:paraId="6A06B4B1" ns2:textId="7BE0BD0A" w:rsidR="003B3F06" w:rsidRDefault="003B3F06" w:rsidP="00FB4BB9">
      <w:pPr>
        <w:pStyle w:val="Paragraph0"/>
      </w:pPr>
      <w:del w:id="3564" w:author="GoldenCorpusHarness" w:date="2026-03-28T21:57:49Z">
        <w:r>
          <w:delText>O</w:delText>
        </w:r>
      </w:del>
      <w:ins w:id="3565" w:author="GoldenCorpusHarness" w:date="2026-03-28T21:57:49Z">
        <w:r>
          <w:t xml:space="preserve">Angiogenesis, the formation of new blood </w:t>
        </w:r>
      </w:ins>
      <w:r>
        <w:t>ve</w:t>
      </w:r>
      <w:del w:id="3566" w:author="GoldenCorpusHarness" w:date="2026-03-28T21:57:49Z">
        <w:r>
          <w:delText xml:space="preserve">rall, </w:delText>
        </w:r>
      </w:del>
      <w:ins w:id="3567" w:author="GoldenCorpusHarness" w:date="2026-03-28T21:57:49Z">
        <w:r>
          <w:t>ssels from a pre-existing vascular network, is essential for tumor grow</w:t>
        </w:r>
      </w:ins>
      <w:r>
        <w:t>th</w:t>
      </w:r>
      <w:del w:id="3568" w:author="GoldenCorpusHarness" w:date="2026-03-28T21:57:49Z">
        <w:r>
          <w:delText>e stud</w:delText>
        </w:r>
      </w:del>
      <w:ins w:id="3569" w:author="GoldenCorpusHarness" w:date="2026-03-28T21:57:49Z">
        <w:r>
          <w:t xml:space="preserve"> and metastasis. VEGF and its famil</w:t>
        </w:r>
      </w:ins>
      <w:r>
        <w:t xml:space="preserve">y </w:t>
      </w:r>
      <w:del w:id="3570" w:author="GoldenCorpusHarness" w:date="2026-03-28T21:57:49Z">
        <w:r>
          <w:delText xml:space="preserve">showed </w:delText>
        </w:r>
      </w:del>
      <w:ins w:id="3571" w:author="GoldenCorpusHarness" w:date="2026-03-28T21:57:49Z">
        <w:r>
          <w:t>of rece</w:t>
        </w:r>
      </w:ins>
      <w:r>
        <w:t>p</w:t>
      </w:r>
      <w:del w:id="3572" w:author="GoldenCorpusHarness" w:date="2026-03-28T21:57:49Z">
        <w:r>
          <w:delText>romising clinical activit</w:delText>
        </w:r>
      </w:del>
      <w:ins w:id="3573" w:author="GoldenCorpusHarness" w:date="2026-03-28T21:57:49Z">
        <w:r>
          <w:t>tors (VEGRs 1-3) pla</w:t>
        </w:r>
      </w:ins>
      <w:r>
        <w:t>y a</w:t>
      </w:r>
      <w:del w:id="3574" w:author="GoldenCorpusHarness" w:date="2026-03-28T21:57:49Z">
        <w:r>
          <w:delText>nd manageable toxicities, supporting further evaluation of the lenvatinib + pembrolizumab in participants with</w:delText>
        </w:r>
      </w:del>
      <w:ins w:id="3575" w:author="GoldenCorpusHarness" w:date="2026-03-28T21:57:49Z">
        <w:r>
          <w:t xml:space="preserve"> major role in tumor angiogenesis [Ferrara, N., et al 2003] [Ellis, L. M. and</w:t>
        </w:r>
      </w:ins>
      <w:r>
        <w:t xml:space="preserve"> H</w:t>
      </w:r>
      <w:del w:id="3576" w:author="GoldenCorpusHarness" w:date="2026-03-28T21:57:49Z">
        <w:r>
          <w:delText>NSCC</w:delText>
        </w:r>
      </w:del>
      <w:ins w:id="3577" w:author="GoldenCorpusHarness" w:date="2026-03-28T21:57:49Z">
        <w:r>
          <w:t>icklin, D. J. 2008]</w:t>
        </w:r>
      </w:ins>
      <w:r>
        <w:t xml:space="preserve"> [Ta</w:t>
      </w:r>
      <w:ins w:id="3578" w:author="GoldenCorpusHarness" w:date="2026-03-28T21:57:49Z">
        <w:r>
          <w:t>mmela, T. and Alitalo, K. 2010]. Accumulated evidence suggests that FGF and its receptor t</w:t>
        </w:r>
      </w:ins>
      <w:r>
        <w:t>y</w:t>
      </w:r>
      <w:del w:id="3579" w:author="GoldenCorpusHarness" w:date="2026-03-28T21:57:49Z">
        <w:r>
          <w:delText>lor</w:delText>
        </w:r>
      </w:del>
      <w:ins w:id="3580" w:author="GoldenCorpusHarness" w:date="2026-03-28T21:57:49Z">
        <w:r>
          <w:t>rosine kinase, FGFR also play important roles for tumor angiogenesis [Cross</w:t>
        </w:r>
      </w:ins>
      <w:r>
        <w:t xml:space="preserve">, M. </w:t>
      </w:r>
      <w:del w:id="3581" w:author="GoldenCorpusHarness" w:date="2026-03-28T21:57:49Z">
        <w:r>
          <w:delText>H., et al</w:delText>
        </w:r>
      </w:del>
      <w:ins w:id="3582" w:author="GoldenCorpusHarness" w:date="2026-03-28T21:57:49Z">
        <w:r>
          <w:t>J. and Claesson-Welsh L.</w:t>
        </w:r>
      </w:ins>
      <w:r>
        <w:t xml:space="preserve"> 20</w:t>
      </w:r>
      <w:ins w:id="3583" w:author="GoldenCorpusHarness" w:date="2026-03-28T21:57:49Z">
        <w:r>
          <w:t>0</w:t>
        </w:r>
      </w:ins>
      <w:r>
        <w:t>1</w:t>
      </w:r>
      <w:del w:id="3584" w:author="GoldenCorpusHarness" w:date="2026-03-28T21:57:49Z">
        <w:r>
          <w:delText>8]. Interim analysis results for NSCLC, urothelial carcinoma, melanoma, endometrial carcinoma and RCC study arms produced similar response rates and acceptable safety and tolerability [Brose, M., et al 2018] [Vogelzang, N., et al 2018] [Taylor, M., et al 2018] [Makker, V., et al 2018</w:delText>
        </w:r>
      </w:del>
      <w:r>
        <w:t>] [L</w:t>
      </w:r>
      <w:del w:id="3585" w:author="GoldenCorpusHarness" w:date="2026-03-28T21:57:49Z">
        <w:r>
          <w:delText>ee</w:delText>
        </w:r>
      </w:del>
      <w:ins w:id="3586" w:author="GoldenCorpusHarness" w:date="2026-03-28T21:57:49Z">
        <w:r>
          <w:t>ieu</w:t>
        </w:r>
      </w:ins>
      <w:r>
        <w:t>, C.</w:t>
      </w:r>
      <w:del w:id="3587" w:author="GoldenCorpusHarness" w:date="2026-03-28T21:57:49Z">
        <w:r>
          <w:delText xml:space="preserve"> H.</w:delText>
        </w:r>
      </w:del>
      <w:r>
        <w:t>, et al 201</w:t>
      </w:r>
      <w:del w:id="3588" w:author="GoldenCorpusHarness" w:date="2026-03-28T21:57:49Z">
        <w:r>
          <w:delText>8</w:delText>
        </w:r>
      </w:del>
      <w:ins w:id="3589" w:author="GoldenCorpusHarness" w:date="2026-03-28T21:57:49Z">
        <w:r>
          <w:t>1</w:t>
        </w:r>
      </w:ins>
      <w:r>
        <w:t>]</w:t>
      </w:r>
      <w:del w:id="3590" w:author="GoldenCorpusHarness" w:date="2026-03-28T21:57:49Z">
        <w:r>
          <w:delText>. From these studies, the combination of pembrolizumab and len</w:delText>
        </w:r>
      </w:del>
      <w:ins w:id="3591" w:author="GoldenCorpusHarness" w:date="2026-03-28T21:57:49Z">
        <w:r>
          <w:t xml:space="preserve"> [Lima</w:t>
        </w:r>
      </w:ins>
      <w:r>
        <w:t>v</w:t>
      </w:r>
      <w:del w:id="3592" w:author="GoldenCorpusHarness" w:date="2026-03-28T21:57:49Z">
        <w:r>
          <w:delText>atinib showed promising clinical activity and a manageable safety profile that is consistent with the safety profile of each agent when administered as monotherapy.</w:delText>
        </w:r>
      </w:del>
      <w:ins w:id="3593" w:author="GoldenCorpusHarness" w:date="2026-03-28T21:57:49Z">
        <w:r>
          <w:t>erde-Sousa, G., et al 2014].</w:t>
        </w:r>
      </w:ins>
    </w:p>
    <w:p ns2:paraId="16BE7017" ns2:textId="5782B489" w:rsidR="00D7360A" w:rsidRPr="00CC1153" w:rsidRDefault="003B3F06" w:rsidP="00F2598F">
      <w:pPr>
        <w:pStyle w:val="Paragraph0"/>
      </w:pPr>
      <w:del w:id="3594" w:author="GoldenCorpusHarness" w:date="2026-03-28T21:57:49Z">
        <w:r>
          <w:delText>Base</w:delText>
        </w:r>
      </w:del>
      <w:ins w:id="3595" w:author="GoldenCorpusHarness" w:date="2026-03-28T21:57:49Z">
        <w:r>
          <w:t>Lenvatinib is a potent multiple RTK inhibitor that selectively inhibits VEGF receptors, VEGFR1 (FLT1), VEGFR2 (KDR), an</w:t>
        </w:r>
      </w:ins>
      <w:r>
        <w:t xml:space="preserve">d </w:t>
      </w:r>
      <w:del w:id="3596" w:author="GoldenCorpusHarness" w:date="2026-03-28T21:57:49Z">
        <w:r>
          <w:delText>on Stu</w:delText>
        </w:r>
      </w:del>
      <w:ins w:id="3597" w:author="GoldenCorpusHarness" w:date="2026-03-28T21:57:49Z">
        <w:r>
          <w:t>VEGFR3 (FLT4), FGFR1-4, PDGFRα, KIT, an</w:t>
        </w:r>
      </w:ins>
      <w:r>
        <w:t>d</w:t>
      </w:r>
      <w:del w:id="3598" w:author="GoldenCorpusHarness" w:date="2026-03-28T21:57:49Z">
        <w:r>
          <w:delText>y 111/KEYNO</w:delText>
        </w:r>
      </w:del>
      <w:ins w:id="3599" w:author="GoldenCorpusHarness" w:date="2026-03-28T21:57:49Z">
        <w:r>
          <w:t xml:space="preserve"> RE</w:t>
        </w:r>
      </w:ins>
      <w:r>
        <w:t>T</w:t>
      </w:r>
      <w:del w:id="3600" w:author="GoldenCorpusHarness" w:date="2026-03-28T21:57:49Z">
        <w:r>
          <w:delText>E-146</w:delText>
        </w:r>
      </w:del>
      <w:ins w:id="3601" w:author="GoldenCorpusHarness" w:date="2026-03-28T21:57:49Z">
        <w:r>
          <w:t>. Among known kinase inhibitors in clinical use</w:t>
        </w:r>
      </w:ins>
      <w:r>
        <w:t xml:space="preserve">, lenvatinib </w:t>
      </w:r>
      <w:del w:id="3602" w:author="GoldenCorpusHarness" w:date="2026-03-28T21:57:49Z">
        <w:r>
          <w:delText>20 m</w:delText>
        </w:r>
      </w:del>
      <w:ins w:id="3603" w:author="GoldenCorpusHarness" w:date="2026-03-28T21:57:49Z">
        <w:r>
          <w:t>is one of the only inhibitors currently labeled with a mechanism of action as an inhibitor of not only VEGFRs but also FGFRs, both of which are currently believed to be very important for tumor an</w:t>
        </w:r>
      </w:ins>
      <w:r>
        <w:t>g</w:t>
      </w:r>
      <w:del w:id="3604" w:author="GoldenCorpusHarness" w:date="2026-03-28T21:57:49Z">
        <w:r>
          <w:delText xml:space="preserve"> QD in combination with pembrolizumab 200 m</w:delText>
        </w:r>
      </w:del>
      <w:ins w:id="3605" w:author="GoldenCorpusHarness" w:date="2026-03-28T21:57:49Z">
        <w:r>
          <w:t>io</w:t>
        </w:r>
      </w:ins>
      <w:r>
        <w:t>g</w:t>
      </w:r>
      <w:del w:id="3606" w:author="GoldenCorpusHarness" w:date="2026-03-28T21:57:49Z">
        <w:r>
          <w:delText xml:space="preserve"> IV Q3W was the dose selected for this Phase 3 study</w:delText>
        </w:r>
      </w:del>
      <w:ins w:id="3607" w:author="GoldenCorpusHarness" w:date="2026-03-28T21:57:49Z">
        <w:r>
          <w:t>enesis</w:t>
        </w:r>
      </w:ins>
      <w:r>
        <w:t>.</w:t>
      </w:r>
    </w:p>
    <w:p ns2:paraId="0869D0B6" ns2:textId="6323F7CC" w:rsidR="00501903" w:rsidRPr="00501903" w:rsidRDefault="00501903" w:rsidP="002F4F23">
      <w:pPr>
        <w:pStyle w:val="Heading2"/>
      </w:pPr>
      <w:del w:id="3608" w:author="GoldenCorpusHarness" w:date="2026-03-28T21:57:49Z">
        <w:r>
          <w:delText>Benefit</w:delText>
        </w:r>
      </w:del>
      <w:ins w:id="3609" w:author="GoldenCorpusHarness" w:date="2026-03-28T21:57:49Z">
        <w:r>
          <w:t>Lenvatinib inhibited cell free kinase activities for VEGFR1-3 and FGFR1-3 with Ki values around 1 nmol</w:t>
        </w:r>
      </w:ins>
      <w:r>
        <w:t>/</w:t>
      </w:r>
      <w:ins w:id="3610" w:author="GoldenCorpusHarness" w:date="2026-03-28T21:57:49Z">
        <w:r>
          <w:t>L, and 8-22 nmol/L, respectively. In cell-based assays, lenvatinib inhibited VEGF-derived and FGF-derived tube formation of HUVEC with IC50 values of 2.1 and 7.3 nmol/L, respectively. Analysis of the signal transduction molecules revealed that lenvatinib inhibited both the MAPK pathway and the mTO</w:t>
        </w:r>
      </w:ins>
      <w:r>
        <w:t>R</w:t>
      </w:r>
      <w:del w:id="3611" w:author="GoldenCorpusHarness" w:date="2026-03-28T21:57:49Z">
        <w:r>
          <w:delText>is</w:delText>
        </w:r>
      </w:del>
      <w:ins w:id="3612" w:author="GoldenCorpusHarness" w:date="2026-03-28T21:57:49Z">
        <w:r>
          <w:t>-S6K-S6 pathway in HUVECs triggered by activated VEGFR and FGFR. Furthermore, lenvatinib (10, 30 mg/</w:t>
        </w:r>
      </w:ins>
      <w:r>
        <w:t>k</w:t>
      </w:r>
      <w:del w:id="3613" w:author="GoldenCorpusHarness" w:date="2026-03-28T21:57:49Z">
        <w:r>
          <w:delText xml:space="preserve"> Assessment</w:delText>
        </w:r>
      </w:del>
      <w:ins w:id="3614" w:author="GoldenCorpusHarness" w:date="2026-03-28T21:57:49Z">
        <w:r>
          <w:t>g) significantly inhibited both VEGF- and FGF-driven angiogenesis in a murine in vivo model [Yamamoto, Y., et al 2014]. In vivo, lenvatinib exhibited antitumor activity against various human tumor xenografts in athymic mice including 5 types of thyroid carcinomas (differentiated [papillary and follicular], anaplastic, squamous, and medullary thyroid carcinomas), RCC, HCC, melanoma, gastric cancer, NSCLC, ovarian cancer, Ewing’s sarcoma, and osteosarcoma. In addition, the antitumor activity of lenvatinib in combination with other anticancer agents in several xenograft models was greater than that of lenvatinib or the other agents alone.</w:t>
        </w:r>
      </w:ins>
    </w:p>
    <w:p ns2:paraId="36DD1F41" ns2:textId="77777777" w:rsidR="00D80FE3" w:rsidRDefault="00D80FE3" w:rsidP="00D80FE3">
      <w:pPr>
        <w:pStyle w:val="Paragraph0"/>
      </w:pPr>
      <w:r>
        <w:t>I</w:t>
      </w:r>
      <w:del w:id="3615" w:author="GoldenCorpusHarness" w:date="2026-03-28T21:57:49Z">
        <w:r>
          <w:delText xml:space="preserve">t cannot be guaranteed that participants in clinical studies </w:delText>
        </w:r>
      </w:del>
      <w:ins w:id="3616" w:author="GoldenCorpusHarness" w:date="2026-03-28T21:57:49Z">
        <w:r>
          <w:t>n summary, lenvatinib inhibited VEGF-driven VEGFR2 phosphorylation and suppressed proliferation and tube formation in human umbilical vein endothelial cell (HUVEC) models. Antitumor activity of lenvatinib in vivo has been sho</w:t>
        </w:r>
      </w:ins>
      <w:r>
        <w:t>w</w:t>
      </w:r>
      <w:del w:id="3617" w:author="GoldenCorpusHarness" w:date="2026-03-28T21:57:49Z">
        <w:r>
          <w:delText>ill directly benefit from treatment during participation, as clinical studies are designed to provide information about the safety and effectiveness of an investigational medicine</w:delText>
        </w:r>
      </w:del>
      <w:ins w:id="3618" w:author="GoldenCorpusHarness" w:date="2026-03-28T21:57:49Z">
        <w:r>
          <w:t>n in numerous xenograft animals</w:t>
        </w:r>
      </w:ins>
      <w:r>
        <w:t>.</w:t>
      </w:r>
      <w:ins w:id="3619" w:author="GoldenCorpusHarness" w:date="2026-03-28T21:57:49Z">
        <w:r>
          <w:t xml:space="preserve"> These results suggest that lenvatinib may be a novel anticancer therapy through inhibition of angiogenesis and may be useful as either monotherapy or in combination with other anticancer drugs.</w:t>
        </w:r>
      </w:ins>
    </w:p>
    <w:p ns2:paraId="25B8A8A9" ns2:textId="4CA000EF" w:rsidR="005811ED" w:rsidRPr="00CC1153" w:rsidRDefault="005811ED" w:rsidP="005811ED">
      <w:pPr>
        <w:pStyle w:val="Paragraph0"/>
      </w:pPr>
      <w:del w:id="3620" w:author="GoldenCorpusHarness" w:date="2026-03-28T21:57:49Z">
        <w:r>
          <w:delText>With the results of the KEYNOTE-048 clinical trial demonstrating survival benefit with p</w:delText>
        </w:r>
      </w:del>
      <w:ins w:id="3621" w:author="GoldenCorpusHarness" w:date="2026-03-28T21:57:49Z">
        <w:r>
          <w:t>P</w:t>
        </w:r>
      </w:ins>
      <w:r>
        <w:t xml:space="preserve">embrolizumab </w:t>
      </w:r>
      <w:del w:id="3622" w:author="GoldenCorpusHarness" w:date="2026-03-28T21:57:49Z">
        <w:r>
          <w:delText>for 1L R/M HNSCC, there i</w:delText>
        </w:r>
      </w:del>
      <w:ins w:id="3623" w:author="GoldenCorpusHarness" w:date="2026-03-28T21:57:49Z">
        <w:r>
          <w:t>Plu</w:t>
        </w:r>
      </w:ins>
      <w:r>
        <w:t xml:space="preserve">s </w:t>
      </w:r>
      <w:del w:id="3624" w:author="GoldenCorpusHarness" w:date="2026-03-28T21:57:49Z">
        <w:r>
          <w:delText>rationale for treating the participants with pembrolizumab monotherapy in the CPS ≥1 biomarker population. 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w:delText>
        </w:r>
      </w:del>
      <w:ins w:id="3625" w:author="GoldenCorpusHarness" w:date="2026-03-28T21:57:49Z">
        <w:r>
          <w:t>L</w:t>
        </w:r>
      </w:ins>
      <w:r>
        <w:t>envatinib</w:t>
      </w:r>
      <w:del w:id="3626" w:author="GoldenCorpusHarness" w:date="2026-03-28T21:57:49Z">
        <w:r>
          <w:delText xml:space="preserve"> a promising therapeutic option to test in participants with 1L R/M HNSCC whose tumor demonstrates PD-L1 expression.</w:delText>
        </w:r>
      </w:del>
    </w:p>
    <w:p ns2:paraId="3D2CD4A1" ns2:textId="3CDFE828" w:rsidR="00D80FE3" w:rsidRDefault="00D80FE3" w:rsidP="00D80FE3">
      <w:pPr>
        <w:pStyle w:val="Paragraph0"/>
      </w:pPr>
      <w:ins w:id="3627" w:author="GoldenCorpusHarness" w:date="2026-03-28T21:57:49Z">
        <w:r>
          <w:t xml:space="preserve">The importance of intact immune surveillance function in controlling outgrowth of neoplastic transformations has been known for decades [Disis, M. L. 2010]. </w:t>
        </w:r>
      </w:ins>
      <w:r>
        <w:t>A</w:t>
      </w:r>
      <w:del w:id="3628" w:author="GoldenCorpusHarness" w:date="2026-03-28T21:57:49Z">
        <w:r>
          <w:delText>dditional details regarding specific</w:delText>
        </w:r>
      </w:del>
      <w:ins w:id="3629" w:author="GoldenCorpusHarness" w:date="2026-03-28T21:57:49Z">
        <w:r>
          <w:t>ccumulating evidence shows a correlation</w:t>
        </w:r>
      </w:ins>
      <w:r>
        <w:t xml:space="preserve"> be</w:t>
      </w:r>
      <w:del w:id="3630" w:author="GoldenCorpusHarness" w:date="2026-03-28T21:57:49Z">
        <w:r>
          <w:delText>nefits and risks for participants participating in this clinical stud</w:delText>
        </w:r>
      </w:del>
      <w:ins w:id="3631" w:author="GoldenCorpusHarness" w:date="2026-03-28T21:57:49Z">
        <w:r>
          <w:t>tween tumor-infiltrating l</w:t>
        </w:r>
      </w:ins>
      <w:r>
        <w:t>y</w:t>
      </w:r>
      <w:del w:id="3632" w:author="GoldenCorpusHarness" w:date="2026-03-28T21:57:49Z">
        <w:r>
          <w:delText xml:space="preserve"> ma</w:delText>
        </w:r>
      </w:del>
      <w:ins w:id="3633" w:author="GoldenCorpusHarness" w:date="2026-03-28T21:57:49Z">
        <w:r>
          <w:t>mphoc</w:t>
        </w:r>
      </w:ins>
      <w:r>
        <w:t>y</w:t>
      </w:r>
      <w:del w:id="3634" w:author="GoldenCorpusHarness" w:date="2026-03-28T21:57:49Z">
        <w:r>
          <w:delText xml:space="preserve"> </w:delText>
        </w:r>
      </w:del>
      <w:ins w:id="3635" w:author="GoldenCorpusHarness" w:date="2026-03-28T21:57:49Z">
        <w:r>
          <w:t>tes in cancer tissue and favora</w:t>
        </w:r>
      </w:ins>
      <w:r>
        <w:t>b</w:t>
      </w:r>
      <w:del w:id="3636" w:author="GoldenCorpusHarness" w:date="2026-03-28T21:57:49Z">
        <w:r>
          <w:delText>e found in the accompan</w:delText>
        </w:r>
      </w:del>
      <w:ins w:id="3637" w:author="GoldenCorpusHarness" w:date="2026-03-28T21:57:49Z">
        <w:r>
          <w:t>le prognosis in various malignancies. In particular, the presence of CD8+ T-cells and the ratio of CD8+ effector T-cells/FoxP3+ regulator</w:t>
        </w:r>
      </w:ins>
      <w:r>
        <w:t>y</w:t>
      </w:r>
      <w:del w:id="3638" w:author="GoldenCorpusHarness" w:date="2026-03-28T21:57:49Z">
        <w:r>
          <w:delText>ing IB and ICF documents.</w:delText>
        </w:r>
      </w:del>
      <w:ins w:id="3639" w:author="GoldenCorpusHarness" w:date="2026-03-28T21:57:49Z">
        <w:r>
          <w:t xml:space="preserve"> T-cells (T-regs) correlates with improved prognosis and long-term survival in solid malignancies, such as ovarian, colorectal, and pancreatic cancer; hepatocellular carcinoma; malignant melanoma; and renal cell carcinoma. Tumor-infiltrating lymphocytes can be expanded ex vivo and reinfused, inducing durable objective tumor responses in cancers such as melanoma [Dudley, M. E., et al 2005] [Hunder, N. N., et al 2008].</w:t>
        </w:r>
      </w:ins>
    </w:p>
    <w:p ns2:paraId="41314333" ns2:textId="31B4108E" w:rsidR="00B71632" w:rsidRPr="00B71632" w:rsidRDefault="00386ECB" w:rsidP="00B71632">
      <w:pPr>
        <w:pStyle w:val="Heading1"/>
      </w:pPr>
      <w:del w:id="3640" w:author="GoldenCorpusHarness" w:date="2026-03-28T21:57:49Z">
        <w:r>
          <w:delText>H</w:delText>
        </w:r>
      </w:del>
      <w:ins w:id="3641" w:author="GoldenCorpusHarness" w:date="2026-03-28T21:57:49Z">
        <w:r>
          <w:t>In preclinical models, lenvatinib decreased the tumor-associated macrophage (TAM) population, which is known as an immune-regulator in the tumor microenvironment. The decrease in TAM population was accompanied b</w:t>
        </w:r>
      </w:ins>
      <w:r>
        <w:t>y</w:t>
      </w:r>
      <w:del w:id="3642" w:author="GoldenCorpusHarness" w:date="2026-03-28T21:57:49Z">
        <w:r>
          <w:delText>potheses</w:delText>
        </w:r>
      </w:del>
      <w:ins w:id="3643" w:author="GoldenCorpusHarness" w:date="2026-03-28T21:57:49Z">
        <w:r>
          <w:t xml:space="preserve"> increases in activated cytotoxic T-cell populations through stimulation of interferon-gamma signaling</w:t>
        </w:r>
      </w:ins>
      <w:r>
        <w:t xml:space="preserve">, </w:t>
      </w:r>
      <w:del w:id="3644" w:author="GoldenCorpusHarness" w:date="2026-03-28T21:57:49Z">
        <w:r>
          <w:delText>Objectives</w:delText>
        </w:r>
      </w:del>
      <w:ins w:id="3645" w:author="GoldenCorpusHarness" w:date="2026-03-28T21:57:49Z">
        <w:r>
          <w:t>resulting in increased immune activation [Kimura</w:t>
        </w:r>
      </w:ins>
      <w:r>
        <w:t xml:space="preserve">, </w:t>
      </w:r>
      <w:del w:id="3646" w:author="GoldenCorpusHarness" w:date="2026-03-28T21:57:49Z">
        <w:r>
          <w:delText>and Endpoints</w:delText>
        </w:r>
      </w:del>
      <w:ins w:id="3647" w:author="GoldenCorpusHarness" w:date="2026-03-28T21:57:49Z">
        <w:r>
          <w:t>T., et al 2018]. The immune-modulating effect of lenvatinib may result in a potent combination effect with PD-1/L1 signal inhibitors. The effect of combining lenvatinib with an anti-human PD-1 humanized mAb was investigated in 4 murine tumor isograft models, which showed significant tumor growth inhibition compared to control. In the RAG murine tumor isograft tumor model, survival in the group treated with the combination was significantly longer than that of the respective monotherapy groups. In the CT26 murine tumor isograft model, treatment with the combination significantly increased the population of activated cytotoxic T cells compared to that of the respective monotherapy groups [Kato, Y., et al 2019]. All treatments were well tolerated and severe body weight loss was not observed.</w:t>
        </w:r>
      </w:ins>
    </w:p>
    <w:p ns2:paraId="197222AE" ns2:textId="0F65EAA8" w:rsidR="007A6B8D" w:rsidRDefault="007A6B8D" w:rsidP="00AE07B5">
      <w:pPr>
        <w:pStyle w:val="Paragraph0"/>
        <w:rPr>
          <w:rFonts w:eastAsia="Times New Roman"/>
        </w:rPr>
      </w:pPr>
      <w:del w:id="3648" w:author="GoldenCorpusHarness" w:date="2026-03-28T21:57:49Z">
        <w:r>
          <w:delText>Hypotheses a</w:delText>
        </w:r>
      </w:del>
      <w:ins w:id="3649" w:author="GoldenCorpusHarness" w:date="2026-03-28T21:57:49Z">
        <w:r>
          <w:t>P</w:t>
        </w:r>
      </w:ins>
      <w:r>
        <w:t>re</w:t>
      </w:r>
      <w:del w:id="3650" w:author="GoldenCorpusHarness" w:date="2026-03-28T21:57:49Z">
        <w:r>
          <w:delText xml:space="preserve"> </w:delText>
        </w:r>
      </w:del>
      <w:ins w:id="3651" w:author="GoldenCorpusHarness" w:date="2026-03-28T21:57:49Z">
        <w:r>
          <w:t>clinic</w:t>
        </w:r>
      </w:ins>
      <w:r>
        <w:t>al</w:t>
      </w:r>
      <w:del w:id="3652" w:author="GoldenCorpusHarness" w:date="2026-03-28T21:57:49Z">
        <w:r>
          <w:delText>igned with objectives in the Objectives</w:delText>
        </w:r>
      </w:del>
      <w:r>
        <w:t xml:space="preserve"> and </w:t>
      </w:r>
      <w:del w:id="3653" w:author="GoldenCorpusHarness" w:date="2026-03-28T21:57:49Z">
        <w:r>
          <w:delText>Endpo</w:delText>
        </w:r>
      </w:del>
      <w:ins w:id="3654" w:author="GoldenCorpusHarness" w:date="2026-03-28T21:57:49Z">
        <w:r>
          <w:t>Cl</w:t>
        </w:r>
      </w:ins>
      <w:r>
        <w:t>in</w:t>
      </w:r>
      <w:ins w:id="3655" w:author="GoldenCorpusHarness" w:date="2026-03-28T21:57:49Z">
        <w:r>
          <w:t>ical S</w:t>
        </w:r>
      </w:ins>
      <w:r>
        <w:t>t</w:t>
      </w:r>
      <w:ins w:id="3656" w:author="GoldenCorpusHarness" w:date="2026-03-28T21:57:49Z">
        <w:r>
          <w:t>udie</w:t>
        </w:r>
      </w:ins>
      <w:r>
        <w:t>s</w:t>
      </w:r>
      <w:del w:id="3657" w:author="GoldenCorpusHarness" w:date="2026-03-28T21:57:49Z">
        <w:r>
          <w:delText xml:space="preserve"> table. </w:delText>
        </w:r>
      </w:del>
    </w:p>
    <w:p ns2:paraId="10E50A08" ns2:textId="77777777" w:rsidR="00A2718A" w:rsidRDefault="00A2718A" w:rsidP="00A2718A">
      <w:pPr>
        <w:pStyle w:val="Paragraph0"/>
      </w:pPr>
      <w:del w:id="3658" w:author="GoldenCorpusHarness" w:date="2026-03-28T21:57:49Z">
        <w:r>
          <w:delText>Ma</w:delText>
        </w:r>
      </w:del>
      <w:ins w:id="3659" w:author="GoldenCorpusHarness" w:date="2026-03-28T21:57:49Z">
        <w:r>
          <w:t>Comp</w:t>
        </w:r>
      </w:ins>
      <w:r>
        <w:t>le</w:t>
      </w:r>
      <w:ins w:id="3660" w:author="GoldenCorpusHarness" w:date="2026-03-28T21:57:49Z">
        <w:r>
          <w:t>ted Studie</w:t>
        </w:r>
      </w:ins>
      <w:r>
        <w:t>s</w:t>
      </w:r>
      <w:ins w:id="3661" w:author="GoldenCorpusHarness" w:date="2026-03-28T21:57:49Z">
        <w:r>
          <w:t xml:space="preserve"> With Pembrolizumab</w:t>
        </w:r>
      </w:ins>
      <w:r>
        <w:t xml:space="preserve"> and </w:t>
      </w:r>
      <w:del w:id="3662" w:author="GoldenCorpusHarness" w:date="2026-03-28T21:57:49Z">
        <w:r>
          <w:delText>f</w:delText>
        </w:r>
      </w:del>
      <w:ins w:id="3663" w:author="GoldenCorpusHarness" w:date="2026-03-28T21:57:49Z">
        <w:r>
          <w:t>L</w:t>
        </w:r>
      </w:ins>
      <w:r>
        <w:t>e</w:t>
      </w:r>
      <w:del w:id="3664" w:author="GoldenCorpusHarness" w:date="2026-03-28T21:57:49Z">
        <w:r>
          <w:delText xml:space="preserve">males who are </w:delText>
        </w:r>
      </w:del>
      <w:ins w:id="3665" w:author="GoldenCorpusHarness" w:date="2026-03-28T21:57:49Z">
        <w:r>
          <w:t>nv</w:t>
        </w:r>
      </w:ins>
      <w:r>
        <w:t>at</w:t>
      </w:r>
      <w:del w:id="3666" w:author="GoldenCorpusHarness" w:date="2026-03-28T21:57:49Z">
        <w:r>
          <w:delText xml:space="preserve"> least 18 years old, with a histologically confirmed diagnosis of R/M HNSCC that is biomarker positive (CPS ≥1), and who are considered </w:delText>
        </w:r>
      </w:del>
      <w:r>
        <w:t>in</w:t>
      </w:r>
      <w:del w:id="3667" w:author="GoldenCorpusHarness" w:date="2026-03-28T21:57:49Z">
        <w:r>
          <w:delText>cura</w:delText>
        </w:r>
      </w:del>
      <w:ins w:id="3668" w:author="GoldenCorpusHarness" w:date="2026-03-28T21:57:49Z">
        <w:r>
          <w:t>i</w:t>
        </w:r>
      </w:ins>
      <w:r>
        <w:t>b</w:t>
      </w:r>
      <w:del w:id="3669" w:author="GoldenCorpusHarness" w:date="2026-03-28T21:57:49Z">
        <w:r>
          <w:delText>le by local therapies will be enrolled in this study.</w:delText>
        </w:r>
      </w:del>
    </w:p>
    <w:p ns2:paraId="2864865B" ns2:textId="3DBE9D10" w:rsidR="009300B0" w:rsidRDefault="00A2718A" w:rsidP="00A2718A">
      <w:pPr>
        <w:pStyle w:val="Paragraph0"/>
      </w:pPr>
      <w:del w:id="3670" w:author="GoldenCorpusHarness" w:date="2026-03-28T21:57:49Z">
        <w:r>
          <w:delText xml:space="preserve">Throughout this protocol, the term RECIST 1.1 refers to the adjustment of RECIST 1.1 to include a maximum of 10 target lesions and a maximum of 5 target lesions per organ. </w:delText>
        </w:r>
      </w:del>
      <w:r>
        <w:t xml:space="preserve">Refer to </w:t>
      </w:r>
      <w:del w:id="3671" w:author="GoldenCorpusHarness" w:date="2026-03-28T21:57:49Z">
        <w:r>
          <w:delText>S</w:delText>
        </w:r>
      </w:del>
      <w:ins w:id="3672" w:author="GoldenCorpusHarness" w:date="2026-03-28T21:57:49Z">
        <w:r>
          <w:t>the resp</w:t>
        </w:r>
      </w:ins>
      <w:r>
        <w:t>ec</w:t>
      </w:r>
      <w:ins w:id="3673" w:author="GoldenCorpusHarness" w:date="2026-03-28T21:57:49Z">
        <w:r>
          <w:t>tive IBs for preclinical and clinical study data for pembrolizumab [IB Edi</w:t>
        </w:r>
      </w:ins>
      <w:r>
        <w:t xml:space="preserve">tion </w:t>
      </w:r>
      <w:del w:id="3674" w:author="GoldenCorpusHarness" w:date="2026-03-28T21:57:49Z">
        <w:r>
          <w:delText>4</w:delText>
        </w:r>
      </w:del>
      <w:ins w:id="3675" w:author="GoldenCorpusHarness" w:date="2026-03-28T21:57:49Z">
        <w:r>
          <w:t>17 2019] and lenvatinib [IB Edition 16 2019]</w:t>
        </w:r>
      </w:ins>
      <w:r>
        <w:t>.</w:t>
      </w:r>
      <w:del w:id="3676" w:author="GoldenCorpusHarness" w:date="2026-03-28T21:57:49Z">
        <w:r>
          <w:delText>2.1.1.1 for further details.</w:delText>
        </w:r>
      </w:del>
    </w:p>
    <w:tbl>
      <w:tblPr>
        <w:tblStyle w:val="TableGrid1"/>
        <w:tblW w:w="5000" w:type="pct"/>
        <w:tblLook w:val="04A0" w:firstRow="1" w:lastRow="0" w:firstColumn="1" w:lastColumn="0" w:noHBand="0" w:noVBand="1"/>
      </w:tblPr>
      <w:tblGrid>
        <w:gridCol w:w="4536"/>
        <w:gridCol w:w="4454"/>
      </w:tblGrid>
      <w:tr w:rsidR="00630DB2" w:rsidRPr="00CC1153" ns2:paraId="28E7B549" ns2:textId="77777777" w:rsidTr="00DE2689">
        <w:trPr>
          <w:tblHeader/>
        </w:trPr>
        <w:tc>
          <w:tcPr>
            <w:tcW w:w="4536" w:type="dxa"/>
            <w:vAlign w:val="center"/>
          </w:tcPr>
          <w:p ns2:paraId="090F2957" ns2:textId="69A4F5C5" w:rsidR="00630DB2" w:rsidRPr="00CC1153" w:rsidRDefault="00630DB2" w:rsidP="00A72B20">
            <w:pPr>
              <w:pStyle w:val="Paragraph0"/>
              <w:spacing w:before="120" w:after="120" w:line="240" w:lineRule="auto"/>
              <w:jc w:val="center"/>
              <w:rPr>
                <w:rFonts w:eastAsia="Calibri"/>
              </w:rPr>
            </w:pPr>
            <w:r w:rsidRPr="00CC1153">
              <w:rPr>
                <w:rFonts w:eastAsia="Calibri"/>
              </w:rPr>
              <w:t>Objectives</w:t>
            </w:r>
          </w:p>
        </w:tc>
        <w:tc>
          <w:tcPr>
            <w:tcW w:w="4454" w:type="dxa"/>
            <w:vAlign w:val="center"/>
          </w:tcPr>
          <w:p ns2:paraId="25B19682" ns2:textId="1E1167BA" w:rsidR="00630DB2" w:rsidRPr="00CC1153" w:rsidRDefault="00630DB2" w:rsidP="00A72B20">
            <w:pPr>
              <w:pStyle w:val="Paragraph0"/>
              <w:spacing w:before="120" w:after="120" w:line="240" w:lineRule="auto"/>
              <w:jc w:val="center"/>
              <w:rPr>
                <w:rFonts w:eastAsia="Calibri"/>
              </w:rPr>
            </w:pPr>
            <w:r w:rsidRPr="00CC1153">
              <w:rPr>
                <w:rFonts w:eastAsia="Calibri"/>
              </w:rPr>
              <w:t>Endpoints</w:t>
            </w:r>
          </w:p>
        </w:tc>
      </w:tr>
      <w:tr w:rsidR="00630DB2" w:rsidRPr="00CC1153" ns2:paraId="239E1A5F" ns2:textId="77777777" w:rsidTr="00DE2689">
        <w:tc>
          <w:tcPr>
            <w:tcW w:w="4536" w:type="dxa"/>
          </w:tcPr>
          <w:p ns2:paraId="5C226841" ns2:textId="77777777" w:rsidR="00630DB2" w:rsidRPr="00CC1153" w:rsidRDefault="00630DB2" w:rsidP="00DE2689">
            <w:pPr>
              <w:pStyle w:val="Paragraph0"/>
              <w:spacing w:before="120" w:after="120" w:line="240" w:lineRule="auto"/>
              <w:rPr>
                <w:rFonts w:eastAsia="Calibri"/>
              </w:rPr>
            </w:pPr>
            <w:r w:rsidRPr="00CC1153">
              <w:rPr>
                <w:rFonts w:eastAsia="Calibri"/>
              </w:rPr>
              <w:t>Primary</w:t>
            </w:r>
          </w:p>
        </w:tc>
        <w:tc>
          <w:tcPr>
            <w:tcW w:w="4454" w:type="dxa"/>
          </w:tcPr>
          <w:p ns2:paraId="2F0666AF" ns2:textId="77777777" w:rsidR="00630DB2" w:rsidRPr="00CC1153" w:rsidRDefault="00630DB2" w:rsidP="00DE2689">
            <w:pPr>
              <w:pStyle w:val="Paragraph0"/>
              <w:spacing w:before="120" w:after="120" w:line="240" w:lineRule="auto"/>
              <w:rPr>
                <w:rFonts w:eastAsia="Calibri"/>
              </w:rPr>
            </w:pPr>
          </w:p>
        </w:tc>
      </w:tr>
      <w:tr w:rsidR="00A4020F" w:rsidRPr="00CC1153" ns2:paraId="5EB73F9C" ns2:textId="77777777" w:rsidTr="00DE2689">
        <w:tc>
          <w:tcPr>
            <w:tcW w:w="4536" w:type="dxa"/>
          </w:tcPr>
          <w:p ns2:paraId="7CCB11FF" ns2:textId="6292ECFE" w:rsidR="00A4020F" w:rsidRDefault="00BC27BF" w:rsidP="00DE2689">
            <w:pPr>
              <w:pStyle w:val="ListBullet"/>
              <w:keepLines w:val="0"/>
              <w:numPr>
                <w:ilvl w:val="0"/>
                <w:numId w:val="41"/>
              </w:numPr>
              <w:spacing w:before="120" w:after="120" w:line="240" w:lineRule="auto"/>
              <w:ind w:left="420"/>
            </w:pPr>
            <w:r>
              <w:t xml:space="preserve">Objective: </w:t>
            </w:r>
            <w:r w:rsidR="00A4020F" w:rsidRPr="00B7119A">
              <w:t xml:space="preserve">To </w:t>
            </w:r>
            <w:r>
              <w:t>compare</w:t>
            </w:r>
            <w:r w:rsidR="009F62E0">
              <w:t xml:space="preserve"> </w:t>
            </w:r>
            <w:r w:rsidR="00A4020F" w:rsidRPr="00B7119A">
              <w:t xml:space="preserve">pembrolizumab + lenvatinib </w:t>
            </w:r>
            <w:r>
              <w:t xml:space="preserve">to pembrolizumab </w:t>
            </w:r>
            <w:r w:rsidR="00B33897">
              <w:t xml:space="preserve">+ placebo </w:t>
            </w:r>
            <w:r>
              <w:t xml:space="preserve">with respect to </w:t>
            </w:r>
            <w:r w:rsidR="00A4020F" w:rsidRPr="00B7119A">
              <w:t>OR</w:t>
            </w:r>
            <w:r w:rsidR="00C3042A">
              <w:t>R</w:t>
            </w:r>
            <w:r w:rsidR="00A4020F" w:rsidRPr="00B7119A">
              <w:t xml:space="preserve"> per RECIST 1.1 </w:t>
            </w:r>
            <w:r>
              <w:t>as assessed by</w:t>
            </w:r>
            <w:r w:rsidR="00A4020F" w:rsidRPr="00B7119A">
              <w:t xml:space="preserve"> BIC</w:t>
            </w:r>
            <w:r w:rsidR="009F62E0">
              <w:t>R</w:t>
            </w:r>
            <w:r w:rsidR="00F61A79">
              <w:t>.</w:t>
            </w:r>
          </w:p>
          <w:p ns2:paraId="03667D57" ns2:textId="6DFCFF67" w:rsidR="00BC27BF" w:rsidRPr="0028522D" w:rsidRDefault="00BC27BF" w:rsidP="00DE2689">
            <w:pPr>
              <w:pStyle w:val="ListBullet"/>
              <w:keepLines w:val="0"/>
              <w:spacing w:before="120" w:after="120" w:line="240" w:lineRule="auto"/>
              <w:ind w:left="510"/>
            </w:pPr>
            <w:r>
              <w:t xml:space="preserve">Hypothesis (H1): </w:t>
            </w:r>
            <w:r w:rsidR="00E03AD3">
              <w:t>P</w:t>
            </w:r>
            <w:r w:rsidRPr="00B7119A">
              <w:t>embrolizumab + lenvatinib</w:t>
            </w:r>
            <w:r>
              <w:t xml:space="preserve"> is superior to pembrolizumab </w:t>
            </w:r>
            <w:r w:rsidR="00B33897">
              <w:t xml:space="preserve">+ placebo </w:t>
            </w:r>
            <w:r>
              <w:t>with respect to ORR per RECIST 1.1 by BICR</w:t>
            </w:r>
            <w:r w:rsidR="009F62E0">
              <w:t>.</w:t>
            </w:r>
          </w:p>
        </w:tc>
        <w:tc>
          <w:tcPr>
            <w:tcW w:w="4454" w:type="dxa"/>
          </w:tcPr>
          <w:p ns2:paraId="0DE32962" ns2:textId="59C5A972" w:rsidR="00A4020F" w:rsidRPr="00CC1153" w:rsidRDefault="00A4020F" w:rsidP="00DE2689">
            <w:pPr>
              <w:pStyle w:val="ListBullet"/>
              <w:keepLines w:val="0"/>
              <w:numPr>
                <w:ilvl w:val="0"/>
                <w:numId w:val="41"/>
              </w:numPr>
              <w:spacing w:before="120" w:after="120" w:line="240" w:lineRule="auto"/>
              <w:ind w:left="391"/>
            </w:pPr>
            <w:r w:rsidRPr="00B7119A">
              <w:t>O</w:t>
            </w:r>
            <w:r>
              <w:t>R</w:t>
            </w:r>
            <w:r w:rsidRPr="00B7119A">
              <w:t xml:space="preserve">, defined as </w:t>
            </w:r>
            <w:r>
              <w:t xml:space="preserve">a </w:t>
            </w:r>
            <w:r w:rsidRPr="00B7119A">
              <w:t>BOR of CR or PR</w:t>
            </w:r>
            <w:r w:rsidR="004A0657">
              <w:t>.</w:t>
            </w:r>
          </w:p>
        </w:tc>
      </w:tr>
      <w:tr w:rsidR="00A4020F" w:rsidRPr="00CC1153" ns2:paraId="32A687DB" ns2:textId="77777777" w:rsidTr="00DE2689">
        <w:tc>
          <w:tcPr>
            <w:tcW w:w="4536" w:type="dxa"/>
          </w:tcPr>
          <w:p ns2:paraId="0C480311" ns2:textId="3019A31A" w:rsidR="00A4020F" w:rsidRDefault="00BC27BF" w:rsidP="00DE2689">
            <w:pPr>
              <w:pStyle w:val="ListBullet"/>
              <w:keepLines w:val="0"/>
              <w:numPr>
                <w:ilvl w:val="0"/>
                <w:numId w:val="41"/>
              </w:numPr>
              <w:spacing w:before="120" w:after="120" w:line="240" w:lineRule="auto"/>
              <w:ind w:left="333"/>
            </w:pPr>
            <w:r>
              <w:t xml:space="preserve">Objective: </w:t>
            </w:r>
            <w:r w:rsidR="00B37B40">
              <w:t xml:space="preserve">To </w:t>
            </w:r>
            <w:r>
              <w:t xml:space="preserve">compare </w:t>
            </w:r>
            <w:r w:rsidR="00B37B40">
              <w:t xml:space="preserve">pembrolizumab + lenvatinib </w:t>
            </w:r>
            <w:r>
              <w:t xml:space="preserve">to pembrolizumab </w:t>
            </w:r>
            <w:r w:rsidR="00B33897">
              <w:t xml:space="preserve">+ placebo </w:t>
            </w:r>
            <w:r>
              <w:t xml:space="preserve">with respect to </w:t>
            </w:r>
            <w:r w:rsidR="00B37B40">
              <w:t>PFS per RECIST 1.1</w:t>
            </w:r>
            <w:r w:rsidR="006F7AAB">
              <w:t xml:space="preserve"> </w:t>
            </w:r>
            <w:r w:rsidR="009F62E0">
              <w:t xml:space="preserve">as assessed </w:t>
            </w:r>
            <w:r w:rsidR="00B37B40">
              <w:t>by BICR</w:t>
            </w:r>
            <w:r w:rsidR="00F61A79">
              <w:t>.</w:t>
            </w:r>
          </w:p>
          <w:p ns2:paraId="77903DB1" ns2:textId="1DDF0283" w:rsidR="00BC27BF" w:rsidRPr="0028522D" w:rsidRDefault="00BC27BF" w:rsidP="00DE2689">
            <w:pPr>
              <w:pStyle w:val="ListBullet"/>
              <w:keepLines w:val="0"/>
              <w:spacing w:before="120" w:after="120" w:line="240" w:lineRule="auto"/>
              <w:ind w:left="333"/>
            </w:pPr>
            <w:r>
              <w:t>Hypothesis (H2):</w:t>
            </w:r>
            <w:r w:rsidR="00AB1683" w:rsidRPr="00B7119A">
              <w:t xml:space="preserve"> </w:t>
            </w:r>
            <w:r w:rsidR="00E03AD3">
              <w:t>P</w:t>
            </w:r>
            <w:r w:rsidR="00AB1683" w:rsidRPr="00B7119A">
              <w:t>embrolizumab + lenvatinib</w:t>
            </w:r>
            <w:r w:rsidR="00AB1683">
              <w:t xml:space="preserve"> is superior to pembrolizumab </w:t>
            </w:r>
            <w:r w:rsidR="00B33897">
              <w:t xml:space="preserve">+ placebo </w:t>
            </w:r>
            <w:r w:rsidR="00AB1683">
              <w:t xml:space="preserve">with respect to PFS per RECIST 1.1 </w:t>
            </w:r>
            <w:r w:rsidR="006F7AAB">
              <w:t xml:space="preserve">as assessed </w:t>
            </w:r>
            <w:r w:rsidR="00AB1683">
              <w:t>by BICR</w:t>
            </w:r>
            <w:r w:rsidR="009F62E0">
              <w:t>.</w:t>
            </w:r>
          </w:p>
        </w:tc>
        <w:tc>
          <w:tcPr>
            <w:tcW w:w="4454" w:type="dxa"/>
          </w:tcPr>
          <w:p ns2:paraId="739B94C0" ns2:textId="074A7AEB" w:rsidR="00A4020F" w:rsidRPr="00F37CBD" w:rsidRDefault="00B37B40" w:rsidP="00DE2689">
            <w:pPr>
              <w:pStyle w:val="ListBullet"/>
              <w:keepLines w:val="0"/>
              <w:numPr>
                <w:ilvl w:val="0"/>
                <w:numId w:val="75"/>
              </w:numPr>
              <w:spacing w:before="120" w:after="120" w:line="240" w:lineRule="auto"/>
              <w:ind w:left="360"/>
            </w:pPr>
            <w:r w:rsidRPr="002948D9">
              <w:t xml:space="preserve">PFS, defined as the time from </w:t>
            </w:r>
            <w:r w:rsidR="00C3042A" w:rsidRPr="00F37CBD">
              <w:t xml:space="preserve">randomization </w:t>
            </w:r>
            <w:r w:rsidRPr="00F37CBD">
              <w:t xml:space="preserve">to the first documented PD or death </w:t>
            </w:r>
            <w:r w:rsidR="00C3042A" w:rsidRPr="00F37CBD">
              <w:t xml:space="preserve">due to </w:t>
            </w:r>
            <w:r w:rsidRPr="00F37CBD">
              <w:t>any cause, whichever occurs first.</w:t>
            </w:r>
          </w:p>
        </w:tc>
      </w:tr>
      <w:tr w:rsidR="00A4020F" w:rsidRPr="00CC1153" ns2:paraId="0FC757C3" ns2:textId="77777777" w:rsidTr="00DE2689">
        <w:tc>
          <w:tcPr>
            <w:tcW w:w="4536" w:type="dxa"/>
          </w:tcPr>
          <w:p ns2:paraId="75434A01" ns2:textId="3C69561E" w:rsidR="00A4020F" w:rsidRPr="00F37CBD" w:rsidRDefault="00AB1683" w:rsidP="00DE2689">
            <w:pPr>
              <w:pStyle w:val="ListBullet"/>
              <w:keepLines w:val="0"/>
              <w:numPr>
                <w:ilvl w:val="0"/>
                <w:numId w:val="76"/>
              </w:numPr>
              <w:spacing w:before="120" w:after="120" w:line="240" w:lineRule="auto"/>
              <w:ind w:left="360"/>
            </w:pPr>
            <w:r w:rsidRPr="002948D9">
              <w:t xml:space="preserve">Objective: </w:t>
            </w:r>
            <w:r w:rsidR="00B37B40" w:rsidRPr="00F37CBD">
              <w:t xml:space="preserve">To </w:t>
            </w:r>
            <w:r w:rsidRPr="00F37CBD">
              <w:t xml:space="preserve">compare </w:t>
            </w:r>
            <w:r w:rsidR="00B37B40" w:rsidRPr="00F37CBD">
              <w:t xml:space="preserve">pembrolizumab + lenvatinib </w:t>
            </w:r>
            <w:r w:rsidRPr="00F37CBD">
              <w:t xml:space="preserve">to pembrolizumab </w:t>
            </w:r>
            <w:r w:rsidR="00B33897" w:rsidRPr="00F37CBD">
              <w:t xml:space="preserve">+ placebo </w:t>
            </w:r>
            <w:r w:rsidRPr="00F37CBD">
              <w:t>with respect to OS</w:t>
            </w:r>
            <w:r w:rsidR="00F61A79" w:rsidRPr="00F37CBD">
              <w:t>.</w:t>
            </w:r>
          </w:p>
          <w:p ns2:paraId="13BD9896" ns2:textId="334DA3E3" w:rsidR="007A6E08" w:rsidRPr="0028522D" w:rsidRDefault="00BC27BF" w:rsidP="00DE2689">
            <w:pPr>
              <w:pStyle w:val="ListBullet"/>
              <w:keepLines w:val="0"/>
              <w:spacing w:before="120" w:after="120" w:line="240" w:lineRule="auto"/>
              <w:ind w:left="333"/>
            </w:pPr>
            <w:r>
              <w:t xml:space="preserve">Hypothesis (H3): </w:t>
            </w:r>
            <w:r w:rsidR="00E03AD3">
              <w:t>P</w:t>
            </w:r>
            <w:r w:rsidR="00AB1683" w:rsidRPr="00B7119A">
              <w:t>embrolizumab + lenvatinib</w:t>
            </w:r>
            <w:r w:rsidR="00AB1683">
              <w:t xml:space="preserve"> is superior to pembrolizumab </w:t>
            </w:r>
            <w:r w:rsidR="00B33897">
              <w:t xml:space="preserve">+ placebo </w:t>
            </w:r>
            <w:r w:rsidR="00AB1683">
              <w:t>with respect to OS</w:t>
            </w:r>
            <w:r w:rsidR="00F61A79">
              <w:t>.</w:t>
            </w:r>
          </w:p>
        </w:tc>
        <w:tc>
          <w:tcPr>
            <w:tcW w:w="4454" w:type="dxa"/>
          </w:tcPr>
          <w:p ns2:paraId="6B935F99" ns2:textId="7963889B" w:rsidR="00A4020F" w:rsidRPr="00CC1153" w:rsidRDefault="00B37B40" w:rsidP="00DE2689">
            <w:pPr>
              <w:pStyle w:val="ListBullet"/>
              <w:keepLines w:val="0"/>
              <w:numPr>
                <w:ilvl w:val="0"/>
                <w:numId w:val="43"/>
              </w:numPr>
              <w:spacing w:before="120" w:after="120" w:line="240" w:lineRule="auto"/>
              <w:ind w:left="391"/>
            </w:pPr>
            <w:r w:rsidRPr="00B37B40">
              <w:t xml:space="preserve">OS, defined as the time from </w:t>
            </w:r>
            <w:r w:rsidR="00C3042A">
              <w:t>randomization</w:t>
            </w:r>
            <w:r w:rsidR="00401989">
              <w:t xml:space="preserve"> </w:t>
            </w:r>
            <w:r w:rsidRPr="00B37B40">
              <w:t xml:space="preserve">to the date of death </w:t>
            </w:r>
            <w:r w:rsidR="00C3042A">
              <w:t>due to</w:t>
            </w:r>
            <w:r w:rsidRPr="00B37B40">
              <w:t xml:space="preserve"> any cause</w:t>
            </w:r>
            <w:r>
              <w:t>.</w:t>
            </w:r>
          </w:p>
        </w:tc>
      </w:tr>
      <w:tr w:rsidR="00630DB2" w:rsidRPr="00CC1153" ns2:paraId="43DDDD14" ns2:textId="77777777" w:rsidTr="00DE2689">
        <w:tc>
          <w:tcPr>
            <w:tcW w:w="4536" w:type="dxa"/>
          </w:tcPr>
          <w:p ns2:paraId="3710278D" ns2:textId="77777777" w:rsidR="00630DB2" w:rsidRPr="00CC1153" w:rsidRDefault="00630DB2" w:rsidP="003D7C32">
            <w:pPr>
              <w:pStyle w:val="Paragraph0"/>
              <w:pageBreakBefore/>
              <w:spacing w:before="120" w:after="120" w:line="240" w:lineRule="auto"/>
              <w:rPr>
                <w:rFonts w:eastAsia="Calibri"/>
              </w:rPr>
            </w:pPr>
            <w:r w:rsidRPr="00CC1153">
              <w:rPr>
                <w:rFonts w:eastAsia="Calibri"/>
              </w:rPr>
              <w:lastRenderedPageBreak/>
              <w:t>Secondary</w:t>
            </w:r>
          </w:p>
        </w:tc>
        <w:tc>
          <w:tcPr>
            <w:tcW w:w="4454" w:type="dxa"/>
          </w:tcPr>
          <w:p ns2:paraId="01CA2AF0" ns2:textId="77777777" w:rsidR="00630DB2" w:rsidRPr="00CC1153" w:rsidRDefault="00630DB2" w:rsidP="00DE2689">
            <w:pPr>
              <w:pStyle w:val="Paragraph0"/>
              <w:spacing w:before="120" w:after="120" w:line="240" w:lineRule="auto"/>
              <w:rPr>
                <w:rFonts w:eastAsia="Calibri"/>
              </w:rPr>
            </w:pPr>
          </w:p>
        </w:tc>
      </w:tr>
      <w:tr w:rsidR="009B0A80" w:rsidRPr="00CC1153" ns2:paraId="64CAEDE4" ns2:textId="77777777" w:rsidTr="00DE2689">
        <w:tc>
          <w:tcPr>
            <w:tcW w:w="4536" w:type="dxa"/>
          </w:tcPr>
          <w:p ns2:paraId="409F5C70" ns2:textId="16EC8B7F" w:rsidR="009B0A80" w:rsidRDefault="009B0A80" w:rsidP="00DE2689">
            <w:pPr>
              <w:pStyle w:val="ListBullet"/>
              <w:keepLines w:val="0"/>
              <w:numPr>
                <w:ilvl w:val="0"/>
                <w:numId w:val="43"/>
              </w:numPr>
              <w:spacing w:before="120" w:after="120" w:line="240" w:lineRule="auto"/>
              <w:ind w:left="333"/>
            </w:pPr>
            <w:bookmarkStart w:id="57" w:name="OLE_LINK8"/>
            <w:r>
              <w:t xml:space="preserve">Objective: </w:t>
            </w:r>
            <w:r w:rsidRPr="00A4020F">
              <w:t xml:space="preserve">To </w:t>
            </w:r>
            <w:r>
              <w:t xml:space="preserve">evaluate pembrolizumab + lenvatinib </w:t>
            </w:r>
            <w:r w:rsidR="00B01B82">
              <w:t>and</w:t>
            </w:r>
            <w:r>
              <w:t xml:space="preserve"> pembrolizumab </w:t>
            </w:r>
            <w:r w:rsidR="00B33897">
              <w:t xml:space="preserve">+ placebo </w:t>
            </w:r>
            <w:r>
              <w:t xml:space="preserve">with respect to </w:t>
            </w:r>
            <w:r w:rsidRPr="00A4020F">
              <w:t>DO</w:t>
            </w:r>
            <w:r>
              <w:t>R</w:t>
            </w:r>
            <w:r w:rsidRPr="00A4020F">
              <w:t xml:space="preserve"> per RECIST 1.1 </w:t>
            </w:r>
            <w:r>
              <w:t xml:space="preserve">as assessed </w:t>
            </w:r>
            <w:r w:rsidRPr="00A4020F">
              <w:t>by BICR</w:t>
            </w:r>
            <w:bookmarkEnd w:id="57"/>
            <w:r w:rsidR="00F61A79">
              <w:t>.</w:t>
            </w:r>
          </w:p>
        </w:tc>
        <w:tc>
          <w:tcPr>
            <w:tcW w:w="4454" w:type="dxa"/>
          </w:tcPr>
          <w:p ns2:paraId="3CAA1A97" ns2:textId="7377AC2D" w:rsidR="009B0A80" w:rsidRPr="005B3CC1" w:rsidRDefault="009B0A80" w:rsidP="00DE2689">
            <w:pPr>
              <w:pStyle w:val="ListBullet"/>
              <w:keepLines w:val="0"/>
              <w:numPr>
                <w:ilvl w:val="0"/>
                <w:numId w:val="43"/>
              </w:numPr>
              <w:spacing w:before="120" w:after="120" w:line="240" w:lineRule="auto"/>
              <w:ind w:left="391"/>
            </w:pPr>
            <w:r w:rsidRPr="00A4020F">
              <w:t>DOR, defined as the time from the first documented evidence of CR or PR until PD or death due to any cause, whichever occurs first</w:t>
            </w:r>
            <w:r>
              <w:t>.</w:t>
            </w:r>
          </w:p>
        </w:tc>
      </w:tr>
      <w:tr w:rsidR="009B0A80" w:rsidRPr="00CC1153" ns2:paraId="67F6F90A" ns2:textId="77777777" w:rsidTr="00DE2689">
        <w:tc>
          <w:tcPr>
            <w:tcW w:w="4536" w:type="dxa"/>
          </w:tcPr>
          <w:p ns2:paraId="31772255" ns2:textId="0FBCC553" w:rsidR="009B0A80" w:rsidRPr="00CC1153" w:rsidRDefault="009B0A80" w:rsidP="00DE2689">
            <w:pPr>
              <w:pStyle w:val="ListBullet"/>
              <w:keepLines w:val="0"/>
              <w:numPr>
                <w:ilvl w:val="0"/>
                <w:numId w:val="43"/>
              </w:numPr>
              <w:spacing w:before="120" w:after="120" w:line="240" w:lineRule="auto"/>
              <w:ind w:left="333"/>
            </w:pPr>
            <w:r>
              <w:t xml:space="preserve">Objective: </w:t>
            </w:r>
            <w:r w:rsidRPr="005B3CC1">
              <w:t>To assess the safety and tolerability of study intervention with pembrolizumab + lenvatinib</w:t>
            </w:r>
            <w:r>
              <w:t xml:space="preserve"> and pembrolizumab</w:t>
            </w:r>
            <w:r w:rsidR="00B33897">
              <w:t xml:space="preserve"> + placebo</w:t>
            </w:r>
            <w:r w:rsidR="00F61A79">
              <w:t>.</w:t>
            </w:r>
          </w:p>
        </w:tc>
        <w:tc>
          <w:tcPr>
            <w:tcW w:w="4454" w:type="dxa"/>
          </w:tcPr>
          <w:p ns2:paraId="3B8EF3EF" ns2:textId="35CEFF1D" w:rsidR="009B0A80" w:rsidRDefault="004A0657" w:rsidP="00DE2689">
            <w:pPr>
              <w:pStyle w:val="ListBullet"/>
              <w:keepLines w:val="0"/>
              <w:numPr>
                <w:ilvl w:val="0"/>
                <w:numId w:val="43"/>
              </w:numPr>
              <w:spacing w:before="120" w:after="120" w:line="240" w:lineRule="auto"/>
              <w:ind w:left="391"/>
            </w:pPr>
            <w:r>
              <w:t>AEs</w:t>
            </w:r>
          </w:p>
          <w:p ns2:paraId="426CEE18" ns2:textId="6797ACD7" w:rsidR="009B0A80" w:rsidRPr="00CC1153" w:rsidRDefault="009B0A80" w:rsidP="00DE2689">
            <w:pPr>
              <w:pStyle w:val="ListBullet"/>
              <w:keepLines w:val="0"/>
              <w:numPr>
                <w:ilvl w:val="0"/>
                <w:numId w:val="43"/>
              </w:numPr>
              <w:spacing w:before="120" w:after="120" w:line="240" w:lineRule="auto"/>
              <w:ind w:left="391"/>
            </w:pPr>
            <w:r>
              <w:t>Study drug discontinuations due to AEs</w:t>
            </w:r>
            <w:r w:rsidR="004A0657">
              <w:t>.</w:t>
            </w:r>
          </w:p>
        </w:tc>
      </w:tr>
      <w:tr w:rsidR="009B0A80" w:rsidRPr="00CC1153" ns2:paraId="7B216B00" ns2:textId="77777777" w:rsidTr="00DE2689">
        <w:tc>
          <w:tcPr>
            <w:tcW w:w="4536" w:type="dxa"/>
          </w:tcPr>
          <w:p ns2:paraId="08BCEB2C" ns2:textId="3D4678DE" w:rsidR="009B0A80" w:rsidRPr="00CC1153" w:rsidRDefault="009B0A80" w:rsidP="00DE2689">
            <w:pPr>
              <w:pStyle w:val="Paragraph0"/>
              <w:spacing w:before="120" w:after="120" w:line="240" w:lineRule="auto"/>
              <w:rPr>
                <w:rFonts w:eastAsia="Calibri"/>
              </w:rPr>
            </w:pPr>
            <w:r w:rsidRPr="00CC1153">
              <w:rPr>
                <w:rFonts w:eastAsia="Calibri"/>
              </w:rPr>
              <w:t>Tertiary/Exploratory</w:t>
            </w:r>
          </w:p>
        </w:tc>
        <w:tc>
          <w:tcPr>
            <w:tcW w:w="4454" w:type="dxa"/>
          </w:tcPr>
          <w:p ns2:paraId="5296B819" ns2:textId="77777777" w:rsidR="009B0A80" w:rsidRPr="00CC1153" w:rsidRDefault="009B0A80" w:rsidP="00DE2689">
            <w:pPr>
              <w:pStyle w:val="Paragraph0"/>
              <w:spacing w:before="120" w:after="120" w:line="240" w:lineRule="auto"/>
              <w:rPr>
                <w:rFonts w:eastAsia="Calibri"/>
              </w:rPr>
            </w:pPr>
          </w:p>
        </w:tc>
      </w:tr>
      <w:tr w:rsidR="009B0A80" w:rsidRPr="00CC1153" ns2:paraId="3F42CE08" ns2:textId="77777777" w:rsidTr="00DE2689">
        <w:tc>
          <w:tcPr>
            <w:tcW w:w="4536" w:type="dxa"/>
          </w:tcPr>
          <w:p ns2:paraId="6692D39D" ns2:textId="72F3F2E3"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pembrolizumab + lenvatinib and pembrolizumab + placebo with respect to</w:t>
            </w:r>
            <w:r w:rsidRPr="00F37CBD">
              <w:t xml:space="preserve"> changes from baseline in HRQoL using the EORTC QLQ-C30 and EORTC QLQ-H&amp;N35.</w:t>
            </w:r>
          </w:p>
        </w:tc>
        <w:tc>
          <w:tcPr>
            <w:tcW w:w="4454" w:type="dxa"/>
          </w:tcPr>
          <w:p ns2:paraId="29CD2CF7" ns2:textId="720B318F" w:rsidR="009B0A80" w:rsidRPr="00F37CBD" w:rsidRDefault="009B0A80" w:rsidP="00DE2689">
            <w:pPr>
              <w:pStyle w:val="ListBullet"/>
              <w:keepLines w:val="0"/>
              <w:numPr>
                <w:ilvl w:val="0"/>
                <w:numId w:val="77"/>
              </w:numPr>
              <w:spacing w:before="120" w:after="120" w:line="240" w:lineRule="auto"/>
              <w:ind w:left="360"/>
            </w:pPr>
            <w:r w:rsidRPr="00F37CBD">
              <w:t>Scores from the EORTC QLQ-C30 and EORTC QLQ-H&amp;N35.</w:t>
            </w:r>
            <w:r w:rsidR="00DF6319" w:rsidRPr="00F37CBD">
              <w:t xml:space="preserve"> </w:t>
            </w:r>
            <w:r w:rsidR="00815429" w:rsidRPr="00F37CBD">
              <w:t>G</w:t>
            </w:r>
            <w:r w:rsidR="00DF6319" w:rsidRPr="00F37CBD">
              <w:t xml:space="preserve">lobal health status/quality of life and physical functioning scores </w:t>
            </w:r>
            <w:r w:rsidR="00815429" w:rsidRPr="00F37CBD">
              <w:t xml:space="preserve">of the EORTC QLQ-C30 </w:t>
            </w:r>
            <w:r w:rsidR="00DF6319" w:rsidRPr="00F37CBD">
              <w:t>will be evaluated as overall measures of HRQoL.</w:t>
            </w:r>
          </w:p>
        </w:tc>
      </w:tr>
      <w:tr w:rsidR="009B0A80" w:rsidRPr="00CC1153" ns2:paraId="25D167E2" ns2:textId="77777777" w:rsidTr="00DE2689">
        <w:tc>
          <w:tcPr>
            <w:tcW w:w="4536" w:type="dxa"/>
          </w:tcPr>
          <w:p ns2:paraId="38D6F2F2" ns2:textId="60141BB6" w:rsidR="009B0A80" w:rsidRPr="00F37CBD" w:rsidRDefault="009B0A80" w:rsidP="00DE2689">
            <w:pPr>
              <w:pStyle w:val="ListBullet"/>
              <w:keepLines w:val="0"/>
              <w:numPr>
                <w:ilvl w:val="0"/>
                <w:numId w:val="77"/>
              </w:numPr>
              <w:spacing w:before="120" w:after="120" w:line="240" w:lineRule="auto"/>
              <w:ind w:left="360"/>
            </w:pPr>
            <w:r w:rsidRPr="002948D9">
              <w:t xml:space="preserve">Objective: </w:t>
            </w:r>
            <w:r w:rsidRPr="00F37CBD">
              <w:t xml:space="preserve">To evaluate </w:t>
            </w:r>
            <w:r w:rsidR="00FC2130" w:rsidRPr="00F37CBD">
              <w:t xml:space="preserve">pembrolizumab + lenvatinib and pembrolizumab + placebo with respect to </w:t>
            </w:r>
            <w:r w:rsidRPr="00F37CBD">
              <w:t>health status as assessed using the EuroQoL EQ-5D-5L questionnaire, and to generate utility scores for use in economic models.</w:t>
            </w:r>
          </w:p>
        </w:tc>
        <w:tc>
          <w:tcPr>
            <w:tcW w:w="4454" w:type="dxa"/>
          </w:tcPr>
          <w:p ns2:paraId="29330848" ns2:textId="3150B262" w:rsidR="009B0A80" w:rsidRPr="00F37CBD" w:rsidRDefault="009B0A80" w:rsidP="00DE2689">
            <w:pPr>
              <w:pStyle w:val="ListBullet"/>
              <w:keepLines w:val="0"/>
              <w:numPr>
                <w:ilvl w:val="0"/>
                <w:numId w:val="77"/>
              </w:numPr>
              <w:spacing w:before="120" w:after="120" w:line="240" w:lineRule="auto"/>
              <w:ind w:left="360"/>
            </w:pPr>
            <w:r w:rsidRPr="00F37CBD">
              <w:t>Health status and hea</w:t>
            </w:r>
            <w:r w:rsidR="00507167" w:rsidRPr="00F37CBD">
              <w:t>lth</w:t>
            </w:r>
            <w:r w:rsidRPr="00F37CBD">
              <w:t xml:space="preserve"> utilities assessed using the EuroQoL EQ-5D-5L.</w:t>
            </w:r>
          </w:p>
        </w:tc>
      </w:tr>
      <w:tr w:rsidR="009B0A80" w:rsidRPr="00CC1153" ns2:paraId="7C06F00F" ns2:textId="77777777" w:rsidTr="00DE2689">
        <w:tc>
          <w:tcPr>
            <w:tcW w:w="4536" w:type="dxa"/>
          </w:tcPr>
          <w:p ns2:paraId="4C12C99F" ns2:textId="511DFC55" w:rsidR="009B0A80" w:rsidRPr="00F37CBD" w:rsidRDefault="009B0A80" w:rsidP="00DE2689">
            <w:pPr>
              <w:pStyle w:val="ListBullet"/>
              <w:keepLines w:val="0"/>
              <w:numPr>
                <w:ilvl w:val="0"/>
                <w:numId w:val="77"/>
              </w:numPr>
              <w:spacing w:before="120" w:after="120" w:line="240" w:lineRule="auto"/>
              <w:ind w:left="360"/>
            </w:pPr>
            <w:r w:rsidRPr="002948D9">
              <w:t>Objective: To identify molecular (genomic, metabolic, and/or proteomic) biomarkers that may be indicative of clinical response/resistance, safety, and/or the mechanism of action of pembrolizumab and lenvatin</w:t>
            </w:r>
            <w:r w:rsidRPr="00F37CBD">
              <w:t>ib.</w:t>
            </w:r>
          </w:p>
        </w:tc>
        <w:tc>
          <w:tcPr>
            <w:tcW w:w="4454" w:type="dxa"/>
          </w:tcPr>
          <w:p ns2:paraId="07CDC4E3" ns2:textId="53A221D4" w:rsidR="009B0A80" w:rsidRPr="00F37CBD" w:rsidRDefault="009B0A80" w:rsidP="00DE2689">
            <w:pPr>
              <w:pStyle w:val="ListBullet"/>
              <w:keepLines w:val="0"/>
              <w:numPr>
                <w:ilvl w:val="0"/>
                <w:numId w:val="77"/>
              </w:numPr>
              <w:spacing w:before="120" w:after="120" w:line="240" w:lineRule="auto"/>
              <w:ind w:left="360"/>
            </w:pPr>
            <w:r w:rsidRPr="00F37CBD">
              <w:t>Molecular (genomic, metabolic, and/or proteomic) determinants of response or resistance to treatments, using blood and/or tumor tissue.</w:t>
            </w:r>
          </w:p>
        </w:tc>
      </w:tr>
    </w:tbl>
    <w:p ns2:paraId="3F1D5E9A" ns2:textId="73C633BC" w:rsidR="00501903" w:rsidRPr="002F4F23" w:rsidRDefault="00501903" w:rsidP="00A72B20">
      <w:ins w:id="3677" w:author="GoldenCorpusHarness" w:date="2026-03-28T21:57:49Z">
        <w:r>
          <w:t>There is an expansive ongoing research program of clinical studies evaluating pembrolizumab in patients with a number of hematological and solid malignancies, including HNSCC. The clinical program for HNSCC consists of the completed and ongoing studies for recurrent/metastatic disease: KN012, KN055, KN040, and KN048, as well as this study, LEAP-010.</w:t>
        </w:r>
      </w:ins>
    </w:p>
    <w:p ns2:paraId="45B8F314" ns2:textId="7F7F7857" w:rsidR="007872F4" w:rsidRDefault="007872F4" w:rsidP="007872F4">
      <w:pPr>
        <w:pStyle w:val="Paragraph0"/>
      </w:pPr>
      <w:del w:id="3678" w:author="GoldenCorpusHarness" w:date="2026-03-28T21:57:49Z">
        <w:r>
          <w:delText>The stud</w:delText>
        </w:r>
      </w:del>
      <w:ins w:id="3679" w:author="GoldenCorpusHarness" w:date="2026-03-28T21:57:49Z">
        <w:r>
          <w:t>Lenvatinib is undergoing studies in participants with different t</w:t>
        </w:r>
      </w:ins>
      <w:r>
        <w:t>y</w:t>
      </w:r>
      <w:ins w:id="3680" w:author="GoldenCorpusHarness" w:date="2026-03-28T21:57:49Z">
        <w:r>
          <w:t>pes of solid tumors, including HNSCC, in combination</w:t>
        </w:r>
      </w:ins>
      <w:r>
        <w:t xml:space="preserve"> wi</w:t>
      </w:r>
      <w:del w:id="3681" w:author="GoldenCorpusHarness" w:date="2026-03-28T21:57:49Z">
        <w:r>
          <w:delText>ll be considered posi</w:delText>
        </w:r>
      </w:del>
      <w:ins w:id="3682" w:author="GoldenCorpusHarness" w:date="2026-03-28T21:57:49Z">
        <w:r>
          <w:t>th other therapies including PD-1 targeted therapies. Full lists of ongoing studies are in the respec</w:t>
        </w:r>
      </w:ins>
      <w:r>
        <w:t xml:space="preserve">tive </w:t>
      </w:r>
      <w:del w:id="3683" w:author="GoldenCorpusHarness" w:date="2026-03-28T21:57:49Z">
        <w:r>
          <w:delText>if any one of the Primary Endpoints (ORR, PFS, or OS) is successful</w:delText>
        </w:r>
      </w:del>
      <w:ins w:id="3684" w:author="GoldenCorpusHarness" w:date="2026-03-28T21:57:49Z">
        <w:r>
          <w:t>IBs for pembrolizumab and lenvatinib</w:t>
        </w:r>
      </w:ins>
      <w:r>
        <w:t>.</w:t>
      </w:r>
    </w:p>
    <w:p ns2:paraId="64C32278" ns2:textId="056D1B32" w:rsidR="00501903" w:rsidRPr="00501903" w:rsidRDefault="009029B9" w:rsidP="004D17DB">
      <w:pPr>
        <w:pStyle w:val="Heading1"/>
      </w:pPr>
      <w:ins w:id="3685" w:author="GoldenCorpusHarness" w:date="2026-03-28T21:57:49Z">
        <w:r>
          <w:t xml:space="preserve">Ongoing Clinical </w:t>
        </w:r>
      </w:ins>
      <w:r>
        <w:t>Stud</w:t>
      </w:r>
      <w:del w:id="3686" w:author="GoldenCorpusHarness" w:date="2026-03-28T21:57:49Z">
        <w:r>
          <w:delText>y D</w:delText>
        </w:r>
      </w:del>
      <w:ins w:id="3687" w:author="GoldenCorpusHarness" w:date="2026-03-28T21:57:49Z">
        <w:r>
          <w:t>i</w:t>
        </w:r>
      </w:ins>
      <w:r>
        <w:t>es</w:t>
      </w:r>
      <w:ins w:id="3688" w:author="GoldenCorpusHarness" w:date="2026-03-28T21:57:49Z">
        <w:r>
          <w:t xml:space="preserve"> of Pembrol</w:t>
        </w:r>
      </w:ins>
      <w:r>
        <w:t>i</w:t>
      </w:r>
      <w:del w:id="3689" w:author="GoldenCorpusHarness" w:date="2026-03-28T21:57:49Z">
        <w:r>
          <w:delText>g</w:delText>
        </w:r>
      </w:del>
      <w:ins w:id="3690" w:author="GoldenCorpusHarness" w:date="2026-03-28T21:57:49Z">
        <w:r>
          <w:t>zumab i</w:t>
        </w:r>
      </w:ins>
      <w:r>
        <w:t>n</w:t>
      </w:r>
      <w:ins w:id="3691" w:author="GoldenCorpusHarness" w:date="2026-03-28T21:57:49Z">
        <w:r>
          <w:t xml:space="preserve"> HNSCC</w:t>
        </w:r>
      </w:ins>
    </w:p>
    <w:p ns2:paraId="2D0E3E58" ns2:textId="540373DE" w:rsidR="00501903" w:rsidRDefault="00254EC3" w:rsidP="004D17DB">
      <w:pPr>
        <w:pStyle w:val="Heading2"/>
      </w:pPr>
      <w:ins w:id="3692" w:author="GoldenCorpusHarness" w:date="2026-03-28T21:57:49Z">
        <w:r>
          <w:t>KEYN</w:t>
        </w:r>
      </w:ins>
      <w:r>
        <w:t>O</w:t>
      </w:r>
      <w:del w:id="3693" w:author="GoldenCorpusHarness" w:date="2026-03-28T21:57:49Z">
        <w:r>
          <w:delText>verall</w:delText>
        </w:r>
      </w:del>
      <w:ins w:id="3694" w:author="GoldenCorpusHarness" w:date="2026-03-28T21:57:49Z">
        <w:r>
          <w:t>TE-012</w:t>
        </w:r>
      </w:ins>
      <w:r>
        <w:t xml:space="preserve"> </w:t>
      </w:r>
      <w:del w:id="3695" w:author="GoldenCorpusHarness" w:date="2026-03-28T21:57:49Z">
        <w:r>
          <w:delText>Design</w:delText>
        </w:r>
      </w:del>
      <w:ins w:id="3696" w:author="GoldenCorpusHarness" w:date="2026-03-28T21:57:49Z">
        <w:r>
          <w:t xml:space="preserve">(KN012) </w:t>
        </w:r>
      </w:ins>
    </w:p>
    <w:p ns2:paraId="5F9C9067" ns2:textId="236B74A9" w:rsidR="006326C6" w:rsidRDefault="000A1113" w:rsidP="0092386B">
      <w:pPr>
        <w:pStyle w:val="Paragraph0"/>
      </w:pPr>
      <w:del w:id="3697" w:author="GoldenCorpusHarness" w:date="2026-03-28T21:57:49Z">
        <w:r>
          <w:delText>This is a random</w:delText>
        </w:r>
      </w:del>
      <w:ins w:id="3698" w:author="GoldenCorpusHarness" w:date="2026-03-28T21:57:49Z">
        <w:r>
          <w:t>KN012 is a Phase 1B, multicohort study evaluating the single-agent activity of pembrol</w:t>
        </w:r>
      </w:ins>
      <w:r>
        <w:t>iz</w:t>
      </w:r>
      <w:del w:id="3699" w:author="GoldenCorpusHarness" w:date="2026-03-28T21:57:49Z">
        <w:r>
          <w:delText>ed</w:delText>
        </w:r>
      </w:del>
      <w:ins w:id="3700" w:author="GoldenCorpusHarness" w:date="2026-03-28T21:57:49Z">
        <w:r>
          <w:t>umab in various solid tumors</w:t>
        </w:r>
      </w:ins>
      <w:r>
        <w:t xml:space="preserve">, </w:t>
      </w:r>
      <w:del w:id="3701" w:author="GoldenCorpusHarness" w:date="2026-03-28T21:57:49Z">
        <w:r>
          <w:delText>placebo-controlled, double-bind, parallel design, multisite study</w:delText>
        </w:r>
      </w:del>
      <w:ins w:id="3702" w:author="GoldenCorpusHarness" w:date="2026-03-28T21:57:49Z">
        <w:r>
          <w:t>including 2 cohorts</w:t>
        </w:r>
      </w:ins>
      <w:r>
        <w:t xml:space="preserve"> of p</w:t>
      </w:r>
      <w:del w:id="3703" w:author="GoldenCorpusHarness" w:date="2026-03-28T21:57:49Z">
        <w:r>
          <w:delText>embrolizumab plus lenvatinib versus pembrolizumab plus placebo as 1L intervention in participants</w:delText>
        </w:r>
      </w:del>
      <w:ins w:id="3704" w:author="GoldenCorpusHarness" w:date="2026-03-28T21:57:49Z">
        <w:r>
          <w:t>articipants (Cohorts B and B2)</w:t>
        </w:r>
      </w:ins>
      <w:r>
        <w:t xml:space="preserve"> with R/M HNSCC</w:t>
      </w:r>
      <w:ins w:id="3705" w:author="GoldenCorpusHarness" w:date="2026-03-28T21:57:49Z">
        <w:r>
          <w:t>. Cohort B consisted of 60 participants</w:t>
        </w:r>
      </w:ins>
      <w:r>
        <w:t xml:space="preserve"> w</w:t>
      </w:r>
      <w:del w:id="3706" w:author="GoldenCorpusHarness" w:date="2026-03-28T21:57:49Z">
        <w:r>
          <w:delText>hose tumors express</w:delText>
        </w:r>
      </w:del>
      <w:ins w:id="3707" w:author="GoldenCorpusHarness" w:date="2026-03-28T21:57:49Z">
        <w:r>
          <w:t>ith</w:t>
        </w:r>
      </w:ins>
      <w:r>
        <w:t xml:space="preserve"> PD-L1 </w:t>
      </w:r>
      <w:del w:id="3708" w:author="GoldenCorpusHarness" w:date="2026-03-28T21:57:49Z">
        <w:r>
          <w:delText>(CP</w:delText>
        </w:r>
      </w:del>
      <w:ins w:id="3709" w:author="GoldenCorpusHarness" w:date="2026-03-28T21:57:49Z">
        <w:r>
          <w:t>positive HN</w:t>
        </w:r>
      </w:ins>
      <w:r>
        <w:t>S</w:t>
      </w:r>
      <w:del w:id="3710" w:author="GoldenCorpusHarness" w:date="2026-03-28T21:57:49Z">
        <w:r>
          <w:delText xml:space="preserve"> ≥</w:delText>
        </w:r>
      </w:del>
      <w:ins w:id="3711" w:author="GoldenCorpusHarness" w:date="2026-03-28T21:57:49Z">
        <w:r>
          <w:t xml:space="preserve">CC who received pembrolizumab </w:t>
        </w:r>
      </w:ins>
      <w:r>
        <w:t>1</w:t>
      </w:r>
      <w:del w:id="3712" w:author="GoldenCorpusHarness" w:date="2026-03-28T21:57:49Z">
        <w:r>
          <w:delText>)</w:delText>
        </w:r>
      </w:del>
      <w:ins w:id="3713" w:author="GoldenCorpusHarness" w:date="2026-03-28T21:57:49Z">
        <w:r>
          <w:t>0 mg/kg Q2W</w:t>
        </w:r>
      </w:ins>
      <w:r>
        <w:t xml:space="preserve">. </w:t>
      </w:r>
      <w:del w:id="3714" w:author="GoldenCorpusHarness" w:date="2026-03-28T21:57:49Z">
        <w:r>
          <w:delText xml:space="preserve">This Phase </w:delText>
        </w:r>
      </w:del>
      <w:ins w:id="3715" w:author="GoldenCorpusHarness" w:date="2026-03-28T21:57:49Z">
        <w:r>
          <w:t>Cohort B2 consisted of 1</w:t>
        </w:r>
      </w:ins>
      <w:r>
        <w:t>3</w:t>
      </w:r>
      <w:del w:id="3716" w:author="GoldenCorpusHarness" w:date="2026-03-28T21:57:49Z">
        <w:r>
          <w:delText xml:space="preserve"> study will be conducted in participants who have measurable disease per RECIST 1.1 as assessed by BICR, an ECOG per</w:delText>
        </w:r>
      </w:del>
      <w:ins w:id="3717" w:author="GoldenCorpusHarness" w:date="2026-03-28T21:57:49Z">
        <w:r>
          <w:t>2 participants regardless o</w:t>
        </w:r>
      </w:ins>
      <w:r>
        <w:t>f</w:t>
      </w:r>
      <w:del w:id="3718" w:author="GoldenCorpusHarness" w:date="2026-03-28T21:57:49Z">
        <w:r>
          <w:delText>ormance status of 0 or 1, and have tumors that express</w:delText>
        </w:r>
      </w:del>
      <w:r>
        <w:t xml:space="preserve"> PD-L1 </w:t>
      </w:r>
      <w:del w:id="3719" w:author="GoldenCorpusHarness" w:date="2026-03-28T21:57:49Z">
        <w:r>
          <w:delText>C</w:delText>
        </w:r>
      </w:del>
      <w:ins w:id="3720" w:author="GoldenCorpusHarness" w:date="2026-03-28T21:57:49Z">
        <w:r>
          <w:t>status, who received pembrolizumab 200 mg Q3W [Mehra, R., et al 2016]. Responses were seen in both H</w:t>
        </w:r>
      </w:ins>
      <w:r>
        <w:t>P</w:t>
      </w:r>
      <w:ins w:id="3721" w:author="GoldenCorpusHarness" w:date="2026-03-28T21:57:49Z">
        <w:r>
          <w:t>V-positive and HPV-negative participants. This was the first immunotherapy demonstrating clinically meaningful antitumor activity in a heavily pretreated incurable HN</w:t>
        </w:r>
      </w:ins>
      <w:r>
        <w:t>S</w:t>
      </w:r>
      <w:del w:id="3722" w:author="GoldenCorpusHarness" w:date="2026-03-28T21:57:49Z">
        <w:r>
          <w:delText xml:space="preserve"> &gt;1 b</w:delText>
        </w:r>
      </w:del>
      <w:ins w:id="3723" w:author="GoldenCorpusHarness" w:date="2026-03-28T21:57:49Z">
        <w:r>
          <w:t>CC population with recurrent/metastatic disease. Enrollment is closed, but participants are ongoing in the stud</w:t>
        </w:r>
      </w:ins>
      <w:r>
        <w:t>y</w:t>
      </w:r>
      <w:del w:id="3724" w:author="GoldenCorpusHarness" w:date="2026-03-28T21:57:49Z">
        <w:r>
          <w:delText xml:space="preserve"> immunohistochemistry testing</w:delText>
        </w:r>
      </w:del>
      <w:r>
        <w:t>.</w:t>
      </w:r>
    </w:p>
    <w:p ns2:paraId="50821A7C" ns2:textId="3305CBB4" w:rsidR="00920BD2" w:rsidRDefault="00920BD2" w:rsidP="0092386B">
      <w:pPr>
        <w:pStyle w:val="Paragraph0"/>
      </w:pPr>
      <w:ins w:id="3725" w:author="GoldenCorpusHarness" w:date="2026-03-28T21:57:49Z">
        <w:r>
          <w:t xml:space="preserve">The efficacy and safety results after long-term follow-up based on pooled data from Cohorts B and B2 were presented at </w:t>
        </w:r>
      </w:ins>
      <w:r>
        <w:t>A</w:t>
      </w:r>
      <w:del w:id="3726" w:author="GoldenCorpusHarness" w:date="2026-03-28T21:57:49Z">
        <w:r>
          <w:delText>ppro</w:delText>
        </w:r>
      </w:del>
      <w:ins w:id="3727" w:author="GoldenCorpusHarness" w:date="2026-03-28T21:57:49Z">
        <w:r>
          <w:t>SCO 2016 [Mehra, R., et al 2016]. In the recurrent/metastatic HNSCC population (n=192), the ORR was 21.9% (95% CI; 12.5% to 34.0%) in HPV-positive participants and 15.9% (95% CI: 10.0% to 23.4%) in HPV-negative participants. In a separate publication, when PD-L1 e</w:t>
        </w:r>
      </w:ins>
      <w:r>
        <w:t>x</w:t>
      </w:r>
      <w:del w:id="3728" w:author="GoldenCorpusHarness" w:date="2026-03-28T21:57:49Z">
        <w:r>
          <w:delText>imate</w:delText>
        </w:r>
      </w:del>
      <w:ins w:id="3729" w:author="GoldenCorpusHarness" w:date="2026-03-28T21:57:49Z">
        <w:r>
          <w:t>pression ana</w:t>
        </w:r>
      </w:ins>
      <w:r>
        <w:t>ly</w:t>
      </w:r>
      <w:del w:id="3730" w:author="GoldenCorpusHarness" w:date="2026-03-28T21:57:49Z">
        <w:r>
          <w:delText xml:space="preserve"> </w:delText>
        </w:r>
      </w:del>
      <w:ins w:id="3731" w:author="GoldenCorpusHarness" w:date="2026-03-28T21:57:49Z">
        <w:r>
          <w:t>ses were restricted to only tumor cells (tumor proportion scoring, TPS), there was no statistically significant increase ORR with PD-L1 positive (≥1%) versus negative (&lt;1%) tumors. Conversely, when immune cells were included in the scoring system (CPS), PD-L1 expression on tumor and immune cells significantly correlated with ORR, PFS, and OS [Chow, L. Q., et al 2016]. Median OS was 8.</w:t>
        </w:r>
      </w:ins>
      <w:r>
        <w:t>5</w:t>
      </w:r>
      <w:ins w:id="3732" w:author="GoldenCorpusHarness" w:date="2026-03-28T21:57:49Z">
        <w:r>
          <w:t xml:space="preserve"> months (95% CI: 6.5 to 1</w:t>
        </w:r>
      </w:ins>
      <w:r>
        <w:t>0</w:t>
      </w:r>
      <w:ins w:id="3733" w:author="GoldenCorpusHarness" w:date="2026-03-28T21:57:49Z">
        <w:r>
          <w:t>.5). The 6-month PFS rate was 24.9% [Mehra, R., et al 2</w:t>
        </w:r>
      </w:ins>
      <w:r>
        <w:t>0</w:t>
      </w:r>
      <w:del w:id="3734" w:author="GoldenCorpusHarness" w:date="2026-03-28T21:57:49Z">
        <w:r>
          <w:delText xml:space="preserve"> participants will be randomized 1:1 to Arm 1 (pembrolizumab + lenvatinib) or Arm 2 (pembrolizumab + placebo). Stratification factors for this study are:</w:delText>
        </w:r>
      </w:del>
      <w:ins w:id="3735" w:author="GoldenCorpusHarness" w:date="2026-03-28T21:57:49Z">
        <w:r>
          <w:t>16].</w:t>
        </w:r>
      </w:ins>
    </w:p>
    <w:p ns2:paraId="1490EE56" ns2:textId="6E848611" w:rsidR="00F125E6" w:rsidRDefault="00407D16" w:rsidP="00CC182C">
      <w:pPr>
        <w:pStyle w:val="Paragraph0"/>
        <w:numPr>
          <w:ilvl w:val="0"/>
          <w:numId w:val="29"/>
        </w:numPr>
      </w:pPr>
      <w:del w:id="3736" w:author="GoldenCorpusHarness" w:date="2026-03-28T21:57:49Z">
        <w:r>
          <w:delText>P</w:delText>
        </w:r>
      </w:del>
      <w:ins w:id="3737" w:author="GoldenCorpusHarness" w:date="2026-03-28T21:57:49Z">
        <w:r>
          <w:t xml:space="preserve">Importantly, the responses seen with pembrolizumab were durable. Among participants with recurrent/metastatic HNSCC, the </w:t>
        </w:r>
      </w:ins>
      <w:r>
        <w:t>D</w:t>
      </w:r>
      <w:del w:id="3738" w:author="GoldenCorpusHarness" w:date="2026-03-28T21:57:49Z">
        <w:r>
          <w:delText>-L</w:delText>
        </w:r>
      </w:del>
      <w:ins w:id="3739" w:author="GoldenCorpusHarness" w:date="2026-03-28T21:57:49Z">
        <w:r>
          <w:t xml:space="preserve">OR ranged from </w:t>
        </w:r>
      </w:ins>
      <w:r>
        <w:t>1</w:t>
      </w:r>
      <w:del w:id="3740" w:author="GoldenCorpusHarness" w:date="2026-03-28T21:57:49Z">
        <w:r>
          <w:delText xml:space="preserve"> t</w:delText>
        </w:r>
      </w:del>
      <w:ins w:id="3741" w:author="GoldenCorpusHarness" w:date="2026-03-28T21:57:49Z">
        <w:r>
          <w:t>.8+ to 21.8+ months, and the median was not reached. Among participants who responded (n=34), 85% were in response for at least 6 months, and 71% of responders had ongoing responses [IB Edition 17 2019]. These res</w:t>
        </w:r>
      </w:ins>
      <w:r>
        <w:t>u</w:t>
      </w:r>
      <w:del w:id="3742" w:author="GoldenCorpusHarness" w:date="2026-03-28T21:57:49Z">
        <w:r>
          <w:delText>mor expression as determined b</w:delText>
        </w:r>
      </w:del>
      <w:ins w:id="3743" w:author="GoldenCorpusHarness" w:date="2026-03-28T21:57:49Z">
        <w:r>
          <w:t>lts show the consistent durabilit</w:t>
        </w:r>
      </w:ins>
      <w:r>
        <w:t xml:space="preserve">y </w:t>
      </w:r>
      <w:del w:id="3744" w:author="GoldenCorpusHarness" w:date="2026-03-28T21:57:49Z">
        <w:r>
          <w:delText>PD-L1 imm</w:delText>
        </w:r>
      </w:del>
      <w:ins w:id="3745" w:author="GoldenCorpusHarness" w:date="2026-03-28T21:57:49Z">
        <w:r>
          <w:t>of responses seen with pembroliz</w:t>
        </w:r>
      </w:ins>
      <w:r>
        <w:t>u</w:t>
      </w:r>
      <w:del w:id="3746" w:author="GoldenCorpusHarness" w:date="2026-03-28T21:57:49Z">
        <w:r>
          <w:delText>nohistochemistr</w:delText>
        </w:r>
      </w:del>
      <w:ins w:id="3747" w:author="GoldenCorpusHarness" w:date="2026-03-28T21:57:49Z">
        <w:r>
          <w:t>mab treatment and compare favorabl</w:t>
        </w:r>
      </w:ins>
      <w:r>
        <w:t xml:space="preserve">y </w:t>
      </w:r>
      <w:del w:id="3748" w:author="GoldenCorpusHarness" w:date="2026-03-28T21:57:49Z">
        <w:r>
          <w:delText>(TP</w:delText>
        </w:r>
      </w:del>
      <w:ins w:id="3749" w:author="GoldenCorpusHarness" w:date="2026-03-28T21:57:49Z">
        <w:r>
          <w:t xml:space="preserve">to </w:t>
        </w:r>
      </w:ins>
      <w:r>
        <w:t>S</w:t>
      </w:r>
      <w:del w:id="3750" w:author="GoldenCorpusHarness" w:date="2026-03-28T21:57:49Z">
        <w:r>
          <w:delText xml:space="preserve"> &lt;50% v</w:delText>
        </w:r>
      </w:del>
      <w:ins w:id="3751" w:author="GoldenCorpusHarness" w:date="2026-03-28T21:57:49Z">
        <w:r>
          <w:t>OC chemotherapy or epidermal growth factor receptor inhibitor</w:t>
        </w:r>
      </w:ins>
      <w:r>
        <w:t>s.</w:t>
      </w:r>
      <w:del w:id="3752" w:author="GoldenCorpusHarness" w:date="2026-03-28T21:57:49Z">
        <w:r>
          <w:delText xml:space="preserve"> ≥50%)</w:delText>
        </w:r>
      </w:del>
      <w:ins w:id="3753" w:author="GoldenCorpusHarness" w:date="2026-03-28T21:57:49Z">
        <w:r>
          <w:t xml:space="preserve"> </w:t>
        </w:r>
      </w:ins>
    </w:p>
    <w:p ns2:paraId="04CE8CFB" ns2:textId="041CE31A" w:rsidR="00F125E6" w:rsidRDefault="00407D16" w:rsidP="00CC182C">
      <w:pPr>
        <w:pStyle w:val="Paragraph0"/>
        <w:numPr>
          <w:ilvl w:val="0"/>
          <w:numId w:val="31"/>
        </w:numPr>
      </w:pPr>
      <w:ins w:id="3754" w:author="GoldenCorpusHarness" w:date="2026-03-28T21:57:49Z">
        <w:r>
          <w:t xml:space="preserve">These results of KN012 show consistent and clinically meaningful activity of pembrolizumab in heavily pretreated participants with </w:t>
        </w:r>
      </w:ins>
      <w:r>
        <w:t>H</w:t>
      </w:r>
      <w:del w:id="3755" w:author="GoldenCorpusHarness" w:date="2026-03-28T21:57:49Z">
        <w:r>
          <w:delText xml:space="preserve">PV status </w:delText>
        </w:r>
      </w:del>
      <w:ins w:id="3756" w:author="GoldenCorpusHarness" w:date="2026-03-28T21:57:49Z">
        <w:r>
          <w:t>NSCC and show a robust and unprecedented antitumor activity observed compared with available current SOC chemotherapy agents. The prolonged DOR seen in the majority o</w:t>
        </w:r>
      </w:ins>
      <w:r>
        <w:t>f</w:t>
      </w:r>
      <w:del w:id="3757" w:author="GoldenCorpusHarness" w:date="2026-03-28T21:57:49Z">
        <w:r>
          <w:delText>or oropharyn</w:delText>
        </w:r>
      </w:del>
      <w:ins w:id="3758" w:author="GoldenCorpusHarness" w:date="2026-03-28T21:57:49Z">
        <w:r>
          <w:t xml:space="preserve"> participants that respond to pembrolizumab is substantially distinct from what is e</w:t>
        </w:r>
      </w:ins>
      <w:r>
        <w:t>x</w:t>
      </w:r>
      <w:del w:id="3759" w:author="GoldenCorpusHarness" w:date="2026-03-28T21:57:49Z">
        <w:r>
          <w:delText xml:space="preserve"> cancer as determined by p16 immunohistochemistry (positive or negative);</w:delText>
        </w:r>
      </w:del>
      <w:ins w:id="3760" w:author="GoldenCorpusHarness" w:date="2026-03-28T21:57:49Z">
        <w:r>
          <w:t>pected with chemotherapy in previously treated patients with</w:t>
        </w:r>
      </w:ins>
      <w:r>
        <w:t xml:space="preserve"> H</w:t>
      </w:r>
      <w:del w:id="3761" w:author="GoldenCorpusHarness" w:date="2026-03-28T21:57:49Z">
        <w:r>
          <w:delText>PV status for participants without oropharynx cancer (eg, cancers of the oral cavity, hypopharynx and larynx) is considered HPV negative</w:delText>
        </w:r>
      </w:del>
      <w:ins w:id="3762" w:author="GoldenCorpusHarness" w:date="2026-03-28T21:57:49Z">
        <w:r>
          <w:t>NSCC</w:t>
        </w:r>
      </w:ins>
      <w:r>
        <w:t>.</w:t>
      </w:r>
    </w:p>
    <w:p ns2:paraId="2563A875" ns2:textId="10C9EC2D" w:rsidR="00F125E6" w:rsidRDefault="00407D16" w:rsidP="00CC182C">
      <w:pPr>
        <w:pStyle w:val="Paragraph0"/>
        <w:numPr>
          <w:ilvl w:val="0"/>
          <w:numId w:val="31"/>
        </w:numPr>
      </w:pPr>
      <w:ins w:id="3763" w:author="GoldenCorpusHarness" w:date="2026-03-28T21:57:49Z">
        <w:r>
          <w:t>K</w:t>
        </w:r>
      </w:ins>
      <w:r>
        <w:t>E</w:t>
      </w:r>
      <w:del w:id="3764" w:author="GoldenCorpusHarness" w:date="2026-03-28T21:57:49Z">
        <w:r>
          <w:delText>C</w:delText>
        </w:r>
      </w:del>
      <w:ins w:id="3765" w:author="GoldenCorpusHarness" w:date="2026-03-28T21:57:49Z">
        <w:r>
          <w:t>YN</w:t>
        </w:r>
      </w:ins>
      <w:r>
        <w:t>O</w:t>
      </w:r>
      <w:del w:id="3766" w:author="GoldenCorpusHarness" w:date="2026-03-28T21:57:49Z">
        <w:r>
          <w:delText>G performance status</w:delText>
        </w:r>
      </w:del>
      <w:ins w:id="3767" w:author="GoldenCorpusHarness" w:date="2026-03-28T21:57:49Z">
        <w:r>
          <w:t>TE-055</w:t>
        </w:r>
      </w:ins>
      <w:r>
        <w:t xml:space="preserve"> (</w:t>
      </w:r>
      <w:ins w:id="3768" w:author="GoldenCorpusHarness" w:date="2026-03-28T21:57:49Z">
        <w:r>
          <w:t>KN</w:t>
        </w:r>
      </w:ins>
      <w:r>
        <w:t>0</w:t>
      </w:r>
      <w:del w:id="3769" w:author="GoldenCorpusHarness" w:date="2026-03-28T21:57:49Z">
        <w:r>
          <w:delText xml:space="preserve"> vs. 1</w:delText>
        </w:r>
      </w:del>
      <w:ins w:id="3770" w:author="GoldenCorpusHarness" w:date="2026-03-28T21:57:49Z">
        <w:r>
          <w:t>55</w:t>
        </w:r>
      </w:ins>
      <w:r>
        <w:t>)</w:t>
      </w:r>
    </w:p>
    <w:bookmarkEnd w:id="60"/>
    <w:p ns2:paraId="2380FF7D" ns2:textId="405668FC" w:rsidR="0092386B" w:rsidRDefault="007E0E81" w:rsidP="005D57F9">
      <w:pPr>
        <w:pStyle w:val="Paragraph0"/>
      </w:pPr>
      <w:del w:id="3771" w:author="GoldenCorpusHarness" w:date="2026-03-28T21:57:49Z">
        <w:r>
          <w:delText>The</w:delText>
        </w:r>
      </w:del>
      <w:ins w:id="3772" w:author="GoldenCorpusHarness" w:date="2026-03-28T21:57:49Z">
        <w:r>
          <w:t>KN055 is a Phase 2, nonrandomized, single cohort</w:t>
        </w:r>
      </w:ins>
      <w:r>
        <w:t xml:space="preserve"> study </w:t>
      </w:r>
      <w:del w:id="3773" w:author="GoldenCorpusHarness" w:date="2026-03-28T21:57:49Z">
        <w:r>
          <w:delText>desi</w:delText>
        </w:r>
      </w:del>
      <w:ins w:id="3774" w:author="GoldenCorpusHarness" w:date="2026-03-28T21:57:49Z">
        <w:r>
          <w:t>of pembrolizumab (200 m</w:t>
        </w:r>
      </w:ins>
      <w:r>
        <w:t>g</w:t>
      </w:r>
      <w:del w:id="3775" w:author="GoldenCorpusHarness" w:date="2026-03-28T21:57:49Z">
        <w:r>
          <w:delText>n is shown in Fi</w:delText>
        </w:r>
      </w:del>
      <w:ins w:id="3776" w:author="GoldenCorpusHarness" w:date="2026-03-28T21:57:49Z">
        <w:r>
          <w:t xml:space="preserve"> Q3W) monotherapy in a heavily pretreated population of patients with recurrent/metastatic HNSCC who have pro</w:t>
        </w:r>
      </w:ins>
      <w:r>
        <w:t>g</w:t>
      </w:r>
      <w:del w:id="3777" w:author="GoldenCorpusHarness" w:date="2026-03-28T21:57:49Z">
        <w:r>
          <w:delText>ure 1</w:delText>
        </w:r>
      </w:del>
      <w:ins w:id="3778" w:author="GoldenCorpusHarness" w:date="2026-03-28T21:57:49Z">
        <w:r>
          <w:t>ressed on prior platinum and cetuximab therapy. Results from 171 participants treated with pembrolizumab were presented by Bauml et al [Bauml, J., et al 2017]. When confirmed responses were evaluated, the ORR was 16%</w:t>
        </w:r>
      </w:ins>
      <w:r>
        <w:t xml:space="preserve"> (</w:t>
      </w:r>
      <w:ins w:id="3779" w:author="GoldenCorpusHarness" w:date="2026-03-28T21:57:49Z">
        <w:r>
          <w:t>CR, n=1; PR, n=27; 95% C</w:t>
        </w:r>
      </w:ins>
      <w:r>
        <w:t>I</w:t>
      </w:r>
      <w:del w:id="3780" w:author="GoldenCorpusHarness" w:date="2026-03-28T21:57:49Z">
        <w:r>
          <w:delText>nitial Treatment</w:delText>
        </w:r>
      </w:del>
      <w:ins w:id="3781" w:author="GoldenCorpusHarness" w:date="2026-03-28T21:57:49Z">
        <w:r>
          <w:t>: 11% to 23%</w:t>
        </w:r>
      </w:ins>
      <w:r>
        <w:t xml:space="preserve">) </w:t>
      </w:r>
      <w:del w:id="3782" w:author="GoldenCorpusHarness" w:date="2026-03-28T21:57:49Z">
        <w:r>
          <w:delText>and Fi</w:delText>
        </w:r>
      </w:del>
      <w:ins w:id="3783" w:author="GoldenCorpusHarness" w:date="2026-03-28T21:57:49Z">
        <w:r>
          <w:t>with a median DOR of 8 months (ran</w:t>
        </w:r>
      </w:ins>
      <w:r>
        <w:t>g</w:t>
      </w:r>
      <w:del w:id="3784" w:author="GoldenCorpusHarness" w:date="2026-03-28T21:57:49Z">
        <w:r>
          <w:delText>ure</w:delText>
        </w:r>
      </w:del>
      <w:ins w:id="3785" w:author="GoldenCorpusHarness" w:date="2026-03-28T21:57:49Z">
        <w:r>
          <w:t>e,</w:t>
        </w:r>
      </w:ins>
      <w:r>
        <w:t xml:space="preserve"> 2</w:t>
      </w:r>
      <w:ins w:id="3786" w:author="GoldenCorpusHarness" w:date="2026-03-28T21:57:49Z">
        <w:r>
          <w:t>+ to 12+ months); the stable disease rate was 19%</w:t>
        </w:r>
      </w:ins>
      <w:r>
        <w:t xml:space="preserve"> (</w:t>
      </w:r>
      <w:del w:id="3787" w:author="GoldenCorpusHarness" w:date="2026-03-28T21:57:49Z">
        <w:r>
          <w:delText>Second</w:delText>
        </w:r>
      </w:del>
      <w:ins w:id="3788" w:author="GoldenCorpusHarness" w:date="2026-03-28T21:57:49Z">
        <w:r>
          <w:t>n=33; 95%</w:t>
        </w:r>
      </w:ins>
      <w:r>
        <w:t xml:space="preserve"> C</w:t>
      </w:r>
      <w:del w:id="3789" w:author="GoldenCorpusHarness" w:date="2026-03-28T21:57:49Z">
        <w:r>
          <w:delText>ourse</w:delText>
        </w:r>
      </w:del>
      <w:ins w:id="3790" w:author="GoldenCorpusHarness" w:date="2026-03-28T21:57:49Z">
        <w:r>
          <w:t>I: 14% to 26%</w:t>
        </w:r>
      </w:ins>
      <w:r>
        <w:t>).</w:t>
      </w:r>
      <w:ins w:id="3791" w:author="GoldenCorpusHarness" w:date="2026-03-28T21:57:49Z">
        <w:r>
          <w:t xml:space="preserve"> Response rates were slightly higher in participants that were PD-L1 positive; 18% of participants with CPS ≥1% PD-L1 expression responded to pembrolizumab compared with 12% of participants with CPS &lt;1% expression. Nonetheless, PD-L1–negative participants responded to pembrolizumab at a rate that is clinically meaningful; 6- and 12-month PFS and OS rates were relatively similar between PD-L1–negative and PD-L1–positive participants. The results presented by Bauml et al [Bauml, J., et al 2017], confirm findings from KN012 in the recurrent/metastatic HNSCC population; pembrolizumab monotherapy (200 mg Q3W) demonstrates consistent and clinically meaningful activity in heavily pretreated participants with HNSCC.</w:t>
        </w:r>
      </w:ins>
    </w:p>
    <w:p ns2:paraId="60075459" ns2:textId="126C3CE7" w:rsidR="005C69F2" w:rsidRDefault="005C69F2" w:rsidP="005A54FE">
      <w:pPr>
        <w:pStyle w:val="Paragraph0"/>
        <w:rPr>
          <w:rFonts w:eastAsiaTheme="minorHAnsi"/>
        </w:rPr>
      </w:pPr>
      <w:del w:id="3792" w:author="GoldenCorpusHarness" w:date="2026-03-28T21:57:49Z">
        <w:r>
          <w:delText>Specific</w:delText>
        </w:r>
      </w:del>
      <w:ins w:id="3793" w:author="GoldenCorpusHarness" w:date="2026-03-28T21:57:49Z">
        <w:r>
          <w:t>KEYNOTE-040</w:t>
        </w:r>
      </w:ins>
      <w:r>
        <w:t xml:space="preserve"> </w:t>
      </w:r>
      <w:del w:id="3794" w:author="GoldenCorpusHarness" w:date="2026-03-28T21:57:49Z">
        <w:r>
          <w:delText>procedures</w:delText>
        </w:r>
      </w:del>
      <w:ins w:id="3795" w:author="GoldenCorpusHarness" w:date="2026-03-28T21:57:49Z">
        <w:r>
          <w:t>(KN040)</w:t>
        </w:r>
      </w:ins>
      <w:r>
        <w:t xml:space="preserve"> </w:t>
      </w:r>
      <w:del w:id="3796" w:author="GoldenCorpusHarness" w:date="2026-03-28T21:57:49Z">
        <w:r>
          <w:delText>to be performed during the study, as well as their prescribed times and associated visit windows, are outlined in the SoA in Section 1.3. Details of each procedure are provided in Section 8.</w:delText>
        </w:r>
      </w:del>
    </w:p>
    <w:p ns2:paraId="5FB1A9A4" ns2:textId="1473D0F7" w:rsidR="00AB5295" w:rsidRDefault="00AB5295" w:rsidP="00DE2689">
      <w:pPr>
        <w:pStyle w:val="Paragraph0"/>
      </w:pPr>
      <w:ins w:id="3797" w:author="GoldenCorpusHarness" w:date="2026-03-28T21:57:49Z">
        <w:r>
          <w:t xml:space="preserve">KN040 is an ongoing </w:t>
        </w:r>
      </w:ins>
      <w:r>
        <w:t>P</w:t>
      </w:r>
      <w:ins w:id="3798" w:author="GoldenCorpusHarness" w:date="2026-03-28T21:57:49Z">
        <w:r>
          <w:t>hase 3, randomized, active-controlled, open-label study of pembrolizumab versus the choice of 3 different SOC therapies in p</w:t>
        </w:r>
      </w:ins>
      <w:r>
        <w:t>articipants wi</w:t>
      </w:r>
      <w:del w:id="3799" w:author="GoldenCorpusHarness" w:date="2026-03-28T21:57:49Z">
        <w:r>
          <w:delText>ll be evaluated</w:delText>
        </w:r>
      </w:del>
      <w:ins w:id="3800" w:author="GoldenCorpusHarness" w:date="2026-03-28T21:57:49Z">
        <w:r>
          <w:t>th R/M HNSCC. Four hundred and ninety-five participants</w:t>
        </w:r>
      </w:ins>
      <w:r>
        <w:t xml:space="preserve"> with </w:t>
      </w:r>
      <w:del w:id="3801" w:author="GoldenCorpusHarness" w:date="2026-03-28T21:57:49Z">
        <w:r>
          <w:delText>radiographic imaging to assess response to study intervention every 6</w:delText>
        </w:r>
      </w:del>
      <w:ins w:id="3802" w:author="GoldenCorpusHarness" w:date="2026-03-28T21:57:49Z">
        <w:r>
          <w:t>R/M HNSCC</w:t>
        </w:r>
      </w:ins>
      <w:r>
        <w:t xml:space="preserve"> we</w:t>
      </w:r>
      <w:del w:id="3803" w:author="GoldenCorpusHarness" w:date="2026-03-28T21:57:49Z">
        <w:r>
          <w:delText>eks from</w:delText>
        </w:r>
      </w:del>
      <w:ins w:id="3804" w:author="GoldenCorpusHarness" w:date="2026-03-28T21:57:49Z">
        <w:r>
          <w:t>re</w:t>
        </w:r>
      </w:ins>
      <w:r>
        <w:t xml:space="preserve"> randomiz</w:t>
      </w:r>
      <w:del w:id="3805" w:author="GoldenCorpusHarness" w:date="2026-03-28T21:57:49Z">
        <w:r>
          <w:delText>ation through Year</w:delText>
        </w:r>
      </w:del>
      <w:ins w:id="3806" w:author="GoldenCorpusHarness" w:date="2026-03-28T21:57:49Z">
        <w:r>
          <w:t>ed</w:t>
        </w:r>
      </w:ins>
      <w:r>
        <w:t xml:space="preserve"> 1</w:t>
      </w:r>
      <w:ins w:id="3807" w:author="GoldenCorpusHarness" w:date="2026-03-28T21:57:49Z">
        <w:r>
          <w:t>:1 to receive pembrolizumab 200 mg Q3W or the investigator’s choice of one of the following therapies chosen before randomization: single agent methotrexate</w:t>
        </w:r>
      </w:ins>
      <w:r>
        <w:t xml:space="preserve">, </w:t>
      </w:r>
      <w:del w:id="3808" w:author="GoldenCorpusHarness" w:date="2026-03-28T21:57:49Z">
        <w:r>
          <w:delText>and every 9</w:delText>
        </w:r>
      </w:del>
      <w:ins w:id="3809" w:author="GoldenCorpusHarness" w:date="2026-03-28T21:57:49Z">
        <w:r>
          <w:t>single agent docetaxel, or single agent cetuximab. Randomization</w:t>
        </w:r>
      </w:ins>
      <w:r>
        <w:t xml:space="preserve"> w</w:t>
      </w:r>
      <w:del w:id="3810" w:author="GoldenCorpusHarness" w:date="2026-03-28T21:57:49Z">
        <w:r>
          <w:delText>eeks after Year 1</w:delText>
        </w:r>
      </w:del>
      <w:ins w:id="3811" w:author="GoldenCorpusHarness" w:date="2026-03-28T21:57:49Z">
        <w:r>
          <w:t>as stratified by ECOG performance status (0 vs</w:t>
        </w:r>
      </w:ins>
      <w:r>
        <w:t xml:space="preserve">. </w:t>
      </w:r>
      <w:del w:id="3812" w:author="GoldenCorpusHarness" w:date="2026-03-28T21:57:49Z">
        <w:r>
          <w:delText>All imaging obtained during the study will be submitted to the iCRO for determination of ORR and PFS (Section 4.2.1.1.</w:delText>
        </w:r>
      </w:del>
      <w:r>
        <w:t>1)</w:t>
      </w:r>
      <w:ins w:id="3813" w:author="GoldenCorpusHarness" w:date="2026-03-28T21:57:49Z">
        <w:r>
          <w:t>, HPV status (oropharynx – p16 positive vs</w:t>
        </w:r>
      </w:ins>
      <w:r>
        <w:t xml:space="preserve">. </w:t>
      </w:r>
      <w:del w:id="3814" w:author="GoldenCorpusHarness" w:date="2026-03-28T21:57:49Z">
        <w:r>
          <w:delText>Tumor imaging showing site-assesse</w:delText>
        </w:r>
      </w:del>
      <w:ins w:id="3815" w:author="GoldenCorpusHarness" w:date="2026-03-28T21:57:49Z">
        <w:r>
          <w:t>oropharynx – p16 negative or larynx/hypopharynx/oral cavity HNSCC), an</w:t>
        </w:r>
      </w:ins>
      <w:r>
        <w:t>d PD</w:t>
      </w:r>
      <w:ins w:id="3816" w:author="GoldenCorpusHarness" w:date="2026-03-28T21:57:49Z">
        <w:r>
          <w:t>-L1 status (strong positive or not; strong positive</w:t>
        </w:r>
      </w:ins>
      <w:r>
        <w:t xml:space="preserve"> w</w:t>
      </w:r>
      <w:del w:id="3817" w:author="GoldenCorpusHarness" w:date="2026-03-28T21:57:49Z">
        <w:r>
          <w:delText>ill be submitted for verification by BICR.</w:delText>
        </w:r>
      </w:del>
      <w:ins w:id="3818" w:author="GoldenCorpusHarness" w:date="2026-03-28T21:57:49Z">
        <w:r>
          <w:t>as defined as</w:t>
        </w:r>
      </w:ins>
      <w:r>
        <w:t xml:space="preserve"> T</w:t>
      </w:r>
      <w:del w:id="3819" w:author="GoldenCorpusHarness" w:date="2026-03-28T21:57:49Z">
        <w:r>
          <w:delText>reatment beyond centrally-verified</w:delText>
        </w:r>
      </w:del>
      <w:ins w:id="3820" w:author="GoldenCorpusHarness" w:date="2026-03-28T21:57:49Z">
        <w:r>
          <w:t>PS ≥50%</w:t>
        </w:r>
      </w:ins>
      <w:r>
        <w:t xml:space="preserve"> PD</w:t>
      </w:r>
      <w:del w:id="3821" w:author="GoldenCorpusHarness" w:date="2026-03-28T21:57:49Z">
        <w:r>
          <w:delText xml:space="preserve"> per</w:delText>
        </w:r>
      </w:del>
      <w:ins w:id="3822" w:author="GoldenCorpusHarness" w:date="2026-03-28T21:57:49Z">
        <w:r>
          <w:t>-L1 testing by IHC). The primary objective of the study was to evaluate OS in participants with</w:t>
        </w:r>
      </w:ins>
      <w:r>
        <w:t xml:space="preserve"> R</w:t>
      </w:r>
      <w:ins w:id="3823" w:author="GoldenCorpusHarness" w:date="2026-03-28T21:57:49Z">
        <w:r>
          <w:t xml:space="preserve">/M HNSCC treated with pembrolizumab compared with SOC treatment. </w:t>
        </w:r>
      </w:ins>
      <w:r>
        <w:t>E</w:t>
      </w:r>
      <w:del w:id="3824" w:author="GoldenCorpusHarness" w:date="2026-03-28T21:57:49Z">
        <w:r>
          <w:delText>CIST 1</w:delText>
        </w:r>
      </w:del>
      <w:ins w:id="3825" w:author="GoldenCorpusHarness" w:date="2026-03-28T21:57:49Z">
        <w:r>
          <w:t>nrollment is closed, but participants are ongoing in the study</w:t>
        </w:r>
      </w:ins>
      <w:r>
        <w:t>.</w:t>
      </w:r>
      <w:del w:id="3826" w:author="GoldenCorpusHarness" w:date="2026-03-28T21:57:49Z">
        <w:r>
          <w:delText xml:space="preserve">1 may be permitted at the discretion of the investigator after consultation with the Sponsor and receiving signed informed consent. </w:delText>
        </w:r>
      </w:del>
    </w:p>
    <w:p ns2:paraId="529D48C6" ns2:textId="0C87366F" w:rsidR="00AB5295" w:rsidRDefault="00AB5295" w:rsidP="00352A1E">
      <w:pPr>
        <w:pStyle w:val="Paragraph0"/>
      </w:pPr>
      <w:del w:id="3827" w:author="GoldenCorpusHarness" w:date="2026-03-28T21:57:49Z">
        <w:r>
          <w:delText>Survival follow-up will begin after centrally-verified PD (or on completion of all</w:delText>
        </w:r>
      </w:del>
      <w:ins w:id="3828" w:author="GoldenCorpusHarness" w:date="2026-03-28T21:57:49Z">
        <w:r>
          <w:t>The</w:t>
        </w:r>
      </w:ins>
      <w:r>
        <w:t xml:space="preserve"> efficacy a</w:t>
      </w:r>
      <w:del w:id="3829" w:author="GoldenCorpusHarness" w:date="2026-03-28T21:57:49Z">
        <w:r>
          <w:delText>ssessments if the</w:delText>
        </w:r>
      </w:del>
      <w:ins w:id="3830" w:author="GoldenCorpusHarness" w:date="2026-03-28T21:57:49Z">
        <w:r>
          <w:t>nd safety data from the final analysis were reported, and at the time of the final analysis, 181 (73%) of 247</w:t>
        </w:r>
      </w:ins>
      <w:r>
        <w:t xml:space="preserve"> participant</w:t>
      </w:r>
      <w:del w:id="3831" w:author="GoldenCorpusHarness" w:date="2026-03-28T21:57:49Z">
        <w:r>
          <w:delText xml:space="preserve"> is re</w:delText>
        </w:r>
      </w:del>
      <w:ins w:id="3832" w:author="GoldenCorpusHarness" w:date="2026-03-28T21:57:49Z">
        <w:r>
          <w:t>s in the pembrolizumab group and 207 (83%) of 248 parti</w:t>
        </w:r>
      </w:ins>
      <w:r>
        <w:t>c</w:t>
      </w:r>
      <w:del w:id="3833" w:author="GoldenCorpusHarness" w:date="2026-03-28T21:57:49Z">
        <w:r>
          <w:delText>eivin</w:delText>
        </w:r>
      </w:del>
      <w:ins w:id="3834" w:author="GoldenCorpusHarness" w:date="2026-03-28T21:57:49Z">
        <w:r>
          <w:t xml:space="preserve">ipants in the SOC </w:t>
        </w:r>
      </w:ins>
      <w:r>
        <w:t>g</w:t>
      </w:r>
      <w:del w:id="3835" w:author="GoldenCorpusHarness" w:date="2026-03-28T21:57:49Z">
        <w:r>
          <w:delText xml:space="preserve"> stud</w:delText>
        </w:r>
      </w:del>
      <w:ins w:id="3836" w:author="GoldenCorpusHarness" w:date="2026-03-28T21:57:49Z">
        <w:r>
          <w:t>roup had died. The median OS in the ITT population was 8.4 months (95% CI 6.4 to 9.4) with pembrolizumab and 6.9 months (5.9 to 8.0) with SOC (HR = 0.8, 0.65 to 0.98; nominal p=0.0161). In the ITT population, the median DOR was 18.4 months in the pembrolizumab group compared with onl</w:t>
        </w:r>
      </w:ins>
      <w:r>
        <w:t xml:space="preserve">y </w:t>
      </w:r>
      <w:del w:id="3837" w:author="GoldenCorpusHarness" w:date="2026-03-28T21:57:49Z">
        <w:r>
          <w:delText>intervention beyond centrally-verified PD) or the start of new anticancer treatment</w:delText>
        </w:r>
      </w:del>
      <w:ins w:id="3838" w:author="GoldenCorpusHarness" w:date="2026-03-28T21:57:49Z">
        <w:r>
          <w:t>5 months for SOC [Cohen</w:t>
        </w:r>
      </w:ins>
      <w:r>
        <w:t xml:space="preserve">, </w:t>
      </w:r>
      <w:del w:id="3839" w:author="GoldenCorpusHarness" w:date="2026-03-28T21:57:49Z">
        <w:r>
          <w:delText>whichever occurs first. On Sponsor request</w:delText>
        </w:r>
      </w:del>
      <w:ins w:id="3840" w:author="GoldenCorpusHarness" w:date="2026-03-28T21:57:49Z">
        <w:r>
          <w:t>E. E. W.</w:t>
        </w:r>
      </w:ins>
      <w:r>
        <w:t xml:space="preserve">, </w:t>
      </w:r>
      <w:del w:id="3841" w:author="GoldenCorpusHarness" w:date="2026-03-28T21:57:49Z">
        <w:r>
          <w:delText>participants may be contacted for survival status at any time during the study.</w:delText>
        </w:r>
      </w:del>
      <w:ins w:id="3842" w:author="GoldenCorpusHarness" w:date="2026-03-28T21:57:49Z">
        <w:r>
          <w:t>et al 2019].</w:t>
        </w:r>
      </w:ins>
    </w:p>
    <w:p ns2:paraId="76FDAB5E" ns2:textId="0564F2A6" w:rsidR="00AB5295" w:rsidRDefault="00AB5295" w:rsidP="00AB5295">
      <w:pPr>
        <w:pStyle w:val="Paragraph0"/>
      </w:pPr>
      <w:del w:id="3843" w:author="GoldenCorpusHarness" w:date="2026-03-28T21:57:49Z">
        <w:r>
          <w:delText xml:space="preserve">AE monitoring will </w:delText>
        </w:r>
      </w:del>
      <w:ins w:id="3844" w:author="GoldenCorpusHarness" w:date="2026-03-28T21:57:49Z">
        <w:r>
          <w:t>For participants with a PD-L1 CPS≥1 tumor score, the HR for OS was 0.74 (95% CI 0.58 to 0.93; nominal p=0.0049), with a median survival of 8.7 months (95% CI 6.9 to 11.4) for pem</w:t>
        </w:r>
      </w:ins>
      <w:r>
        <w:t>b</w:t>
      </w:r>
      <w:del w:id="3845" w:author="GoldenCorpusHarness" w:date="2026-03-28T21:57:49Z">
        <w:r>
          <w:delText>e ongoing throughout the stud</w:delText>
        </w:r>
      </w:del>
      <w:ins w:id="3846" w:author="GoldenCorpusHarness" w:date="2026-03-28T21:57:49Z">
        <w:r>
          <w:t>rolizumab versus 7.1 months (5.7 to 8.3) with SOC. In participants whose tumor had PD-L1 TPS ≥50% expression, the HR for death was 0.53 (95% CI 0.35 to 0.81; nominal p=0.0014), and median OS was 11.6 months (95% CI 8.3 to 19.5) compared with 6.6 months (4.8 to 9.2) for pembrolizumab and SOC, respectivel</w:t>
        </w:r>
      </w:ins>
      <w:r>
        <w:t xml:space="preserve">y. </w:t>
      </w:r>
      <w:del w:id="3847" w:author="GoldenCorpusHarness" w:date="2026-03-28T21:57:49Z">
        <w:r>
          <w:delText>AEs will be graded in severity according to the guidelines outlined in the NCI CTCAE v5.0.</w:delText>
        </w:r>
      </w:del>
    </w:p>
    <w:p ns2:paraId="7CA43460" ns2:textId="5685A527" w:rsidR="00AB5295" w:rsidRDefault="00AB5295" w:rsidP="00AB5295">
      <w:pPr>
        <w:pStyle w:val="Paragraph0"/>
      </w:pPr>
      <w:del w:id="3848" w:author="GoldenCorpusHarness" w:date="2026-03-28T21:57:49Z">
        <w:r>
          <w:delText>T</w:delText>
        </w:r>
      </w:del>
      <w:ins w:id="3849" w:author="GoldenCorpusHarness" w:date="2026-03-28T21:57:49Z">
        <w:r>
          <w:t>Fewer participants t</w:t>
        </w:r>
      </w:ins>
      <w:r>
        <w:t>reat</w:t>
      </w:r>
      <w:del w:id="3850" w:author="GoldenCorpusHarness" w:date="2026-03-28T21:57:49Z">
        <w:r>
          <w:delText>m</w:delText>
        </w:r>
      </w:del>
      <w:r>
        <w:t>e</w:t>
      </w:r>
      <w:del w:id="3851" w:author="GoldenCorpusHarness" w:date="2026-03-28T21:57:49Z">
        <w:r>
          <w:delText>nt</w:delText>
        </w:r>
      </w:del>
      <w:ins w:id="3852" w:author="GoldenCorpusHarness" w:date="2026-03-28T21:57:49Z">
        <w:r>
          <w:t>d</w:t>
        </w:r>
      </w:ins>
      <w:r>
        <w:t xml:space="preserve"> with pembrolizumab </w:t>
      </w:r>
      <w:ins w:id="3853" w:author="GoldenCorpusHarness" w:date="2026-03-28T21:57:49Z">
        <w:r>
          <w:t xml:space="preserve">than </w:t>
        </w:r>
      </w:ins>
      <w:r>
        <w:t>wi</w:t>
      </w:r>
      <w:del w:id="3854" w:author="GoldenCorpusHarness" w:date="2026-03-28T21:57:49Z">
        <w:r>
          <w:delText>ll</w:delText>
        </w:r>
      </w:del>
      <w:ins w:id="3855" w:author="GoldenCorpusHarness" w:date="2026-03-28T21:57:49Z">
        <w:r>
          <w:t>th</w:t>
        </w:r>
      </w:ins>
      <w:r>
        <w:t xml:space="preserve"> </w:t>
      </w:r>
      <w:del w:id="3856" w:author="GoldenCorpusHarness" w:date="2026-03-28T21:57:49Z">
        <w:r>
          <w:delText>continue</w:delText>
        </w:r>
      </w:del>
      <w:ins w:id="3857" w:author="GoldenCorpusHarness" w:date="2026-03-28T21:57:49Z">
        <w:r>
          <w:t>SOC</w:t>
        </w:r>
      </w:ins>
      <w:r>
        <w:t xml:space="preserve"> </w:t>
      </w:r>
      <w:del w:id="3858" w:author="GoldenCorpusHarness" w:date="2026-03-28T21:57:49Z">
        <w:r>
          <w:delText>for up to 35</w:delText>
        </w:r>
      </w:del>
      <w:ins w:id="3859" w:author="GoldenCorpusHarness" w:date="2026-03-28T21:57:49Z">
        <w:r>
          <w:t>had</w:t>
        </w:r>
      </w:ins>
      <w:r>
        <w:t xml:space="preserve"> treatment</w:t>
      </w:r>
      <w:ins w:id="3860" w:author="GoldenCorpusHarness" w:date="2026-03-28T21:57:49Z">
        <w:r>
          <w:t>-related</w:t>
        </w:r>
      </w:ins>
      <w:r>
        <w:t xml:space="preserve"> </w:t>
      </w:r>
      <w:del w:id="3861" w:author="GoldenCorpusHarness" w:date="2026-03-28T21:57:49Z">
        <w:r>
          <w:delText>cycle</w:delText>
        </w:r>
      </w:del>
      <w:ins w:id="3862" w:author="GoldenCorpusHarness" w:date="2026-03-28T21:57:49Z">
        <w:r>
          <w:t>AE</w:t>
        </w:r>
      </w:ins>
      <w:r>
        <w:t>s</w:t>
      </w:r>
      <w:ins w:id="3863" w:author="GoldenCorpusHarness" w:date="2026-03-28T21:57:49Z">
        <w:r>
          <w:t xml:space="preserve"> (63% vs. 84%)</w:t>
        </w:r>
      </w:ins>
      <w:r>
        <w:t xml:space="preserve">, </w:t>
      </w:r>
      <w:del w:id="3864" w:author="GoldenCorpusHarness" w:date="2026-03-28T21:57:49Z">
        <w:r>
          <w:delText>or</w:delText>
        </w:r>
      </w:del>
      <w:ins w:id="3865" w:author="GoldenCorpusHarness" w:date="2026-03-28T21:57:49Z">
        <w:r>
          <w:t>as</w:t>
        </w:r>
      </w:ins>
      <w:r>
        <w:t xml:space="preserve"> </w:t>
      </w:r>
      <w:del w:id="3866" w:author="GoldenCorpusHarness" w:date="2026-03-28T21:57:49Z">
        <w:r>
          <w:delText>unti</w:delText>
        </w:r>
      </w:del>
      <w:ins w:id="3867" w:author="GoldenCorpusHarness" w:date="2026-03-28T21:57:49Z">
        <w:r>
          <w:t>wel</w:t>
        </w:r>
      </w:ins>
      <w:r>
        <w:t>l a</w:t>
      </w:r>
      <w:ins w:id="3868" w:author="GoldenCorpusHarness" w:date="2026-03-28T21:57:49Z">
        <w:r>
          <w:t>s</w:t>
        </w:r>
      </w:ins>
      <w:r>
        <w:t xml:space="preserve"> </w:t>
      </w:r>
      <w:del w:id="3869" w:author="GoldenCorpusHarness" w:date="2026-03-28T21:57:49Z">
        <w:r>
          <w:delText>d</w:delText>
        </w:r>
      </w:del>
      <w:ins w:id="3870" w:author="GoldenCorpusHarness" w:date="2026-03-28T21:57:49Z">
        <w:r>
          <w:t>h</w:t>
        </w:r>
      </w:ins>
      <w:r>
        <w:t>i</w:t>
      </w:r>
      <w:del w:id="3871" w:author="GoldenCorpusHarness" w:date="2026-03-28T21:57:49Z">
        <w:r>
          <w:delText>scontinuation crit</w:delText>
        </w:r>
      </w:del>
      <w:ins w:id="3872" w:author="GoldenCorpusHarness" w:date="2026-03-28T21:57:49Z">
        <w:r>
          <w:t>gh</w:t>
        </w:r>
      </w:ins>
      <w:r>
        <w:t>er</w:t>
      </w:r>
      <w:del w:id="3873" w:author="GoldenCorpusHarness" w:date="2026-03-28T21:57:49Z">
        <w:r>
          <w:delText>i</w:delText>
        </w:r>
      </w:del>
      <w:ins w:id="3874" w:author="GoldenCorpusHarness" w:date="2026-03-28T21:57:49Z">
        <w:r>
          <w:t xml:space="preserve"> t</w:t>
        </w:r>
      </w:ins>
      <w:r>
        <w:t>o</w:t>
      </w:r>
      <w:del w:id="3875" w:author="GoldenCorpusHarness" w:date="2026-03-28T21:57:49Z">
        <w:r>
          <w:delText>n (Section 7.1) is met. Part</w:delText>
        </w:r>
      </w:del>
      <w:ins w:id="3876" w:author="GoldenCorpusHarness" w:date="2026-03-28T21:57:49Z">
        <w:r>
          <w:t>x</w:t>
        </w:r>
      </w:ins>
      <w:r>
        <w:t>ici</w:t>
      </w:r>
      <w:del w:id="3877" w:author="GoldenCorpusHarness" w:date="2026-03-28T21:57:49Z">
        <w:r>
          <w:delText>p</w:delText>
        </w:r>
      </w:del>
      <w:ins w:id="3878" w:author="GoldenCorpusHarness" w:date="2026-03-28T21:57:49Z">
        <w:r>
          <w:t>ty AEs (Gr</w:t>
        </w:r>
      </w:ins>
      <w:r>
        <w:t>a</w:t>
      </w:r>
      <w:ins w:id="3879" w:author="GoldenCorpusHarness" w:date="2026-03-28T21:57:49Z">
        <w:r>
          <w:t>de ≥3 treatme</w:t>
        </w:r>
      </w:ins>
      <w:r>
        <w:t>nt</w:t>
      </w:r>
      <w:ins w:id="3880" w:author="GoldenCorpusHarness" w:date="2026-03-28T21:57:49Z">
        <w:r>
          <w:t>-related AE</w:t>
        </w:r>
      </w:ins>
      <w:r>
        <w:t xml:space="preserve">s </w:t>
      </w:r>
      <w:del w:id="3881" w:author="GoldenCorpusHarness" w:date="2026-03-28T21:57:49Z">
        <w:r>
          <w:delText>who</w:delText>
        </w:r>
      </w:del>
      <w:ins w:id="3882" w:author="GoldenCorpusHarness" w:date="2026-03-28T21:57:49Z">
        <w:r>
          <w:t>13%</w:t>
        </w:r>
      </w:ins>
      <w:r>
        <w:t xml:space="preserve"> </w:t>
      </w:r>
      <w:ins w:id="3883" w:author="GoldenCorpusHarness" w:date="2026-03-28T21:57:49Z">
        <w:r>
          <w:t>v</w:t>
        </w:r>
      </w:ins>
      <w:r>
        <w:t>s</w:t>
      </w:r>
      <w:del w:id="3884" w:author="GoldenCorpusHarness" w:date="2026-03-28T21:57:49Z">
        <w:r>
          <w:delText>top pembrolizumab after</w:delText>
        </w:r>
      </w:del>
      <w:ins w:id="3885" w:author="GoldenCorpusHarness" w:date="2026-03-28T21:57:49Z">
        <w:r>
          <w:t>.</w:t>
        </w:r>
      </w:ins>
      <w:r>
        <w:t xml:space="preserve"> 3</w:t>
      </w:r>
      <w:del w:id="3886" w:author="GoldenCorpusHarness" w:date="2026-03-28T21:57:49Z">
        <w:r>
          <w:delText>5 cycles may continue to receive lenvatinib/placebo until a discontinuation criterion (Section 7</w:delText>
        </w:r>
      </w:del>
      <w:ins w:id="3887" w:author="GoldenCorpusHarness" w:date="2026-03-28T21:57:49Z">
        <w:r>
          <w:t>6%)</w:t>
        </w:r>
      </w:ins>
      <w:r>
        <w:t>.</w:t>
      </w:r>
      <w:del w:id="3888" w:author="GoldenCorpusHarness" w:date="2026-03-28T21:57:49Z">
        <w:r>
          <w:delText>1) is met.</w:delText>
        </w:r>
      </w:del>
    </w:p>
    <w:p ns2:paraId="427A3133" ns2:textId="64393E37" w:rsidR="00AB5295" w:rsidRDefault="00AB5295" w:rsidP="00AB5295">
      <w:pPr>
        <w:pStyle w:val="Paragraph0"/>
      </w:pPr>
      <w:del w:id="3889" w:author="GoldenCorpusHarness" w:date="2026-03-28T21:57:49Z">
        <w:r>
          <w:delText>Participants</w:delText>
        </w:r>
      </w:del>
      <w:ins w:id="3890" w:author="GoldenCorpusHarness" w:date="2026-03-28T21:57:49Z">
        <w:r>
          <w:t>KEYNOTE-048</w:t>
        </w:r>
      </w:ins>
      <w:r>
        <w:t xml:space="preserve"> </w:t>
      </w:r>
      <w:del w:id="3891" w:author="GoldenCorpusHarness" w:date="2026-03-28T21:57:49Z">
        <w:r>
          <w:delText>who meet the criteria outlined in Section 6.7 may be considered for Second Course treatment with up to 17 cycles of pembrolizumab with or without lenvatinib/placebo.</w:delText>
        </w:r>
      </w:del>
      <w:ins w:id="3892" w:author="GoldenCorpusHarness" w:date="2026-03-28T21:57:49Z">
        <w:r>
          <w:t>(KN048)</w:t>
        </w:r>
      </w:ins>
    </w:p>
    <w:p ns2:paraId="0314B487" ns2:textId="5F7387AE" w:rsidR="00044A02" w:rsidRDefault="00044A02" w:rsidP="00AB5295">
      <w:pPr>
        <w:pStyle w:val="Paragraph0"/>
      </w:pPr>
      <w:ins w:id="3893" w:author="GoldenCorpusHarness" w:date="2026-03-28T21:57:49Z">
        <w:r>
          <w:t xml:space="preserve">KN048 is an ongoing Phase 3, randomized, active-controlled, open-label study of pembrolizumab, or pembrolizumab plus platinum plus 5-FU chemotherapies versus platinum plus 5-FU plus cetuximab (EXTREME regimen) in participants with 1L R/M HNSCC. </w:t>
        </w:r>
      </w:ins>
      <w:r>
        <w:t>A</w:t>
      </w:r>
      <w:ins w:id="3894" w:author="GoldenCorpusHarness" w:date="2026-03-28T21:57:49Z">
        <w:r>
          <w:t xml:space="preserve"> total o</w:t>
        </w:r>
      </w:ins>
      <w:r>
        <w:t>f</w:t>
      </w:r>
      <w:del w:id="3895" w:author="GoldenCorpusHarness" w:date="2026-03-28T21:57:49Z">
        <w:r>
          <w:delText>ter enrollment</w:delText>
        </w:r>
      </w:del>
      <w:ins w:id="3896" w:author="GoldenCorpusHarness" w:date="2026-03-28T21:57:49Z">
        <w:r>
          <w:t xml:space="preserve"> 882 participants with 1L R/M HNSCC were randomized worldwide 1:1:1 between the 3 arms</w:t>
        </w:r>
      </w:ins>
      <w:r>
        <w:t xml:space="preserve"> of the </w:t>
      </w:r>
      <w:ins w:id="3897" w:author="GoldenCorpusHarness" w:date="2026-03-28T21:57:49Z">
        <w:r>
          <w:t>study to examine the efficacy and safety of pembrolizumab (n=301 participants), or pembrolizumab plus chemotherapy (n=281 participants) versus SOC with cetuximab and chemotherapy (n=300 participants) [Burtness, B., et al 2018] [CSR P048 2020]. The primary endpoints of the study are PFS per RECIST 1.1 as assessed by BICR, and OS. Participants are on</w:t>
        </w:r>
      </w:ins>
      <w:r>
        <w:t>g</w:t>
      </w:r>
      <w:del w:id="3898" w:author="GoldenCorpusHarness" w:date="2026-03-28T21:57:49Z">
        <w:r>
          <w:delText>lobal portion of the study is complete, the study may remain open to enrollment in China alone until the tar</w:delText>
        </w:r>
      </w:del>
      <w:ins w:id="3899" w:author="GoldenCorpusHarness" w:date="2026-03-28T21:57:49Z">
        <w:r>
          <w:t>oin</w:t>
        </w:r>
      </w:ins>
      <w:r>
        <w:t>g</w:t>
      </w:r>
      <w:del w:id="3900" w:author="GoldenCorpusHarness" w:date="2026-03-28T21:57:49Z">
        <w:r>
          <w:delText>et number of participants in China has been enrolled to meet local regulatory requirements</w:delText>
        </w:r>
      </w:del>
      <w:ins w:id="3901" w:author="GoldenCorpusHarness" w:date="2026-03-28T21:57:49Z">
        <w:r>
          <w:t xml:space="preserve"> in the study [CSR P048 2020]</w:t>
        </w:r>
      </w:ins>
      <w:r>
        <w:t>.</w:t>
      </w:r>
      <w:del w:id="3902" w:author="GoldenCorpusHarness" w:date="2026-03-28T21:57:49Z">
        <w:r>
          <w:delText xml:space="preserve"> An extension portion of the study will be identical to the global study, (eg, inclusion and exclusion criteria, study endpoints, primary and secondary objectives, and study procedures).</w:delText>
        </w:r>
      </w:del>
    </w:p>
    <w:p ns2:paraId="286700DC" ns2:textId="0CBD8E91" w:rsidR="00AB5295" w:rsidRDefault="00AB5295" w:rsidP="00AB5295">
      <w:pPr>
        <w:pStyle w:val="Paragraph0"/>
      </w:pPr>
      <w:ins w:id="3903" w:author="GoldenCorpusHarness" w:date="2026-03-28T21:57:49Z">
        <w:r>
          <w:t>Data from the second interim analysis for KEYNO</w:t>
        </w:r>
      </w:ins>
      <w:r>
        <w:t>T</w:t>
      </w:r>
      <w:del w:id="3904" w:author="GoldenCorpusHarness" w:date="2026-03-28T21:57:49Z">
        <w:r>
          <w:delText>hree interim</w:delText>
        </w:r>
      </w:del>
      <w:ins w:id="3905" w:author="GoldenCorpusHarness" w:date="2026-03-28T21:57:49Z">
        <w:r>
          <w:t>E-048 were presented at the 2018 ESMO Congress [Burtness, B., et al 2018]. The cutoff date for this final PFS/interim OS</w:t>
        </w:r>
      </w:ins>
      <w:r>
        <w:t xml:space="preserve"> analys</w:t>
      </w:r>
      <w:del w:id="3906" w:author="GoldenCorpusHarness" w:date="2026-03-28T21:57:49Z">
        <w:r>
          <w:delText>es are planned in this stud</w:delText>
        </w:r>
      </w:del>
      <w:ins w:id="3907" w:author="GoldenCorpusHarness" w:date="2026-03-28T21:57:49Z">
        <w:r>
          <w:t>is was13-JUN-2018, with a minimum follow-up of approximatel</w:t>
        </w:r>
      </w:ins>
      <w:r>
        <w:t xml:space="preserve">y </w:t>
      </w:r>
      <w:ins w:id="3908" w:author="GoldenCorpusHarness" w:date="2026-03-28T21:57:49Z">
        <w:r>
          <w:t xml:space="preserve">17 months. For OS, pembrolizumab monotherapy was superior to the EXTREME regimen in participants with a CPS ≥20, HR = 0.61 </w:t>
        </w:r>
      </w:ins>
      <w:r>
        <w:t>(</w:t>
      </w:r>
      <w:del w:id="3909" w:author="GoldenCorpusHarness" w:date="2026-03-28T21:57:49Z">
        <w:r>
          <w:delText xml:space="preserve">Section </w:delText>
        </w:r>
      </w:del>
      <w:r>
        <w:t>9</w:t>
      </w:r>
      <w:del w:id="3910" w:author="GoldenCorpusHarness" w:date="2026-03-28T21:57:49Z">
        <w:r>
          <w:delText>.</w:delText>
        </w:r>
      </w:del>
      <w:ins w:id="3911" w:author="GoldenCorpusHarness" w:date="2026-03-28T21:57:49Z">
        <w:r>
          <w:t>5% CI 0.45-0.83, p=0.000</w:t>
        </w:r>
      </w:ins>
      <w:r>
        <w:t>7)</w:t>
      </w:r>
      <w:del w:id="3912" w:author="GoldenCorpusHarness" w:date="2026-03-28T21:57:49Z">
        <w:r>
          <w:delText>.</w:delText>
        </w:r>
      </w:del>
      <w:ins w:id="3913" w:author="GoldenCorpusHarness" w:date="2026-03-28T21:57:49Z">
        <w:r>
          <w:t>, and yielded a median OS that was longer with pembrolizumab (14.9 months) than the EXTREME regimen (10.7 months). Statistical significance was also achieved for pembrolizumab monotherapy in participants whose tumors had PD-L1 expression of CPS ≥1 with HR = 0.78 (95% CI 0.64 to 0.96, p=0.0086) and a median OS of 12.3 months versus 10.3 months in participants receiving the EXTREME regimen [Burtness, B., et al 2018].</w:t>
        </w:r>
      </w:ins>
    </w:p>
    <w:p ns2:paraId="3057AC33" ns2:textId="4B220CEF" w:rsidR="00501903" w:rsidRDefault="00E9249B" w:rsidP="00501903">
      <w:pPr>
        <w:pStyle w:val="Heading2"/>
      </w:pPr>
      <w:ins w:id="3914" w:author="GoldenCorpusHarness" w:date="2026-03-28T21:57:49Z">
        <w:r>
          <w:t>Confirmed ORR for pembrolizumab versus EXTREME was 23% versus 36% for CP</w:t>
        </w:r>
      </w:ins>
      <w:r>
        <w:t>S</w:t>
      </w:r>
      <w:del w:id="3915" w:author="GoldenCorpusHarness" w:date="2026-03-28T21:57:49Z">
        <w:r>
          <w:delText>cientific Rationa</w:delText>
        </w:r>
      </w:del>
      <w:ins w:id="3916" w:author="GoldenCorpusHarness" w:date="2026-03-28T21:57:49Z">
        <w:r>
          <w:t xml:space="preserve"> ≥20 with a more durab</w:t>
        </w:r>
      </w:ins>
      <w:r>
        <w:t xml:space="preserve">le </w:t>
      </w:r>
      <w:del w:id="3917" w:author="GoldenCorpusHarness" w:date="2026-03-28T21:57:49Z">
        <w:r>
          <w:delText xml:space="preserve">for </w:delText>
        </w:r>
      </w:del>
      <w:ins w:id="3918" w:author="GoldenCorpusHarness" w:date="2026-03-28T21:57:49Z">
        <w:r>
          <w:t>DOR of 20.9 versus 4.2 months, and 19% versus 35% for CP</w:t>
        </w:r>
      </w:ins>
      <w:r>
        <w:t>S</w:t>
      </w:r>
      <w:del w:id="3919" w:author="GoldenCorpusHarness" w:date="2026-03-28T21:57:49Z">
        <w:r>
          <w:delText>tudy</w:delText>
        </w:r>
      </w:del>
      <w:ins w:id="3920" w:author="GoldenCorpusHarness" w:date="2026-03-28T21:57:49Z">
        <w:r>
          <w:t xml:space="preserve"> ≥1 with a median</w:t>
        </w:r>
      </w:ins>
      <w:r>
        <w:t xml:space="preserve"> D</w:t>
      </w:r>
      <w:del w:id="3921" w:author="GoldenCorpusHarness" w:date="2026-03-28T21:57:49Z">
        <w:r>
          <w:delText>esign</w:delText>
        </w:r>
      </w:del>
      <w:ins w:id="3922" w:author="GoldenCorpusHarness" w:date="2026-03-28T21:57:49Z">
        <w:r>
          <w:t>OR of 20.9 versus 4.5 months for CPS ≥1 [Burtness, B., et al 2018].</w:t>
        </w:r>
      </w:ins>
    </w:p>
    <w:p ns2:paraId="78DA4159" ns2:textId="0C2306D2" w:rsidR="00BE5B06" w:rsidRPr="00BE5B06" w:rsidRDefault="00FA53EC" w:rsidP="00BE5B06">
      <w:pPr>
        <w:pStyle w:val="Heading3"/>
      </w:pPr>
      <w:ins w:id="3923" w:author="GoldenCorpusHarness" w:date="2026-03-28T21:57:49Z">
        <w:r>
          <w:t>Pembrolizumab monotherapy had a more favorable toxicity profile compared with the EXT</w:t>
        </w:r>
      </w:ins>
      <w:r>
        <w:t>R</w:t>
      </w:r>
      <w:del w:id="3924" w:author="GoldenCorpusHarness" w:date="2026-03-28T21:57:49Z">
        <w:r>
          <w:delText>ationale for Endpoints</w:delText>
        </w:r>
      </w:del>
      <w:ins w:id="3925" w:author="GoldenCorpusHarness" w:date="2026-03-28T21:57:49Z">
        <w:r>
          <w:t>EME regimen with few treatment-related AEs (58.3% vs. 96.9%), fewer treatment-related Grade 3 to 5 AEs (16.7% vs. 69.0%), and fewer treatment-related AEs that led to treatment discontinuation (4.7% vs. 19.9%) [CSR P048V01MK3475 2018].</w:t>
        </w:r>
      </w:ins>
    </w:p>
    <w:p ns2:paraId="201FB230" ns2:textId="1860C4C6" w:rsidR="00437E11" w:rsidRPr="00437E11" w:rsidRDefault="00437E11" w:rsidP="0056612B">
      <w:pPr>
        <w:pStyle w:val="Heading4"/>
        <w:tabs>
          <w:tab w:val="clear" w:pos="1200"/>
          <w:tab w:val="num" w:pos="1560"/>
        </w:tabs>
      </w:pPr>
      <w:ins w:id="3926" w:author="GoldenCorpusHarness" w:date="2026-03-28T21:57:49Z">
        <w:r>
          <w:t>Data cutoff of the final analysis was 25-F</w:t>
        </w:r>
      </w:ins>
      <w:r>
        <w:t>E</w:t>
      </w:r>
      <w:del w:id="3927" w:author="GoldenCorpusHarness" w:date="2026-03-28T21:57:49Z">
        <w:r>
          <w:delText>fficacy Endpoints</w:delText>
        </w:r>
      </w:del>
      <w:ins w:id="3928" w:author="GoldenCorpusHarness" w:date="2026-03-28T21:57:49Z">
        <w:r>
          <w:t>B-2019 (approximately 25 months after the last participant was randomized) [CSR P048 2020]. In participants whose tumors had PD-L1 expression, OS results further confirmed the statistically and clinically meaningful results observed at the second interim analysis, with an OS HR = 0.74 (95% CI: 0.61, 0.90) for CPS ≥1 and HR = 0.58 (95% CI: 0.44, 0.78) for CPS ≥20 [CSR P048 2020]. In the population of all participants, there was a clinically meaningful difference in OS when comparing pembrolizumab plus chemotherapy with standard treatment. The pembrolizumab monotherapy group had more responders who achieved a complete response and a more durable DOR (22.6 vs. 4.5 months) [Rischin, D., et al 2019]. The safety results at the final analysis were similar to those observed at the second interim analysis.</w:t>
        </w:r>
      </w:ins>
    </w:p>
    <w:p ns2:paraId="3CB6EC61" ns2:textId="051CC711" w:rsidR="00D80FE3" w:rsidRDefault="00213CC8" w:rsidP="00D80FE3">
      <w:pPr>
        <w:pStyle w:val="Paragraph0"/>
      </w:pPr>
      <w:del w:id="3929" w:author="GoldenCorpusHarness" w:date="2026-03-28T21:57:49Z">
        <w:r>
          <w:delText>This st</w:delText>
        </w:r>
      </w:del>
      <w:ins w:id="3930" w:author="GoldenCorpusHarness" w:date="2026-03-28T21:57:49Z">
        <w:r>
          <w:t>At the second interim analysis, pembroliz</w:t>
        </w:r>
      </w:ins>
      <w:r>
        <w:t>u</w:t>
      </w:r>
      <w:del w:id="3931" w:author="GoldenCorpusHarness" w:date="2026-03-28T21:57:49Z">
        <w:r>
          <w:delText>dy will use</w:delText>
        </w:r>
      </w:del>
      <w:ins w:id="3932" w:author="GoldenCorpusHarness" w:date="2026-03-28T21:57:49Z">
        <w:r>
          <w:t>mab + chemotherapy significantly improved</w:t>
        </w:r>
      </w:ins>
      <w:r>
        <w:t xml:space="preserve"> OS</w:t>
      </w:r>
      <w:del w:id="3933" w:author="GoldenCorpusHarness" w:date="2026-03-28T21:57:49Z">
        <w:r>
          <w:delText>, O</w:delText>
        </w:r>
      </w:del>
      <w:ins w:id="3934" w:author="GoldenCorpusHarness" w:date="2026-03-28T21:57:49Z">
        <w:r>
          <w:t xml:space="preserve"> in the total population (H</w:t>
        </w:r>
      </w:ins>
      <w:r>
        <w:t>R</w:t>
      </w:r>
      <w:del w:id="3935" w:author="GoldenCorpusHarness" w:date="2026-03-28T21:57:49Z">
        <w:r>
          <w:delText>R and PFS as primary endpoints. OS has been recognized as the gold standard for demonstration of superiority of a new antineoplastic therapy in randomized clinical trial. ORR and PFS are based on RE</w:delText>
        </w:r>
      </w:del>
      <w:ins w:id="3936" w:author="GoldenCorpusHarness" w:date="2026-03-28T21:57:49Z">
        <w:r>
          <w:t xml:space="preserve"> = 0.77 [95% </w:t>
        </w:r>
      </w:ins>
      <w:r>
        <w:t>CI</w:t>
      </w:r>
      <w:ins w:id="3937" w:author="GoldenCorpusHarness" w:date="2026-03-28T21:57:49Z">
        <w:r>
          <w:t xml:space="preserve"> 0.63-0.93]; p=0.00335) [C</w:t>
        </w:r>
      </w:ins>
      <w:r>
        <w:t>S</w:t>
      </w:r>
      <w:ins w:id="3938" w:author="GoldenCorpusHarness" w:date="2026-03-28T21:57:49Z">
        <w:r>
          <w:t>R P048V01MK3475 2018]. Additionally, the safety profiles for pembrolizumab + chemotherapy and the EX</w:t>
        </w:r>
      </w:ins>
      <w:r>
        <w:t>T</w:t>
      </w:r>
      <w:del w:id="3939" w:author="GoldenCorpusHarness" w:date="2026-03-28T21:57:49Z">
        <w:r>
          <w:delText xml:space="preserve"> 1.1 criteria as assessed </w:delText>
        </w:r>
      </w:del>
      <w:ins w:id="3940" w:author="GoldenCorpusHarness" w:date="2026-03-28T21:57:49Z">
        <w:r>
          <w:t>REME regimen were compara</w:t>
        </w:r>
      </w:ins>
      <w:r>
        <w:t>b</w:t>
      </w:r>
      <w:del w:id="3941" w:author="GoldenCorpusHarness" w:date="2026-03-28T21:57:49Z">
        <w:r>
          <w:delText>y BI</w:delText>
        </w:r>
      </w:del>
      <w:ins w:id="3942" w:author="GoldenCorpusHarness" w:date="2026-03-28T21:57:49Z">
        <w:r>
          <w:t>le (95.3% vs. 96.9% treatment-related AEs; 71.0% vs 69.0% treatment-related Grade 3 to 5 AEs; and 22.8% vs 19.9% treatment-related AEs that led to treatment discontinuation) [</w:t>
        </w:r>
      </w:ins>
      <w:r>
        <w:t>C</w:t>
      </w:r>
      <w:ins w:id="3943" w:author="GoldenCorpusHarness" w:date="2026-03-28T21:57:49Z">
        <w:r>
          <w:t>S</w:t>
        </w:r>
      </w:ins>
      <w:r>
        <w:t xml:space="preserve">R </w:t>
      </w:r>
      <w:del w:id="3944" w:author="GoldenCorpusHarness" w:date="2026-03-28T21:57:49Z">
        <w:r>
          <w:delText xml:space="preserve">as the primary endpoints. ORR and </w:delText>
        </w:r>
      </w:del>
      <w:r>
        <w:t>P</w:t>
      </w:r>
      <w:del w:id="3945" w:author="GoldenCorpusHarness" w:date="2026-03-28T21:57:49Z">
        <w:r>
          <w:delText xml:space="preserve">FS are acceptable measures of clinical benefit for a late stage study that demonstrates superiority of a new antineoplastic therapy, especially if the magnitude of the effect is large and the therapy has an acceptable risk/benefit profile. The use of BICR and RECIST 1.1 to assess ORR and PFS is typically considered acceptable by 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     </w:delText>
        </w:r>
      </w:del>
      <w:ins w:id="3946" w:author="GoldenCorpusHarness" w:date="2026-03-28T21:57:49Z">
        <w:r>
          <w:t xml:space="preserve">048V01MK3475 2018]. </w:t>
        </w:r>
      </w:ins>
    </w:p>
    <w:p ns2:paraId="16026519" ns2:textId="0B52C7E3" w:rsidR="00D431AE" w:rsidRDefault="00D431AE" w:rsidP="00D431AE">
      <w:pPr>
        <w:pStyle w:val="Heading5"/>
      </w:pPr>
      <w:ins w:id="3947" w:author="GoldenCorpusHarness" w:date="2026-03-28T21:57:49Z">
        <w:r>
          <w:t>At the final analysis, pembrolizumab + chemotherapy OS results (H</w:t>
        </w:r>
      </w:ins>
      <w:r>
        <w:t>R</w:t>
      </w:r>
      <w:del w:id="3948" w:author="GoldenCorpusHarness" w:date="2026-03-28T21:57:49Z">
        <w:r>
          <w:delText>E</w:delText>
        </w:r>
      </w:del>
      <w:ins w:id="3949" w:author="GoldenCorpusHarness" w:date="2026-03-28T21:57:49Z">
        <w:r>
          <w:t xml:space="preserve"> = 0.72 [95% </w:t>
        </w:r>
      </w:ins>
      <w:r>
        <w:t>CI</w:t>
      </w:r>
      <w:ins w:id="3950" w:author="GoldenCorpusHarness" w:date="2026-03-28T21:57:49Z">
        <w:r>
          <w:t>: 0.60, 0.87]) [C</w:t>
        </w:r>
      </w:ins>
      <w:r>
        <w:t>S</w:t>
      </w:r>
      <w:ins w:id="3951" w:author="GoldenCorpusHarness" w:date="2026-03-28T21:57:49Z">
        <w:r>
          <w:t xml:space="preserve">R P048 2020] further confirmed the statistically significant and clinically meaningful OS observed at the second interim analysis. In the population of participants who tumors express PD-L1, OS was statistically significant and clinically meaningful in PD-L1 CPS ≥1 (HR = 0.65 [95% CI: 0.53, 0.80], p=0.00002) and in CPS ≥20 (HR = 0.60 [95% CI: 0.45, 0.82], p=0.00044) [CSR P048 2020]. Furthermore, in participants whose tumors had PD-L1 expression, ORR and median time to response were similar, but the pembrolizumab + chemotherapy group had more durable DOR of 6.7 versus 4.3 months for CPS ≥1 and 7.1 versus 4.2 months for CPS ≥20 [Rischin, D., et al 2019]. </w:t>
        </w:r>
      </w:ins>
      <w:r>
        <w:t>T</w:t>
      </w:r>
      <w:del w:id="3952" w:author="GoldenCorpusHarness" w:date="2026-03-28T21:57:49Z">
        <w:r>
          <w:delText xml:space="preserve"> 1.1</w:delText>
        </w:r>
      </w:del>
      <w:ins w:id="3953" w:author="GoldenCorpusHarness" w:date="2026-03-28T21:57:49Z">
        <w:r>
          <w:t>he safety results at the final analysis were similar to those observed at the second interim analysis.</w:t>
        </w:r>
      </w:ins>
    </w:p>
    <w:p ns2:paraId="3A4DB17A" ns2:textId="57142037" w:rsidR="00D80FE3" w:rsidRDefault="003700E6" w:rsidP="00D80FE3">
      <w:pPr>
        <w:pStyle w:val="Paragraph0"/>
      </w:pPr>
      <w:ins w:id="3954" w:author="GoldenCorpusHarness" w:date="2026-03-28T21:57:49Z">
        <w:r>
          <w:t>In summary, for 1L R/M HNSCC, pembrolizumab monotherapy significantly improved OS over the EXT</w:t>
        </w:r>
      </w:ins>
      <w:r>
        <w:t>RE</w:t>
      </w:r>
      <w:ins w:id="3955" w:author="GoldenCorpusHarness" w:date="2026-03-28T21:57:49Z">
        <w:r>
          <w:t xml:space="preserve">ME regimen in both the </w:t>
        </w:r>
      </w:ins>
      <w:r>
        <w:t>C</w:t>
      </w:r>
      <w:del w:id="3956" w:author="GoldenCorpusHarness" w:date="2026-03-28T21:57:49Z">
        <w:r>
          <w:delText>I</w:delText>
        </w:r>
      </w:del>
      <w:ins w:id="3957" w:author="GoldenCorpusHarness" w:date="2026-03-28T21:57:49Z">
        <w:r>
          <w:t>P</w:t>
        </w:r>
      </w:ins>
      <w:r>
        <w:t>S</w:t>
      </w:r>
      <w:ins w:id="3958" w:author="GoldenCorpusHarness" w:date="2026-03-28T21:57:49Z">
        <w:r>
          <w:t xml:space="preserve"> ≥20 and CPS ≥1 populations. Responses to pembrolizumab were durable with a more favorable toxicity profile compared with the EX</w:t>
        </w:r>
      </w:ins>
      <w:r>
        <w:t>T</w:t>
      </w:r>
      <w:del w:id="3959" w:author="GoldenCorpusHarness" w:date="2026-03-28T21:57:49Z">
        <w:r>
          <w:delText xml:space="preserve"> 1.1 will be used by BICR when assessing images for efficacy measures and when determining eligibility (Section 8.2.1.5). Although traditional </w:delText>
        </w:r>
      </w:del>
      <w:r>
        <w:t>RE</w:t>
      </w:r>
      <w:ins w:id="3960" w:author="GoldenCorpusHarness" w:date="2026-03-28T21:57:49Z">
        <w:r>
          <w:t>ME regimen. Pembrolizumab plus chemotherapy improved OS in the total population and in participants whose tumors had PD-1 expression, with a comparable safety profile. Therefore, pembrolizumab-based treatment may be considered a new 1L standard of care for R/M HNS</w:t>
        </w:r>
      </w:ins>
      <w:r>
        <w:t>C</w:t>
      </w:r>
      <w:del w:id="3961" w:author="GoldenCorpusHarness" w:date="2026-03-28T21:57:49Z">
        <w:r>
          <w:delText>IST 1</w:delText>
        </w:r>
      </w:del>
      <w:ins w:id="3962" w:author="GoldenCorpusHarness" w:date="2026-03-28T21:57:49Z">
        <w:r>
          <w:t>C</w:t>
        </w:r>
      </w:ins>
      <w:r>
        <w:t>.</w:t>
      </w:r>
      <w:del w:id="3963" w:author="GoldenCorpusHarness" w:date="2026-03-28T21:57:49Z">
        <w:r>
          <w:delText xml:space="preserve">1 references a maximum of 5 target lesions in total and 2 per organ, this protocol has implemented an adjustment to RECIST 1.1 to allow a maximum of 10 target lesions in total and 5 per organ, if a larger number of target lesions is needed to adequately represent the tumor burden. Refer to Sec. 8.2.1.5 for additional detail. </w:delText>
        </w:r>
      </w:del>
    </w:p>
    <w:p ns2:paraId="1D6BF9FC" ns2:textId="1B96269B" w:rsidR="005F378B" w:rsidRDefault="005F378B" w:rsidP="0056612B">
      <w:pPr>
        <w:pStyle w:val="Heading4"/>
        <w:tabs>
          <w:tab w:val="clear" w:pos="1200"/>
          <w:tab w:val="num" w:pos="1560"/>
        </w:tabs>
      </w:pPr>
      <w:r>
        <w:t>S</w:t>
      </w:r>
      <w:del w:id="3964" w:author="GoldenCorpusHarness" w:date="2026-03-28T21:57:49Z">
        <w:r>
          <w:delText>afe</w:delText>
        </w:r>
      </w:del>
      <w:r>
        <w:t>t</w:t>
      </w:r>
      <w:ins w:id="3965" w:author="GoldenCorpusHarness" w:date="2026-03-28T21:57:49Z">
        <w:r>
          <w:t>ud</w:t>
        </w:r>
      </w:ins>
      <w:r>
        <w:t xml:space="preserve">y </w:t>
      </w:r>
      <w:ins w:id="3966" w:author="GoldenCorpusHarness" w:date="2026-03-28T21:57:49Z">
        <w:r>
          <w:t>111/K</w:t>
        </w:r>
      </w:ins>
      <w:r>
        <w:t>E</w:t>
      </w:r>
      <w:del w:id="3967" w:author="GoldenCorpusHarness" w:date="2026-03-28T21:57:49Z">
        <w:r>
          <w:delText>ndpoints</w:delText>
        </w:r>
      </w:del>
      <w:ins w:id="3968" w:author="GoldenCorpusHarness" w:date="2026-03-28T21:57:49Z">
        <w:r>
          <w:t>YNOTE-146</w:t>
        </w:r>
      </w:ins>
    </w:p>
    <w:p ns2:paraId="6A53BDBB" ns2:textId="4413DEA7" w:rsidR="001B3F71" w:rsidRPr="001B3F71" w:rsidRDefault="001B3F71" w:rsidP="001B3F71">
      <w:pPr>
        <w:pStyle w:val="Paragraph0"/>
      </w:pPr>
      <w:r>
        <w:t>S</w:t>
      </w:r>
      <w:del w:id="3969" w:author="GoldenCorpusHarness" w:date="2026-03-28T21:57:49Z">
        <w:r>
          <w:delText xml:space="preserve">afety </w:delText>
        </w:r>
      </w:del>
      <w:ins w:id="3970" w:author="GoldenCorpusHarness" w:date="2026-03-28T21:57:49Z">
        <w:r>
          <w:t>tudy 111/KEYNOTE-146 is a multicenter, o</w:t>
        </w:r>
      </w:ins>
      <w:r>
        <w:t>p</w:t>
      </w:r>
      <w:del w:id="3971" w:author="GoldenCorpusHarness" w:date="2026-03-28T21:57:49Z">
        <w:r>
          <w:delText>arameters frequently used for</w:delText>
        </w:r>
      </w:del>
      <w:ins w:id="3972" w:author="GoldenCorpusHarness" w:date="2026-03-28T21:57:49Z">
        <w:r>
          <w:t>en-label, Phase 1b/2 clinical study being conducted to</w:t>
        </w:r>
      </w:ins>
      <w:r>
        <w:t xml:space="preserve"> evaluat</w:t>
      </w:r>
      <w:del w:id="3973" w:author="GoldenCorpusHarness" w:date="2026-03-28T21:57:49Z">
        <w:r>
          <w:delText>i</w:delText>
        </w:r>
      </w:del>
      <w:ins w:id="3974" w:author="GoldenCorpusHarness" w:date="2026-03-28T21:57:49Z">
        <w:r>
          <w:t>e the efficacy and safety of lenvatinib in combination with pembrolizumab in selected solid tumors (ie, HNSCC, NSCLC, RCC, endometrial cancer, urothelial carcinoma, and melanoma) [IB Edition 16 2019]. The Phase 1b portion of this study has been completed and Phase 2 is o</w:t>
        </w:r>
      </w:ins>
      <w:r>
        <w:t>ng</w:t>
      </w:r>
      <w:del w:id="3975" w:author="GoldenCorpusHarness" w:date="2026-03-28T21:57:49Z">
        <w:r>
          <w:delText xml:space="preserve"> i</w:delText>
        </w:r>
      </w:del>
      <w:ins w:id="3976" w:author="GoldenCorpusHarness" w:date="2026-03-28T21:57:49Z">
        <w:r>
          <w:t>oing. During the Phase 1b portion of the study, the MTD was determined to be 20 mg le</w:t>
        </w:r>
      </w:ins>
      <w:r>
        <w:t>nv</w:t>
      </w:r>
      <w:del w:id="3977" w:author="GoldenCorpusHarness" w:date="2026-03-28T21:57:49Z">
        <w:r>
          <w:delText>esti</w:delText>
        </w:r>
      </w:del>
      <w:ins w:id="3978" w:author="GoldenCorpusHarness" w:date="2026-03-28T21:57:49Z">
        <w:r>
          <w:t>atinib daily in combination with 200 m</w:t>
        </w:r>
      </w:ins>
      <w:r>
        <w:t>g</w:t>
      </w:r>
      <w:del w:id="3979" w:author="GoldenCorpusHarness" w:date="2026-03-28T21:57:49Z">
        <w:r>
          <w:delText>ational systemic anticancer treatments are included as safety end</w:delText>
        </w:r>
      </w:del>
      <w:ins w:id="3980" w:author="GoldenCorpusHarness" w:date="2026-03-28T21:57:49Z">
        <w:r>
          <w:t xml:space="preserve"> of </w:t>
        </w:r>
      </w:ins>
      <w:r>
        <w:t>p</w:t>
      </w:r>
      <w:del w:id="3981" w:author="GoldenCorpusHarness" w:date="2026-03-28T21:57:49Z">
        <w:r>
          <w:delText>oints includ</w:delText>
        </w:r>
      </w:del>
      <w:ins w:id="3982" w:author="GoldenCorpusHarness" w:date="2026-03-28T21:57:49Z">
        <w:r>
          <w:t>embrolizumab IV Q3W. The safety and efficacy of the combination at the lenvatinib RP2D is be</w:t>
        </w:r>
      </w:ins>
      <w:r>
        <w:t>ing</w:t>
      </w:r>
      <w:del w:id="3983" w:author="GoldenCorpusHarness" w:date="2026-03-28T21:57:49Z">
        <w:r>
          <w:delText>, but not limited to, the incidence of, causality, and outcome of AEs/SAEs, and changes in vital signs and laboratory values</w:delText>
        </w:r>
      </w:del>
      <w:ins w:id="3984" w:author="GoldenCorpusHarness" w:date="2026-03-28T21:57:49Z">
        <w:r>
          <w:t xml:space="preserve"> assessed in the Phase 2 portion of the study</w:t>
        </w:r>
      </w:ins>
      <w:r>
        <w:t>.</w:t>
      </w:r>
      <w:del w:id="3985" w:author="GoldenCorpusHarness" w:date="2026-03-28T21:57:49Z">
        <w:r>
          <w:delText xml:space="preserve"> AEs will be assessed as defined by NCI CTCAE v5.0.</w:delText>
        </w:r>
      </w:del>
    </w:p>
    <w:p ns2:paraId="41BCBA14" ns2:textId="77777777" w:rsidR="00FF764C" w:rsidRDefault="008E51A0" w:rsidP="002E29B7">
      <w:pPr>
        <w:pStyle w:val="Heading4"/>
      </w:pPr>
      <w:ins w:id="3986" w:author="GoldenCorpusHarness" w:date="2026-03-28T21:57:49Z">
        <w:r>
          <w:t>As of 01-D</w:t>
        </w:r>
      </w:ins>
      <w:r>
        <w:t>E</w:t>
      </w:r>
      <w:del w:id="3987" w:author="GoldenCorpusHarness" w:date="2026-03-28T21:57:49Z">
        <w:r>
          <w:delText>xplorator</w:delText>
        </w:r>
      </w:del>
      <w:ins w:id="3988" w:author="GoldenCorpusHarness" w:date="2026-03-28T21:57:49Z">
        <w:r>
          <w:t>C-2017, 22 stud</w:t>
        </w:r>
      </w:ins>
      <w:r>
        <w:t xml:space="preserve">y </w:t>
      </w:r>
      <w:ins w:id="3989" w:author="GoldenCorpusHarness" w:date="2026-03-28T21:57:49Z">
        <w:r>
          <w:t xml:space="preserve">participants with measurable, confirmed metastatic HNSCC and </w:t>
        </w:r>
      </w:ins>
      <w:r>
        <w:t>E</w:t>
      </w:r>
      <w:del w:id="3990" w:author="GoldenCorpusHarness" w:date="2026-03-28T21:57:49Z">
        <w:r>
          <w:delText>ndpoints</w:delText>
        </w:r>
      </w:del>
      <w:ins w:id="3991" w:author="GoldenCorpusHarness" w:date="2026-03-28T21:57:49Z">
        <w:r>
          <w:t>COG performance status of 0 or 1 were enrolled in this cohort and received lenvatinib (20 mg/day orally) + pembrolizumab (200 mg IV Q3W). Participants were not preselected based on PD-L1 status. Tumor assessments were performed by study investigators using irRECIST. Of the participants, 9.1% had received no prior anticancer therapy, 63.6% had received 1 prior line of anticancer therapy, and 13.6% had received 2 prior lines of anticancer therapies and 13.6% had received ≥3 prior lines of anticancer therapies, respectively. At data cutoff (01-DEC-2017), ORR was 40.9% (95% CI: 20.7, 63.6); ORR (at Week 24) was 36.4% (95% CI: 17.2, 59.3), including 1 (4.5%) CR, 8 (36.4%) PR, 11 (50%) SD, 0 (0%) PD, and 2 (9.1%) unknown; median PFS of 8.2 months (95% CI: 4.3, NE); and PFS rate at 12 months was 41.9 % (95% CI: 17.6, 64.7) [Taylor, M. H., et al 2018].</w:t>
        </w:r>
      </w:ins>
    </w:p>
    <w:p ns2:paraId="492EF1A4" ns2:textId="4A771898" w:rsidR="008E51A0" w:rsidRPr="008E51A0" w:rsidRDefault="008E51A0" w:rsidP="008E51A0">
      <w:pPr>
        <w:pStyle w:val="Heading5"/>
      </w:pPr>
      <w:del w:id="3992" w:author="GoldenCorpusHarness" w:date="2026-03-28T21:57:49Z">
        <w:r>
          <w:delText xml:space="preserve">Rationale </w:delText>
        </w:r>
      </w:del>
      <w:ins w:id="3993" w:author="GoldenCorpusHarness" w:date="2026-03-28T21:57:49Z">
        <w:r>
          <w:t>Grade 3 or 4 treatment-related AEs occurred in 72.7% o</w:t>
        </w:r>
      </w:ins>
      <w:r>
        <w:t>f</w:t>
      </w:r>
      <w:del w:id="3994" w:author="GoldenCorpusHarness" w:date="2026-03-28T21:57:49Z">
        <w:r>
          <w:delText>or Pati</w:delText>
        </w:r>
      </w:del>
      <w:ins w:id="3995" w:author="GoldenCorpusHarness" w:date="2026-03-28T21:57:49Z">
        <w:r>
          <w:t xml:space="preserve"> participants (Grade 3 treatm</w:t>
        </w:r>
      </w:ins>
      <w:r>
        <w:t>ent-re</w:t>
      </w:r>
      <w:del w:id="3996" w:author="GoldenCorpusHarness" w:date="2026-03-28T21:57:49Z">
        <w:r>
          <w:delText xml:space="preserve">ported Outcomes </w:delText>
        </w:r>
      </w:del>
      <w:ins w:id="3997" w:author="GoldenCorpusHarness" w:date="2026-03-28T21:57:49Z">
        <w:r>
          <w:t>lated A</w:t>
        </w:r>
      </w:ins>
      <w:r>
        <w:t>E</w:t>
      </w:r>
      <w:del w:id="3998" w:author="GoldenCorpusHarness" w:date="2026-03-28T21:57:49Z">
        <w:r>
          <w:delText>ndpoints</w:delText>
        </w:r>
      </w:del>
      <w:ins w:id="3999" w:author="GoldenCorpusHarness" w:date="2026-03-28T21:57:49Z">
        <w:r>
          <w:t>s in 15 participants [68.2%] and Grade 4 treatment-related AEs in 1 participant [4.5%]). The most common treatment-related AEs were fatigue (50.0%; Grade 3: 4.5%), hypertension (40.9%, Grade 3: 18.2%), and diarrhea (36.4%, Grade 3: 4.5%). Five participants experienced serious treatment-related AEs including hypertension, acute kidney injury, dehydration, hemoptysis and pulmonary edema. There were 5 fatal AEs reported; none were deemed treatment-related [Taylor, M. H., et al 2018].</w:t>
        </w:r>
      </w:ins>
    </w:p>
    <w:p ns2:paraId="6E297408" ns2:textId="0788FCA2" w:rsidR="000205E9" w:rsidRDefault="000205E9" w:rsidP="000205E9">
      <w:pPr>
        <w:pStyle w:val="Paragraph0"/>
      </w:pPr>
      <w:ins w:id="4000" w:author="GoldenCorpusHarness" w:date="2026-03-28T21:57:49Z">
        <w:r>
          <w:t>Overall, the study showed promising clinical activity and manageable toxicities, supporting further evaluation of the lenvatinib + pembrolizumab in participants with HNS</w:t>
        </w:r>
      </w:ins>
      <w:r>
        <w:t>C</w:t>
      </w:r>
      <w:del w:id="4001" w:author="GoldenCorpusHarness" w:date="2026-03-28T21:57:49Z">
        <w:r>
          <w:delText>han</w:delText>
        </w:r>
      </w:del>
      <w:ins w:id="4002" w:author="GoldenCorpusHarness" w:date="2026-03-28T21:57:49Z">
        <w:r>
          <w:t>C [Taylor, M. H., et al 2018a]. Interim analysis results for NSCLC, urothelial carcinoma, melanoma, endometrial carcinoma and RCC study arms produced similar response rates and acceptable safety and tolerability [Brose, M., et al 2018] [Vo</w:t>
        </w:r>
      </w:ins>
      <w:r>
        <w:t>ge</w:t>
      </w:r>
      <w:del w:id="4003" w:author="GoldenCorpusHarness" w:date="2026-03-28T21:57:49Z">
        <w:r>
          <w:delText>s in</w:delText>
        </w:r>
      </w:del>
      <w:ins w:id="4004" w:author="GoldenCorpusHarness" w:date="2026-03-28T21:57:49Z">
        <w:r>
          <w:t>lzang, N., et al 2018] [Taylor, M., et al 2018] [Makker, V., et al 2018] [Lee, C.</w:t>
        </w:r>
      </w:ins>
      <w:r>
        <w:t xml:space="preserve"> H</w:t>
      </w:r>
      <w:del w:id="4005" w:author="GoldenCorpusHarness" w:date="2026-03-28T21:57:49Z">
        <w:r>
          <w:delText>RQoL u</w:delText>
        </w:r>
      </w:del>
      <w:ins w:id="4006" w:author="GoldenCorpusHarness" w:date="2026-03-28T21:57:49Z">
        <w:r>
          <w:t>., et al 2018]. From these studies, the combination of pembrolizumab and lenvatinib showed promi</w:t>
        </w:r>
      </w:ins>
      <w:r>
        <w:t xml:space="preserve">sing </w:t>
      </w:r>
      <w:del w:id="4007" w:author="GoldenCorpusHarness" w:date="2026-03-28T21:57:49Z">
        <w:r>
          <w:delText>PRO assessments can pro</w:delText>
        </w:r>
      </w:del>
      <w:ins w:id="4008" w:author="GoldenCorpusHarness" w:date="2026-03-28T21:57:49Z">
        <w:r>
          <w:t>clinical acti</w:t>
        </w:r>
      </w:ins>
      <w:r>
        <w:t>vi</w:t>
      </w:r>
      <w:del w:id="4009" w:author="GoldenCorpusHarness" w:date="2026-03-28T21:57:49Z">
        <w:r>
          <w:delText>de important information on clinical benefit and are accepted clinical endpoints by health authorities. Participants</w:delText>
        </w:r>
      </w:del>
      <w:ins w:id="4010" w:author="GoldenCorpusHarness" w:date="2026-03-28T21:57:49Z">
        <w:r>
          <w:t>ty and a manageable safety profile that is consistent</w:t>
        </w:r>
      </w:ins>
      <w:r>
        <w:t xml:space="preserve"> wi</w:t>
      </w:r>
      <w:del w:id="4011" w:author="GoldenCorpusHarness" w:date="2026-03-28T21:57:49Z">
        <w:r>
          <w:delText>ll provide information re</w:delText>
        </w:r>
      </w:del>
      <w:ins w:id="4012" w:author="GoldenCorpusHarness" w:date="2026-03-28T21:57:49Z">
        <w:r>
          <w:t>th the safety profile of each a</w:t>
        </w:r>
      </w:ins>
      <w:r>
        <w:t>g</w:t>
      </w:r>
      <w:del w:id="4013" w:author="GoldenCorpusHarness" w:date="2026-03-28T21:57:49Z">
        <w:r>
          <w:delText>arding their HRQoL using the EORTC QLQ-C30 and EORTC QLQ-H&amp;N35 PRO instruments. Health utilities</w:delText>
        </w:r>
      </w:del>
      <w:ins w:id="4014" w:author="GoldenCorpusHarness" w:date="2026-03-28T21:57:49Z">
        <w:r>
          <w:t>ent</w:t>
        </w:r>
      </w:ins>
      <w:r>
        <w:t xml:space="preserve"> w</w:t>
      </w:r>
      <w:del w:id="4015" w:author="GoldenCorpusHarness" w:date="2026-03-28T21:57:49Z">
        <w:r>
          <w:delText>ill be evaluated using the EQ 5D-5L PRO instrument. These PROs assessments are not pure efficacy or safety endpoints because they are affected by both disease progression and treatment tolerability.</w:delText>
        </w:r>
      </w:del>
      <w:ins w:id="4016" w:author="GoldenCorpusHarness" w:date="2026-03-28T21:57:49Z">
        <w:r>
          <w:t>hen administered as monotherapy.</w:t>
        </w:r>
      </w:ins>
    </w:p>
    <w:p ns2:paraId="47554FD7" ns2:textId="569E929B" w:rsidR="000205E9" w:rsidRDefault="000205E9" w:rsidP="000205E9">
      <w:pPr>
        <w:pStyle w:val="Paragraph0"/>
      </w:pPr>
      <w:del w:id="4017" w:author="GoldenCorpusHarness" w:date="2026-03-28T21:57:49Z">
        <w:r>
          <w:delText>Th</w:delText>
        </w:r>
      </w:del>
      <w:ins w:id="4018" w:author="GoldenCorpusHarness" w:date="2026-03-28T21:57:49Z">
        <w:r>
          <w:t>Bas</w:t>
        </w:r>
      </w:ins>
      <w:r>
        <w:t>e</w:t>
      </w:r>
      <w:del w:id="4019" w:author="GoldenCorpusHarness" w:date="2026-03-28T21:57:49Z">
        <w:r>
          <w:delText xml:space="preserve"> EORTC QLQ-C30 an</w:delText>
        </w:r>
      </w:del>
      <w:r>
        <w:t xml:space="preserve">d </w:t>
      </w:r>
      <w:del w:id="4020" w:author="GoldenCorpusHarness" w:date="2026-03-28T21:57:49Z">
        <w:r>
          <w:delText>EORTC</w:delText>
        </w:r>
      </w:del>
      <w:ins w:id="4021" w:author="GoldenCorpusHarness" w:date="2026-03-28T21:57:49Z">
        <w:r>
          <w:t>on</w:t>
        </w:r>
      </w:ins>
      <w:r>
        <w:t xml:space="preserve"> </w:t>
      </w:r>
      <w:del w:id="4022" w:author="GoldenCorpusHarness" w:date="2026-03-28T21:57:49Z">
        <w:r>
          <w:delText>QLQ-H&amp;N35 are psychome</w:delText>
        </w:r>
      </w:del>
      <w:ins w:id="4023" w:author="GoldenCorpusHarness" w:date="2026-03-28T21:57:49Z">
        <w:r>
          <w:t>S</w:t>
        </w:r>
      </w:ins>
      <w:r>
        <w:t>t</w:t>
      </w:r>
      <w:del w:id="4024" w:author="GoldenCorpusHarness" w:date="2026-03-28T21:57:49Z">
        <w:r>
          <w:delText>ricall</w:delText>
        </w:r>
      </w:del>
      <w:ins w:id="4025" w:author="GoldenCorpusHarness" w:date="2026-03-28T21:57:49Z">
        <w:r>
          <w:t>ud</w:t>
        </w:r>
      </w:ins>
      <w:r>
        <w:t xml:space="preserve">y </w:t>
      </w:r>
      <w:ins w:id="4026" w:author="GoldenCorpusHarness" w:date="2026-03-28T21:57:49Z">
        <w:r>
          <w:t>111/KEYNOTE-146, lenv</w:t>
        </w:r>
      </w:ins>
      <w:r>
        <w:t>a</w:t>
      </w:r>
      <w:del w:id="4027" w:author="GoldenCorpusHarness" w:date="2026-03-28T21:57:49Z">
        <w:r>
          <w:delText>nd cl</w:delText>
        </w:r>
      </w:del>
      <w:ins w:id="4028" w:author="GoldenCorpusHarness" w:date="2026-03-28T21:57:49Z">
        <w:r>
          <w:t>t</w:t>
        </w:r>
      </w:ins>
      <w:r>
        <w:t>ini</w:t>
      </w:r>
      <w:del w:id="4029" w:author="GoldenCorpusHarness" w:date="2026-03-28T21:57:49Z">
        <w:r>
          <w:delText>cally</w:delText>
        </w:r>
      </w:del>
      <w:ins w:id="4030" w:author="GoldenCorpusHarness" w:date="2026-03-28T21:57:49Z">
        <w:r>
          <w:t>b</w:t>
        </w:r>
      </w:ins>
      <w:r>
        <w:t xml:space="preserve"> </w:t>
      </w:r>
      <w:del w:id="4031" w:author="GoldenCorpusHarness" w:date="2026-03-28T21:57:49Z">
        <w:r>
          <w:delText>validated</w:delText>
        </w:r>
      </w:del>
      <w:ins w:id="4032" w:author="GoldenCorpusHarness" w:date="2026-03-28T21:57:49Z">
        <w:r>
          <w:t>20</w:t>
        </w:r>
      </w:ins>
      <w:r>
        <w:t xml:space="preserve"> </w:t>
      </w:r>
      <w:del w:id="4033" w:author="GoldenCorpusHarness" w:date="2026-03-28T21:57:49Z">
        <w:r>
          <w:delText>instru</w:delText>
        </w:r>
      </w:del>
      <w:r>
        <w:t>m</w:t>
      </w:r>
      <w:del w:id="4034" w:author="GoldenCorpusHarness" w:date="2026-03-28T21:57:49Z">
        <w:r>
          <w:delText>ents appropriate for assessin</w:delText>
        </w:r>
      </w:del>
      <w:r>
        <w:t xml:space="preserve">g </w:t>
      </w:r>
      <w:del w:id="4035" w:author="GoldenCorpusHarness" w:date="2026-03-28T21:57:49Z">
        <w:r>
          <w:delText>HR</w:delText>
        </w:r>
      </w:del>
      <w:r>
        <w:t>Q</w:t>
      </w:r>
      <w:del w:id="4036" w:author="GoldenCorpusHarness" w:date="2026-03-28T21:57:49Z">
        <w:r>
          <w:delText>oL</w:delText>
        </w:r>
      </w:del>
      <w:ins w:id="4037" w:author="GoldenCorpusHarness" w:date="2026-03-28T21:57:49Z">
        <w:r>
          <w:t>D</w:t>
        </w:r>
      </w:ins>
      <w:r>
        <w:t xml:space="preserve"> in </w:t>
      </w:r>
      <w:del w:id="4038" w:author="GoldenCorpusHarness" w:date="2026-03-28T21:57:49Z">
        <w:r>
          <w:delText>p</w:delText>
        </w:r>
      </w:del>
      <w:ins w:id="4039" w:author="GoldenCorpusHarness" w:date="2026-03-28T21:57:49Z">
        <w:r>
          <w:t>combin</w:t>
        </w:r>
      </w:ins>
      <w:r>
        <w:t>a</w:t>
      </w:r>
      <w:del w:id="4040" w:author="GoldenCorpusHarness" w:date="2026-03-28T21:57:49Z">
        <w:r>
          <w:delText>r</w:delText>
        </w:r>
      </w:del>
      <w:r>
        <w:t>ti</w:t>
      </w:r>
      <w:del w:id="4041" w:author="GoldenCorpusHarness" w:date="2026-03-28T21:57:49Z">
        <w:r>
          <w:delText>cipa</w:delText>
        </w:r>
      </w:del>
      <w:ins w:id="4042" w:author="GoldenCorpusHarness" w:date="2026-03-28T21:57:49Z">
        <w:r>
          <w:t>o</w:t>
        </w:r>
      </w:ins>
      <w:r>
        <w:t>n</w:t>
      </w:r>
      <w:del w:id="4043" w:author="GoldenCorpusHarness" w:date="2026-03-28T21:57:49Z">
        <w:r>
          <w:delText>ts</w:delText>
        </w:r>
      </w:del>
      <w:r>
        <w:t xml:space="preserve"> with </w:t>
      </w:r>
      <w:del w:id="4044" w:author="GoldenCorpusHarness" w:date="2026-03-28T21:57:49Z">
        <w:r>
          <w:delText>HNSCC [Bj</w:delText>
        </w:r>
      </w:del>
      <w:ins w:id="4045" w:author="GoldenCorpusHarness" w:date="2026-03-28T21:57:49Z">
        <w:r>
          <w:t>pembr</w:t>
        </w:r>
      </w:ins>
      <w:r>
        <w:t>o</w:t>
      </w:r>
      <w:del w:id="4046" w:author="GoldenCorpusHarness" w:date="2026-03-28T21:57:49Z">
        <w:r>
          <w:delText>rd</w:delText>
        </w:r>
      </w:del>
      <w:ins w:id="4047" w:author="GoldenCorpusHarness" w:date="2026-03-28T21:57:49Z">
        <w:r>
          <w:t>lizum</w:t>
        </w:r>
      </w:ins>
      <w:r>
        <w:t>a</w:t>
      </w:r>
      <w:del w:id="4048" w:author="GoldenCorpusHarness" w:date="2026-03-28T21:57:49Z">
        <w:r>
          <w:delText>l, K., et al 1994] [Bjordal, K., et al</w:delText>
        </w:r>
      </w:del>
      <w:ins w:id="4049" w:author="GoldenCorpusHarness" w:date="2026-03-28T21:57:49Z">
        <w:r>
          <w:t>b</w:t>
        </w:r>
      </w:ins>
      <w:r>
        <w:t xml:space="preserve"> 200</w:t>
      </w:r>
      <w:del w:id="4050" w:author="GoldenCorpusHarness" w:date="2026-03-28T21:57:49Z">
        <w:r>
          <w:delText>0].</w:delText>
        </w:r>
      </w:del>
      <w:r>
        <w:t xml:space="preserve"> </w:t>
      </w:r>
      <w:del w:id="4051" w:author="GoldenCorpusHarness" w:date="2026-03-28T21:57:49Z">
        <w:r>
          <w:delText>T</w:delText>
        </w:r>
      </w:del>
      <w:ins w:id="4052" w:author="GoldenCorpusHarness" w:date="2026-03-28T21:57:49Z">
        <w:r>
          <w:t>mg IV Q3W was t</w:t>
        </w:r>
      </w:ins>
      <w:r>
        <w:t>he</w:t>
      </w:r>
      <w:ins w:id="4053" w:author="GoldenCorpusHarness" w:date="2026-03-28T21:57:49Z">
        <w:r>
          <w:t xml:space="preserve"> do</w:t>
        </w:r>
      </w:ins>
      <w:r>
        <w:t xml:space="preserve">se </w:t>
      </w:r>
      <w:del w:id="4054" w:author="GoldenCorpusHarness" w:date="2026-03-28T21:57:49Z">
        <w:r>
          <w:delText>in</w:delText>
        </w:r>
      </w:del>
      <w:r>
        <w:t>s</w:t>
      </w:r>
      <w:del w:id="4055" w:author="GoldenCorpusHarness" w:date="2026-03-28T21:57:49Z">
        <w:r>
          <w:delText>truments have been wid</w:delText>
        </w:r>
      </w:del>
      <w:r>
        <w:t>el</w:t>
      </w:r>
      <w:del w:id="4056" w:author="GoldenCorpusHarness" w:date="2026-03-28T21:57:49Z">
        <w:r>
          <w:delText>y us</w:delText>
        </w:r>
      </w:del>
      <w:ins w:id="4057" w:author="GoldenCorpusHarness" w:date="2026-03-28T21:57:49Z">
        <w:r>
          <w:t>ect</w:t>
        </w:r>
      </w:ins>
      <w:r>
        <w:t xml:space="preserve">ed </w:t>
      </w:r>
      <w:ins w:id="4058" w:author="GoldenCorpusHarness" w:date="2026-03-28T21:57:49Z">
        <w:r>
          <w:t>for th</w:t>
        </w:r>
      </w:ins>
      <w:r>
        <w:t>i</w:t>
      </w:r>
      <w:del w:id="4059" w:author="GoldenCorpusHarness" w:date="2026-03-28T21:57:49Z">
        <w:r>
          <w:delText>n</w:delText>
        </w:r>
      </w:del>
      <w:ins w:id="4060" w:author="GoldenCorpusHarness" w:date="2026-03-28T21:57:49Z">
        <w:r>
          <w:t>s</w:t>
        </w:r>
      </w:ins>
      <w:r>
        <w:t xml:space="preserve"> Phase 3 stud</w:t>
      </w:r>
      <w:del w:id="4061" w:author="GoldenCorpusHarness" w:date="2026-03-28T21:57:49Z">
        <w:r>
          <w:delText>ies of participants with R/M HNSCC [Mesia, R</w:delText>
        </w:r>
      </w:del>
      <w:ins w:id="4062" w:author="GoldenCorpusHarness" w:date="2026-03-28T21:57:49Z">
        <w:r>
          <w:t>y</w:t>
        </w:r>
      </w:ins>
      <w:r>
        <w:t>.</w:t>
      </w:r>
      <w:del w:id="4063" w:author="GoldenCorpusHarness" w:date="2026-03-28T21:57:49Z">
        <w:r>
          <w:delText>, et al 2010] [Machiels, J. P., et al 2015] [Harrington, K. J., et al 2017] [Cohen, E. E. W., et al 2018].</w:delText>
        </w:r>
      </w:del>
    </w:p>
    <w:p ns2:paraId="2EE4CB8A" ns2:textId="77777777" w:rsidR="000205E9" w:rsidRPr="000205E9" w:rsidRDefault="000205E9" w:rsidP="000205E9">
      <w:pPr>
        <w:pStyle w:val="Paragraph0"/>
        <w:rPr>
          <w:b/>
          <w:u w:val="single"/>
        </w:rPr>
      </w:pPr>
      <w:del w:id="4064" w:author="GoldenCorpusHarness" w:date="2026-03-28T21:57:49Z">
        <w:r>
          <w:delText>EO</w:delText>
        </w:r>
      </w:del>
      <w:ins w:id="4065" w:author="GoldenCorpusHarness" w:date="2026-03-28T21:57:49Z">
        <w:r>
          <w:t>Benefit/</w:t>
        </w:r>
      </w:ins>
      <w:r>
        <w:t>R</w:t>
      </w:r>
      <w:del w:id="4066" w:author="GoldenCorpusHarness" w:date="2026-03-28T21:57:49Z">
        <w:r>
          <w:delText>TC</w:delText>
        </w:r>
      </w:del>
      <w:ins w:id="4067" w:author="GoldenCorpusHarness" w:date="2026-03-28T21:57:49Z">
        <w:r>
          <w:t>isk</w:t>
        </w:r>
      </w:ins>
      <w:r>
        <w:t xml:space="preserve"> </w:t>
      </w:r>
      <w:del w:id="4068" w:author="GoldenCorpusHarness" w:date="2026-03-28T21:57:49Z">
        <w:r>
          <w:delText>QLQ-C30</w:delText>
        </w:r>
      </w:del>
      <w:ins w:id="4069" w:author="GoldenCorpusHarness" w:date="2026-03-28T21:57:49Z">
        <w:r>
          <w:t>Assessment</w:t>
        </w:r>
      </w:ins>
    </w:p>
    <w:p ns2:paraId="0626338D" ns2:textId="4D4FEAEA" w:rsidR="008E51A0" w:rsidRDefault="000205E9" w:rsidP="000205E9">
      <w:pPr>
        <w:pStyle w:val="Paragraph0"/>
      </w:pPr>
      <w:del w:id="4070" w:author="GoldenCorpusHarness" w:date="2026-03-28T21:57:49Z">
        <w:r>
          <w:delText>EORTC QLQ-C30 is</w:delText>
        </w:r>
      </w:del>
      <w:ins w:id="4071" w:author="GoldenCorpusHarness" w:date="2026-03-28T21:57:49Z">
        <w:r>
          <w:t>It cannot be guaranteed</w:t>
        </w:r>
      </w:ins>
      <w:r>
        <w:t xml:space="preserve"> th</w:t>
      </w:r>
      <w:del w:id="4072" w:author="GoldenCorpusHarness" w:date="2026-03-28T21:57:49Z">
        <w:r>
          <w:delText>e most</w:delText>
        </w:r>
      </w:del>
      <w:ins w:id="4073" w:author="GoldenCorpusHarness" w:date="2026-03-28T21:57:49Z">
        <w:r>
          <w:t>at participants in clinical studies</w:t>
        </w:r>
      </w:ins>
      <w:r>
        <w:t xml:space="preserve"> wi</w:t>
      </w:r>
      <w:del w:id="4074" w:author="GoldenCorpusHarness" w:date="2026-03-28T21:57:49Z">
        <w:r>
          <w:delText>de</w:delText>
        </w:r>
      </w:del>
      <w:ins w:id="4075" w:author="GoldenCorpusHarness" w:date="2026-03-28T21:57:49Z">
        <w:r>
          <w:t>ll direct</w:t>
        </w:r>
      </w:ins>
      <w:r>
        <w:t xml:space="preserve">ly </w:t>
      </w:r>
      <w:del w:id="4076" w:author="GoldenCorpusHarness" w:date="2026-03-28T21:57:49Z">
        <w:r>
          <w:delText>used cancer-specific HRQoL instrument</w:delText>
        </w:r>
      </w:del>
      <w:ins w:id="4077" w:author="GoldenCorpusHarness" w:date="2026-03-28T21:57:49Z">
        <w:r>
          <w:t>benefit from treatment during participation</w:t>
        </w:r>
      </w:ins>
      <w:r>
        <w:t xml:space="preserve">, </w:t>
      </w:r>
      <w:del w:id="4078" w:author="GoldenCorpusHarness" w:date="2026-03-28T21:57:49Z">
        <w:r>
          <w:delText>w</w:delText>
        </w:r>
      </w:del>
      <w:ins w:id="4079" w:author="GoldenCorpusHarness" w:date="2026-03-28T21:57:49Z">
        <w:r>
          <w:t>as clinical studies are designed to provide information about t</w:t>
        </w:r>
      </w:ins>
      <w:r>
        <w:t>h</w:t>
      </w:r>
      <w:del w:id="4080" w:author="GoldenCorpusHarness" w:date="2026-03-28T21:57:49Z">
        <w:r>
          <w:delText>ich contains 30 items and measures 5 functional dimensions (ph</w:delText>
        </w:r>
      </w:del>
      <w:ins w:id="4081" w:author="GoldenCorpusHarness" w:date="2026-03-28T21:57:49Z">
        <w:r>
          <w:t>e safet</w:t>
        </w:r>
      </w:ins>
      <w:r>
        <w:t>y</w:t>
      </w:r>
      <w:del w:id="4082" w:author="GoldenCorpusHarness" w:date="2026-03-28T21:57:49Z">
        <w:r>
          <w:delText>sical, role, emotional, cogni</w:delText>
        </w:r>
      </w:del>
      <w:ins w:id="4083" w:author="GoldenCorpusHarness" w:date="2026-03-28T21:57:49Z">
        <w:r>
          <w:t xml:space="preserve"> and effec</w:t>
        </w:r>
      </w:ins>
      <w:r>
        <w:t>tive</w:t>
      </w:r>
      <w:del w:id="4084" w:author="GoldenCorpusHarness" w:date="2026-03-28T21:57:49Z">
        <w:r>
          <w:delText>, and social), 3 symptom items (fatigue, nausea/</w:delText>
        </w:r>
      </w:del>
      <w:ins w:id="4085" w:author="GoldenCorpusHarness" w:date="2026-03-28T21:57:49Z">
        <w:r>
          <w:t>ness of an in</w:t>
        </w:r>
      </w:ins>
      <w:r>
        <w:t>v</w:t>
      </w:r>
      <w:del w:id="4086" w:author="GoldenCorpusHarness" w:date="2026-03-28T21:57:49Z">
        <w:r>
          <w:delText>omiting, and pain), 6 single items (dyspnea, sleep disturbance, appetite loss, constipation, diarrhea, and financial impact), and a global health and QoL scale [Aaronson, N</w:delText>
        </w:r>
      </w:del>
      <w:ins w:id="4087" w:author="GoldenCorpusHarness" w:date="2026-03-28T21:57:49Z">
        <w:r>
          <w:t>estigational medicine</w:t>
        </w:r>
      </w:ins>
      <w:r>
        <w:t>.</w:t>
      </w:r>
      <w:del w:id="4088" w:author="GoldenCorpusHarness" w:date="2026-03-28T21:57:49Z">
        <w:r>
          <w:delText xml:space="preserve"> K., et al 1993]. The EORTC QLQ-C30 is a psychometrically and clinically validated instrument appropriate for assessing QoL in oncology studies [Aaronson, N. K., et al 1993].</w:delText>
        </w:r>
      </w:del>
    </w:p>
    <w:p ns2:paraId="68AFB010" ns2:textId="4E1E9425" w:rsidR="00F24561" w:rsidRPr="008E51A0" w:rsidRDefault="00836086" w:rsidP="008E51A0">
      <w:pPr>
        <w:pStyle w:val="Paragraph0"/>
        <w:rPr>
          <w:b/>
          <w:u w:val="single"/>
        </w:rPr>
      </w:pPr>
      <w:ins w:id="4089" w:author="GoldenCorpusHarness" w:date="2026-03-28T21:57:49Z">
        <w:r>
          <w:t>With the results of the K</w:t>
        </w:r>
      </w:ins>
      <w:r>
        <w:t>E</w:t>
      </w:r>
      <w:ins w:id="4090" w:author="GoldenCorpusHarness" w:date="2026-03-28T21:57:49Z">
        <w:r>
          <w:t>YN</w:t>
        </w:r>
      </w:ins>
      <w:r>
        <w:t>O</w:t>
      </w:r>
      <w:ins w:id="4091" w:author="GoldenCorpusHarness" w:date="2026-03-28T21:57:49Z">
        <w:r>
          <w:t xml:space="preserve">TE-048 clinical trial demonstrating survival benefit with pembrolizumab for 1L </w:t>
        </w:r>
      </w:ins>
      <w:r>
        <w:t>R</w:t>
      </w:r>
      <w:ins w:id="4092" w:author="GoldenCorpusHarness" w:date="2026-03-28T21:57:49Z">
        <w:r>
          <w:t xml:space="preserve">/M HNSCC, there is rationale for treating the participants with pembrolizumab monotherapy in the CPS ≥1 biomarker population. </w:t>
        </w:r>
      </w:ins>
      <w:r>
        <w:t>T</w:t>
      </w:r>
      <w:ins w:id="4093" w:author="GoldenCorpusHarness" w:date="2026-03-28T21:57:49Z">
        <w:r>
          <w:t>herefore, pembrolizumab will be used in both the control and experimental arms, and all participants can be considered to be receiving clinically beneficial therapy. The existing data suggest that inhibiting angiogenesis in combination with PD-1 blockade is a promising therapeutic strategy, and the benefit/risk assessment for participants in this study is considered to be favorable, making the combination of pembrolizumab + lenvatinib a promising therapeutic option to test in participants with 1L R/M HNS</w:t>
        </w:r>
      </w:ins>
      <w:r>
        <w:t>C</w:t>
      </w:r>
      <w:del w:id="4094" w:author="GoldenCorpusHarness" w:date="2026-03-28T21:57:49Z">
        <w:r>
          <w:delText xml:space="preserve"> Q</w:delText>
        </w:r>
      </w:del>
      <w:ins w:id="4095" w:author="GoldenCorpusHarness" w:date="2026-03-28T21:57:49Z">
        <w:r>
          <w:t>C whose tumor demonstrates PD-</w:t>
        </w:r>
      </w:ins>
      <w:r>
        <w:t>L</w:t>
      </w:r>
      <w:del w:id="4096" w:author="GoldenCorpusHarness" w:date="2026-03-28T21:57:49Z">
        <w:r>
          <w:delText>Q-H&amp;N35</w:delText>
        </w:r>
      </w:del>
      <w:ins w:id="4097" w:author="GoldenCorpusHarness" w:date="2026-03-28T21:57:49Z">
        <w:r>
          <w:t>1 expression.</w:t>
        </w:r>
      </w:ins>
    </w:p>
    <w:p ns2:paraId="6D8AFBD3" ns2:textId="61F1B114" w:rsidR="00836086" w:rsidRPr="00836086" w:rsidRDefault="00836086" w:rsidP="00836086">
      <w:pPr>
        <w:pStyle w:val="Paragraph0"/>
      </w:pPr>
      <w:del w:id="4098" w:author="GoldenCorpusHarness" w:date="2026-03-28T21:57:49Z">
        <w:r>
          <w:delText>Th</w:delText>
        </w:r>
      </w:del>
      <w:ins w:id="4099" w:author="GoldenCorpusHarness" w:date="2026-03-28T21:57:49Z">
        <w:r>
          <w:t>Additional d</w:t>
        </w:r>
      </w:ins>
      <w:r>
        <w:t>e</w:t>
      </w:r>
      <w:del w:id="4100" w:author="GoldenCorpusHarness" w:date="2026-03-28T21:57:49Z">
        <w:r>
          <w:delText xml:space="preserve"> EORTC QLQ-H&amp;N35 </w:delText>
        </w:r>
      </w:del>
      <w:ins w:id="4101" w:author="GoldenCorpusHarness" w:date="2026-03-28T21:57:49Z">
        <w:r>
          <w:t>ta</w:t>
        </w:r>
      </w:ins>
      <w:r>
        <w:t>i</w:t>
      </w:r>
      <w:ins w:id="4102" w:author="GoldenCorpusHarness" w:date="2026-03-28T21:57:49Z">
        <w:r>
          <w:t>l</w:t>
        </w:r>
      </w:ins>
      <w:r>
        <w:t xml:space="preserve">s </w:t>
      </w:r>
      <w:ins w:id="4103" w:author="GoldenCorpusHarness" w:date="2026-03-28T21:57:49Z">
        <w:r>
          <w:t>reg</w:t>
        </w:r>
      </w:ins>
      <w:r>
        <w:t>a</w:t>
      </w:r>
      <w:del w:id="4104" w:author="GoldenCorpusHarness" w:date="2026-03-28T21:57:49Z">
        <w:r>
          <w:delText xml:space="preserve"> </w:delText>
        </w:r>
      </w:del>
      <w:ins w:id="4105" w:author="GoldenCorpusHarness" w:date="2026-03-28T21:57:49Z">
        <w:r>
          <w:t>r</w:t>
        </w:r>
      </w:ins>
      <w:r>
        <w:t>di</w:t>
      </w:r>
      <w:del w:id="4106" w:author="GoldenCorpusHarness" w:date="2026-03-28T21:57:49Z">
        <w:r>
          <w:delText>sease-</w:delText>
        </w:r>
      </w:del>
      <w:ins w:id="4107" w:author="GoldenCorpusHarness" w:date="2026-03-28T21:57:49Z">
        <w:r>
          <w:t xml:space="preserve">ng </w:t>
        </w:r>
      </w:ins>
      <w:r>
        <w:t xml:space="preserve">specific </w:t>
      </w:r>
      <w:del w:id="4108" w:author="GoldenCorpusHarness" w:date="2026-03-28T21:57:49Z">
        <w:r>
          <w:delText>qu</w:delText>
        </w:r>
      </w:del>
      <w:ins w:id="4109" w:author="GoldenCorpusHarness" w:date="2026-03-28T21:57:49Z">
        <w:r>
          <w:t>b</w:t>
        </w:r>
      </w:ins>
      <w:r>
        <w:t>e</w:t>
      </w:r>
      <w:ins w:id="4110" w:author="GoldenCorpusHarness" w:date="2026-03-28T21:57:49Z">
        <w:r>
          <w:t>nefit</w:t>
        </w:r>
      </w:ins>
      <w:r>
        <w:t>s</w:t>
      </w:r>
      <w:del w:id="4111" w:author="GoldenCorpusHarness" w:date="2026-03-28T21:57:49Z">
        <w:r>
          <w:delText>tionnaire developed to measure QoL in head</w:delText>
        </w:r>
      </w:del>
      <w:r>
        <w:t xml:space="preserve"> and </w:t>
      </w:r>
      <w:del w:id="4112" w:author="GoldenCorpusHarness" w:date="2026-03-28T21:57:49Z">
        <w:r>
          <w:delText>ne</w:delText>
        </w:r>
      </w:del>
      <w:ins w:id="4113" w:author="GoldenCorpusHarness" w:date="2026-03-28T21:57:49Z">
        <w:r>
          <w:t>risks for parti</w:t>
        </w:r>
      </w:ins>
      <w:r>
        <w:t>c</w:t>
      </w:r>
      <w:del w:id="4114" w:author="GoldenCorpusHarness" w:date="2026-03-28T21:57:49Z">
        <w:r>
          <w:delText>k c</w:delText>
        </w:r>
      </w:del>
      <w:ins w:id="4115" w:author="GoldenCorpusHarness" w:date="2026-03-28T21:57:49Z">
        <w:r>
          <w:t>ip</w:t>
        </w:r>
      </w:ins>
      <w:r>
        <w:t>an</w:t>
      </w:r>
      <w:del w:id="4116" w:author="GoldenCorpusHarness" w:date="2026-03-28T21:57:49Z">
        <w:r>
          <w:delText>cer. The EORTC QLQ-H&amp;N35 consis</w:delText>
        </w:r>
      </w:del>
      <w:r>
        <w:t xml:space="preserve">ts </w:t>
      </w:r>
      <w:del w:id="4117" w:author="GoldenCorpusHarness" w:date="2026-03-28T21:57:49Z">
        <w:r>
          <w:delText>of 7 mul</w:delText>
        </w:r>
      </w:del>
      <w:ins w:id="4118" w:author="GoldenCorpusHarness" w:date="2026-03-28T21:57:49Z">
        <w:r>
          <w:t>par</w:t>
        </w:r>
      </w:ins>
      <w:r>
        <w:t>ti</w:t>
      </w:r>
      <w:del w:id="4119" w:author="GoldenCorpusHarness" w:date="2026-03-28T21:57:49Z">
        <w:r>
          <w:delText>-</w:delText>
        </w:r>
      </w:del>
      <w:ins w:id="4120" w:author="GoldenCorpusHarness" w:date="2026-03-28T21:57:49Z">
        <w:r>
          <w:t>c</w:t>
        </w:r>
      </w:ins>
      <w:r>
        <w:t>i</w:t>
      </w:r>
      <w:ins w:id="4121" w:author="GoldenCorpusHarness" w:date="2026-03-28T21:57:49Z">
        <w:r>
          <w:t>pa</w:t>
        </w:r>
      </w:ins>
      <w:r>
        <w:t>t</w:t>
      </w:r>
      <w:del w:id="4122" w:author="GoldenCorpusHarness" w:date="2026-03-28T21:57:49Z">
        <w:r>
          <w:delText>em</w:delText>
        </w:r>
      </w:del>
      <w:ins w:id="4123" w:author="GoldenCorpusHarness" w:date="2026-03-28T21:57:49Z">
        <w:r>
          <w:t>ing</w:t>
        </w:r>
      </w:ins>
      <w:r>
        <w:t xml:space="preserve"> </w:t>
      </w:r>
      <w:ins w:id="4124" w:author="GoldenCorpusHarness" w:date="2026-03-28T21:57:49Z">
        <w:r>
          <w:t>in thi</w:t>
        </w:r>
      </w:ins>
      <w:r>
        <w:t>s</w:t>
      </w:r>
      <w:ins w:id="4125" w:author="GoldenCorpusHarness" w:date="2026-03-28T21:57:49Z">
        <w:r>
          <w:t xml:space="preserve"> clini</w:t>
        </w:r>
      </w:ins>
      <w:r>
        <w:t>cal</w:t>
      </w:r>
      <w:ins w:id="4126" w:author="GoldenCorpusHarness" w:date="2026-03-28T21:57:49Z">
        <w:r>
          <w:t xml:space="preserve"> study may b</w:t>
        </w:r>
      </w:ins>
      <w:r>
        <w:t>e</w:t>
      </w:r>
      <w:del w:id="4127" w:author="GoldenCorpusHarness" w:date="2026-03-28T21:57:49Z">
        <w:r>
          <w:delText>s</w:delText>
        </w:r>
      </w:del>
      <w:r>
        <w:t xml:space="preserve"> </w:t>
      </w:r>
      <w:del w:id="4128" w:author="GoldenCorpusHarness" w:date="2026-03-28T21:57:49Z">
        <w:r>
          <w:delText>(pai</w:delText>
        </w:r>
      </w:del>
      <w:ins w:id="4129" w:author="GoldenCorpusHarness" w:date="2026-03-28T21:57:49Z">
        <w:r>
          <w:t>fou</w:t>
        </w:r>
      </w:ins>
      <w:r>
        <w:t>n</w:t>
      </w:r>
      <w:ins w:id="4130" w:author="GoldenCorpusHarness" w:date="2026-03-28T21:57:49Z">
        <w:r>
          <w:t>d</w:t>
        </w:r>
      </w:ins>
      <w:r>
        <w:t xml:space="preserve"> in the </w:t>
      </w:r>
      <w:ins w:id="4131" w:author="GoldenCorpusHarness" w:date="2026-03-28T21:57:49Z">
        <w:r>
          <w:t>acco</w:t>
        </w:r>
      </w:ins>
      <w:r>
        <w:t>m</w:t>
      </w:r>
      <w:del w:id="4132" w:author="GoldenCorpusHarness" w:date="2026-03-28T21:57:49Z">
        <w:r>
          <w:delText xml:space="preserve">outh, </w:delText>
        </w:r>
      </w:del>
      <w:r>
        <w:t>p</w:t>
      </w:r>
      <w:del w:id="4133" w:author="GoldenCorpusHarness" w:date="2026-03-28T21:57:49Z">
        <w:r>
          <w:delText>roblems with sw</w:delText>
        </w:r>
      </w:del>
      <w:r>
        <w:t>a</w:t>
      </w:r>
      <w:del w:id="4134" w:author="GoldenCorpusHarness" w:date="2026-03-28T21:57:49Z">
        <w:r>
          <w:delText>llow</w:delText>
        </w:r>
      </w:del>
      <w:ins w:id="4135" w:author="GoldenCorpusHarness" w:date="2026-03-28T21:57:49Z">
        <w:r>
          <w:t>ny</w:t>
        </w:r>
      </w:ins>
      <w:r>
        <w:t>ing</w:t>
      </w:r>
      <w:del w:id="4136" w:author="GoldenCorpusHarness" w:date="2026-03-28T21:57:49Z">
        <w:r>
          <w:delText>,</w:delText>
        </w:r>
      </w:del>
      <w:r>
        <w:t xml:space="preserve"> </w:t>
      </w:r>
      <w:del w:id="4137" w:author="GoldenCorpusHarness" w:date="2026-03-28T21:57:49Z">
        <w:r>
          <w:delText>senses, speech, social eating, social contact,</w:delText>
        </w:r>
      </w:del>
      <w:ins w:id="4138" w:author="GoldenCorpusHarness" w:date="2026-03-28T21:57:49Z">
        <w:r>
          <w:t>IB</w:t>
        </w:r>
      </w:ins>
      <w:r>
        <w:t xml:space="preserve"> and </w:t>
      </w:r>
      <w:del w:id="4139" w:author="GoldenCorpusHarness" w:date="2026-03-28T21:57:49Z">
        <w:r>
          <w:delText>sexuality), and 11 s</w:delText>
        </w:r>
      </w:del>
      <w:r>
        <w:t>in</w:t>
      </w:r>
      <w:del w:id="4140" w:author="GoldenCorpusHarness" w:date="2026-03-28T21:57:49Z">
        <w:r>
          <w:delText>gl</w:delText>
        </w:r>
      </w:del>
      <w:ins w:id="4141" w:author="GoldenCorpusHarness" w:date="2026-03-28T21:57:49Z">
        <w:r>
          <w:t>form</w:t>
        </w:r>
      </w:ins>
      <w:r>
        <w:t>e</w:t>
      </w:r>
      <w:del w:id="4142" w:author="GoldenCorpusHarness" w:date="2026-03-28T21:57:49Z">
        <w:r>
          <w:delText xml:space="preserve">-item scales (problems with teeth, mouth opening, </w:delText>
        </w:r>
      </w:del>
      <w:r>
        <w:t>d</w:t>
      </w:r>
      <w:del w:id="4143" w:author="GoldenCorpusHarness" w:date="2026-03-28T21:57:49Z">
        <w:r>
          <w:delText>ry mouth, sticky saliva,</w:delText>
        </w:r>
      </w:del>
      <w:r>
        <w:t xml:space="preserve"> co</w:t>
      </w:r>
      <w:del w:id="4144" w:author="GoldenCorpusHarness" w:date="2026-03-28T21:57:49Z">
        <w:r>
          <w:delText>ughi</w:delText>
        </w:r>
      </w:del>
      <w:r>
        <w:t>n</w:t>
      </w:r>
      <w:del w:id="4145" w:author="GoldenCorpusHarness" w:date="2026-03-28T21:57:49Z">
        <w:r>
          <w:delText>g, feeling ill, u</w:delText>
        </w:r>
      </w:del>
      <w:r>
        <w:t>se</w:t>
      </w:r>
      <w:ins w:id="4146" w:author="GoldenCorpusHarness" w:date="2026-03-28T21:57:49Z">
        <w:r>
          <w:t>nt</w:t>
        </w:r>
      </w:ins>
      <w:r>
        <w:t xml:space="preserve"> </w:t>
      </w:r>
      <w:ins w:id="4147" w:author="GoldenCorpusHarness" w:date="2026-03-28T21:57:49Z">
        <w:r>
          <w:t>d</w:t>
        </w:r>
      </w:ins>
      <w:r>
        <w:t>o</w:t>
      </w:r>
      <w:del w:id="4148" w:author="GoldenCorpusHarness" w:date="2026-03-28T21:57:49Z">
        <w:r>
          <w:delText>f analgesi</w:delText>
        </w:r>
      </w:del>
      <w:r>
        <w:t>c</w:t>
      </w:r>
      <w:del w:id="4149" w:author="GoldenCorpusHarness" w:date="2026-03-28T21:57:49Z">
        <w:r>
          <w:delText xml:space="preserve">s, </w:delText>
        </w:r>
      </w:del>
      <w:r>
        <w:t>u</w:t>
      </w:r>
      <w:del w:id="4150" w:author="GoldenCorpusHarness" w:date="2026-03-28T21:57:49Z">
        <w:r>
          <w:delText>se of nutritional supple</w:delText>
        </w:r>
      </w:del>
      <w:r>
        <w:t>ments</w:t>
      </w:r>
      <w:del w:id="4151" w:author="GoldenCorpusHarness" w:date="2026-03-28T21:57:49Z">
        <w:r>
          <w:delText>, use of feeding tube, weight gain, and weight loss) [Bjordal, K</w:delText>
        </w:r>
      </w:del>
      <w:r>
        <w:t>.</w:t>
      </w:r>
      <w:del w:id="4152" w:author="GoldenCorpusHarness" w:date="2026-03-28T21:57:49Z">
        <w:r>
          <w:delText>, et al 1994].</w:delText>
        </w:r>
      </w:del>
    </w:p>
    <w:p ns2:paraId="0F1B8EBC" ns2:textId="77777777" w:rsidR="000205E9" w:rsidRPr="000205E9" w:rsidRDefault="000205E9" w:rsidP="000205E9">
      <w:pPr>
        <w:pStyle w:val="Paragraph0"/>
        <w:rPr>
          <w:b/>
          <w:u w:val="single"/>
        </w:rPr>
      </w:pPr>
      <w:ins w:id="4153" w:author="GoldenCorpusHarness" w:date="2026-03-28T21:57:49Z">
        <w:r>
          <w:t>NOT</w:t>
        </w:r>
      </w:ins>
      <w:r>
        <w:t>E</w:t>
      </w:r>
      <w:del w:id="4154" w:author="GoldenCorpusHarness" w:date="2026-03-28T21:57:49Z">
        <w:r>
          <w:delText>uroQo</w:delText>
        </w:r>
      </w:del>
      <w:ins w:id="4155" w:author="GoldenCorpusHarness" w:date="2026-03-28T21:57:49Z">
        <w:r>
          <w:t xml:space="preserve">: Based on the data from an interim safety and efficacy analysis for </w:t>
        </w:r>
      </w:ins>
      <w:r>
        <w:t>L</w:t>
      </w:r>
      <w:del w:id="4156" w:author="GoldenCorpusHarness" w:date="2026-03-28T21:57:49Z">
        <w:r>
          <w:delText xml:space="preserve"> </w:delText>
        </w:r>
      </w:del>
      <w:r>
        <w:t>E</w:t>
      </w:r>
      <w:del w:id="4157" w:author="GoldenCorpusHarness" w:date="2026-03-28T21:57:49Z">
        <w:r>
          <w:delText>Q</w:delText>
        </w:r>
      </w:del>
      <w:ins w:id="4158" w:author="GoldenCorpusHarness" w:date="2026-03-28T21:57:49Z">
        <w:r>
          <w:t>AP</w:t>
        </w:r>
      </w:ins>
      <w:r>
        <w:t>-</w:t>
      </w:r>
      <w:del w:id="4159" w:author="GoldenCorpusHarness" w:date="2026-03-28T21:57:49Z">
        <w:r>
          <w:delText>5D</w:delText>
        </w:r>
      </w:del>
      <w:ins w:id="4160" w:author="GoldenCorpusHarness" w:date="2026-03-28T21:57:49Z">
        <w:r>
          <w:t>010 (data cutoff 30</w:t>
        </w:r>
      </w:ins>
      <w:r>
        <w:t>-</w:t>
      </w:r>
      <w:del w:id="4161" w:author="GoldenCorpusHarness" w:date="2026-03-28T21:57:49Z">
        <w:r>
          <w:delText>5L</w:delText>
        </w:r>
      </w:del>
      <w:ins w:id="4162" w:author="GoldenCorpusHarness" w:date="2026-03-28T21:57:49Z">
        <w:r>
          <w:t>May-2023), the study will be discontinued based on a lack of additional clinical benefit on OS of the combination of pembrolizumab plus lenvatinib over pembrolizumab monotherapy. At this interim analysis, 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4833B62C" ns2:textId="1B0075DF" w:rsidR="000205E9" w:rsidRPr="00836086" w:rsidRDefault="000205E9" w:rsidP="000205E9">
      <w:pPr>
        <w:pStyle w:val="Paragraph0"/>
      </w:pPr>
      <w:ins w:id="4163" w:author="GoldenCorpusHarness" w:date="2026-03-28T21:57:49Z">
        <w:r>
          <w:t>HYPO</w:t>
        </w:r>
      </w:ins>
      <w:r>
        <w:t>T</w:t>
      </w:r>
      <w:del w:id="4164" w:author="GoldenCorpusHarness" w:date="2026-03-28T21:57:49Z">
        <w:r>
          <w:delText xml:space="preserve">he </w:delText>
        </w:r>
      </w:del>
      <w:ins w:id="4165" w:author="GoldenCorpusHarness" w:date="2026-03-28T21:57:49Z">
        <w:r>
          <w:t>H</w:t>
        </w:r>
      </w:ins>
      <w:r>
        <w:t>E</w:t>
      </w:r>
      <w:del w:id="4166" w:author="GoldenCorpusHarness" w:date="2026-03-28T21:57:49Z">
        <w:r>
          <w:delText xml:space="preserve">uroQoL </w:delText>
        </w:r>
      </w:del>
      <w:ins w:id="4167" w:author="GoldenCorpusHarness" w:date="2026-03-28T21:57:49Z">
        <w:r>
          <w:t>S</w:t>
        </w:r>
      </w:ins>
      <w:r>
        <w:t>E</w:t>
      </w:r>
      <w:del w:id="4168" w:author="GoldenCorpusHarness" w:date="2026-03-28T21:57:49Z">
        <w:r>
          <w:delText>Q-5D-5L is a standardized instrument for use as a measure of health outcome and will provide data to develop health utilities for use in health economic analyses [Rabin</w:delText>
        </w:r>
      </w:del>
      <w:ins w:id="4169" w:author="GoldenCorpusHarness" w:date="2026-03-28T21:57:49Z">
        <w:r>
          <w:t>S</w:t>
        </w:r>
      </w:ins>
      <w:r>
        <w:t xml:space="preserve">, </w:t>
      </w:r>
      <w:del w:id="4170" w:author="GoldenCorpusHarness" w:date="2026-03-28T21:57:49Z">
        <w:r>
          <w:delText xml:space="preserve">R. and de </w:delText>
        </w:r>
      </w:del>
      <w:ins w:id="4171" w:author="GoldenCorpusHarness" w:date="2026-03-28T21:57:49Z">
        <w:r>
          <w:t>OBJE</w:t>
        </w:r>
      </w:ins>
      <w:r>
        <w:t>C</w:t>
      </w:r>
      <w:del w:id="4172" w:author="GoldenCorpusHarness" w:date="2026-03-28T21:57:49Z">
        <w:r>
          <w:delText xml:space="preserve">harro, F. 2001]. </w:delText>
        </w:r>
      </w:del>
      <w:r>
        <w:t>T</w:t>
      </w:r>
      <w:del w:id="4173" w:author="GoldenCorpusHarness" w:date="2026-03-28T21:57:49Z">
        <w:r>
          <w:delText xml:space="preserve">he 5 health state dimensions in the </w:delText>
        </w:r>
      </w:del>
      <w:ins w:id="4174" w:author="GoldenCorpusHarness" w:date="2026-03-28T21:57:49Z">
        <w:r>
          <w:t>IV</w:t>
        </w:r>
      </w:ins>
      <w:r>
        <w:t>E</w:t>
      </w:r>
      <w:del w:id="4175" w:author="GoldenCorpusHarness" w:date="2026-03-28T21:57:49Z">
        <w:r>
          <w:delText>Q-5D-5L include the 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[Pickard</w:delText>
        </w:r>
      </w:del>
      <w:ins w:id="4176" w:author="GoldenCorpusHarness" w:date="2026-03-28T21:57:49Z">
        <w:r>
          <w:t>S</w:t>
        </w:r>
      </w:ins>
      <w:r>
        <w:t>, A</w:t>
      </w:r>
      <w:del w:id="4177" w:author="GoldenCorpusHarness" w:date="2026-03-28T21:57:49Z">
        <w:r>
          <w:delText>.</w:delText>
        </w:r>
      </w:del>
      <w:ins w:id="4178" w:author="GoldenCorpusHarness" w:date="2026-03-28T21:57:49Z">
        <w:r>
          <w:t>ND</w:t>
        </w:r>
      </w:ins>
      <w:r>
        <w:t xml:space="preserve"> </w:t>
      </w:r>
      <w:ins w:id="4179" w:author="GoldenCorpusHarness" w:date="2026-03-28T21:57:49Z">
        <w:r>
          <w:t>ENDPOINT</w:t>
        </w:r>
      </w:ins>
      <w:r>
        <w:t>S</w:t>
      </w:r>
      <w:del w:id="4180" w:author="GoldenCorpusHarness" w:date="2026-03-28T21:57:49Z">
        <w:r>
          <w:delText>., et al 2007] [Pickard, A. S., et al 2007].</w:delText>
        </w:r>
      </w:del>
    </w:p>
    <w:p ns2:paraId="3280B498" ns2:textId="716C741F" w:rsidR="00F344A0" w:rsidRDefault="005B10EE" w:rsidP="0056612B">
      <w:pPr>
        <w:pStyle w:val="Heading4"/>
        <w:tabs>
          <w:tab w:val="clear" w:pos="1200"/>
          <w:tab w:val="num" w:pos="1560"/>
        </w:tabs>
      </w:pPr>
      <w:del w:id="4181" w:author="GoldenCorpusHarness" w:date="2026-03-28T21:57:49Z">
        <w:r>
          <w:delText>P</w:delText>
        </w:r>
      </w:del>
      <w:ins w:id="4182" w:author="GoldenCorpusHarness" w:date="2026-03-28T21:57:49Z">
        <w:r>
          <w:t>Hypot</w:t>
        </w:r>
      </w:ins>
      <w:r>
        <w:t>h</w:t>
      </w:r>
      <w:ins w:id="4183" w:author="GoldenCorpusHarness" w:date="2026-03-28T21:57:49Z">
        <w:r>
          <w:t xml:space="preserve">eses </w:t>
        </w:r>
      </w:ins>
      <w:r>
        <w:t>ar</w:t>
      </w:r>
      <w:del w:id="4184" w:author="GoldenCorpusHarness" w:date="2026-03-28T21:57:49Z">
        <w:r>
          <w:delText>m</w:delText>
        </w:r>
      </w:del>
      <w:ins w:id="4185" w:author="GoldenCorpusHarness" w:date="2026-03-28T21:57:49Z">
        <w:r>
          <w:t xml:space="preserve">e </w:t>
        </w:r>
      </w:ins>
      <w:r>
        <w:t>a</w:t>
      </w:r>
      <w:ins w:id="4186" w:author="GoldenCorpusHarness" w:date="2026-03-28T21:57:49Z">
        <w:r>
          <w:t>ligned with obje</w:t>
        </w:r>
      </w:ins>
      <w:r>
        <w:t>c</w:t>
      </w:r>
      <w:del w:id="4187" w:author="GoldenCorpusHarness" w:date="2026-03-28T21:57:49Z">
        <w:r>
          <w:delText>ok</w:delText>
        </w:r>
      </w:del>
      <w:ins w:id="4188" w:author="GoldenCorpusHarness" w:date="2026-03-28T21:57:49Z">
        <w:r>
          <w:t xml:space="preserve">tives </w:t>
        </w:r>
      </w:ins>
      <w:r>
        <w:t>in</w:t>
      </w:r>
      <w:ins w:id="4189" w:author="GoldenCorpusHarness" w:date="2026-03-28T21:57:49Z">
        <w:r>
          <w:t xml:space="preserve"> th</w:t>
        </w:r>
      </w:ins>
      <w:r>
        <w:t>e</w:t>
      </w:r>
      <w:ins w:id="4190" w:author="GoldenCorpusHarness" w:date="2026-03-28T21:57:49Z">
        <w:r>
          <w:t xml:space="preserve"> Objec</w:t>
        </w:r>
      </w:ins>
      <w:r>
        <w:t>ti</w:t>
      </w:r>
      <w:del w:id="4191" w:author="GoldenCorpusHarness" w:date="2026-03-28T21:57:49Z">
        <w:r>
          <w:delText>c</w:delText>
        </w:r>
      </w:del>
      <w:ins w:id="4192" w:author="GoldenCorpusHarness" w:date="2026-03-28T21:57:49Z">
        <w:r>
          <w:t>ves and</w:t>
        </w:r>
      </w:ins>
      <w:r>
        <w:t xml:space="preserve"> Endpoints</w:t>
      </w:r>
      <w:ins w:id="4193" w:author="GoldenCorpusHarness" w:date="2026-03-28T21:57:49Z">
        <w:r>
          <w:t xml:space="preserve"> table.</w:t>
        </w:r>
      </w:ins>
    </w:p>
    <w:p ns2:paraId="1A2C9765" ns2:textId="0768F31B" w:rsidR="000C69F8" w:rsidRPr="00864DDE" w:rsidDel="000C34E5" w:rsidRDefault="000C34E5" w:rsidP="00BE3154">
      <w:pPr>
        <w:pStyle w:val="Paragraph0"/>
      </w:pPr>
      <w:del w:id="4194" w:author="GoldenCorpusHarness" w:date="2026-03-28T21:57:49Z">
        <w:r>
          <w:delText xml:space="preserve"> </w:delText>
        </w:r>
      </w:del>
      <w:ins w:id="4195" w:author="GoldenCorpusHarness" w:date="2026-03-28T21:57:49Z">
        <w:r>
          <w:t>In males and females who are at least 18 years old, with a histologically confirmed diagnosis of R/M H</w:t>
        </w:r>
      </w:ins>
      <w:r>
        <w:t>N</w:t>
      </w:r>
      <w:del w:id="4196" w:author="GoldenCorpusHarness" w:date="2026-03-28T21:57:49Z">
        <w:r>
          <w:delText xml:space="preserve">o </w:delText>
        </w:r>
      </w:del>
      <w:ins w:id="4197" w:author="GoldenCorpusHarness" w:date="2026-03-28T21:57:49Z">
        <w:r>
          <w:t>SCC that is biomarker positive (combined positive score (C</w:t>
        </w:r>
      </w:ins>
      <w:r>
        <w:t>P</w:t>
      </w:r>
      <w:del w:id="4198" w:author="GoldenCorpusHarness" w:date="2026-03-28T21:57:49Z">
        <w:r>
          <w:delText>K end</w:delText>
        </w:r>
      </w:del>
      <w:ins w:id="4199" w:author="GoldenCorpusHarness" w:date="2026-03-28T21:57:49Z">
        <w:r>
          <w:t>S ≥1)), and who are considered incurable by local thera</w:t>
        </w:r>
      </w:ins>
      <w:r>
        <w:t>p</w:t>
      </w:r>
      <w:del w:id="4200" w:author="GoldenCorpusHarness" w:date="2026-03-28T21:57:49Z">
        <w:r>
          <w:delText>oints are planned for</w:delText>
        </w:r>
      </w:del>
      <w:ins w:id="4201" w:author="GoldenCorpusHarness" w:date="2026-03-28T21:57:49Z">
        <w:r>
          <w:t>ies will be enrolled in</w:t>
        </w:r>
      </w:ins>
      <w:r>
        <w:t xml:space="preserve"> this study.</w:t>
      </w:r>
    </w:p>
    <w:p ns2:paraId="02590C3A" ns2:textId="08861051" w:rsidR="00230BC7" w:rsidRDefault="005B10EE" w:rsidP="00BE3154">
      <w:pPr>
        <w:pStyle w:val="Heading4"/>
      </w:pPr>
      <w:del w:id="4202" w:author="GoldenCorpusHarness" w:date="2026-03-28T21:57:49Z">
        <w:r>
          <w:delText>Pharma</w:delText>
        </w:r>
      </w:del>
      <w:ins w:id="4203" w:author="GoldenCorpusHarness" w:date="2026-03-28T21:57:49Z">
        <w:r>
          <w:t>Throughout this proto</w:t>
        </w:r>
      </w:ins>
      <w:r>
        <w:t>co</w:t>
      </w:r>
      <w:del w:id="4204" w:author="GoldenCorpusHarness" w:date="2026-03-28T21:57:49Z">
        <w:r>
          <w:delText>dynami</w:delText>
        </w:r>
      </w:del>
      <w:ins w:id="4205" w:author="GoldenCorpusHarness" w:date="2026-03-28T21:57:49Z">
        <w:r>
          <w:t>l, the term RECIST 1.1 refers to the adjustment of RECIST 1.1 to in</w:t>
        </w:r>
      </w:ins>
      <w:r>
        <w:t>c</w:t>
      </w:r>
      <w:del w:id="4206" w:author="GoldenCorpusHarness" w:date="2026-03-28T21:57:49Z">
        <w:r>
          <w:delText xml:space="preserve"> End</w:delText>
        </w:r>
      </w:del>
      <w:ins w:id="4207" w:author="GoldenCorpusHarness" w:date="2026-03-28T21:57:49Z">
        <w:r>
          <w:t xml:space="preserve">lude a maximum of 10 target lesions and a maximum of 5 target lesions </w:t>
        </w:r>
      </w:ins>
      <w:r>
        <w:t>p</w:t>
      </w:r>
      <w:del w:id="4208" w:author="GoldenCorpusHarness" w:date="2026-03-28T21:57:49Z">
        <w:r>
          <w:delText>oints</w:delText>
        </w:r>
      </w:del>
      <w:ins w:id="4209" w:author="GoldenCorpusHarness" w:date="2026-03-28T21:57:49Z">
        <w:r>
          <w:t>er organ. Refer to Section 4.2.1.1.1 for further details.</w:t>
        </w:r>
      </w:ins>
    </w:p>
    <w:p ns2:paraId="70D40607" ns2:textId="17A4B6A1" w:rsidR="00431472" w:rsidRDefault="00874443" w:rsidP="00431472">
      <w:pPr>
        <w:pStyle w:val="Paragraph0"/>
      </w:pPr>
      <w:r>
        <w:t>N</w:t>
      </w:r>
      <w:del w:id="4210" w:author="GoldenCorpusHarness" w:date="2026-03-28T21:57:49Z">
        <w:r>
          <w:delText>o pharmacodynamic endpoints are planned for this stud</w:delText>
        </w:r>
      </w:del>
      <w:ins w:id="4211" w:author="GoldenCorpusHarness" w:date="2026-03-28T21:57:49Z">
        <w:r>
          <w:t>OTE: Based on the data from an interim safety and efficacy analysis for LEAP-010 (data cutoff 30May2023), the study will be discontinued based on a lack of additional clinical benefit on OS of the combination of pembrolizumab plus; lenvatinib over pembrolizumab monotherap</w:t>
        </w:r>
      </w:ins>
      <w:r>
        <w:t>y.</w:t>
      </w:r>
      <w:ins w:id="4212" w:author="GoldenCorpusHarness" w:date="2026-03-28T21:57:49Z">
        <w:r>
          <w:t xml:space="preserve"> At this interim analysis, the combination did not demonstrate an improvement in OS versus pembrolizumab alone, and the likelihood of reaching the protocol specified threshold for statistical significance for OS at a future analysis was evaluated and deemed to be low. Based upon these data, the study was unblinded on 16Aug2023. The prespecified third interim analysis and final analysis of the study described in the SAP will not be performed. Safety analysis will be performed at the end of the study; there will be no further planned analyses for efficacy and ePRO endpoints.</w:t>
        </w:r>
      </w:ins>
    </w:p>
    <w:p ns2:paraId="0B74BF37" ns2:textId="710631E7" w:rsidR="00230BC7" w:rsidRDefault="005B10EE" w:rsidP="00F2387C">
      <w:pPr>
        <w:pStyle w:val="Heading4"/>
      </w:pPr>
      <w:del w:id="4213" w:author="GoldenCorpusHarness" w:date="2026-03-28T21:57:49Z">
        <w:r>
          <w:delText xml:space="preserve">Planned </w:delText>
        </w:r>
      </w:del>
      <w:ins w:id="4214" w:author="GoldenCorpusHarness" w:date="2026-03-28T21:57:49Z">
        <w:r>
          <w:t>NOT</w:t>
        </w:r>
      </w:ins>
      <w:r>
        <w:t>E</w:t>
      </w:r>
      <w:ins w:id="4215" w:author="GoldenCorpusHarness" w:date="2026-03-28T21:57:49Z">
        <w:r>
          <w:t>: In alignment with the study-specific investigator letter dated 25-Aug-2023,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 with the following e</w:t>
        </w:r>
      </w:ins>
      <w:r>
        <w:t>x</w:t>
      </w:r>
      <w:del w:id="4216" w:author="GoldenCorpusHarness" w:date="2026-03-28T21:57:49Z">
        <w:r>
          <w:delText>ploratory Biomarker Research</w:delText>
        </w:r>
      </w:del>
      <w:ins w:id="4217" w:author="GoldenCorpusHarness" w:date="2026-03-28T21:57:49Z">
        <w:r>
          <w:t>ceptions: participants who are potential candidates for Second Course treatment will continue in Efficacy Followup and all participants in China will continue in Efficacy Follow-up and Survival Followup. All participants should stop ongoing treatment with lenvatinib/placebo.</w:t>
        </w:r>
      </w:ins>
    </w:p>
    <w:p ns2:paraId="1F5BB377" ns2:textId="501A0F73" w:rsidR="00D80FE3" w:rsidRPr="00C411F1" w:rsidRDefault="00D80FE3" w:rsidP="00D80FE3">
      <w:pPr>
        <w:pStyle w:val="Paragraph0"/>
      </w:pPr>
      <w:ins w:id="4218" w:author="GoldenCorpusHarness" w:date="2026-03-28T21:57:49Z">
        <w:r>
          <w:t xml:space="preserve">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w:t>
        </w:r>
      </w:ins>
      <w:r>
        <w:t>C</w:t>
      </w:r>
      <w:del w:id="4219" w:author="GoldenCorpusHarness" w:date="2026-03-28T21:57:49Z">
        <w:r>
          <w:delText>ancer immunotherapies represent an important and novel class of antitumor a</w:delText>
        </w:r>
      </w:del>
      <w:ins w:id="4220" w:author="GoldenCorpusHarness" w:date="2026-03-28T21:57:49Z">
        <w:r>
          <w:t>ycle 35 (e</w:t>
        </w:r>
      </w:ins>
      <w:r>
        <w:t>g</w:t>
      </w:r>
      <w:del w:id="4221" w:author="GoldenCorpusHarness" w:date="2026-03-28T21:57:49Z">
        <w:r>
          <w:delText>ents. However</w:delText>
        </w:r>
      </w:del>
      <w:r>
        <w:t xml:space="preserve">, </w:t>
      </w:r>
      <w:del w:id="4222" w:author="GoldenCorpusHarness" w:date="2026-03-28T21:57:49Z">
        <w:r>
          <w:delText>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w:delText>
        </w:r>
      </w:del>
      <w:ins w:id="4223" w:author="GoldenCorpusHarness" w:date="2026-03-28T21:57:49Z">
        <w:r>
          <w:t>due to an</w:t>
        </w:r>
      </w:ins>
      <w:r>
        <w:t xml:space="preserve"> AE</w:t>
      </w:r>
      <w:del w:id="4224" w:author="GoldenCorpusHarness" w:date="2026-03-28T21:57:49Z">
        <w:r>
          <w:delText>s in the course of our clinical studies</w:delText>
        </w:r>
      </w:del>
      <w:ins w:id="4225" w:author="GoldenCorpusHarness" w:date="2026-03-28T21:57:49Z">
        <w:r>
          <w:t>) must discontinue lenvatinib at the same time</w:t>
        </w:r>
      </w:ins>
      <w:r>
        <w:t>.</w:t>
      </w:r>
      <w:del w:id="4226" w:author="GoldenCorpusHarness" w:date="2026-03-28T21:57:49Z">
        <w:r>
          <w:delText xml:space="preserve">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DNA, RNA, metabolites) and other circulating molecules. Investigations may include but are not limited to:</w:delText>
        </w:r>
      </w:del>
    </w:p>
    <w:p ns2:paraId="1C00A823" ns2:textId="77777777" w:rsidR="00D80FE3" w:rsidRPr="00C411F1" w:rsidRDefault="00D80FE3" w:rsidP="00D80FE3">
      <w:pPr>
        <w:pStyle w:val="Paragraph0"/>
        <w:rPr>
          <w:i/>
        </w:rPr>
      </w:pPr>
      <w:del w:id="4227" w:author="GoldenCorpusHarness" w:date="2026-03-28T21:57:49Z">
        <w:r>
          <w:delText>Germline</w:delText>
        </w:r>
      </w:del>
      <w:ins w:id="4228" w:author="GoldenCorpusHarness" w:date="2026-03-28T21:57:49Z">
        <w:r>
          <w:t>All participants beyond the 30day Safety Follow-up Visit</w:t>
        </w:r>
      </w:ins>
      <w:r>
        <w:t xml:space="preserve"> (</w:t>
      </w:r>
      <w:ins w:id="4229" w:author="GoldenCorpusHarness" w:date="2026-03-28T21:57:49Z">
        <w:r>
          <w:t xml:space="preserve">except participants who are potential candidates for Second Course treatment and all participants in China) should </w:t>
        </w:r>
      </w:ins>
      <w:r>
        <w:t>b</w:t>
      </w:r>
      <w:del w:id="4230" w:author="GoldenCorpusHarness" w:date="2026-03-28T21:57:49Z">
        <w:r>
          <w:delText>lood</w:delText>
        </w:r>
      </w:del>
      <w:ins w:id="4231" w:author="GoldenCorpusHarness" w:date="2026-03-28T21:57:49Z">
        <w:r>
          <w:t>e discontinued from the study; however standard safety reporting should continue, as applicable. As of Amendment 05, participants who are still on study treatment will no longer require ePRO assessments or tumor response assessments by BICR to be performed. Scans will no longer be submitted to the iCRO. (Note: tumor response assessments by BICR and submission of scans to the iCRO will continue for participants in China.</w:t>
        </w:r>
      </w:ins>
      <w:r>
        <w:t xml:space="preserve">) </w:t>
      </w:r>
      <w:ins w:id="4232" w:author="GoldenCorpusHarness" w:date="2026-03-28T21:57:49Z">
        <w:r>
          <w:t>Participants who are still on study medication should continue tumor ima</w:t>
        </w:r>
      </w:ins>
      <w:r>
        <w:t>g</w:t>
      </w:r>
      <w:del w:id="4233" w:author="GoldenCorpusHarness" w:date="2026-03-28T21:57:49Z">
        <w:r>
          <w:delText>enetic analyses</w:delText>
        </w:r>
      </w:del>
      <w:ins w:id="4234" w:author="GoldenCorpusHarness" w:date="2026-03-28T21:57:49Z">
        <w:r>
          <w:t>ing and investigator assessments of imaging per protocol. Biomarker specimen collection is discontinued. The 30-Day Safety Follow-up Visit is the last required visit</w:t>
        </w:r>
      </w:ins>
      <w:r>
        <w:t xml:space="preserve"> (e</w:t>
      </w:r>
      <w:del w:id="4235" w:author="GoldenCorpusHarness" w:date="2026-03-28T21:57:49Z">
        <w:r>
          <w:delText>g,</w:delText>
        </w:r>
      </w:del>
      <w:ins w:id="4236" w:author="GoldenCorpusHarness" w:date="2026-03-28T21:57:49Z">
        <w:r>
          <w:t>xcept participants who are potential candidates for</w:t>
        </w:r>
      </w:ins>
      <w:r>
        <w:t xml:space="preserve"> S</w:t>
      </w:r>
      <w:del w:id="4237" w:author="GoldenCorpusHarness" w:date="2026-03-28T21:57:49Z">
        <w:r>
          <w:delText>NP analyses, whole exome sequencing, whole genome sequencing</w:delText>
        </w:r>
      </w:del>
      <w:ins w:id="4238" w:author="GoldenCorpusHarness" w:date="2026-03-28T21:57:49Z">
        <w:r>
          <w:t>econd Course treatment and all participants in China</w:t>
        </w:r>
      </w:ins>
      <w:r>
        <w:t>)</w:t>
      </w:r>
      <w:ins w:id="4239" w:author="GoldenCorpusHarness" w:date="2026-03-28T21:57:49Z">
        <w:r>
          <w:t>. Updated analyses are described in Section 9.</w:t>
        </w:r>
      </w:ins>
    </w:p>
    <w:p ns2:paraId="6B13DB57" ns2:textId="3AADDAF7" w:rsidR="00D80FE3" w:rsidRDefault="00D80FE3" w:rsidP="00D80FE3">
      <w:pPr>
        <w:pStyle w:val="Paragraph0"/>
      </w:pPr>
      <w:del w:id="4240" w:author="GoldenCorpusHarness" w:date="2026-03-28T21:57:49Z">
        <w:r>
          <w:delText xml:space="preserve">This research may evaluate whether genetic variation within a clinical study population correlates with response to the treatment(s) under evaluation. If genetic variation is found to predict efficacy or AEs, the data might inform optimal use of therapies in the patient population. Furthermore, it is important to evaluate germline DNA variation across the genome in order to interpret tumor-specific DNA mutations.      </w:delText>
        </w:r>
      </w:del>
    </w:p>
    <w:p ns2:paraId="73D2943C" ns2:textId="77777777" w:rsidR="00D80FE3" w:rsidRPr="00C411F1" w:rsidRDefault="00D80FE3" w:rsidP="00D80FE3">
      <w:pPr>
        <w:pStyle w:val="Paragraph0"/>
        <w:rPr>
          <w:i/>
        </w:rPr>
      </w:pPr>
      <w:r w:rsidRPr="00C411F1">
        <w:rPr>
          <w:i/>
        </w:rPr>
        <w:t>Genetic (DNA) analyses from tumor</w:t>
      </w:r>
    </w:p>
    <w:p ns2:paraId="07AEDEE4" ns2:textId="25E90F3A" w:rsidR="00D80FE3" w:rsidRPr="00C411F1" w:rsidRDefault="00D80FE3" w:rsidP="00D80FE3">
      <w:pPr>
        <w:pStyle w:val="Paragraph0"/>
      </w:pPr>
      <w:del w:id="4241" w:author="GoldenCorpusHarness" w:date="2026-03-28T21:57:49Z">
        <w:r>
          <w:delText>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Circulating tumor DNA and/or RNA may also be evaluated from blood samples.</w:delText>
        </w:r>
      </w:del>
    </w:p>
    <w:p ns2:paraId="5AA98700" ns2:textId="77777777" w:rsidR="00D80FE3" w:rsidRPr="00C411F1" w:rsidRDefault="00D80FE3" w:rsidP="00D80FE3">
      <w:pPr>
        <w:pStyle w:val="Paragraph0"/>
        <w:rPr>
          <w:i/>
        </w:rPr>
      </w:pPr>
      <w:ins w:id="4242" w:author="GoldenCorpusHarness" w:date="2026-03-28T21:57:49Z">
        <w:r>
          <w:t>S</w:t>
        </w:r>
      </w:ins>
      <w:r>
        <w:t>T</w:t>
      </w:r>
      <w:del w:id="4243" w:author="GoldenCorpusHarness" w:date="2026-03-28T21:57:49Z">
        <w:r>
          <w:delText>umor</w:delText>
        </w:r>
      </w:del>
      <w:ins w:id="4244" w:author="GoldenCorpusHarness" w:date="2026-03-28T21:57:49Z">
        <w:r>
          <w:t>UDY</w:t>
        </w:r>
      </w:ins>
      <w:r>
        <w:t xml:space="preserve"> </w:t>
      </w:r>
      <w:del w:id="4245" w:author="GoldenCorpusHarness" w:date="2026-03-28T21:57:49Z">
        <w:r>
          <w:delText>and blood R</w:delText>
        </w:r>
      </w:del>
      <w:ins w:id="4246" w:author="GoldenCorpusHarness" w:date="2026-03-28T21:57:49Z">
        <w:r>
          <w:t>DESIG</w:t>
        </w:r>
      </w:ins>
      <w:r>
        <w:t>N</w:t>
      </w:r>
      <w:del w:id="4247" w:author="GoldenCorpusHarness" w:date="2026-03-28T21:57:49Z">
        <w:r>
          <w:delText>A analyses</w:delText>
        </w:r>
      </w:del>
    </w:p>
    <w:p ns2:paraId="69B3E82D" ns2:textId="349B52CA" w:rsidR="00D80FE3" w:rsidRPr="00C411F1" w:rsidRDefault="00D80FE3" w:rsidP="00D80FE3">
      <w:pPr>
        <w:pStyle w:val="Paragraph0"/>
      </w:pPr>
      <w:del w:id="4248" w:author="GoldenCorpusHarness" w:date="2026-03-28T21:57:49Z">
        <w:r>
          <w:delText>Both genome-wide and targeted messeng</w:delText>
        </w:r>
      </w:del>
      <w:ins w:id="4249" w:author="GoldenCorpusHarness" w:date="2026-03-28T21:57:49Z">
        <w:r>
          <w:t>Ov</w:t>
        </w:r>
      </w:ins>
      <w:r>
        <w:t>er</w:t>
      </w:r>
      <w:ins w:id="4250" w:author="GoldenCorpusHarness" w:date="2026-03-28T21:57:49Z">
        <w:r>
          <w:t>all</w:t>
        </w:r>
      </w:ins>
      <w:r>
        <w:t xml:space="preserve"> </w:t>
      </w:r>
      <w:del w:id="4251" w:author="GoldenCorpusHarness" w:date="2026-03-28T21:57:49Z">
        <w:r>
          <w:delText xml:space="preserve">RNA (mRNA) </w:delText>
        </w:r>
      </w:del>
      <w:ins w:id="4252" w:author="GoldenCorpusHarness" w:date="2026-03-28T21:57:49Z">
        <w:r>
          <w:t>D</w:t>
        </w:r>
      </w:ins>
      <w:r>
        <w:t>e</w:t>
      </w:r>
      <w:del w:id="4253" w:author="GoldenCorpusHarness" w:date="2026-03-28T21:57:49Z">
        <w:r>
          <w:delText xml:space="preserve">xpression profiling and sequencing in tumor tissue and in blood may be performed to define gene </w:delText>
        </w:r>
      </w:del>
      <w:r>
        <w:t>sign</w:t>
      </w:r>
      <w:del w:id="4254" w:author="GoldenCorpusHarness" w:date="2026-03-28T21:57:49Z">
        <w:r>
          <w:delText>atures that correlate to clinical response to treatment with pembrolizumab or other immunotherapies. Pembrolizumab induces a response in tumors that likely reflects an inflamed/immune phenotype. Specific immune-related gene sets (ie, those capturing interferon-gamma transcriptional pathways) may be evaluated and new signatures may be identified. Individual genes related to the immune system and growth factor signaling pathways (eg, VEGF and FGF) may also be evaluated. MicroRNA profiling may also be pursued as well as exosomal profiling.</w:delText>
        </w:r>
      </w:del>
    </w:p>
    <w:p ns2:paraId="35DF086D" ns2:textId="630AC670" w:rsidR="00D80FE3" w:rsidRPr="00C411F1" w:rsidRDefault="00D80FE3" w:rsidP="00D80FE3">
      <w:pPr>
        <w:pStyle w:val="Paragraph0"/>
        <w:rPr>
          <w:i/>
        </w:rPr>
      </w:pPr>
      <w:del w:id="4255" w:author="GoldenCorpusHarness" w:date="2026-03-28T21:57:49Z">
        <w:r>
          <w:delText>P</w:delText>
        </w:r>
      </w:del>
      <w:ins w:id="4256" w:author="GoldenCorpusHarness" w:date="2026-03-28T21:57:49Z">
        <w:r>
          <w:t>Original p</w:t>
        </w:r>
      </w:ins>
      <w:r>
        <w:t>rot</w:t>
      </w:r>
      <w:ins w:id="4257" w:author="GoldenCorpusHarness" w:date="2026-03-28T21:57:49Z">
        <w:r>
          <w:t>ocol t</w:t>
        </w:r>
      </w:ins>
      <w:r>
        <w:t>e</w:t>
      </w:r>
      <w:del w:id="4258" w:author="GoldenCorpusHarness" w:date="2026-03-28T21:57:49Z">
        <w:r>
          <w:delText>om</w:delText>
        </w:r>
      </w:del>
      <w:ins w:id="4259" w:author="GoldenCorpusHarness" w:date="2026-03-28T21:57:49Z">
        <w:r>
          <w:t xml:space="preserve">xt that </w:t>
        </w:r>
      </w:ins>
      <w:r>
        <w:t>i</w:t>
      </w:r>
      <w:del w:id="4260" w:author="GoldenCorpusHarness" w:date="2026-03-28T21:57:49Z">
        <w:r>
          <w:delText>c</w:delText>
        </w:r>
      </w:del>
      <w:r>
        <w:t xml:space="preserve">s </w:t>
      </w:r>
      <w:ins w:id="4261" w:author="GoldenCorpusHarness" w:date="2026-03-28T21:57:49Z">
        <w:r>
          <w:t>cont</w:t>
        </w:r>
      </w:ins>
      <w:r>
        <w:t>a</w:t>
      </w:r>
      <w:ins w:id="4262" w:author="GoldenCorpusHarness" w:date="2026-03-28T21:57:49Z">
        <w:r>
          <w:t>i</w:t>
        </w:r>
      </w:ins>
      <w:r>
        <w:t>n</w:t>
      </w:r>
      <w:ins w:id="4263" w:author="GoldenCorpusHarness" w:date="2026-03-28T21:57:49Z">
        <w:r>
          <w:t>e</w:t>
        </w:r>
      </w:ins>
      <w:r>
        <w:t>d i</w:t>
      </w:r>
      <w:del w:id="4264" w:author="GoldenCorpusHarness" w:date="2026-03-28T21:57:49Z">
        <w:r>
          <w:delText>mmu</w:delText>
        </w:r>
      </w:del>
      <w:r>
        <w:t>n</w:t>
      </w:r>
      <w:del w:id="4265" w:author="GoldenCorpusHarness" w:date="2026-03-28T21:57:49Z">
        <w:r>
          <w:delText>o</w:delText>
        </w:r>
      </w:del>
      <w:ins w:id="4266" w:author="GoldenCorpusHarness" w:date="2026-03-28T21:57:49Z">
        <w:r>
          <w:t xml:space="preserve"> t</w:t>
        </w:r>
      </w:ins>
      <w:r>
        <w:t>his</w:t>
      </w:r>
      <w:ins w:id="4267" w:author="GoldenCorpusHarness" w:date="2026-03-28T21:57:49Z">
        <w:r>
          <w:t xml:space="preserve"> sec</w:t>
        </w:r>
      </w:ins>
      <w:r>
        <w:t>t</w:t>
      </w:r>
      <w:ins w:id="4268" w:author="GoldenCorpusHarness" w:date="2026-03-28T21:57:49Z">
        <w:r>
          <w:t>i</w:t>
        </w:r>
      </w:ins>
      <w:r>
        <w:t>o</w:t>
      </w:r>
      <w:del w:id="4269" w:author="GoldenCorpusHarness" w:date="2026-03-28T21:57:49Z">
        <w:r>
          <w:delText>c</w:delText>
        </w:r>
      </w:del>
      <w:ins w:id="4270" w:author="GoldenCorpusHarness" w:date="2026-03-28T21:57:49Z">
        <w:r>
          <w:t xml:space="preserve">n </w:t>
        </w:r>
      </w:ins>
      <w:r>
        <w:t>h</w:t>
      </w:r>
      <w:ins w:id="4271" w:author="GoldenCorpusHarness" w:date="2026-03-28T21:57:49Z">
        <w:r>
          <w:t>as b</w:t>
        </w:r>
      </w:ins>
      <w:r>
        <w:t>e</w:t>
      </w:r>
      <w:del w:id="4272" w:author="GoldenCorpusHarness" w:date="2026-03-28T21:57:49Z">
        <w:r>
          <w:delText>mis</w:delText>
        </w:r>
      </w:del>
      <w:ins w:id="4273" w:author="GoldenCorpusHarness" w:date="2026-03-28T21:57:49Z">
        <w:r>
          <w:t>en re</w:t>
        </w:r>
      </w:ins>
      <w:r>
        <w:t>t</w:t>
      </w:r>
      <w:del w:id="4274" w:author="GoldenCorpusHarness" w:date="2026-03-28T21:57:49Z">
        <w:r>
          <w:delText>ry (IHC) us</w:delText>
        </w:r>
      </w:del>
      <w:ins w:id="4275" w:author="GoldenCorpusHarness" w:date="2026-03-28T21:57:49Z">
        <w:r>
          <w:t>a</w:t>
        </w:r>
      </w:ins>
      <w:r>
        <w:t>in</w:t>
      </w:r>
      <w:del w:id="4276" w:author="GoldenCorpusHarness" w:date="2026-03-28T21:57:49Z">
        <w:r>
          <w:delText>g bloo</w:delText>
        </w:r>
      </w:del>
      <w:ins w:id="4277" w:author="GoldenCorpusHarness" w:date="2026-03-28T21:57:49Z">
        <w:r>
          <w:t>e</w:t>
        </w:r>
      </w:ins>
      <w:r>
        <w:t xml:space="preserve">d </w:t>
      </w:r>
      <w:ins w:id="4278" w:author="GoldenCorpusHarness" w:date="2026-03-28T21:57:49Z">
        <w:r>
          <w:t>f</w:t>
        </w:r>
      </w:ins>
      <w:r>
        <w:t xml:space="preserve">or </w:t>
      </w:r>
      <w:del w:id="4279" w:author="GoldenCorpusHarness" w:date="2026-03-28T21:57:49Z">
        <w:r>
          <w:delText>tumo</w:delText>
        </w:r>
      </w:del>
      <w:r>
        <w:t>r</w:t>
      </w:r>
      <w:ins w:id="4280" w:author="GoldenCorpusHarness" w:date="2026-03-28T21:57:49Z">
        <w:r>
          <w:t>eference.</w:t>
        </w:r>
      </w:ins>
    </w:p>
    <w:p ns2:paraId="32DA21D9" ns2:textId="77A94D93" w:rsidR="00D80FE3" w:rsidRPr="00C411F1" w:rsidRDefault="00D80FE3" w:rsidP="00D80FE3">
      <w:pPr>
        <w:pStyle w:val="Paragraph0"/>
      </w:pPr>
      <w:ins w:id="4281" w:author="GoldenCorpusHarness" w:date="2026-03-28T21:57:49Z">
        <w:r>
          <w:t>NO</w:t>
        </w:r>
      </w:ins>
      <w:r>
        <w:t>T</w:t>
      </w:r>
      <w:del w:id="4282" w:author="GoldenCorpusHarness" w:date="2026-03-28T21:57:49Z">
        <w:r>
          <w:delText>umor and blood samples from this study may under</w:delText>
        </w:r>
      </w:del>
      <w:ins w:id="4283" w:author="GoldenCorpusHarness" w:date="2026-03-28T21:57:49Z">
        <w:r>
          <w:t>E: Based on the data from an interim safety and efficacy analysis for LEAP-010 (data cutoff 30-May-2023), the study will be discontinued based on a lack of additional clinical benefit on OS of the combination of pembrolizumab plus lenvatinib over pembrolizumab monotherapy. At this interim analysis, the combination did not demonstrate an improvement in OS versus pembrolizumab alone, and the likelihood of reachin</w:t>
        </w:r>
      </w:ins>
      <w:r>
        <w:t>g</w:t>
      </w:r>
      <w:del w:id="4284" w:author="GoldenCorpusHarness" w:date="2026-03-28T21:57:49Z">
        <w:r>
          <w:delText>o proteomic analyses (e</w:delText>
        </w:r>
      </w:del>
      <w:ins w:id="4285" w:author="GoldenCorpusHarness" w:date="2026-03-28T21:57:49Z">
        <w:r>
          <w:t xml:space="preserve"> the protocol specified threshold for statistical si</w:t>
        </w:r>
      </w:ins>
      <w:r>
        <w:t>g</w:t>
      </w:r>
      <w:ins w:id="4286" w:author="GoldenCorpusHarness" w:date="2026-03-28T21:57:49Z">
        <w:r>
          <w:t>nificance for OS at a future analysis was evaluated and deemed to be low. Based upon these data</w:t>
        </w:r>
      </w:ins>
      <w:r>
        <w:t xml:space="preserve">, </w:t>
      </w:r>
      <w:ins w:id="4287" w:author="GoldenCorpusHarness" w:date="2026-03-28T21:57:49Z">
        <w:r>
          <w:t>the study was unblinded on 16-Aug-2023. The prespecified third interim analysis and final analysis of the study described in the SA</w:t>
        </w:r>
      </w:ins>
      <w:r>
        <w:t>P</w:t>
      </w:r>
      <w:del w:id="4288" w:author="GoldenCorpusHarness" w:date="2026-03-28T21:57:49Z">
        <w:r>
          <w:delText>D-L1 IHC)</w:delText>
        </w:r>
      </w:del>
      <w:ins w:id="4289" w:author="GoldenCorpusHarness" w:date="2026-03-28T21:57:49Z">
        <w:r>
          <w:t xml:space="preserve"> will not be performed</w:t>
        </w:r>
      </w:ins>
      <w:r>
        <w:t xml:space="preserve">. </w:t>
      </w:r>
      <w:ins w:id="4290" w:author="GoldenCorpusHarness" w:date="2026-03-28T21:57:49Z">
        <w:r>
          <w:t>Safety analysis will be performed at the end of the study; there will be no further planned analyses for efficacy and e</w:t>
        </w:r>
      </w:ins>
      <w:r>
        <w:t>P</w:t>
      </w:r>
      <w:del w:id="4291" w:author="GoldenCorpusHarness" w:date="2026-03-28T21:57:49Z">
        <w:r>
          <w:delText>D-L1 protein level in tumor sections, assessed by IHC, has been shown to correlate with response to pembrolizumab in patients with NSCLC, and an in vitro diagnostic (IVD) device has been developed for use with pembrolizumab in NSCLC</w:delText>
        </w:r>
      </w:del>
      <w:ins w:id="4292" w:author="GoldenCorpusHarness" w:date="2026-03-28T21:57:49Z">
        <w:r>
          <w:t>RO endpoints</w:t>
        </w:r>
      </w:ins>
      <w:r>
        <w:t>.</w:t>
      </w:r>
      <w:del w:id="4293" w:author="GoldenCorpusHarness" w:date="2026-03-28T21:57:49Z">
        <w:r>
          <w:delText xml:space="preserve">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(MK-3475) and lenvatinib combination therapy.</w:delText>
        </w:r>
      </w:del>
    </w:p>
    <w:p ns2:paraId="7551596C" ns2:textId="4A01BB4A" w:rsidR="00D80FE3" w:rsidRPr="00C411F1" w:rsidRDefault="00D80FE3" w:rsidP="00D80FE3">
      <w:pPr>
        <w:pStyle w:val="Paragraph0"/>
        <w:rPr>
          <w:i/>
        </w:rPr>
      </w:pPr>
      <w:ins w:id="4294" w:author="GoldenCorpusHarness" w:date="2026-03-28T21:57:49Z">
        <w:r>
          <w:t>N</w:t>
        </w:r>
      </w:ins>
      <w:r>
        <w:t>O</w:t>
      </w:r>
      <w:del w:id="4295" w:author="GoldenCorpusHarness" w:date="2026-03-28T21:57:49Z">
        <w:r>
          <w:delText xml:space="preserve">ther </w:delText>
        </w:r>
      </w:del>
      <w:ins w:id="4296" w:author="GoldenCorpusHarness" w:date="2026-03-28T21:57:49Z">
        <w:r>
          <w:t>TE: In alignment with the study-specific investigator letter dated 25-Aug-2023, all study participants still receiving pem</w:t>
        </w:r>
      </w:ins>
      <w:r>
        <w:t>b</w:t>
      </w:r>
      <w:del w:id="4297" w:author="GoldenCorpusHarness" w:date="2026-03-28T21:57:49Z">
        <w:r>
          <w:delText>lood-der</w:delText>
        </w:r>
      </w:del>
      <w:ins w:id="4298" w:author="GoldenCorpusHarness" w:date="2026-03-28T21:57:49Z">
        <w:r>
          <w:t>rolizumab should continue to rece</w:t>
        </w:r>
      </w:ins>
      <w:r>
        <w:t>ive</w:t>
      </w:r>
      <w:del w:id="4299" w:author="GoldenCorpusHarness" w:date="2026-03-28T21:57:49Z">
        <w:r>
          <w:delText xml:space="preserve">d </w:delText>
        </w:r>
      </w:del>
      <w:ins w:id="4300" w:author="GoldenCorpusHarness" w:date="2026-03-28T21:57:49Z">
        <w:r>
          <w:t xml:space="preserve"> pem</w:t>
        </w:r>
      </w:ins>
      <w:r>
        <w:t>b</w:t>
      </w:r>
      <w:del w:id="4301" w:author="GoldenCorpusHarness" w:date="2026-03-28T21:57:49Z">
        <w:r>
          <w:delText>iomarkers</w:delText>
        </w:r>
      </w:del>
      <w:ins w:id="4302" w:author="GoldenCorpusHarness" w:date="2026-03-28T21:57:49Z">
        <w:r>
          <w:t xml:space="preserve">rolizumab monotherapy on study and undergo modified protocol study procedures as specified in this amendment. Study participation should end after the 30-day Safety Follow-up Visit (last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lenvatinib/placebo. </w:t>
        </w:r>
      </w:ins>
    </w:p>
    <w:p ns2:paraId="4CE06B09" ns2:textId="629164ED" w:rsidR="00D80FE3" w:rsidRPr="00C411F1" w:rsidRDefault="00D80FE3" w:rsidP="00D80FE3">
      <w:pPr>
        <w:pStyle w:val="Paragraph0"/>
      </w:pPr>
      <w:del w:id="4303" w:author="GoldenCorpusHarness" w:date="2026-03-28T21:57:49Z">
        <w:r>
          <w:delText>In addition to e</w:delText>
        </w:r>
      </w:del>
      <w:ins w:id="4304" w:author="GoldenCorpusHarness" w:date="2026-03-28T21:57:49Z">
        <w:r>
          <w:t>E</w:t>
        </w:r>
      </w:ins>
      <w:r>
        <w:t>x</w:t>
      </w:r>
      <w:del w:id="4305" w:author="GoldenCorpusHarness" w:date="2026-03-28T21:57:49Z">
        <w:r>
          <w:delText>pression on the tumor tissue</w:delText>
        </w:r>
      </w:del>
      <w:ins w:id="4306" w:author="GoldenCorpusHarness" w:date="2026-03-28T21:57:49Z">
        <w:r>
          <w:t>ceptions may be requested for lenvatinib for study participants who</w:t>
        </w:r>
      </w:ins>
      <w:r>
        <w:t xml:space="preserve">, </w:t>
      </w:r>
      <w:ins w:id="4307" w:author="GoldenCorpusHarness" w:date="2026-03-28T21:57:49Z">
        <w:r>
          <w:t xml:space="preserve">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w:t>
        </w:r>
      </w:ins>
      <w:r>
        <w:t>P</w:t>
      </w:r>
      <w:del w:id="4308" w:author="GoldenCorpusHarness" w:date="2026-03-28T21:57:49Z">
        <w:r>
          <w:delText>D-L1</w:delText>
        </w:r>
      </w:del>
      <w:ins w:id="4309" w:author="GoldenCorpusHarness" w:date="2026-03-28T21:57:49Z">
        <w:r>
          <w:t>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w:t>
        </w:r>
      </w:ins>
      <w:r>
        <w:t xml:space="preserve">, </w:t>
      </w:r>
      <w:del w:id="4310" w:author="GoldenCorpusHarness" w:date="2026-03-28T21:57:49Z">
        <w:r>
          <w:delText>circulating cytokines and angiogenic factors, and other tumor derived proteins can be shed from tumor and released into the blood</w:delText>
        </w:r>
      </w:del>
      <w:ins w:id="4311" w:author="GoldenCorpusHarness" w:date="2026-03-28T21:57:49Z">
        <w:r>
          <w:t>due to an AE) must discontinue lenvatinib at the same time</w:t>
        </w:r>
      </w:ins>
      <w:r>
        <w:t>.</w:t>
      </w:r>
      <w:del w:id="4312" w:author="GoldenCorpusHarness" w:date="2026-03-28T21:57:49Z">
        <w:r>
          <w:delText xml:space="preserve"> Assays such as enzyme-linked immunosorbent assay (ELISA) measure such proteins in serum. Correlation of expression with response to pembrolizumab and lenvatinib combination therapy may identify new approaches for predictive biomarkers in blood, representing a major advance from today’s reliance on assessing tumor biomarkers. This research would serve to develop such assays for future clinical use.</w:delText>
        </w:r>
      </w:del>
    </w:p>
    <w:p ns2:paraId="3AF642DB" ns2:textId="30F3FFDE" w:rsidR="00D80FE3" w:rsidRDefault="00D80FE3" w:rsidP="00D80FE3">
      <w:pPr>
        <w:pStyle w:val="Paragraph0"/>
      </w:pPr>
      <w:ins w:id="4313" w:author="GoldenCorpusHarness" w:date="2026-03-28T21:57:49Z">
        <w:r>
          <w:t>All participants beyond the 30-day Safety Follow-up Visit (except participants who are potential candidates for Second Course treatment and all participants in China) should be discontinued from the study; however standard safety reporting should continue, as applicable. As of Amendment 05, participants who are still on study treatment will no longer require ePR</w:t>
        </w:r>
      </w:ins>
      <w:r>
        <w:t>O</w:t>
      </w:r>
      <w:del w:id="4314" w:author="GoldenCorpusHarness" w:date="2026-03-28T21:57:49Z">
        <w:r>
          <w:delText>ther molecular cha</w:delText>
        </w:r>
      </w:del>
      <w:ins w:id="4315" w:author="GoldenCorpusHarness" w:date="2026-03-28T21:57:49Z">
        <w:r>
          <w:t xml:space="preserve"> assessments or tumor response assessments by BICR to be performed. Scans will no lo</w:t>
        </w:r>
      </w:ins>
      <w:r>
        <w:t>nge</w:t>
      </w:r>
      <w:del w:id="4316" w:author="GoldenCorpusHarness" w:date="2026-03-28T21:57:49Z">
        <w:r>
          <w:delText>s of interest include the su</w:delText>
        </w:r>
      </w:del>
      <w:ins w:id="4317" w:author="GoldenCorpusHarness" w:date="2026-03-28T21:57:49Z">
        <w:r>
          <w:t xml:space="preserve">r </w:t>
        </w:r>
      </w:ins>
      <w:r>
        <w:t>b</w:t>
      </w:r>
      <w:del w:id="4318" w:author="GoldenCorpusHarness" w:date="2026-03-28T21:57:49Z">
        <w:r>
          <w:delText>type of</w:delText>
        </w:r>
      </w:del>
      <w:ins w:id="4319" w:author="GoldenCorpusHarness" w:date="2026-03-28T21:57:49Z">
        <w:r>
          <w:t>e submitted to the iCRO. (Note: tumor response assessments by BICR and submission of scans to the iCRO will continue for participants in China.) Participants who are still on study medication should continue tumor imaging and investigator assessments of imaging per protocol. Biomarker specimen collection is discontinued.</w:t>
        </w:r>
      </w:ins>
      <w:r>
        <w:t xml:space="preserve"> T</w:t>
      </w:r>
      <w:ins w:id="4320" w:author="GoldenCorpusHarness" w:date="2026-03-28T21:57:49Z">
        <w:r>
          <w:t>he 30</w:t>
        </w:r>
      </w:ins>
      <w:r>
        <w:t>-</w:t>
      </w:r>
      <w:del w:id="4321" w:author="GoldenCorpusHarness" w:date="2026-03-28T21:57:49Z">
        <w:r>
          <w:delText>cells in the tumor microen</w:delText>
        </w:r>
      </w:del>
      <w:ins w:id="4322" w:author="GoldenCorpusHarness" w:date="2026-03-28T21:57:49Z">
        <w:r>
          <w:t xml:space="preserve">Day Safety Follow-up Visit is the last required </w:t>
        </w:r>
      </w:ins>
      <w:r>
        <w:t>vi</w:t>
      </w:r>
      <w:del w:id="4323" w:author="GoldenCorpusHarness" w:date="2026-03-28T21:57:49Z">
        <w:r>
          <w:delText>ronment</w:delText>
        </w:r>
      </w:del>
      <w:ins w:id="4324" w:author="GoldenCorpusHarness" w:date="2026-03-28T21:57:49Z">
        <w:r>
          <w:t>sit (except participants who are potential candidates for Second Course treatment and all participants in China)</w:t>
        </w:r>
      </w:ins>
      <w:r>
        <w:t xml:space="preserve">. </w:t>
      </w:r>
      <w:del w:id="4325" w:author="GoldenCorpusHarness" w:date="2026-03-28T21:57:49Z">
        <w:r>
          <w:delText xml:space="preserve">The T-cell repertoire from tumor tissue and </w:delText>
        </w:r>
      </w:del>
      <w:ins w:id="4326" w:author="GoldenCorpusHarness" w:date="2026-03-28T21:57:49Z">
        <w:r>
          <w:t>Updated analyses are descri</w:t>
        </w:r>
      </w:ins>
      <w:r>
        <w:t>b</w:t>
      </w:r>
      <w:del w:id="4327" w:author="GoldenCorpusHarness" w:date="2026-03-28T21:57:49Z">
        <w:r>
          <w:delText>lood components may be evaluated</w:delText>
        </w:r>
      </w:del>
      <w:ins w:id="4328" w:author="GoldenCorpusHarness" w:date="2026-03-28T21:57:49Z">
        <w:r>
          <w:t>ed in Section 9</w:t>
        </w:r>
      </w:ins>
      <w:r>
        <w:t xml:space="preserve">. </w:t>
      </w:r>
    </w:p>
    <w:p ns2:paraId="24F7519C" ns2:textId="77777777" w:rsidR="003D7C32" w:rsidRDefault="003D7C32">
      <w:pPr>
        <w:rPr>
          <w:rFonts w:eastAsia="MS Gothic"/>
          <w:i/>
        </w:rPr>
      </w:pPr>
      <w:ins w:id="4329" w:author="GoldenCorpusHarness" w:date="2026-03-28T21:57:49Z">
        <w:r>
          <w:t>This is a randomized, placebo-controlled, double-bind, parallel design, multisite study of pembrolizumab plus lenvatinib versus pembrolizumab plus placebo as 1L intervention in participants with R/M HNSCC whose tumors express PD-L1 (CPS ≥1). This Phase 3 study will be conducted in participants who have measurable disease per RECIST 1.1 as assessed by BICR, an ECOG performance status of 0 or 1, and have tumors that express PD-L1 CPS &gt;1 by immunohistochemistry testing.</w:t>
        </w:r>
      </w:ins>
    </w:p>
    <w:p ns2:paraId="3261D5B0" ns2:textId="0709FB38" w:rsidR="00D80FE3" w:rsidRPr="00A72B20" w:rsidRDefault="00D80FE3" w:rsidP="00A72B20">
      <w:pPr>
        <w:pStyle w:val="Paragraph0"/>
        <w:rPr>
          <w:i/>
        </w:rPr>
      </w:pPr>
      <w:del w:id="4330" w:author="GoldenCorpusHarness" w:date="2026-03-28T21:57:49Z">
        <w:r>
          <w:delText>B</w:delText>
        </w:r>
      </w:del>
      <w:ins w:id="4331" w:author="GoldenCorpusHarness" w:date="2026-03-28T21:57:49Z">
        <w:r>
          <w:t>The or</w:t>
        </w:r>
      </w:ins>
      <w:r>
        <w:t>i</w:t>
      </w:r>
      <w:ins w:id="4332" w:author="GoldenCorpusHarness" w:date="2026-03-28T21:57:49Z">
        <w:r>
          <w:t>ginal study design is sh</w:t>
        </w:r>
      </w:ins>
      <w:r>
        <w:t>o</w:t>
      </w:r>
      <w:ins w:id="4333" w:author="GoldenCorpusHarness" w:date="2026-03-28T21:57:49Z">
        <w:r>
          <w:t>wn in Figure 1 (Initial Treat</w:t>
        </w:r>
      </w:ins>
      <w:r>
        <w:t>m</w:t>
      </w:r>
      <w:ins w:id="4334" w:author="GoldenCorpusHarness" w:date="2026-03-28T21:57:49Z">
        <w:r>
          <w:t xml:space="preserve">ent) </w:t>
        </w:r>
      </w:ins>
      <w:r>
        <w:t>a</w:t>
      </w:r>
      <w:ins w:id="4335" w:author="GoldenCorpusHarness" w:date="2026-03-28T21:57:49Z">
        <w:r>
          <w:t>nd Figu</w:t>
        </w:r>
      </w:ins>
      <w:r>
        <w:t>r</w:t>
      </w:r>
      <w:del w:id="4336" w:author="GoldenCorpusHarness" w:date="2026-03-28T21:57:49Z">
        <w:r>
          <w:delText>k</w:delText>
        </w:r>
      </w:del>
      <w:ins w:id="4337" w:author="GoldenCorpusHarness" w:date="2026-03-28T21:57:49Z">
        <w:r>
          <w:t>e 2 (Second Course). The new study design p</w:t>
        </w:r>
      </w:ins>
      <w:r>
        <w:t xml:space="preserve">er </w:t>
      </w:r>
      <w:ins w:id="4338" w:author="GoldenCorpusHarness" w:date="2026-03-28T21:57:49Z">
        <w:r>
          <w:t>Amendment 05 is depicted in Figu</w:t>
        </w:r>
      </w:ins>
      <w:r>
        <w:t>re</w:t>
      </w:r>
      <w:del w:id="4339" w:author="GoldenCorpusHarness" w:date="2026-03-28T21:57:49Z">
        <w:r>
          <w:delText>s</w:delText>
        </w:r>
      </w:del>
      <w:ins w:id="4340" w:author="GoldenCorpusHarness" w:date="2026-03-28T21:57:49Z">
        <w:r>
          <w:t xml:space="preserve"> 3 and Figur</w:t>
        </w:r>
      </w:ins>
      <w:r>
        <w:t>e</w:t>
      </w:r>
      <w:del w:id="4341" w:author="GoldenCorpusHarness" w:date="2026-03-28T21:57:49Z">
        <w:r>
          <w:delText>arch</w:delText>
        </w:r>
      </w:del>
      <w:r>
        <w:t xml:space="preserve"> </w:t>
      </w:r>
      <w:del w:id="4342" w:author="GoldenCorpusHarness" w:date="2026-03-28T21:57:49Z">
        <w:r>
          <w:delText>using stool</w:delText>
        </w:r>
      </w:del>
      <w:ins w:id="4343" w:author="GoldenCorpusHarness" w:date="2026-03-28T21:57:49Z">
        <w:r>
          <w:t>4.</w:t>
        </w:r>
      </w:ins>
    </w:p>
    <w:p ns2:paraId="58771A33" ns2:textId="2C36005D" w:rsidR="00D80FE3" w:rsidRDefault="00D80FE3" w:rsidP="00A72B20">
      <w:pPr>
        <w:pStyle w:val="Paragraph0"/>
      </w:pPr>
      <w:del w:id="4344" w:author="GoldenCorpusHarness" w:date="2026-03-28T21:57:49Z">
        <w:r>
          <w:delText>L</w:delText>
        </w:r>
      </w:del>
      <w:ins w:id="4345" w:author="GoldenCorpusHarness" w:date="2026-03-28T21:57:49Z">
        <w:r>
          <w:t>Approximately 500 participants will be r</w:t>
        </w:r>
      </w:ins>
      <w:r>
        <w:t>and</w:t>
      </w:r>
      <w:ins w:id="4346" w:author="GoldenCorpusHarness" w:date="2026-03-28T21:57:49Z">
        <w:r>
          <w:t>omized 1:1 to Arm 1 (pembrolizu</w:t>
        </w:r>
      </w:ins>
      <w:r>
        <w:t>ma</w:t>
      </w:r>
      <w:ins w:id="4347" w:author="GoldenCorpusHarness" w:date="2026-03-28T21:57:49Z">
        <w:r>
          <w:t>b + lenvatinib) o</w:t>
        </w:r>
      </w:ins>
      <w:r>
        <w:t>r</w:t>
      </w:r>
      <w:del w:id="4348" w:author="GoldenCorpusHarness" w:date="2026-03-28T21:57:49Z">
        <w:r>
          <w:delText>k</w:delText>
        </w:r>
      </w:del>
      <w:r>
        <w:t xml:space="preserve"> </w:t>
      </w:r>
      <w:del w:id="4349" w:author="GoldenCorpusHarness" w:date="2026-03-28T21:57:49Z">
        <w:r>
          <w:delText>studies</w:delText>
        </w:r>
      </w:del>
      <w:ins w:id="4350" w:author="GoldenCorpusHarness" w:date="2026-03-28T21:57:49Z">
        <w:r>
          <w:t>Arm</w:t>
        </w:r>
      </w:ins>
      <w:r>
        <w:t xml:space="preserve"> </w:t>
      </w:r>
      <w:del w:id="4351" w:author="GoldenCorpusHarness" w:date="2026-03-28T21:57:49Z">
        <w:r>
          <w:delText>have</w:delText>
        </w:r>
      </w:del>
      <w:ins w:id="4352" w:author="GoldenCorpusHarness" w:date="2026-03-28T21:57:49Z">
        <w:r>
          <w:t>2</w:t>
        </w:r>
      </w:ins>
      <w:r>
        <w:t xml:space="preserve"> </w:t>
      </w:r>
      <w:del w:id="4353" w:author="GoldenCorpusHarness" w:date="2026-03-28T21:57:49Z">
        <w:r>
          <w:delText>d</w:delText>
        </w:r>
      </w:del>
      <w:ins w:id="4354" w:author="GoldenCorpusHarness" w:date="2026-03-28T21:57:49Z">
        <w:r>
          <w:t>(p</w:t>
        </w:r>
      </w:ins>
      <w:r>
        <w:t>em</w:t>
      </w:r>
      <w:ins w:id="4355" w:author="GoldenCorpusHarness" w:date="2026-03-28T21:57:49Z">
        <w:r>
          <w:t>br</w:t>
        </w:r>
      </w:ins>
      <w:r>
        <w:t>o</w:t>
      </w:r>
      <w:del w:id="4356" w:author="GoldenCorpusHarness" w:date="2026-03-28T21:57:49Z">
        <w:r>
          <w:delText>ns</w:delText>
        </w:r>
      </w:del>
      <w:ins w:id="4357" w:author="GoldenCorpusHarness" w:date="2026-03-28T21:57:49Z">
        <w:r>
          <w:t>lizumab + placebo). S</w:t>
        </w:r>
      </w:ins>
      <w:r>
        <w:t>trat</w:t>
      </w:r>
      <w:del w:id="4358" w:author="GoldenCorpusHarness" w:date="2026-03-28T21:57:49Z">
        <w:r>
          <w:delText>ed that the gut m</w:delText>
        </w:r>
      </w:del>
      <w:ins w:id="4359" w:author="GoldenCorpusHarness" w:date="2026-03-28T21:57:49Z">
        <w:r>
          <w:t>if</w:t>
        </w:r>
      </w:ins>
      <w:r>
        <w:t>ic</w:t>
      </w:r>
      <w:del w:id="4360" w:author="GoldenCorpusHarness" w:date="2026-03-28T21:57:49Z">
        <w:r>
          <w:delText>robiome can shape anti-tumor immunity and responses to immune checkpoint blockade in mouse models, and that modul</w:delText>
        </w:r>
      </w:del>
      <w:r>
        <w:t xml:space="preserve">ation </w:t>
      </w:r>
      <w:ins w:id="4361" w:author="GoldenCorpusHarness" w:date="2026-03-28T21:57:49Z">
        <w:r>
          <w:t>fact</w:t>
        </w:r>
      </w:ins>
      <w:r>
        <w:t>o</w:t>
      </w:r>
      <w:ins w:id="4362" w:author="GoldenCorpusHarness" w:date="2026-03-28T21:57:49Z">
        <w:r>
          <w:t xml:space="preserve">rs </w:t>
        </w:r>
      </w:ins>
      <w:r>
        <w:t>f</w:t>
      </w:r>
      <w:ins w:id="4363" w:author="GoldenCorpusHarness" w:date="2026-03-28T21:57:49Z">
        <w:r>
          <w:t>or</w:t>
        </w:r>
      </w:ins>
      <w:r>
        <w:t xml:space="preserve"> th</w:t>
      </w:r>
      <w:del w:id="4364" w:author="GoldenCorpusHarness" w:date="2026-03-28T21:57:49Z">
        <w:r>
          <w:delText>e gut microbiome may enhance responses to immune checkpoint blockade. Th</w:delText>
        </w:r>
      </w:del>
      <w:r>
        <w:t>is</w:t>
      </w:r>
      <w:del w:id="4365" w:author="GoldenCorpusHarness" w:date="2026-03-28T21:57:49Z">
        <w:r>
          <w:delText xml:space="preserve"> has also been</w:delText>
        </w:r>
      </w:del>
      <w:r>
        <w:t xml:space="preserve"> stud</w:t>
      </w:r>
      <w:del w:id="4366" w:author="GoldenCorpusHarness" w:date="2026-03-28T21:57:49Z">
        <w:r>
          <w:delText>ied in patients on immune checkpoint blockade (anti-CTLA-4 and anti-PD-1), with evidence that differential bacterial signatures exist in responders versus non-responders to therap</w:delText>
        </w:r>
      </w:del>
      <w:r>
        <w:t>y</w:t>
      </w:r>
      <w:del w:id="4367" w:author="GoldenCorpusHarness" w:date="2026-03-28T21:57:49Z">
        <w:r>
          <w:delText xml:space="preserve"> (with responders having higher diversity of the gut microbiome and differential composition compared with non-responders). Importantly, these differences in the gut microbiome</w:delText>
        </w:r>
      </w:del>
      <w:r>
        <w:t xml:space="preserve"> are</w:t>
      </w:r>
      <w:del w:id="4368" w:author="GoldenCorpusHarness" w:date="2026-03-28T21:57:49Z">
        <w:r>
          <w:delText xml:space="preserve"> associated with differential immune signatures in the tumor microenvironment [Lynch, S. V. 2016].</w:delText>
        </w:r>
      </w:del>
      <w:ins w:id="4369" w:author="GoldenCorpusHarness" w:date="2026-03-28T21:57:49Z">
        <w:r>
          <w:t>:</w:t>
        </w:r>
      </w:ins>
    </w:p>
    <w:p ns2:paraId="3EADE133" ns2:textId="308E4F7D" w:rsidR="00D3578E" w:rsidRDefault="00D3578E" w:rsidP="0056612B">
      <w:pPr>
        <w:pStyle w:val="Heading3"/>
        <w:tabs>
          <w:tab w:val="clear" w:pos="960"/>
          <w:tab w:val="num" w:pos="1320"/>
        </w:tabs>
      </w:pPr>
      <w:del w:id="4370" w:author="GoldenCorpusHarness" w:date="2026-03-28T21:57:49Z">
        <w:r>
          <w:delText>Ra</w:delText>
        </w:r>
      </w:del>
      <w:ins w:id="4371" w:author="GoldenCorpusHarness" w:date="2026-03-28T21:57:49Z">
        <w:r>
          <w:t xml:space="preserve">PD-L1 </w:t>
        </w:r>
      </w:ins>
      <w:r>
        <w:t>t</w:t>
      </w:r>
      <w:ins w:id="4372" w:author="GoldenCorpusHarness" w:date="2026-03-28T21:57:49Z">
        <w:r>
          <w:t>umor express</w:t>
        </w:r>
      </w:ins>
      <w:r>
        <w:t>ion</w:t>
      </w:r>
      <w:ins w:id="4373" w:author="GoldenCorpusHarness" w:date="2026-03-28T21:57:49Z">
        <w:r>
          <w:t xml:space="preserve"> </w:t>
        </w:r>
      </w:ins>
      <w:r>
        <w:t>a</w:t>
      </w:r>
      <w:del w:id="4374" w:author="GoldenCorpusHarness" w:date="2026-03-28T21:57:49Z">
        <w:r>
          <w:delText>l</w:delText>
        </w:r>
      </w:del>
      <w:ins w:id="4375" w:author="GoldenCorpusHarness" w:date="2026-03-28T21:57:49Z">
        <w:r>
          <w:t>s d</w:t>
        </w:r>
      </w:ins>
      <w:r>
        <w:t>e</w:t>
      </w:r>
      <w:ins w:id="4376" w:author="GoldenCorpusHarness" w:date="2026-03-28T21:57:49Z">
        <w:r>
          <w:t>termined</w:t>
        </w:r>
      </w:ins>
      <w:r>
        <w:t xml:space="preserve"> </w:t>
      </w:r>
      <w:del w:id="4377" w:author="GoldenCorpusHarness" w:date="2026-03-28T21:57:49Z">
        <w:r>
          <w:delText>f</w:delText>
        </w:r>
      </w:del>
      <w:ins w:id="4378" w:author="GoldenCorpusHarness" w:date="2026-03-28T21:57:49Z">
        <w:r>
          <w:t>by PD-L1 immun</w:t>
        </w:r>
      </w:ins>
      <w:r>
        <w:t>o</w:t>
      </w:r>
      <w:del w:id="4379" w:author="GoldenCorpusHarness" w:date="2026-03-28T21:57:49Z">
        <w:r>
          <w:delText xml:space="preserve">r </w:delText>
        </w:r>
      </w:del>
      <w:ins w:id="4380" w:author="GoldenCorpusHarness" w:date="2026-03-28T21:57:49Z">
        <w:r>
          <w:t>his</w:t>
        </w:r>
      </w:ins>
      <w:r>
        <w:t>t</w:t>
      </w:r>
      <w:ins w:id="4381" w:author="GoldenCorpusHarness" w:date="2026-03-28T21:57:49Z">
        <w:r>
          <w:t>oc</w:t>
        </w:r>
      </w:ins>
      <w:r>
        <w:t>he</w:t>
      </w:r>
      <w:ins w:id="4382" w:author="GoldenCorpusHarness" w:date="2026-03-28T21:57:49Z">
        <w:r>
          <w:t>mistry</w:t>
        </w:r>
      </w:ins>
      <w:r>
        <w:t xml:space="preserve"> </w:t>
      </w:r>
      <w:del w:id="4383" w:author="GoldenCorpusHarness" w:date="2026-03-28T21:57:49Z">
        <w:r>
          <w:delText>U</w:delText>
        </w:r>
      </w:del>
      <w:ins w:id="4384" w:author="GoldenCorpusHarness" w:date="2026-03-28T21:57:49Z">
        <w:r>
          <w:t>(TPS &lt;50% v</w:t>
        </w:r>
      </w:ins>
      <w:r>
        <w:t>s</w:t>
      </w:r>
      <w:del w:id="4385" w:author="GoldenCorpusHarness" w:date="2026-03-28T21:57:49Z">
        <w:r>
          <w:delText>e</w:delText>
        </w:r>
      </w:del>
      <w:ins w:id="4386" w:author="GoldenCorpusHarness" w:date="2026-03-28T21:57:49Z">
        <w:r>
          <w:t>.</w:t>
        </w:r>
      </w:ins>
      <w:r>
        <w:t xml:space="preserve"> </w:t>
      </w:r>
      <w:del w:id="4387" w:author="GoldenCorpusHarness" w:date="2026-03-28T21:57:49Z">
        <w:r>
          <w:delText>of Comparator/Placebo</w:delText>
        </w:r>
      </w:del>
      <w:ins w:id="4388" w:author="GoldenCorpusHarness" w:date="2026-03-28T21:57:49Z">
        <w:r>
          <w:t>≥50%)</w:t>
        </w:r>
      </w:ins>
    </w:p>
    <w:p ns2:paraId="237767E1" ns2:textId="557CF399" w:rsidR="00B52C6A" w:rsidRDefault="002C6048" w:rsidP="002C6048">
      <w:pPr>
        <w:pStyle w:val="Paragraph0"/>
      </w:pPr>
      <w:del w:id="4389" w:author="GoldenCorpusHarness" w:date="2026-03-28T21:57:49Z">
        <w:r>
          <w:delText>Based on resu</w:delText>
        </w:r>
      </w:del>
      <w:ins w:id="4390" w:author="GoldenCorpusHarness" w:date="2026-03-28T21:57:49Z">
        <w:r>
          <w:t>HPV status for oropharynx cancer as determined by p16 immunohistochemistry (positive or negative); HPV status for participants without oropharynx cancer (eg, cancers of the ora</w:t>
        </w:r>
      </w:ins>
      <w:r>
        <w:t>l</w:t>
      </w:r>
      <w:del w:id="4391" w:author="GoldenCorpusHarness" w:date="2026-03-28T21:57:49Z">
        <w:r>
          <w:delText>ts from the KEYNOTE-048 tria</w:delText>
        </w:r>
      </w:del>
      <w:ins w:id="4392" w:author="GoldenCorpusHarness" w:date="2026-03-28T21:57:49Z">
        <w:r>
          <w:t xml:space="preserve"> cavity, hypopharynx and </w:t>
        </w:r>
      </w:ins>
      <w:r>
        <w:t>l</w:t>
      </w:r>
      <w:del w:id="4393" w:author="GoldenCorpusHarness" w:date="2026-03-28T21:57:49Z">
        <w:r>
          <w:delText>, which compared pembrolizumab monotherapy to current standard platinum-based chemotherapy plus cetuximab, pembrolizumab monotherapy showed clinical benefit and may be considered a standard-of-care treatment in first-line R/M</w:delText>
        </w:r>
      </w:del>
      <w:ins w:id="4394" w:author="GoldenCorpusHarness" w:date="2026-03-28T21:57:49Z">
        <w:r>
          <w:t>arynx) is considered</w:t>
        </w:r>
      </w:ins>
      <w:r>
        <w:t xml:space="preserve"> H</w:t>
      </w:r>
      <w:del w:id="4395" w:author="GoldenCorpusHarness" w:date="2026-03-28T21:57:49Z">
        <w:r>
          <w:delText xml:space="preserve">NSCC participants whose tumors express </w:delText>
        </w:r>
      </w:del>
      <w:r>
        <w:t>P</w:t>
      </w:r>
      <w:del w:id="4396" w:author="GoldenCorpusHarness" w:date="2026-03-28T21:57:49Z">
        <w:r>
          <w:delText>D-L1 (CPS ≥1) and is therefore bein</w:delText>
        </w:r>
      </w:del>
      <w:ins w:id="4397" w:author="GoldenCorpusHarness" w:date="2026-03-28T21:57:49Z">
        <w:r>
          <w:t>V ne</w:t>
        </w:r>
      </w:ins>
      <w:r>
        <w:t>g</w:t>
      </w:r>
      <w:del w:id="4398" w:author="GoldenCorpusHarness" w:date="2026-03-28T21:57:49Z">
        <w:r>
          <w:delText xml:space="preserve"> used as the comparator in this trial</w:delText>
        </w:r>
      </w:del>
      <w:ins w:id="4399" w:author="GoldenCorpusHarness" w:date="2026-03-28T21:57:49Z">
        <w:r>
          <w:t>ative</w:t>
        </w:r>
      </w:ins>
      <w:r>
        <w:t>.</w:t>
      </w:r>
    </w:p>
    <w:p ns2:paraId="38FF5095" ns2:textId="7CF539F3" w:rsidR="002C6048" w:rsidRDefault="00B52C6A" w:rsidP="002C6048">
      <w:pPr>
        <w:pStyle w:val="Paragraph0"/>
      </w:pPr>
      <w:del w:id="4400" w:author="GoldenCorpusHarness" w:date="2026-03-28T21:57:49Z">
        <w:r>
          <w:delText>The use of a placebo in combination with</w:delText>
        </w:r>
      </w:del>
      <w:ins w:id="4401" w:author="GoldenCorpusHarness" w:date="2026-03-28T21:57:49Z">
        <w:r>
          <w:t>ECOG</w:t>
        </w:r>
      </w:ins>
      <w:r>
        <w:t xml:space="preserve"> pe</w:t>
      </w:r>
      <w:del w:id="4402" w:author="GoldenCorpusHarness" w:date="2026-03-28T21:57:49Z">
        <w:r>
          <w:delText>mb</w:delText>
        </w:r>
      </w:del>
      <w:r>
        <w:t>r</w:t>
      </w:r>
      <w:ins w:id="4403" w:author="GoldenCorpusHarness" w:date="2026-03-28T21:57:49Z">
        <w:r>
          <w:t>f</w:t>
        </w:r>
      </w:ins>
      <w:r>
        <w:t>o</w:t>
      </w:r>
      <w:del w:id="4404" w:author="GoldenCorpusHarness" w:date="2026-03-28T21:57:49Z">
        <w:r>
          <w:delText>lizu</w:delText>
        </w:r>
      </w:del>
      <w:ins w:id="4405" w:author="GoldenCorpusHarness" w:date="2026-03-28T21:57:49Z">
        <w:r>
          <w:t>r</w:t>
        </w:r>
      </w:ins>
      <w:r>
        <w:t>ma</w:t>
      </w:r>
      <w:del w:id="4406" w:author="GoldenCorpusHarness" w:date="2026-03-28T21:57:49Z">
        <w:r>
          <w:delText>b will e</w:delText>
        </w:r>
      </w:del>
      <w:r>
        <w:t>n</w:t>
      </w:r>
      <w:del w:id="4407" w:author="GoldenCorpusHarness" w:date="2026-03-28T21:57:49Z">
        <w:r>
          <w:delText>sur</w:delText>
        </w:r>
      </w:del>
      <w:ins w:id="4408" w:author="GoldenCorpusHarness" w:date="2026-03-28T21:57:49Z">
        <w:r>
          <w:t>c</w:t>
        </w:r>
      </w:ins>
      <w:r>
        <w:t xml:space="preserve">e </w:t>
      </w:r>
      <w:del w:id="4409" w:author="GoldenCorpusHarness" w:date="2026-03-28T21:57:49Z">
        <w:r>
          <w:delText>the objectivity of the local inve</w:delText>
        </w:r>
      </w:del>
      <w:r>
        <w:t>st</w:t>
      </w:r>
      <w:del w:id="4410" w:author="GoldenCorpusHarness" w:date="2026-03-28T21:57:49Z">
        <w:r>
          <w:delText>ig</w:delText>
        </w:r>
      </w:del>
      <w:r>
        <w:t>at</w:t>
      </w:r>
      <w:del w:id="4411" w:author="GoldenCorpusHarness" w:date="2026-03-28T21:57:49Z">
        <w:r>
          <w:delText>ors’ treatment decision</w:delText>
        </w:r>
      </w:del>
      <w:ins w:id="4412" w:author="GoldenCorpusHarness" w:date="2026-03-28T21:57:49Z">
        <w:r>
          <w:t>u</w:t>
        </w:r>
      </w:ins>
      <w:r>
        <w:t xml:space="preserve">s </w:t>
      </w:r>
      <w:del w:id="4413" w:author="GoldenCorpusHarness" w:date="2026-03-28T21:57:49Z">
        <w:r>
          <w:delText>and</w:delText>
        </w:r>
      </w:del>
      <w:ins w:id="4414" w:author="GoldenCorpusHarness" w:date="2026-03-28T21:57:49Z">
        <w:r>
          <w:t>(0</w:t>
        </w:r>
      </w:ins>
      <w:r>
        <w:t xml:space="preserve"> </w:t>
      </w:r>
      <w:del w:id="4415" w:author="GoldenCorpusHarness" w:date="2026-03-28T21:57:49Z">
        <w:r>
          <w:delText>AE causality assessment</w:delText>
        </w:r>
      </w:del>
      <w:ins w:id="4416" w:author="GoldenCorpusHarness" w:date="2026-03-28T21:57:49Z">
        <w:r>
          <w:t>v</w:t>
        </w:r>
      </w:ins>
      <w:r>
        <w:t>s.</w:t>
      </w:r>
      <w:ins w:id="4417" w:author="GoldenCorpusHarness" w:date="2026-03-28T21:57:49Z">
        <w:r>
          <w:t xml:space="preserve"> 1)</w:t>
        </w:r>
      </w:ins>
    </w:p>
    <w:p ns2:paraId="7E7A60AC" ns2:textId="41B26107" w:rsidR="00501903" w:rsidRDefault="004267FF" w:rsidP="00641989">
      <w:pPr>
        <w:pStyle w:val="Heading2"/>
      </w:pPr>
      <w:del w:id="4418" w:author="GoldenCorpusHarness" w:date="2026-03-28T21:57:49Z">
        <w:r>
          <w:delText>Justification for Dose</w:delText>
        </w:r>
      </w:del>
    </w:p>
    <w:p ns2:paraId="15AFB93F" ns2:textId="28B7B979" w:rsidR="00B02581" w:rsidRDefault="00B02581" w:rsidP="00AF07CB">
      <w:pPr>
        <w:pStyle w:val="Heading3"/>
      </w:pPr>
      <w:del w:id="4419" w:author="GoldenCorpusHarness" w:date="2026-03-28T21:57:49Z">
        <w:r>
          <w:delText>Pe</w:delText>
        </w:r>
      </w:del>
      <w:ins w:id="4420" w:author="GoldenCorpusHarness" w:date="2026-03-28T21:57:49Z">
        <w:r>
          <w:t>Specific procedures to be perfor</w:t>
        </w:r>
      </w:ins>
      <w:r>
        <w:t>m</w:t>
      </w:r>
      <w:ins w:id="4421" w:author="GoldenCorpusHarness" w:date="2026-03-28T21:57:49Z">
        <w:r>
          <w:t>ed during the study, including prescri</w:t>
        </w:r>
      </w:ins>
      <w:r>
        <w:t>b</w:t>
      </w:r>
      <w:del w:id="4422" w:author="GoldenCorpusHarness" w:date="2026-03-28T21:57:49Z">
        <w:r>
          <w:delText>ro</w:delText>
        </w:r>
      </w:del>
      <w:ins w:id="4423" w:author="GoldenCorpusHarness" w:date="2026-03-28T21:57:49Z">
        <w:r>
          <w:t>ed times and associated visit windows, are out</w:t>
        </w:r>
      </w:ins>
      <w:r>
        <w:t>li</w:t>
      </w:r>
      <w:del w:id="4424" w:author="GoldenCorpusHarness" w:date="2026-03-28T21:57:49Z">
        <w:r>
          <w:delText>zumab</w:delText>
        </w:r>
      </w:del>
      <w:ins w:id="4425" w:author="GoldenCorpusHarness" w:date="2026-03-28T21:57:49Z">
        <w:r>
          <w:t>ned in Section 1.3 of the SoA. Details of each procedure are provided in Section 8.</w:t>
        </w:r>
      </w:ins>
    </w:p>
    <w:p ns2:paraId="2B532EED" ns2:textId="1DD4F27C" w:rsidR="00B02581" w:rsidRDefault="00B02581" w:rsidP="00B02581">
      <w:pPr>
        <w:pStyle w:val="Paragraph0"/>
      </w:pPr>
      <w:ins w:id="4426" w:author="GoldenCorpusHarness" w:date="2026-03-28T21:57:49Z">
        <w:r>
          <w:t xml:space="preserve">Participants will be evaluated with radiographic imaging to assess response to study intervention every 6 weeks from randomization through Year 1, and every 9 weeks after Year 1. All imaging obtained during the study will be submitted to the iCRO for determination of ORR and PFS (Section 4.2.1.1.1). </w:t>
        </w:r>
      </w:ins>
      <w:r>
        <w:t>T</w:t>
      </w:r>
      <w:del w:id="4427" w:author="GoldenCorpusHarness" w:date="2026-03-28T21:57:49Z">
        <w:r>
          <w:delText>he</w:delText>
        </w:r>
      </w:del>
      <w:ins w:id="4428" w:author="GoldenCorpusHarness" w:date="2026-03-28T21:57:49Z">
        <w:r>
          <w:t>umor imaging showing site-assessed PD will be submitted for verification by BICR. Treatment beyond centrally-verified PD</w:t>
        </w:r>
      </w:ins>
      <w:r>
        <w:t xml:space="preserve"> p</w:t>
      </w:r>
      <w:del w:id="4429" w:author="GoldenCorpusHarness" w:date="2026-03-28T21:57:49Z">
        <w:r>
          <w:delText>lanned dose of</w:delText>
        </w:r>
      </w:del>
      <w:ins w:id="4430" w:author="GoldenCorpusHarness" w:date="2026-03-28T21:57:49Z">
        <w:r>
          <w:t>er RECIST 1.1 may be</w:t>
        </w:r>
      </w:ins>
      <w:r>
        <w:t xml:space="preserve"> pe</w:t>
      </w:r>
      <w:del w:id="4431" w:author="GoldenCorpusHarness" w:date="2026-03-28T21:57:49Z">
        <w:r>
          <w:delText>mbrolizumab for this study is 200 mg Q3W. Based on the totality of data generated in the KEYTRUDA® develo</w:delText>
        </w:r>
      </w:del>
      <w:ins w:id="4432" w:author="GoldenCorpusHarness" w:date="2026-03-28T21:57:49Z">
        <w:r>
          <w:t>rmitted at the discretion of the investigator after consultation with the S</w:t>
        </w:r>
      </w:ins>
      <w:r>
        <w:t>p</w:t>
      </w:r>
      <w:del w:id="4433" w:author="GoldenCorpusHarness" w:date="2026-03-28T21:57:49Z">
        <w:r>
          <w:delText>ment program, 200 mg Q3W is the appropriate dose of pembrolizumab for adults across all indications. As outlined below, this dose is justified by:</w:delText>
        </w:r>
      </w:del>
      <w:ins w:id="4434" w:author="GoldenCorpusHarness" w:date="2026-03-28T21:57:49Z">
        <w:r>
          <w:t xml:space="preserve">onsor and receiving signed informed consent. </w:t>
        </w:r>
      </w:ins>
    </w:p>
    <w:p ns2:paraId="46436CC0" ns2:textId="0D674D5A" w:rsidR="00B02581" w:rsidRDefault="00B02581" w:rsidP="00CC182C">
      <w:pPr>
        <w:pStyle w:val="Paragraph0"/>
        <w:numPr>
          <w:ilvl w:val="0"/>
          <w:numId w:val="36"/>
        </w:numPr>
      </w:pPr>
      <w:del w:id="4435" w:author="GoldenCorpusHarness" w:date="2026-03-28T21:57:49Z">
        <w:r>
          <w:delText>Clinical data from 8 randomized studies in melanoma and N</w:delText>
        </w:r>
      </w:del>
      <w:r>
        <w:t>S</w:t>
      </w:r>
      <w:del w:id="4436" w:author="GoldenCorpusHarness" w:date="2026-03-28T21:57:49Z">
        <w:r>
          <w:delText>CLC indications demonstratin</w:delText>
        </w:r>
      </w:del>
      <w:ins w:id="4437" w:author="GoldenCorpusHarness" w:date="2026-03-28T21:57:49Z">
        <w:r>
          <w:t>urvival follow-up will be</w:t>
        </w:r>
      </w:ins>
      <w:r>
        <w:t>g</w:t>
      </w:r>
      <w:del w:id="4438" w:author="GoldenCorpusHarness" w:date="2026-03-28T21:57:49Z">
        <w:r>
          <w:delText xml:space="preserve"> flat dose</w:delText>
        </w:r>
      </w:del>
      <w:ins w:id="4439" w:author="GoldenCorpusHarness" w:date="2026-03-28T21:57:49Z">
        <w:r>
          <w:t>in after centrally</w:t>
        </w:r>
      </w:ins>
      <w:r>
        <w:t>-</w:t>
      </w:r>
      <w:del w:id="4440" w:author="GoldenCorpusHarness" w:date="2026-03-28T21:57:49Z">
        <w:r>
          <w:delText xml:space="preserve"> and exposure</w:delText>
        </w:r>
      </w:del>
      <w:ins w:id="4441" w:author="GoldenCorpusHarness" w:date="2026-03-28T21:57:49Z">
        <w:r>
          <w:t>verified PD (or on completion of all efficacy assessments if the participant is receiving study intervention beyond centrally</w:t>
        </w:r>
      </w:ins>
      <w:r>
        <w:t>-</w:t>
      </w:r>
      <w:del w:id="4442" w:author="GoldenCorpusHarness" w:date="2026-03-28T21:57:49Z">
        <w:r>
          <w:delText>efficacy relationships from 2 m</w:delText>
        </w:r>
      </w:del>
      <w:ins w:id="4443" w:author="GoldenCorpusHarness" w:date="2026-03-28T21:57:49Z">
        <w:r>
          <w:t>verified PD) or the start of new anticancer treatment, whichever occurs first. On Sponsor request, participants may be contacted for survival status at any time durin</w:t>
        </w:r>
      </w:ins>
      <w:r>
        <w:t>g</w:t>
      </w:r>
      <w:del w:id="4444" w:author="GoldenCorpusHarness" w:date="2026-03-28T21:57:49Z">
        <w:r>
          <w:delText>/kg Q3W to 10 mg/kg Q2W, representing an approximate 5- to 7</w:delText>
        </w:r>
      </w:del>
      <w:ins w:id="4445" w:author="GoldenCorpusHarness" w:date="2026-03-28T21:57:49Z">
        <w:r>
          <w:t xml:space="preserve"> the study</w:t>
        </w:r>
      </w:ins>
      <w:r>
        <w:t>.</w:t>
      </w:r>
      <w:del w:id="4446" w:author="GoldenCorpusHarness" w:date="2026-03-28T21:57:49Z">
        <w:r>
          <w:delText>5-fold exposure range (refer to IB, Section 5.2.2)</w:delText>
        </w:r>
      </w:del>
    </w:p>
    <w:p ns2:paraId="4C8063C6" ns2:textId="57D052E5" w:rsidR="00051B65" w:rsidRDefault="00051B65" w:rsidP="00CC182C">
      <w:pPr>
        <w:pStyle w:val="Paragraph0"/>
        <w:numPr>
          <w:ilvl w:val="0"/>
          <w:numId w:val="36"/>
        </w:numPr>
      </w:pPr>
      <w:del w:id="4447" w:author="GoldenCorpusHarness" w:date="2026-03-28T21:57:49Z">
        <w:r>
          <w:delText>Populati</w:delText>
        </w:r>
      </w:del>
      <w:ins w:id="4448" w:author="GoldenCorpusHarness" w:date="2026-03-28T21:57:49Z">
        <w:r>
          <w:t>AE m</w:t>
        </w:r>
      </w:ins>
      <w:r>
        <w:t>on</w:t>
      </w:r>
      <w:ins w:id="4449" w:author="GoldenCorpusHarness" w:date="2026-03-28T21:57:49Z">
        <w:r>
          <w:t>itoring</w:t>
        </w:r>
      </w:ins>
      <w:r>
        <w:t xml:space="preserve"> </w:t>
      </w:r>
      <w:del w:id="4450" w:author="GoldenCorpusHarness" w:date="2026-03-28T21:57:49Z">
        <w:r>
          <w:delText>PK</w:delText>
        </w:r>
      </w:del>
      <w:ins w:id="4451" w:author="GoldenCorpusHarness" w:date="2026-03-28T21:57:49Z">
        <w:r>
          <w:t>will</w:t>
        </w:r>
      </w:ins>
      <w:r>
        <w:t xml:space="preserve"> </w:t>
      </w:r>
      <w:del w:id="4452" w:author="GoldenCorpusHarness" w:date="2026-03-28T21:57:49Z">
        <w:r>
          <w:delText>a</w:delText>
        </w:r>
      </w:del>
      <w:ins w:id="4453" w:author="GoldenCorpusHarness" w:date="2026-03-28T21:57:49Z">
        <w:r>
          <w:t>be o</w:t>
        </w:r>
      </w:ins>
      <w:r>
        <w:t>n</w:t>
      </w:r>
      <w:del w:id="4454" w:author="GoldenCorpusHarness" w:date="2026-03-28T21:57:49Z">
        <w:r>
          <w:delText>alysis sh</w:delText>
        </w:r>
      </w:del>
      <w:ins w:id="4455" w:author="GoldenCorpusHarness" w:date="2026-03-28T21:57:49Z">
        <w:r>
          <w:t>g</w:t>
        </w:r>
      </w:ins>
      <w:r>
        <w:t>o</w:t>
      </w:r>
      <w:del w:id="4456" w:author="GoldenCorpusHarness" w:date="2026-03-28T21:57:49Z">
        <w:r>
          <w:delText>w</w:delText>
        </w:r>
      </w:del>
      <w:r>
        <w:t>ing th</w:t>
      </w:r>
      <w:del w:id="4457" w:author="GoldenCorpusHarness" w:date="2026-03-28T21:57:49Z">
        <w:r>
          <w:delText>a</w:delText>
        </w:r>
      </w:del>
      <w:ins w:id="4458" w:author="GoldenCorpusHarness" w:date="2026-03-28T21:57:49Z">
        <w:r>
          <w:t>roughou</w:t>
        </w:r>
      </w:ins>
      <w:r>
        <w:t xml:space="preserve">t </w:t>
      </w:r>
      <w:del w:id="4459" w:author="GoldenCorpusHarness" w:date="2026-03-28T21:57:49Z">
        <w:r>
          <w:delText>bo</w:delText>
        </w:r>
      </w:del>
      <w:r>
        <w:t>th</w:t>
      </w:r>
      <w:ins w:id="4460" w:author="GoldenCorpusHarness" w:date="2026-03-28T21:57:49Z">
        <w:r>
          <w:t>e</w:t>
        </w:r>
      </w:ins>
      <w:r>
        <w:t xml:space="preserve"> </w:t>
      </w:r>
      <w:del w:id="4461" w:author="GoldenCorpusHarness" w:date="2026-03-28T21:57:49Z">
        <w:r>
          <w:delText>f</w:delText>
        </w:r>
      </w:del>
      <w:ins w:id="4462" w:author="GoldenCorpusHarness" w:date="2026-03-28T21:57:49Z">
        <w:r>
          <w:t>study. AEs w</w:t>
        </w:r>
      </w:ins>
      <w:r>
        <w:t>i</w:t>
      </w:r>
      <w:del w:id="4463" w:author="GoldenCorpusHarness" w:date="2026-03-28T21:57:49Z">
        <w:r>
          <w:delText>x</w:delText>
        </w:r>
      </w:del>
      <w:ins w:id="4464" w:author="GoldenCorpusHarness" w:date="2026-03-28T21:57:49Z">
        <w:r>
          <w:t>ll be grad</w:t>
        </w:r>
      </w:ins>
      <w:r>
        <w:t xml:space="preserve">ed </w:t>
      </w:r>
      <w:ins w:id="4465" w:author="GoldenCorpusHarness" w:date="2026-03-28T21:57:49Z">
        <w:r>
          <w:t>in severity accor</w:t>
        </w:r>
      </w:ins>
      <w:r>
        <w:t>d</w:t>
      </w:r>
      <w:del w:id="4466" w:author="GoldenCorpusHarness" w:date="2026-03-28T21:57:49Z">
        <w:r>
          <w:delText>os</w:delText>
        </w:r>
      </w:del>
      <w:r>
        <w:t xml:space="preserve">ing </w:t>
      </w:r>
      <w:del w:id="4467" w:author="GoldenCorpusHarness" w:date="2026-03-28T21:57:49Z">
        <w:r>
          <w:delText>and</w:delText>
        </w:r>
      </w:del>
      <w:ins w:id="4468" w:author="GoldenCorpusHarness" w:date="2026-03-28T21:57:49Z">
        <w:r>
          <w:t>to</w:t>
        </w:r>
      </w:ins>
      <w:r>
        <w:t xml:space="preserve"> </w:t>
      </w:r>
      <w:del w:id="4469" w:author="GoldenCorpusHarness" w:date="2026-03-28T21:57:49Z">
        <w:r>
          <w:delText>w</w:delText>
        </w:r>
      </w:del>
      <w:ins w:id="4470" w:author="GoldenCorpusHarness" w:date="2026-03-28T21:57:49Z">
        <w:r>
          <w:t>th</w:t>
        </w:r>
      </w:ins>
      <w:r>
        <w:t>e</w:t>
      </w:r>
      <w:del w:id="4471" w:author="GoldenCorpusHarness" w:date="2026-03-28T21:57:49Z">
        <w:r>
          <w:delText>i</w:delText>
        </w:r>
      </w:del>
      <w:ins w:id="4472" w:author="GoldenCorpusHarness" w:date="2026-03-28T21:57:49Z">
        <w:r>
          <w:t xml:space="preserve"> </w:t>
        </w:r>
      </w:ins>
      <w:r>
        <w:t>g</w:t>
      </w:r>
      <w:del w:id="4473" w:author="GoldenCorpusHarness" w:date="2026-03-28T21:57:49Z">
        <w:r>
          <w:delText>ht-based dosing prov</w:delText>
        </w:r>
      </w:del>
      <w:ins w:id="4474" w:author="GoldenCorpusHarness" w:date="2026-03-28T21:57:49Z">
        <w:r>
          <w:t>u</w:t>
        </w:r>
      </w:ins>
      <w:r>
        <w:t>ide</w:t>
      </w:r>
      <w:ins w:id="4475" w:author="GoldenCorpusHarness" w:date="2026-03-28T21:57:49Z">
        <w:r>
          <w:t>line</w:t>
        </w:r>
      </w:ins>
      <w:r>
        <w:t xml:space="preserve">s </w:t>
      </w:r>
      <w:del w:id="4476" w:author="GoldenCorpusHarness" w:date="2026-03-28T21:57:49Z">
        <w:r>
          <w:delText>similar c</w:delText>
        </w:r>
      </w:del>
      <w:r>
        <w:t>o</w:t>
      </w:r>
      <w:del w:id="4477" w:author="GoldenCorpusHarness" w:date="2026-03-28T21:57:49Z">
        <w:r>
          <w:delText>n</w:delText>
        </w:r>
      </w:del>
      <w:ins w:id="4478" w:author="GoldenCorpusHarness" w:date="2026-03-28T21:57:49Z">
        <w:r>
          <w:t>u</w:t>
        </w:r>
      </w:ins>
      <w:r>
        <w:t>t</w:t>
      </w:r>
      <w:del w:id="4479" w:author="GoldenCorpusHarness" w:date="2026-03-28T21:57:49Z">
        <w:r>
          <w:delText>rol of PK variabi</w:delText>
        </w:r>
      </w:del>
      <w:r>
        <w:t>li</w:t>
      </w:r>
      <w:del w:id="4480" w:author="GoldenCorpusHarness" w:date="2026-03-28T21:57:49Z">
        <w:r>
          <w:delText>ty with co</w:delText>
        </w:r>
      </w:del>
      <w:r>
        <w:t>n</w:t>
      </w:r>
      <w:del w:id="4481" w:author="GoldenCorpusHarness" w:date="2026-03-28T21:57:49Z">
        <w:r>
          <w:delText>si</w:delText>
        </w:r>
      </w:del>
      <w:ins w:id="4482" w:author="GoldenCorpusHarness" w:date="2026-03-28T21:57:49Z">
        <w:r>
          <w:t>e</w:t>
        </w:r>
      </w:ins>
      <w:r>
        <w:t>d</w:t>
      </w:r>
      <w:del w:id="4483" w:author="GoldenCorpusHarness" w:date="2026-03-28T21:57:49Z">
        <w:r>
          <w:delText>erable overlap</w:delText>
        </w:r>
      </w:del>
      <w:r>
        <w:t xml:space="preserve"> in the </w:t>
      </w:r>
      <w:del w:id="4484" w:author="GoldenCorpusHarness" w:date="2026-03-28T21:57:49Z">
        <w:r>
          <w:delText>distribution</w:delText>
        </w:r>
      </w:del>
      <w:ins w:id="4485" w:author="GoldenCorpusHarness" w:date="2026-03-28T21:57:49Z">
        <w:r>
          <w:t>NCI</w:t>
        </w:r>
      </w:ins>
      <w:r>
        <w:t xml:space="preserve"> </w:t>
      </w:r>
      <w:del w:id="4486" w:author="GoldenCorpusHarness" w:date="2026-03-28T21:57:49Z">
        <w:r>
          <w:delText>of</w:delText>
        </w:r>
      </w:del>
      <w:ins w:id="4487" w:author="GoldenCorpusHarness" w:date="2026-03-28T21:57:49Z">
        <w:r>
          <w:t>CTCAE</w:t>
        </w:r>
      </w:ins>
      <w:r>
        <w:t xml:space="preserve"> </w:t>
      </w:r>
      <w:del w:id="4488" w:author="GoldenCorpusHarness" w:date="2026-03-28T21:57:49Z">
        <w:r>
          <w:delText>exposures, supporting suitability of 2</w:delText>
        </w:r>
      </w:del>
      <w:ins w:id="4489" w:author="GoldenCorpusHarness" w:date="2026-03-28T21:57:49Z">
        <w:r>
          <w:t>v5.</w:t>
        </w:r>
      </w:ins>
      <w:r>
        <w:t>0</w:t>
      </w:r>
      <w:del w:id="4490" w:author="GoldenCorpusHarness" w:date="2026-03-28T21:57:49Z">
        <w:r>
          <w:delText>0mg Q3W</w:delText>
        </w:r>
      </w:del>
      <w:ins w:id="4491" w:author="GoldenCorpusHarness" w:date="2026-03-28T21:57:49Z">
        <w:r>
          <w:t>.</w:t>
        </w:r>
      </w:ins>
    </w:p>
    <w:p ns2:paraId="23AFED93" ns2:textId="2AC69018" w:rsidR="00B02581" w:rsidRDefault="00B02581" w:rsidP="00CC182C">
      <w:pPr>
        <w:pStyle w:val="Paragraph0"/>
        <w:numPr>
          <w:ilvl w:val="0"/>
          <w:numId w:val="36"/>
        </w:numPr>
      </w:pPr>
      <w:del w:id="4492" w:author="GoldenCorpusHarness" w:date="2026-03-28T21:57:49Z">
        <w:r>
          <w:delText>Clinical</w:delText>
        </w:r>
      </w:del>
      <w:ins w:id="4493" w:author="GoldenCorpusHarness" w:date="2026-03-28T21:57:49Z">
        <w:r>
          <w:t>Treatment with pembrolizumab will continue for up to 35 treatment cycles, or until a</w:t>
        </w:r>
      </w:ins>
      <w:r>
        <w:t xml:space="preserve"> d</w:t>
      </w:r>
      <w:del w:id="4494" w:author="GoldenCorpusHarness" w:date="2026-03-28T21:57:49Z">
        <w:r>
          <w:delText>ata s</w:delText>
        </w:r>
      </w:del>
      <w:ins w:id="4495" w:author="GoldenCorpusHarness" w:date="2026-03-28T21:57:49Z">
        <w:r>
          <w:t>iscontinuation criterion (Section 7.1) is met. Participants w</w:t>
        </w:r>
      </w:ins>
      <w:r>
        <w:t>ho</w:t>
      </w:r>
      <w:del w:id="4496" w:author="GoldenCorpusHarness" w:date="2026-03-28T21:57:49Z">
        <w:r>
          <w:delText>wing meaning</w:delText>
        </w:r>
      </w:del>
      <w:ins w:id="4497" w:author="GoldenCorpusHarness" w:date="2026-03-28T21:57:49Z">
        <w:r>
          <w:t xml:space="preserve"> stop pembrolizumab a</w:t>
        </w:r>
      </w:ins>
      <w:r>
        <w:t>f</w:t>
      </w:r>
      <w:del w:id="4498" w:author="GoldenCorpusHarness" w:date="2026-03-28T21:57:49Z">
        <w:r>
          <w:delText>ul impro</w:delText>
        </w:r>
      </w:del>
      <w:ins w:id="4499" w:author="GoldenCorpusHarness" w:date="2026-03-28T21:57:49Z">
        <w:r>
          <w:t>ter 35 cycles may continue to recei</w:t>
        </w:r>
      </w:ins>
      <w:r>
        <w:t>ve</w:t>
      </w:r>
      <w:del w:id="4500" w:author="GoldenCorpusHarness" w:date="2026-03-28T21:57:49Z">
        <w:r>
          <w:delText>ment in benefit-risk inclu</w:delText>
        </w:r>
      </w:del>
      <w:ins w:id="4501" w:author="GoldenCorpusHarness" w:date="2026-03-28T21:57:49Z">
        <w:r>
          <w:t xml:space="preserve"> lenvatinib/placebo until a </w:t>
        </w:r>
      </w:ins>
      <w:r>
        <w:t>di</w:t>
      </w:r>
      <w:del w:id="4502" w:author="GoldenCorpusHarness" w:date="2026-03-28T21:57:49Z">
        <w:r>
          <w:delText>ng O</w:delText>
        </w:r>
      </w:del>
      <w:ins w:id="4503" w:author="GoldenCorpusHarness" w:date="2026-03-28T21:57:49Z">
        <w:r>
          <w:t>scontinuation criterion (</w:t>
        </w:r>
      </w:ins>
      <w:r>
        <w:t>S</w:t>
      </w:r>
      <w:del w:id="4504" w:author="GoldenCorpusHarness" w:date="2026-03-28T21:57:49Z">
        <w:r>
          <w:delText xml:space="preserve"> at 200</w:delText>
        </w:r>
      </w:del>
      <w:ins w:id="4505" w:author="GoldenCorpusHarness" w:date="2026-03-28T21:57:49Z">
        <w:r>
          <w:t>ection</w:t>
        </w:r>
      </w:ins>
      <w:r>
        <w:t xml:space="preserve"> </w:t>
      </w:r>
      <w:del w:id="4506" w:author="GoldenCorpusHarness" w:date="2026-03-28T21:57:49Z">
        <w:r>
          <w:delText>mg Q3W across multiple indications, and</w:delText>
        </w:r>
      </w:del>
      <w:ins w:id="4507" w:author="GoldenCorpusHarness" w:date="2026-03-28T21:57:49Z">
        <w:r>
          <w:t>7.1) is met.</w:t>
        </w:r>
      </w:ins>
    </w:p>
    <w:p ns2:paraId="1F2A1FA6" ns2:textId="0EE8FCCE" w:rsidR="00B02581" w:rsidRDefault="00B02581" w:rsidP="00CC182C">
      <w:pPr>
        <w:pStyle w:val="Paragraph0"/>
        <w:numPr>
          <w:ilvl w:val="0"/>
          <w:numId w:val="36"/>
        </w:numPr>
      </w:pPr>
      <w:r>
        <w:t>P</w:t>
      </w:r>
      <w:del w:id="4508" w:author="GoldenCorpusHarness" w:date="2026-03-28T21:57:49Z">
        <w:r>
          <w:delText>h</w:delText>
        </w:r>
      </w:del>
      <w:r>
        <w:t>ar</w:t>
      </w:r>
      <w:del w:id="4509" w:author="GoldenCorpusHarness" w:date="2026-03-28T21:57:49Z">
        <w:r>
          <w:delText>m</w:delText>
        </w:r>
      </w:del>
      <w:ins w:id="4510" w:author="GoldenCorpusHarness" w:date="2026-03-28T21:57:49Z">
        <w:r>
          <w:t>ticip</w:t>
        </w:r>
      </w:ins>
      <w:r>
        <w:t>a</w:t>
      </w:r>
      <w:del w:id="4511" w:author="GoldenCorpusHarness" w:date="2026-03-28T21:57:49Z">
        <w:r>
          <w:delText>cology</w:delText>
        </w:r>
      </w:del>
      <w:ins w:id="4512" w:author="GoldenCorpusHarness" w:date="2026-03-28T21:57:49Z">
        <w:r>
          <w:t>nts</w:t>
        </w:r>
      </w:ins>
      <w:r>
        <w:t xml:space="preserve"> </w:t>
      </w:r>
      <w:del w:id="4513" w:author="GoldenCorpusHarness" w:date="2026-03-28T21:57:49Z">
        <w:r>
          <w:delText>data s</w:delText>
        </w:r>
      </w:del>
      <w:ins w:id="4514" w:author="GoldenCorpusHarness" w:date="2026-03-28T21:57:49Z">
        <w:r>
          <w:t>w</w:t>
        </w:r>
      </w:ins>
      <w:r>
        <w:t>ho</w:t>
      </w:r>
      <w:del w:id="4515" w:author="GoldenCorpusHarness" w:date="2026-03-28T21:57:49Z">
        <w:r>
          <w:delText>wing</w:delText>
        </w:r>
      </w:del>
      <w:r>
        <w:t xml:space="preserve"> </w:t>
      </w:r>
      <w:del w:id="4516" w:author="GoldenCorpusHarness" w:date="2026-03-28T21:57:49Z">
        <w:r>
          <w:delText>full targ</w:delText>
        </w:r>
      </w:del>
      <w:ins w:id="4517" w:author="GoldenCorpusHarness" w:date="2026-03-28T21:57:49Z">
        <w:r>
          <w:t>me</w:t>
        </w:r>
      </w:ins>
      <w:r>
        <w:t xml:space="preserve">et </w:t>
      </w:r>
      <w:del w:id="4518" w:author="GoldenCorpusHarness" w:date="2026-03-28T21:57:49Z">
        <w:r>
          <w:delText>s</w:delText>
        </w:r>
      </w:del>
      <w:ins w:id="4519" w:author="GoldenCorpusHarness" w:date="2026-03-28T21:57:49Z">
        <w:r>
          <w:t>the criteri</w:t>
        </w:r>
      </w:ins>
      <w:r>
        <w:t>a</w:t>
      </w:r>
      <w:ins w:id="4520" w:author="GoldenCorpusHarness" w:date="2026-03-28T21:57:49Z">
        <w:r>
          <w:t xml:space="preserve"> ou</w:t>
        </w:r>
      </w:ins>
      <w:r>
        <w:t>t</w:t>
      </w:r>
      <w:del w:id="4521" w:author="GoldenCorpusHarness" w:date="2026-03-28T21:57:49Z">
        <w:r>
          <w:delText>ura</w:delText>
        </w:r>
      </w:del>
      <w:ins w:id="4522" w:author="GoldenCorpusHarness" w:date="2026-03-28T21:57:49Z">
        <w:r>
          <w:t>lined in Sec</w:t>
        </w:r>
      </w:ins>
      <w:r>
        <w:t xml:space="preserve">tion </w:t>
      </w:r>
      <w:del w:id="4523" w:author="GoldenCorpusHarness" w:date="2026-03-28T21:57:49Z">
        <w:r>
          <w:delText>in</w:delText>
        </w:r>
      </w:del>
      <w:ins w:id="4524" w:author="GoldenCorpusHarness" w:date="2026-03-28T21:57:49Z">
        <w:r>
          <w:t>6.7 may</w:t>
        </w:r>
      </w:ins>
      <w:r>
        <w:t xml:space="preserve"> b</w:t>
      </w:r>
      <w:del w:id="4525" w:author="GoldenCorpusHarness" w:date="2026-03-28T21:57:49Z">
        <w:r>
          <w:delText>oth syst</w:delText>
        </w:r>
      </w:del>
      <w:r>
        <w:t>e</w:t>
      </w:r>
      <w:del w:id="4526" w:author="GoldenCorpusHarness" w:date="2026-03-28T21:57:49Z">
        <w:r>
          <w:delText>mic</w:delText>
        </w:r>
      </w:del>
      <w:r>
        <w:t xml:space="preserve"> c</w:t>
      </w:r>
      <w:del w:id="4527" w:author="GoldenCorpusHarness" w:date="2026-03-28T21:57:49Z">
        <w:r>
          <w:delText>irculati</w:delText>
        </w:r>
      </w:del>
      <w:r>
        <w:t>on</w:t>
      </w:r>
      <w:del w:id="4528" w:author="GoldenCorpusHarness" w:date="2026-03-28T21:57:49Z">
        <w:r>
          <w:delText xml:space="preserve"> (</w:delText>
        </w:r>
      </w:del>
      <w:ins w:id="4529" w:author="GoldenCorpusHarness" w:date="2026-03-28T21:57:49Z">
        <w:r>
          <w:t>s</w:t>
        </w:r>
      </w:ins>
      <w:r>
        <w:t>i</w:t>
      </w:r>
      <w:del w:id="4530" w:author="GoldenCorpusHarness" w:date="2026-03-28T21:57:49Z">
        <w:r>
          <w:delText>nf</w:delText>
        </w:r>
      </w:del>
      <w:ins w:id="4531" w:author="GoldenCorpusHarness" w:date="2026-03-28T21:57:49Z">
        <w:r>
          <w:t>d</w:t>
        </w:r>
      </w:ins>
      <w:r>
        <w:t>e</w:t>
      </w:r>
      <w:del w:id="4532" w:author="GoldenCorpusHarness" w:date="2026-03-28T21:57:49Z">
        <w:r>
          <w:delText>r</w:delText>
        </w:r>
      </w:del>
      <w:r>
        <w:t>red f</w:t>
      </w:r>
      <w:ins w:id="4533" w:author="GoldenCorpusHarness" w:date="2026-03-28T21:57:49Z">
        <w:r>
          <w:t>o</w:t>
        </w:r>
      </w:ins>
      <w:r>
        <w:t>r</w:t>
      </w:r>
      <w:ins w:id="4534" w:author="GoldenCorpusHarness" w:date="2026-03-28T21:57:49Z">
        <w:r>
          <w:t xml:space="preserve"> Sec</w:t>
        </w:r>
      </w:ins>
      <w:r>
        <w:t>o</w:t>
      </w:r>
      <w:del w:id="4535" w:author="GoldenCorpusHarness" w:date="2026-03-28T21:57:49Z">
        <w:r>
          <w:delText>m PK data) a</w:delText>
        </w:r>
      </w:del>
      <w:r>
        <w:t xml:space="preserve">nd </w:t>
      </w:r>
      <w:ins w:id="4536" w:author="GoldenCorpusHarness" w:date="2026-03-28T21:57:49Z">
        <w:r>
          <w:t xml:space="preserve">Course </w:t>
        </w:r>
      </w:ins>
      <w:r>
        <w:t>t</w:t>
      </w:r>
      <w:ins w:id="4537" w:author="GoldenCorpusHarness" w:date="2026-03-28T21:57:49Z">
        <w:r>
          <w:t>reatment with up to 17 cycles of pembroliz</w:t>
        </w:r>
      </w:ins>
      <w:r>
        <w:t>um</w:t>
      </w:r>
      <w:ins w:id="4538" w:author="GoldenCorpusHarness" w:date="2026-03-28T21:57:49Z">
        <w:r>
          <w:t xml:space="preserve">ab with </w:t>
        </w:r>
      </w:ins>
      <w:r>
        <w:t xml:space="preserve">or </w:t>
      </w:r>
      <w:del w:id="4539" w:author="GoldenCorpusHarness" w:date="2026-03-28T21:57:49Z">
        <w:r>
          <w:delText>(</w:delText>
        </w:r>
      </w:del>
      <w:ins w:id="4540" w:author="GoldenCorpusHarness" w:date="2026-03-28T21:57:49Z">
        <w:r>
          <w:t>without lenvat</w:t>
        </w:r>
      </w:ins>
      <w:r>
        <w:t>in</w:t>
      </w:r>
      <w:del w:id="4541" w:author="GoldenCorpusHarness" w:date="2026-03-28T21:57:49Z">
        <w:r>
          <w:delText>f</w:delText>
        </w:r>
      </w:del>
      <w:ins w:id="4542" w:author="GoldenCorpusHarness" w:date="2026-03-28T21:57:49Z">
        <w:r>
          <w:t>ib/plac</w:t>
        </w:r>
      </w:ins>
      <w:r>
        <w:t>e</w:t>
      </w:r>
      <w:del w:id="4543" w:author="GoldenCorpusHarness" w:date="2026-03-28T21:57:49Z">
        <w:r>
          <w:delText>rred fr</w:delText>
        </w:r>
      </w:del>
      <w:ins w:id="4544" w:author="GoldenCorpusHarness" w:date="2026-03-28T21:57:49Z">
        <w:r>
          <w:t>b</w:t>
        </w:r>
      </w:ins>
      <w:r>
        <w:t>o</w:t>
      </w:r>
      <w:del w:id="4545" w:author="GoldenCorpusHarness" w:date="2026-03-28T21:57:49Z">
        <w:r>
          <w:delText>m PBPK analysis) at 200 mg Q3W</w:delText>
        </w:r>
      </w:del>
      <w:r>
        <w:t>.</w:t>
      </w:r>
    </w:p>
    <w:p ns2:paraId="43BB30EF" ns2:textId="4CA70DC4" w:rsidR="00B02581" w:rsidRDefault="00B02581" w:rsidP="00B02581">
      <w:pPr>
        <w:pStyle w:val="Paragraph0"/>
      </w:pPr>
      <w:r>
        <w:t>A</w:t>
      </w:r>
      <w:del w:id="4546" w:author="GoldenCorpusHarness" w:date="2026-03-28T21:57:49Z">
        <w:r>
          <w:delText>mon</w:delText>
        </w:r>
      </w:del>
      <w:ins w:id="4547" w:author="GoldenCorpusHarness" w:date="2026-03-28T21:57:49Z">
        <w:r>
          <w:t xml:space="preserve">fter enrollment of the </w:t>
        </w:r>
      </w:ins>
      <w:r>
        <w:t>g</w:t>
      </w:r>
      <w:del w:id="4548" w:author="GoldenCorpusHarness" w:date="2026-03-28T21:57:49Z">
        <w:r>
          <w:delText xml:space="preserve"> the 8 randomized dose-comparison studies, a total</w:delText>
        </w:r>
      </w:del>
      <w:ins w:id="4549" w:author="GoldenCorpusHarness" w:date="2026-03-28T21:57:49Z">
        <w:r>
          <w:t>lobal portion</w:t>
        </w:r>
      </w:ins>
      <w:r>
        <w:t xml:space="preserve"> of </w:t>
      </w:r>
      <w:del w:id="4550" w:author="GoldenCorpusHarness" w:date="2026-03-28T21:57:49Z">
        <w:r>
          <w:delText>2262 participants</w:delText>
        </w:r>
      </w:del>
      <w:ins w:id="4551" w:author="GoldenCorpusHarness" w:date="2026-03-28T21:57:49Z">
        <w:r>
          <w:t>the study is complete, the study may remain open to enrollment in China alone until the target number of participants in China has been enrolled to meet local regulatory requirements. An extension portion of the study</w:t>
        </w:r>
      </w:ins>
      <w:r>
        <w:t xml:space="preserve"> w</w:t>
      </w:r>
      <w:del w:id="4552" w:author="GoldenCorpusHarness" w:date="2026-03-28T21:57:49Z">
        <w:r>
          <w:delText>ere enrolled with melanoma and NSCLC, co</w:delText>
        </w:r>
      </w:del>
      <w:ins w:id="4553" w:author="GoldenCorpusHarness" w:date="2026-03-28T21:57:49Z">
        <w:r>
          <w:t>ill be identical to the global study, (eg, inclusion and exclusion criteria, study endpoints, primary and secondary objecti</w:t>
        </w:r>
      </w:ins>
      <w:r>
        <w:t>ve</w:t>
      </w:r>
      <w:del w:id="4554" w:author="GoldenCorpusHarness" w:date="2026-03-28T21:57:49Z">
        <w:r>
          <w:delText>ring different disease settings (treatment-naïve, previously treated, PD-L1 enriched, and all-comers) and different treatment settings (monotherapy and in combination with chemotherapy</w:delText>
        </w:r>
      </w:del>
      <w:ins w:id="4555" w:author="GoldenCorpusHarness" w:date="2026-03-28T21:57:49Z">
        <w:r>
          <w:t>s, and study procedures</w:t>
        </w:r>
      </w:ins>
      <w:r>
        <w:t>).</w:t>
      </w:r>
      <w:del w:id="4556" w:author="GoldenCorpusHarness" w:date="2026-03-28T21:57:49Z">
        <w:r>
          <w:delText xml:space="preserve">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Hodgkin lymphoma, confirming 200 mg Q3W as the appropriate dose independent of the tumor type. These findings are consistent with the mechanism of action of pembrolizumab, which acts by interaction with immune cells, and not via direct binding to cancer cells.</w:delText>
        </w:r>
      </w:del>
    </w:p>
    <w:p ns2:paraId="7F510947" ns2:textId="76A2CA63" w:rsidR="00B02581" w:rsidRDefault="00B02581" w:rsidP="00B02581">
      <w:pPr>
        <w:pStyle w:val="Paragraph0"/>
      </w:pPr>
      <w:ins w:id="4557" w:author="GoldenCorpusHarness" w:date="2026-03-28T21:57:49Z">
        <w:r>
          <w:t xml:space="preserve">Note: </w:t>
        </w:r>
      </w:ins>
      <w:r>
        <w:t>A</w:t>
      </w:r>
      <w:del w:id="4558" w:author="GoldenCorpusHarness" w:date="2026-03-28T21:57:49Z">
        <w:r>
          <w:delText>ddi</w:delText>
        </w:r>
      </w:del>
      <w:ins w:id="4559" w:author="GoldenCorpusHarness" w:date="2026-03-28T21:57:49Z">
        <w:r>
          <w:t xml:space="preserve">t the </w:t>
        </w:r>
      </w:ins>
      <w:r>
        <w:t>ti</w:t>
      </w:r>
      <w:ins w:id="4560" w:author="GoldenCorpusHarness" w:date="2026-03-28T21:57:49Z">
        <w:r>
          <w:t xml:space="preserve">me </w:t>
        </w:r>
      </w:ins>
      <w:r>
        <w:t>o</w:t>
      </w:r>
      <w:del w:id="4561" w:author="GoldenCorpusHarness" w:date="2026-03-28T21:57:49Z">
        <w:r>
          <w:delText>nally,</w:delText>
        </w:r>
      </w:del>
      <w:ins w:id="4562" w:author="GoldenCorpusHarness" w:date="2026-03-28T21:57:49Z">
        <w:r>
          <w:t>f</w:t>
        </w:r>
      </w:ins>
      <w:r>
        <w:t xml:space="preserve"> </w:t>
      </w:r>
      <w:del w:id="4563" w:author="GoldenCorpusHarness" w:date="2026-03-28T21:57:49Z">
        <w:r>
          <w:delText>pha</w:delText>
        </w:r>
      </w:del>
      <w:ins w:id="4564" w:author="GoldenCorpusHarness" w:date="2026-03-28T21:57:49Z">
        <w:r>
          <w:t>w</w:t>
        </w:r>
      </w:ins>
      <w:r>
        <w:t>r</w:t>
      </w:r>
      <w:del w:id="4565" w:author="GoldenCorpusHarness" w:date="2026-03-28T21:57:49Z">
        <w:r>
          <w:delText>macology data clearly show target saturat</w:delText>
        </w:r>
      </w:del>
      <w:r>
        <w:t>i</w:t>
      </w:r>
      <w:del w:id="4566" w:author="GoldenCorpusHarness" w:date="2026-03-28T21:57:49Z">
        <w:r>
          <w:delText>on at 200 mg Q3W. First, PK data in KN001 evalua</w:delText>
        </w:r>
      </w:del>
      <w:r>
        <w:t xml:space="preserve">ting </w:t>
      </w:r>
      <w:del w:id="4567" w:author="GoldenCorpusHarness" w:date="2026-03-28T21:57:49Z">
        <w:r>
          <w:delText>TMDD</w:delText>
        </w:r>
      </w:del>
      <w:ins w:id="4568" w:author="GoldenCorpusHarness" w:date="2026-03-28T21:57:49Z">
        <w:r>
          <w:t>Amendment</w:t>
        </w:r>
      </w:ins>
      <w:r>
        <w:t xml:space="preserve"> </w:t>
      </w:r>
      <w:del w:id="4569" w:author="GoldenCorpusHarness" w:date="2026-03-28T21:57:49Z">
        <w:r>
          <w:delText>c</w:delText>
        </w:r>
      </w:del>
      <w:ins w:id="4570" w:author="GoldenCorpusHarness" w:date="2026-03-28T21:57:49Z">
        <w:r>
          <w:t>05, enr</w:t>
        </w:r>
      </w:ins>
      <w:r>
        <w:t>o</w:t>
      </w:r>
      <w:ins w:id="4571" w:author="GoldenCorpusHarness" w:date="2026-03-28T21:57:49Z">
        <w:r>
          <w:t>llme</w:t>
        </w:r>
      </w:ins>
      <w:r>
        <w:t>n</w:t>
      </w:r>
      <w:del w:id="4572" w:author="GoldenCorpusHarness" w:date="2026-03-28T21:57:49Z">
        <w:r>
          <w:delText>clu</w:delText>
        </w:r>
      </w:del>
      <w:ins w:id="4573" w:author="GoldenCorpusHarness" w:date="2026-03-28T21:57:49Z">
        <w:r>
          <w:t>t in the China exten</w:t>
        </w:r>
      </w:ins>
      <w:r>
        <w:t>s</w:t>
      </w:r>
      <w:del w:id="4574" w:author="GoldenCorpusHarness" w:date="2026-03-28T21:57:49Z">
        <w:r>
          <w:delText>ively showed saturat</w:delText>
        </w:r>
      </w:del>
      <w:r>
        <w:t xml:space="preserve">ion </w:t>
      </w:r>
      <w:del w:id="4575" w:author="GoldenCorpusHarness" w:date="2026-03-28T21:57:49Z">
        <w:r>
          <w:delText xml:space="preserve">of PD-1 in </w:delText>
        </w:r>
      </w:del>
      <w:ins w:id="4576" w:author="GoldenCorpusHarness" w:date="2026-03-28T21:57:49Z">
        <w:r>
          <w:t>ha</w:t>
        </w:r>
      </w:ins>
      <w:r>
        <w:t>s</w:t>
      </w:r>
      <w:del w:id="4577" w:author="GoldenCorpusHarness" w:date="2026-03-28T21:57:49Z">
        <w:r>
          <w:delText>ystemic</w:delText>
        </w:r>
      </w:del>
      <w:r>
        <w:t xml:space="preserve"> c</w:t>
      </w:r>
      <w:del w:id="4578" w:author="GoldenCorpusHarness" w:date="2026-03-28T21:57:49Z">
        <w:r>
          <w:delText>ircu</w:delText>
        </w:r>
      </w:del>
      <w:r>
        <w:t>l</w:t>
      </w:r>
      <w:del w:id="4579" w:author="GoldenCorpusHarness" w:date="2026-03-28T21:57:49Z">
        <w:r>
          <w:delText>ation at d</w:delText>
        </w:r>
      </w:del>
      <w:r>
        <w:t>ose</w:t>
      </w:r>
      <w:del w:id="4580" w:author="GoldenCorpusHarness" w:date="2026-03-28T21:57:49Z">
        <w:r>
          <w:delText>s</w:delText>
        </w:r>
      </w:del>
      <w:ins w:id="4581" w:author="GoldenCorpusHarness" w:date="2026-03-28T21:57:49Z">
        <w:r>
          <w:t>d.</w:t>
        </w:r>
      </w:ins>
      <w:r>
        <w:t xml:space="preserve"> </w:t>
      </w:r>
      <w:del w:id="4582" w:author="GoldenCorpusHarness" w:date="2026-03-28T21:57:49Z">
        <w:r>
          <w:delText>much low</w:delText>
        </w:r>
      </w:del>
      <w:ins w:id="4583" w:author="GoldenCorpusHarness" w:date="2026-03-28T21:57:49Z">
        <w:r>
          <w:t>Ref</w:t>
        </w:r>
      </w:ins>
      <w:r>
        <w:t>er t</w:t>
      </w:r>
      <w:del w:id="4584" w:author="GoldenCorpusHarness" w:date="2026-03-28T21:57:49Z">
        <w:r>
          <w:delText>han</w:delText>
        </w:r>
      </w:del>
      <w:ins w:id="4585" w:author="GoldenCorpusHarness" w:date="2026-03-28T21:57:49Z">
        <w:r>
          <w:t>o</w:t>
        </w:r>
      </w:ins>
      <w:r>
        <w:t xml:space="preserve"> </w:t>
      </w:r>
      <w:del w:id="4586" w:author="GoldenCorpusHarness" w:date="2026-03-28T21:57:49Z">
        <w:r>
          <w:delText>200 mg Q3W. S</w:delText>
        </w:r>
      </w:del>
      <w:ins w:id="4587" w:author="GoldenCorpusHarness" w:date="2026-03-28T21:57:49Z">
        <w:r>
          <w:t>App</w:t>
        </w:r>
      </w:ins>
      <w:r>
        <w:t>e</w:t>
      </w:r>
      <w:del w:id="4588" w:author="GoldenCorpusHarness" w:date="2026-03-28T21:57:49Z">
        <w:r>
          <w:delText>co</w:delText>
        </w:r>
      </w:del>
      <w:r>
        <w:t>nd</w:t>
      </w:r>
      <w:del w:id="4589" w:author="GoldenCorpusHarness" w:date="2026-03-28T21:57:49Z">
        <w:r>
          <w:delText>,</w:delText>
        </w:r>
      </w:del>
      <w:ins w:id="4590" w:author="GoldenCorpusHarness" w:date="2026-03-28T21:57:49Z">
        <w:r>
          <w:t>ix</w:t>
        </w:r>
      </w:ins>
      <w:r>
        <w:t xml:space="preserve"> </w:t>
      </w:r>
      <w:del w:id="4591" w:author="GoldenCorpusHarness" w:date="2026-03-28T21:57:49Z">
        <w:r>
          <w:delText>a</w:delText>
        </w:r>
      </w:del>
      <w:ins w:id="4592" w:author="GoldenCorpusHarness" w:date="2026-03-28T21:57:49Z">
        <w:r>
          <w:t>7</w:t>
        </w:r>
      </w:ins>
      <w:r>
        <w:t xml:space="preserve"> </w:t>
      </w:r>
      <w:del w:id="4593" w:author="GoldenCorpusHarness" w:date="2026-03-28T21:57:49Z">
        <w:r>
          <w:delText>PBPK analysis was</w:delText>
        </w:r>
      </w:del>
      <w:ins w:id="4594" w:author="GoldenCorpusHarness" w:date="2026-03-28T21:57:49Z">
        <w:r>
          <w:t>for</w:t>
        </w:r>
      </w:ins>
      <w:r>
        <w:t xml:space="preserve"> co</w:t>
      </w:r>
      <w:ins w:id="4595" w:author="GoldenCorpusHarness" w:date="2026-03-28T21:57:49Z">
        <w:r>
          <w:t>u</w:t>
        </w:r>
      </w:ins>
      <w:r>
        <w:t>n</w:t>
      </w:r>
      <w:del w:id="4596" w:author="GoldenCorpusHarness" w:date="2026-03-28T21:57:49Z">
        <w:r>
          <w:delText>du</w:delText>
        </w:r>
      </w:del>
      <w:ins w:id="4597" w:author="GoldenCorpusHarness" w:date="2026-03-28T21:57:49Z">
        <w:r>
          <w:t>try-spe</w:t>
        </w:r>
      </w:ins>
      <w:r>
        <w:t>c</w:t>
      </w:r>
      <w:del w:id="4598" w:author="GoldenCorpusHarness" w:date="2026-03-28T21:57:49Z">
        <w:r>
          <w:delText>ted</w:delText>
        </w:r>
      </w:del>
      <w:ins w:id="4599" w:author="GoldenCorpusHarness" w:date="2026-03-28T21:57:49Z">
        <w:r>
          <w:t>ific</w:t>
        </w:r>
      </w:ins>
      <w:r>
        <w:t xml:space="preserve"> </w:t>
      </w:r>
      <w:del w:id="4600" w:author="GoldenCorpusHarness" w:date="2026-03-28T21:57:49Z">
        <w:r>
          <w:delText>to p</w:delText>
        </w:r>
      </w:del>
      <w:r>
        <w:t>re</w:t>
      </w:r>
      <w:del w:id="4601" w:author="GoldenCorpusHarness" w:date="2026-03-28T21:57:49Z">
        <w:r>
          <w:delText>d</w:delText>
        </w:r>
      </w:del>
      <w:ins w:id="4602" w:author="GoldenCorpusHarness" w:date="2026-03-28T21:57:49Z">
        <w:r>
          <w:t>qu</w:t>
        </w:r>
      </w:ins>
      <w:r>
        <w:t>i</w:t>
      </w:r>
      <w:del w:id="4603" w:author="GoldenCorpusHarness" w:date="2026-03-28T21:57:49Z">
        <w:r>
          <w:delText>ct tu</w:delText>
        </w:r>
      </w:del>
      <w:ins w:id="4604" w:author="GoldenCorpusHarness" w:date="2026-03-28T21:57:49Z">
        <w:r>
          <w:t>re</w:t>
        </w:r>
      </w:ins>
      <w:r>
        <w:t>m</w:t>
      </w:r>
      <w:del w:id="4605" w:author="GoldenCorpusHarness" w:date="2026-03-28T21:57:49Z">
        <w:r>
          <w:delText>or PD-1 saturation over a wide range of tumor p</w:delText>
        </w:r>
      </w:del>
      <w:r>
        <w:t>en</w:t>
      </w:r>
      <w:del w:id="4606" w:author="GoldenCorpusHarness" w:date="2026-03-28T21:57:49Z">
        <w:r>
          <w:delText>e</w:delText>
        </w:r>
      </w:del>
      <w:r>
        <w:t>t</w:t>
      </w:r>
      <w:del w:id="4607" w:author="GoldenCorpusHarness" w:date="2026-03-28T21:57:49Z">
        <w:r>
          <w:delText>ration and PD-1 expre</w:delText>
        </w:r>
      </w:del>
      <w:r>
        <w:t>s</w:t>
      </w:r>
      <w:del w:id="4608" w:author="GoldenCorpusHarness" w:date="2026-03-28T21:57:49Z">
        <w:r>
          <w:delText>sion</w:delText>
        </w:r>
      </w:del>
      <w:r>
        <w:t>.</w:t>
      </w:r>
      <w:del w:id="4609" w:author="GoldenCorpusHarness" w:date="2026-03-28T21:57:49Z">
        <w:r>
          <w:delText xml:space="preserve"> This evaluation concluded that pembrolizumab at 200 mg Q3W achieves full PD1 saturation in both blood and tumor.</w:delText>
        </w:r>
      </w:del>
    </w:p>
    <w:p ns2:paraId="2E5CF46D" ns2:textId="0B1D81A2" w:rsidR="00B02581" w:rsidRDefault="00B02581" w:rsidP="009273DF">
      <w:pPr>
        <w:pStyle w:val="Paragraph0"/>
      </w:pPr>
      <w:del w:id="4610" w:author="GoldenCorpusHarness" w:date="2026-03-28T21:57:49Z">
        <w:r>
          <w:delText>F</w:delText>
        </w:r>
      </w:del>
      <w:ins w:id="4611" w:author="GoldenCorpusHarness" w:date="2026-03-28T21:57:49Z">
        <w:r>
          <w:t xml:space="preserve">Three </w:t>
        </w:r>
      </w:ins>
      <w:r>
        <w:t>in</w:t>
      </w:r>
      <w:del w:id="4612" w:author="GoldenCorpusHarness" w:date="2026-03-28T21:57:49Z">
        <w:r>
          <w:delText>ally, popula</w:delText>
        </w:r>
      </w:del>
      <w:r>
        <w:t>t</w:t>
      </w:r>
      <w:ins w:id="4613" w:author="GoldenCorpusHarness" w:date="2026-03-28T21:57:49Z">
        <w:r>
          <w:t>er</w:t>
        </w:r>
      </w:ins>
      <w:r>
        <w:t>i</w:t>
      </w:r>
      <w:del w:id="4614" w:author="GoldenCorpusHarness" w:date="2026-03-28T21:57:49Z">
        <w:r>
          <w:delText>on PK</w:delText>
        </w:r>
      </w:del>
      <w:ins w:id="4615" w:author="GoldenCorpusHarness" w:date="2026-03-28T21:57:49Z">
        <w:r>
          <w:t>m</w:t>
        </w:r>
      </w:ins>
      <w:r>
        <w:t xml:space="preserve"> analys</w:t>
      </w:r>
      <w:del w:id="4616" w:author="GoldenCorpusHarness" w:date="2026-03-28T21:57:49Z">
        <w:r>
          <w:delText>is of pembrolizumab, which characterized the influence of body weight and other participant covariat</w:delText>
        </w:r>
      </w:del>
      <w:r>
        <w:t xml:space="preserve">es </w:t>
      </w:r>
      <w:del w:id="4617" w:author="GoldenCorpusHarness" w:date="2026-03-28T21:57:49Z">
        <w:r>
          <w:delText>on exposu</w:delText>
        </w:r>
      </w:del>
      <w:ins w:id="4618" w:author="GoldenCorpusHarness" w:date="2026-03-28T21:57:49Z">
        <w:r>
          <w:t>a</w:t>
        </w:r>
      </w:ins>
      <w:r>
        <w:t>re</w:t>
      </w:r>
      <w:del w:id="4619" w:author="GoldenCorpusHarness" w:date="2026-03-28T21:57:49Z">
        <w:r>
          <w:delText>,</w:delText>
        </w:r>
      </w:del>
      <w:r>
        <w:t xml:space="preserve"> </w:t>
      </w:r>
      <w:del w:id="4620" w:author="GoldenCorpusHarness" w:date="2026-03-28T21:57:49Z">
        <w:r>
          <w:delText>h</w:delText>
        </w:r>
      </w:del>
      <w:ins w:id="4621" w:author="GoldenCorpusHarness" w:date="2026-03-28T21:57:49Z">
        <w:r>
          <w:t>pl</w:t>
        </w:r>
      </w:ins>
      <w:r>
        <w:t>a</w:t>
      </w:r>
      <w:del w:id="4622" w:author="GoldenCorpusHarness" w:date="2026-03-28T21:57:49Z">
        <w:r>
          <w:delText>s show</w:delText>
        </w:r>
      </w:del>
      <w:r>
        <w:t>n</w:t>
      </w:r>
      <w:del w:id="4623" w:author="GoldenCorpusHarness" w:date="2026-03-28T21:57:49Z">
        <w:r>
          <w:delText xml:space="preserve"> that the fix</w:delText>
        </w:r>
      </w:del>
      <w:ins w:id="4624" w:author="GoldenCorpusHarness" w:date="2026-03-28T21:57:49Z">
        <w:r>
          <w:t>n</w:t>
        </w:r>
      </w:ins>
      <w:r>
        <w:t>ed</w:t>
      </w:r>
      <w:del w:id="4625" w:author="GoldenCorpusHarness" w:date="2026-03-28T21:57:49Z">
        <w:r>
          <w:delText>-dosing provides similar control of PK variability as weight-based dosing, with considerable overlap</w:delText>
        </w:r>
      </w:del>
      <w:r>
        <w:t xml:space="preserve"> in th</w:t>
      </w:r>
      <w:del w:id="4626" w:author="GoldenCorpusHarness" w:date="2026-03-28T21:57:49Z">
        <w:r>
          <w:delText>e d</w:delText>
        </w:r>
      </w:del>
      <w:r>
        <w:t>is</w:t>
      </w:r>
      <w:ins w:id="4627" w:author="GoldenCorpusHarness" w:date="2026-03-28T21:57:49Z">
        <w:r>
          <w:t xml:space="preserve"> s</w:t>
        </w:r>
      </w:ins>
      <w:r>
        <w:t>t</w:t>
      </w:r>
      <w:del w:id="4628" w:author="GoldenCorpusHarness" w:date="2026-03-28T21:57:49Z">
        <w:r>
          <w:delText>rib</w:delText>
        </w:r>
      </w:del>
      <w:r>
        <w:t>u</w:t>
      </w:r>
      <w:ins w:id="4629" w:author="GoldenCorpusHarness" w:date="2026-03-28T21:57:49Z">
        <w:r>
          <w:t>dy (Sec</w:t>
        </w:r>
      </w:ins>
      <w:r>
        <w:t xml:space="preserve">tion </w:t>
      </w:r>
      <w:del w:id="4630" w:author="GoldenCorpusHarness" w:date="2026-03-28T21:57:49Z">
        <w:r>
          <w:delText>of exposures from the 200 mg Q3W fixed-dose and 2 mg/kg Q3W dose</w:delText>
        </w:r>
      </w:del>
      <w:ins w:id="4631" w:author="GoldenCorpusHarness" w:date="2026-03-28T21:57:49Z">
        <w:r>
          <w:t>9</w:t>
        </w:r>
      </w:ins>
      <w:r>
        <w:t>.</w:t>
      </w:r>
      <w:del w:id="4632" w:author="GoldenCorpusHarness" w:date="2026-03-28T21:57:49Z">
        <w:r>
          <w:delText xml:space="preserve"> Supported by these PK characteristics and given that fixed-dose has advantages of reduced dosing complexity and reduced potential of dosing errors, the 200 mg Q3W fixed-dose was selected for evaluation across all pembrolizumab protocols</w:delText>
        </w:r>
      </w:del>
      <w:ins w:id="4633" w:author="GoldenCorpusHarness" w:date="2026-03-28T21:57:49Z">
        <w:r>
          <w:t>7)</w:t>
        </w:r>
      </w:ins>
      <w:r>
        <w:t>.</w:t>
      </w:r>
    </w:p>
    <w:p ns2:paraId="31795F31" ns2:textId="09310D52" w:rsidR="009273DF" w:rsidRDefault="005C6FA8" w:rsidP="005C6FA8">
      <w:pPr>
        <w:pStyle w:val="Heading3"/>
      </w:pPr>
      <w:del w:id="4634" w:author="GoldenCorpusHarness" w:date="2026-03-28T21:57:49Z">
        <w:r>
          <w:delText>L</w:delText>
        </w:r>
      </w:del>
      <w:ins w:id="4635" w:author="GoldenCorpusHarness" w:date="2026-03-28T21:57:49Z">
        <w:r>
          <w:t>Sci</w:t>
        </w:r>
      </w:ins>
      <w:r>
        <w:t>en</w:t>
      </w:r>
      <w:del w:id="4636" w:author="GoldenCorpusHarness" w:date="2026-03-28T21:57:49Z">
        <w:r>
          <w:delText>v</w:delText>
        </w:r>
      </w:del>
      <w:ins w:id="4637" w:author="GoldenCorpusHarness" w:date="2026-03-28T21:57:49Z">
        <w:r>
          <w:t>tific R</w:t>
        </w:r>
      </w:ins>
      <w:r>
        <w:t>ati</w:t>
      </w:r>
      <w:ins w:id="4638" w:author="GoldenCorpusHarness" w:date="2026-03-28T21:57:49Z">
        <w:r>
          <w:t>o</w:t>
        </w:r>
      </w:ins>
      <w:r>
        <w:t>n</w:t>
      </w:r>
      <w:ins w:id="4639" w:author="GoldenCorpusHarness" w:date="2026-03-28T21:57:49Z">
        <w:r>
          <w:t>ale for Study Des</w:t>
        </w:r>
      </w:ins>
      <w:r>
        <w:t>i</w:t>
      </w:r>
      <w:del w:id="4640" w:author="GoldenCorpusHarness" w:date="2026-03-28T21:57:49Z">
        <w:r>
          <w:delText>b</w:delText>
        </w:r>
      </w:del>
      <w:ins w:id="4641" w:author="GoldenCorpusHarness" w:date="2026-03-28T21:57:49Z">
        <w:r>
          <w:t>gn</w:t>
        </w:r>
      </w:ins>
    </w:p>
    <w:p ns2:paraId="49F74315" ns2:textId="1EE6F264" w:rsidR="005C6FA8" w:rsidRDefault="005C6FA8" w:rsidP="00A72B20">
      <w:pPr>
        <w:pStyle w:val="Paragraph0"/>
      </w:pPr>
      <w:del w:id="4642" w:author="GoldenCorpusHarness" w:date="2026-03-28T21:57:49Z">
        <w:r>
          <w:delText>The dosing regimen of lenv</w:delText>
        </w:r>
      </w:del>
      <w:ins w:id="4643" w:author="GoldenCorpusHarness" w:date="2026-03-28T21:57:49Z">
        <w:r>
          <w:t>R</w:t>
        </w:r>
      </w:ins>
      <w:r>
        <w:t>a</w:t>
      </w:r>
      <w:del w:id="4644" w:author="GoldenCorpusHarness" w:date="2026-03-28T21:57:49Z">
        <w:r>
          <w:delText>tinib was selected based on the results of the Phase 1b por</w:delText>
        </w:r>
      </w:del>
      <w:r>
        <w:t>tion</w:t>
      </w:r>
      <w:del w:id="4645" w:author="GoldenCorpusHarness" w:date="2026-03-28T21:57:49Z">
        <w:r>
          <w:delText xml:space="preserve"> of Ph</w:delText>
        </w:r>
      </w:del>
      <w:r>
        <w:t>a</w:t>
      </w:r>
      <w:del w:id="4646" w:author="GoldenCorpusHarness" w:date="2026-03-28T21:57:49Z">
        <w:r>
          <w:delText>s</w:delText>
        </w:r>
      </w:del>
      <w:ins w:id="4647" w:author="GoldenCorpusHarness" w:date="2026-03-28T21:57:49Z">
        <w:r>
          <w:t>l</w:t>
        </w:r>
      </w:ins>
      <w:r>
        <w:t xml:space="preserve">e </w:t>
      </w:r>
      <w:del w:id="4648" w:author="GoldenCorpusHarness" w:date="2026-03-28T21:57:49Z">
        <w:r>
          <w:delText>1b/2</w:delText>
        </w:r>
      </w:del>
      <w:ins w:id="4649" w:author="GoldenCorpusHarness" w:date="2026-03-28T21:57:49Z">
        <w:r>
          <w:t>for</w:t>
        </w:r>
      </w:ins>
      <w:r>
        <w:t xml:space="preserve"> </w:t>
      </w:r>
      <w:del w:id="4650" w:author="GoldenCorpusHarness" w:date="2026-03-28T21:57:49Z">
        <w:r>
          <w:delText>Study-111/K</w:delText>
        </w:r>
      </w:del>
      <w:r>
        <w:t>E</w:t>
      </w:r>
      <w:del w:id="4651" w:author="GoldenCorpusHarness" w:date="2026-03-28T21:57:49Z">
        <w:r>
          <w:delText>YNOTE-146, the primary e</w:delText>
        </w:r>
      </w:del>
      <w:r>
        <w:t>ndpoint</w:t>
      </w:r>
      <w:del w:id="4652" w:author="GoldenCorpusHarness" w:date="2026-03-28T21:57:49Z">
        <w:r>
          <w:delText xml:space="preserve"> of which wa</w:delText>
        </w:r>
      </w:del>
      <w:r>
        <w:t>s</w:t>
      </w:r>
      <w:del w:id="4653" w:author="GoldenCorpusHarness" w:date="2026-03-28T21:57:49Z">
        <w:r>
          <w:delText xml:space="preserve"> to determine the MTD and RP2D for lenvatinib in combination with pembrolizumab 200 mg Q3W. Thirteen participants (lenvatinib 24 mg/day + pembrolizumab 200 mg IV Q3W: n=3; lenvatinib 20 mg/day + pembrolizumab 200 mg: n=10) were enrolled in the Phase 1b portion of the study. 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delText>
        </w:r>
      </w:del>
    </w:p>
    <w:p ns2:paraId="2DD56B99" ns2:textId="7E617BBB" w:rsidR="005C6FA8" w:rsidRDefault="005C6FA8" w:rsidP="00A72B20">
      <w:pPr>
        <w:pStyle w:val="Paragraph0"/>
      </w:pPr>
      <w:del w:id="4654" w:author="GoldenCorpusHarness" w:date="2026-03-28T21:57:49Z">
        <w:r>
          <w:delText>Based on review of all of the clinical data from these 13 participants, the MTD and RP2D were determined to be 20 mg lenvatinib daily in combination with a fixed dose of 200 mg pembrolizumab given Q3W. Based on the promising antitumor e</w:delText>
        </w:r>
      </w:del>
      <w:ins w:id="4655" w:author="GoldenCorpusHarness" w:date="2026-03-28T21:57:49Z">
        <w:r>
          <w:t>E</w:t>
        </w:r>
      </w:ins>
      <w:r>
        <w:t xml:space="preserve">fficacy </w:t>
      </w:r>
      <w:del w:id="4656" w:author="GoldenCorpusHarness" w:date="2026-03-28T21:57:49Z">
        <w:r>
          <w:delText>a</w:delText>
        </w:r>
      </w:del>
      <w:ins w:id="4657" w:author="GoldenCorpusHarness" w:date="2026-03-28T21:57:49Z">
        <w:r>
          <w:t>E</w:t>
        </w:r>
      </w:ins>
      <w:r>
        <w:t>nd</w:t>
      </w:r>
      <w:del w:id="4658" w:author="GoldenCorpusHarness" w:date="2026-03-28T21:57:49Z">
        <w:r>
          <w:delText xml:space="preserve"> t</w:delText>
        </w:r>
      </w:del>
      <w:ins w:id="4659" w:author="GoldenCorpusHarness" w:date="2026-03-28T21:57:49Z">
        <w:r>
          <w:t>p</w:t>
        </w:r>
      </w:ins>
      <w:r>
        <w:t>o</w:t>
      </w:r>
      <w:del w:id="4660" w:author="GoldenCorpusHarness" w:date="2026-03-28T21:57:49Z">
        <w:r>
          <w:delText xml:space="preserve">lerable safety profile seen </w:delText>
        </w:r>
      </w:del>
      <w:r>
        <w:t>in</w:t>
      </w:r>
      <w:del w:id="4661" w:author="GoldenCorpusHarness" w:date="2026-03-28T21:57:49Z">
        <w:r>
          <w:delText xml:space="preserve"> both the EC and RCC expansion cohor</w:delText>
        </w:r>
      </w:del>
      <w:r>
        <w:t>ts</w:t>
      </w:r>
      <w:del w:id="4662" w:author="GoldenCorpusHarness" w:date="2026-03-28T21:57:49Z">
        <w:r>
          <w:delText xml:space="preserve"> from Study 111/KEYNOTE-146 [Makker, V., et al 2018], 2 Phase 3 studies have been initiated for both of these tumor types, Study E7080-G000-309/KEYNOTE-775 and Study E7080-G000-307/KEYNOTE-581.</w:delText>
        </w:r>
      </w:del>
    </w:p>
    <w:p ns2:paraId="5A588730" ns2:textId="2F640C9B" w:rsidR="00D80FE3" w:rsidRDefault="00D80FE3" w:rsidP="00D80FE3">
      <w:pPr>
        <w:pStyle w:val="Heading3"/>
      </w:pPr>
      <w:ins w:id="4663" w:author="GoldenCorpusHarness" w:date="2026-03-28T21:57:49Z">
        <w:r>
          <w:t>This study will use O</w:t>
        </w:r>
      </w:ins>
      <w:r>
        <w:t>S</w:t>
      </w:r>
      <w:del w:id="4664" w:author="GoldenCorpusHarness" w:date="2026-03-28T21:57:49Z">
        <w:r>
          <w:delText xml:space="preserve">tarting Dose for </w:delText>
        </w:r>
      </w:del>
      <w:ins w:id="4665" w:author="GoldenCorpusHarness" w:date="2026-03-28T21:57:49Z">
        <w:r>
          <w:t>, ORR and PFS as primary endpoints. OS has been recognized as the gold standard for demonstration of superiority of a new antineoplastic therapy in randomized clinical trial. ORR and PFS are based on RECIS</w:t>
        </w:r>
      </w:ins>
      <w:r>
        <w:t>T</w:t>
      </w:r>
      <w:del w:id="4666" w:author="GoldenCorpusHarness" w:date="2026-03-28T21:57:49Z">
        <w:r>
          <w:delText xml:space="preserve">his </w:delText>
        </w:r>
      </w:del>
      <w:ins w:id="4667" w:author="GoldenCorpusHarness" w:date="2026-03-28T21:57:49Z">
        <w:r>
          <w:t xml:space="preserve"> 1.1 criteria as assessed by BICR as the primary endpoints. ORR and PF</w:t>
        </w:r>
      </w:ins>
      <w:r>
        <w:t>S</w:t>
      </w:r>
      <w:del w:id="4668" w:author="GoldenCorpusHarness" w:date="2026-03-28T21:57:49Z">
        <w:r>
          <w:delText>t</w:delText>
        </w:r>
      </w:del>
      <w:ins w:id="4669" w:author="GoldenCorpusHarness" w:date="2026-03-28T21:57:49Z">
        <w:r>
          <w:t xml:space="preserve"> are acceptable meas</w:t>
        </w:r>
      </w:ins>
      <w:r>
        <w:t>u</w:t>
      </w:r>
      <w:del w:id="4670" w:author="GoldenCorpusHarness" w:date="2026-03-28T21:57:49Z">
        <w:r>
          <w:delText xml:space="preserve">dy </w:delText>
        </w:r>
      </w:del>
      <w:ins w:id="4671" w:author="GoldenCorpusHarness" w:date="2026-03-28T21:57:49Z">
        <w:r>
          <w:t>res of clinical benefit for a late-stage study that demonstrates superiority of a new antineoplastic therapy, especially if the magnitude of the effect is large and the therapy has an acceptable risk/benefit profile. The use of BICR and RECIST 1.1 to assess ORR and PFS is typically considered acceptable by regulatory authorities. Images will be submitted to an iCRO and read by an independent central review blinded to treatment assignment to minimize bias in the response assessments. In addition, the final determination of radiologic progression will be based on the central assessment of progression, rather than a local site investigator/radiology assessment. Expedited verification of radiologic progression as determined by central review will be communicated to the site.</w:t>
        </w:r>
      </w:ins>
    </w:p>
    <w:p ns2:paraId="1147280A" ns2:textId="23F24E1C" w:rsidR="00D80FE3" w:rsidRDefault="00DE0A48" w:rsidP="00D80FE3">
      <w:pPr>
        <w:pStyle w:val="Paragraph0"/>
      </w:pPr>
      <w:ins w:id="4672" w:author="GoldenCorpusHarness" w:date="2026-03-28T21:57:49Z">
        <w:r>
          <w:t>RECIS</w:t>
        </w:r>
      </w:ins>
      <w:r>
        <w:t>T</w:t>
      </w:r>
      <w:del w:id="4673" w:author="GoldenCorpusHarness" w:date="2026-03-28T21:57:49Z">
        <w:r>
          <w:delText>he starting dose of lenvatinib/placebo is 20 mg/day. Dose reductions of lenvatinib occur in succession based on the previous dose level (14,</w:delText>
        </w:r>
      </w:del>
      <w:r>
        <w:t xml:space="preserve"> 1</w:t>
      </w:r>
      <w:del w:id="4674" w:author="GoldenCorpusHarness" w:date="2026-03-28T21:57:49Z">
        <w:r>
          <w:delText>0, and 8 mg/day)</w:delText>
        </w:r>
      </w:del>
      <w:r>
        <w:t>.</w:t>
      </w:r>
      <w:del w:id="4675" w:author="GoldenCorpusHarness" w:date="2026-03-28T21:57:49Z">
        <w:r>
          <w:delText xml:space="preserve"> See Section 6.6 for dose modification. All participants will receive pembrolizumab 200 mg IV Q3W. Pembrolizumab dose reductions are not permitted.</w:delText>
        </w:r>
      </w:del>
      <w:ins w:id="4676" w:author="GoldenCorpusHarness" w:date="2026-03-28T21:57:49Z">
        <w:r>
          <w:t>1</w:t>
        </w:r>
      </w:ins>
    </w:p>
    <w:p ns2:paraId="7B407DB4" ns2:textId="00C21A2C" w:rsidR="00D80FE3" w:rsidRPr="000271FC" w:rsidRDefault="00D80FE3" w:rsidP="00D80FE3">
      <w:pPr>
        <w:pStyle w:val="Heading3"/>
      </w:pPr>
      <w:del w:id="4677" w:author="GoldenCorpusHarness" w:date="2026-03-28T21:57:49Z">
        <w:r>
          <w:delText>M</w:delText>
        </w:r>
      </w:del>
      <w:ins w:id="4678" w:author="GoldenCorpusHarness" w:date="2026-03-28T21:57:49Z">
        <w:r>
          <w:t>RECIST 1.1 will be used by the BICR when assessing images for efficacy measures. Although original RECIST 1.1 publication recommends a m</w:t>
        </w:r>
      </w:ins>
      <w:r>
        <w:t xml:space="preserve">aximum </w:t>
      </w:r>
      <w:del w:id="4679" w:author="GoldenCorpusHarness" w:date="2026-03-28T21:57:49Z">
        <w:r>
          <w:delText>Dose/</w:delText>
        </w:r>
      </w:del>
      <w:ins w:id="4680" w:author="GoldenCorpusHarness" w:date="2026-03-28T21:57:49Z">
        <w:r>
          <w:t>of 5 target lesions in total and 2 per organ, this protocol has implemented an adjustment to R</w:t>
        </w:r>
      </w:ins>
      <w:r>
        <w:t>E</w:t>
      </w:r>
      <w:ins w:id="4681" w:author="GoldenCorpusHarness" w:date="2026-03-28T21:57:49Z">
        <w:r>
          <w:t>CIST 1.1 to allow a ma</w:t>
        </w:r>
      </w:ins>
      <w:r>
        <w:t>x</w:t>
      </w:r>
      <w:del w:id="4682" w:author="GoldenCorpusHarness" w:date="2026-03-28T21:57:49Z">
        <w:r>
          <w:delText>posure for This</w:delText>
        </w:r>
      </w:del>
      <w:ins w:id="4683" w:author="GoldenCorpusHarness" w:date="2026-03-28T21:57:49Z">
        <w:r>
          <w:t>imum of 10 target lesions in total and 5 per organ, if a larger number of target lesions is needed to adequately represent the tumor burden. Refer to</w:t>
        </w:r>
      </w:ins>
      <w:r>
        <w:t xml:space="preserve"> S</w:t>
      </w:r>
      <w:del w:id="4684" w:author="GoldenCorpusHarness" w:date="2026-03-28T21:57:49Z">
        <w:r>
          <w:delText xml:space="preserve">tudy </w:delText>
        </w:r>
      </w:del>
      <w:ins w:id="4685" w:author="GoldenCorpusHarness" w:date="2026-03-28T21:57:49Z">
        <w:r>
          <w:t>ection 8.2.1.5 for additional detail.</w:t>
        </w:r>
      </w:ins>
    </w:p>
    <w:p ns2:paraId="0C6B8A8D" ns2:textId="434F87A1" w:rsidR="00291656" w:rsidRDefault="00BB726D" w:rsidP="00D80FE3">
      <w:pPr>
        <w:pStyle w:val="Paragraph0"/>
      </w:pPr>
      <w:del w:id="4686" w:author="GoldenCorpusHarness" w:date="2026-03-28T21:57:49Z">
        <w:r>
          <w:delText>Th</w:delText>
        </w:r>
      </w:del>
      <w:ins w:id="4687" w:author="GoldenCorpusHarness" w:date="2026-03-28T21:57:49Z">
        <w:r>
          <w:t>Saf</w:t>
        </w:r>
      </w:ins>
      <w:r>
        <w:t>e</w:t>
      </w:r>
      <w:ins w:id="4688" w:author="GoldenCorpusHarness" w:date="2026-03-28T21:57:49Z">
        <w:r>
          <w:t>ty</w:t>
        </w:r>
      </w:ins>
      <w:r>
        <w:t xml:space="preserve"> </w:t>
      </w:r>
      <w:del w:id="4689" w:author="GoldenCorpusHarness" w:date="2026-03-28T21:57:49Z">
        <w:r>
          <w:delText xml:space="preserve">maximum </w:delText>
        </w:r>
      </w:del>
      <w:ins w:id="4690" w:author="GoldenCorpusHarness" w:date="2026-03-28T21:57:49Z">
        <w:r>
          <w:t>En</w:t>
        </w:r>
      </w:ins>
      <w:r>
        <w:t>d</w:t>
      </w:r>
      <w:del w:id="4691" w:author="GoldenCorpusHarness" w:date="2026-03-28T21:57:49Z">
        <w:r>
          <w:delText>ose/ex</w:delText>
        </w:r>
      </w:del>
      <w:r>
        <w:t>po</w:t>
      </w:r>
      <w:del w:id="4692" w:author="GoldenCorpusHarness" w:date="2026-03-28T21:57:49Z">
        <w:r>
          <w:delText>sure of pembrol</w:delText>
        </w:r>
      </w:del>
      <w:r>
        <w:t>i</w:t>
      </w:r>
      <w:del w:id="4693" w:author="GoldenCorpusHarness" w:date="2026-03-28T21:57:49Z">
        <w:r>
          <w:delText>zumab allowed in this study is 200 mg Q3W for approximately 2 years (35 cycles). Participa</w:delText>
        </w:r>
      </w:del>
      <w:r>
        <w:t>nts</w:t>
      </w:r>
      <w:del w:id="4694" w:author="GoldenCorpusHarness" w:date="2026-03-28T21:57:49Z">
        <w:r>
          <w:delText xml:space="preserve"> meeting criteria for Second Course treatment with pembrolizumab (Section 6.7) may receive an additional 200 mg IV Q3W for up to 1 year (17 cycles).</w:delText>
        </w:r>
      </w:del>
    </w:p>
    <w:p ns2:paraId="2BD8B3F4" ns2:textId="01A7B803" w:rsidR="00D80FE3" w:rsidRDefault="00BB726D" w:rsidP="00D80FE3">
      <w:pPr>
        <w:pStyle w:val="Paragraph0"/>
        <w:rPr>
          <w:rFonts w:eastAsia="Times New Roman"/>
        </w:rPr>
      </w:pPr>
      <w:ins w:id="4695" w:author="GoldenCorpusHarness" w:date="2026-03-28T21:57:49Z">
        <w:r>
          <w:t>Safety parameters frequently used for evaluating investigational-systemic anticancer treatments are included as safety endpoints including, but not limited to, the incidence of, causality, and outcome of AEs/SAEs, and changes in vital signs and laboratory values. AEs will be assessed as defined by C</w:t>
        </w:r>
      </w:ins>
      <w:r>
        <w:t>T</w:t>
      </w:r>
      <w:del w:id="4696" w:author="GoldenCorpusHarness" w:date="2026-03-28T21:57:49Z">
        <w:r>
          <w:delText>he maximum dose/exposure of lenvatinib allowed in this study is 2</w:delText>
        </w:r>
      </w:del>
      <w:ins w:id="4697" w:author="GoldenCorpusHarness" w:date="2026-03-28T21:57:49Z">
        <w:r>
          <w:t>CAE, Version 5.</w:t>
        </w:r>
      </w:ins>
      <w:r>
        <w:t>0</w:t>
      </w:r>
      <w:del w:id="4698" w:author="GoldenCorpusHarness" w:date="2026-03-28T21:57:49Z">
        <w:r>
          <w:delText xml:space="preserve"> mg QD until disease progression or unacceptable toxicity</w:delText>
        </w:r>
      </w:del>
      <w:r>
        <w:t>.</w:t>
      </w:r>
    </w:p>
    <w:p ns2:paraId="1B54AC3E" ns2:textId="1CA68D9D" w:rsidR="00E7378F" w:rsidRPr="00E7378F" w:rsidRDefault="00B516AD" w:rsidP="00E7378F">
      <w:pPr>
        <w:pStyle w:val="Heading2"/>
      </w:pPr>
      <w:del w:id="4699" w:author="GoldenCorpusHarness" w:date="2026-03-28T21:57:49Z">
        <w:r>
          <w:delText xml:space="preserve">Beginning </w:delText>
        </w:r>
      </w:del>
      <w:ins w:id="4700" w:author="GoldenCorpusHarness" w:date="2026-03-28T21:57:49Z">
        <w:r>
          <w:t>Explor</w:t>
        </w:r>
      </w:ins>
      <w:r>
        <w:t>a</w:t>
      </w:r>
      <w:del w:id="4701" w:author="GoldenCorpusHarness" w:date="2026-03-28T21:57:49Z">
        <w:r>
          <w:delText>nd</w:delText>
        </w:r>
      </w:del>
      <w:ins w:id="4702" w:author="GoldenCorpusHarness" w:date="2026-03-28T21:57:49Z">
        <w:r>
          <w:t>tory</w:t>
        </w:r>
      </w:ins>
      <w:r>
        <w:t xml:space="preserve"> End</w:t>
      </w:r>
      <w:del w:id="4703" w:author="GoldenCorpusHarness" w:date="2026-03-28T21:57:49Z">
        <w:r>
          <w:delText xml:space="preserve"> </w:delText>
        </w:r>
      </w:del>
      <w:ins w:id="4704" w:author="GoldenCorpusHarness" w:date="2026-03-28T21:57:49Z">
        <w:r>
          <w:t>p</w:t>
        </w:r>
      </w:ins>
      <w:r>
        <w:t>o</w:t>
      </w:r>
      <w:del w:id="4705" w:author="GoldenCorpusHarness" w:date="2026-03-28T21:57:49Z">
        <w:r>
          <w:delText>f Study Def</w:delText>
        </w:r>
      </w:del>
      <w:r>
        <w:t>in</w:t>
      </w:r>
      <w:del w:id="4706" w:author="GoldenCorpusHarness" w:date="2026-03-28T21:57:49Z">
        <w:r>
          <w:delText>i</w:delText>
        </w:r>
      </w:del>
      <w:r>
        <w:t>t</w:t>
      </w:r>
      <w:del w:id="4707" w:author="GoldenCorpusHarness" w:date="2026-03-28T21:57:49Z">
        <w:r>
          <w:delText>ion</w:delText>
        </w:r>
      </w:del>
      <w:ins w:id="4708" w:author="GoldenCorpusHarness" w:date="2026-03-28T21:57:49Z">
        <w:r>
          <w:t>s</w:t>
        </w:r>
      </w:ins>
    </w:p>
    <w:p ns2:paraId="0F97B232" ns2:textId="77777777" w:rsidR="00F57E93" w:rsidRPr="00F57E93" w:rsidRDefault="00BA6E98" w:rsidP="00F57E93">
      <w:pPr>
        <w:pStyle w:val="Paragraph0"/>
        <w:rPr>
          <w:color w:val="000000" w:themeColor="text1"/>
        </w:rPr>
      </w:pPr>
      <w:del w:id="4709" w:author="GoldenCorpusHarness" w:date="2026-03-28T21:57:49Z">
        <w:r>
          <w:delText xml:space="preserve">The </w:delText>
        </w:r>
      </w:del>
      <w:ins w:id="4710" w:author="GoldenCorpusHarness" w:date="2026-03-28T21:57:49Z">
        <w:r>
          <w:t>Rati</w:t>
        </w:r>
      </w:ins>
      <w:r>
        <w:t>o</w:t>
      </w:r>
      <w:del w:id="4711" w:author="GoldenCorpusHarness" w:date="2026-03-28T21:57:49Z">
        <w:r>
          <w:delText>ver</w:delText>
        </w:r>
      </w:del>
      <w:ins w:id="4712" w:author="GoldenCorpusHarness" w:date="2026-03-28T21:57:49Z">
        <w:r>
          <w:t>n</w:t>
        </w:r>
      </w:ins>
      <w:r>
        <w:t>al</w:t>
      </w:r>
      <w:del w:id="4713" w:author="GoldenCorpusHarness" w:date="2026-03-28T21:57:49Z">
        <w:r>
          <w:delText>l study begins when th</w:delText>
        </w:r>
      </w:del>
      <w:r>
        <w:t>e f</w:t>
      </w:r>
      <w:del w:id="4714" w:author="GoldenCorpusHarness" w:date="2026-03-28T21:57:49Z">
        <w:r>
          <w:delText>irst participant (</w:delText>
        </w:r>
      </w:del>
      <w:r>
        <w:t xml:space="preserve">or </w:t>
      </w:r>
      <w:ins w:id="4715" w:author="GoldenCorpusHarness" w:date="2026-03-28T21:57:49Z">
        <w:r>
          <w:t>Pa</w:t>
        </w:r>
      </w:ins>
      <w:r>
        <w:t>t</w:t>
      </w:r>
      <w:del w:id="4716" w:author="GoldenCorpusHarness" w:date="2026-03-28T21:57:49Z">
        <w:r>
          <w:delText>h</w:delText>
        </w:r>
      </w:del>
      <w:ins w:id="4717" w:author="GoldenCorpusHarness" w:date="2026-03-28T21:57:49Z">
        <w:r>
          <w:t>i</w:t>
        </w:r>
      </w:ins>
      <w:r>
        <w:t>e</w:t>
      </w:r>
      <w:del w:id="4718" w:author="GoldenCorpusHarness" w:date="2026-03-28T21:57:49Z">
        <w:r>
          <w:delText>ir legally accep</w:delText>
        </w:r>
      </w:del>
      <w:ins w:id="4719" w:author="GoldenCorpusHarness" w:date="2026-03-28T21:57:49Z">
        <w:r>
          <w:t>n</w:t>
        </w:r>
      </w:ins>
      <w:r>
        <w:t>t</w:t>
      </w:r>
      <w:del w:id="4720" w:author="GoldenCorpusHarness" w:date="2026-03-28T21:57:49Z">
        <w:r>
          <w:delText xml:space="preserve">able </w:delText>
        </w:r>
      </w:del>
      <w:ins w:id="4721" w:author="GoldenCorpusHarness" w:date="2026-03-28T21:57:49Z">
        <w:r>
          <w:t>-</w:t>
        </w:r>
      </w:ins>
      <w:r>
        <w:t>rep</w:t>
      </w:r>
      <w:ins w:id="4722" w:author="GoldenCorpusHarness" w:date="2026-03-28T21:57:49Z">
        <w:r>
          <w:t>o</w:t>
        </w:r>
      </w:ins>
      <w:r>
        <w:t>r</w:t>
      </w:r>
      <w:del w:id="4723" w:author="GoldenCorpusHarness" w:date="2026-03-28T21:57:49Z">
        <w:r>
          <w:delText>esentative) provides documen</w:delText>
        </w:r>
      </w:del>
      <w:r>
        <w:t xml:space="preserve">ted </w:t>
      </w:r>
      <w:ins w:id="4724" w:author="GoldenCorpusHarness" w:date="2026-03-28T21:57:49Z">
        <w:r>
          <w:t>Outcomes Endpo</w:t>
        </w:r>
      </w:ins>
      <w:r>
        <w:t>in</w:t>
      </w:r>
      <w:del w:id="4725" w:author="GoldenCorpusHarness" w:date="2026-03-28T21:57:49Z">
        <w:r>
          <w:delText>formed con</w:delText>
        </w:r>
      </w:del>
      <w:ins w:id="4726" w:author="GoldenCorpusHarness" w:date="2026-03-28T21:57:49Z">
        <w:r>
          <w:t>t</w:t>
        </w:r>
      </w:ins>
      <w:r>
        <w:t>s</w:t>
      </w:r>
      <w:del w:id="4727" w:author="GoldenCorpusHarness" w:date="2026-03-28T21:57:49Z">
        <w:r>
          <w:delText xml:space="preserve">ent. </w:delText>
        </w:r>
      </w:del>
    </w:p>
    <w:p ns2:paraId="7B48D41E" ns2:textId="743AFE5C" w:rsidR="00F57E93" w:rsidRPr="00F57E93" w:rsidRDefault="00BA6E98" w:rsidP="00F57E93">
      <w:pPr>
        <w:pStyle w:val="Paragraph0"/>
        <w:rPr>
          <w:color w:val="000000" w:themeColor="text1"/>
        </w:rPr>
      </w:pPr>
      <w:ins w:id="4728" w:author="GoldenCorpusHarness" w:date="2026-03-28T21:57:49Z">
        <w:r>
          <w:t>Changes in HRQoL using PRO assessments can provide important information on clinical benefit and are accepted clinical endpoints by health authorities. Participants will provide information regarding their HRQoL using the EOR</w:t>
        </w:r>
      </w:ins>
      <w:r>
        <w:t>T</w:t>
      </w:r>
      <w:del w:id="4729" w:author="GoldenCorpusHarness" w:date="2026-03-28T21:57:49Z">
        <w:r>
          <w:delText>he o</w:delText>
        </w:r>
      </w:del>
      <w:ins w:id="4730" w:author="GoldenCorpusHarness" w:date="2026-03-28T21:57:49Z">
        <w:r>
          <w:t>C QLQ-C30 and EORTC QLQ-H&amp;N35 PRO instruments. Health utilities will be e</w:t>
        </w:r>
      </w:ins>
      <w:r>
        <w:t>v</w:t>
      </w:r>
      <w:del w:id="4731" w:author="GoldenCorpusHarness" w:date="2026-03-28T21:57:49Z">
        <w:r>
          <w:delText>erall study ends when the last participant completes the last study</w:delText>
        </w:r>
      </w:del>
      <w:ins w:id="4732" w:author="GoldenCorpusHarness" w:date="2026-03-28T21:57:49Z">
        <w:r>
          <w:t>aluated using the EQ 5D</w:t>
        </w:r>
      </w:ins>
      <w:r>
        <w:t>-</w:t>
      </w:r>
      <w:del w:id="4733" w:author="GoldenCorpusHarness" w:date="2026-03-28T21:57:49Z">
        <w:r>
          <w:delText>related contact, withdraws consent, or is lost to follow-up (ie, the participant is unable to be contacted by the investigator)</w:delText>
        </w:r>
      </w:del>
      <w:ins w:id="4734" w:author="GoldenCorpusHarness" w:date="2026-03-28T21:57:49Z">
        <w:r>
          <w:t>5L PRO instrument</w:t>
        </w:r>
      </w:ins>
      <w:r>
        <w:t>.</w:t>
      </w:r>
      <w:ins w:id="4735" w:author="GoldenCorpusHarness" w:date="2026-03-28T21:57:49Z">
        <w:r>
          <w:t xml:space="preserve"> These PROs assessments are not pure efficacy or safety endpoints because they are affected by both disease progression and treatment tolerability. </w:t>
        </w:r>
      </w:ins>
    </w:p>
    <w:p ns2:paraId="4548F628" ns2:textId="77777777" w:rsidR="00F57E93" w:rsidRPr="00F57E93" w:rsidRDefault="00F57E93" w:rsidP="00F57E93">
      <w:pPr>
        <w:pStyle w:val="Paragraph0"/>
        <w:rPr>
          <w:color w:val="000000" w:themeColor="text1"/>
        </w:rPr>
      </w:pPr>
      <w:del w:id="4736" w:author="GoldenCorpusHarness" w:date="2026-03-28T21:57:49Z">
        <w:r>
          <w:delText>For p</w:delText>
        </w:r>
      </w:del>
      <w:ins w:id="4737" w:author="GoldenCorpusHarness" w:date="2026-03-28T21:57:49Z">
        <w:r>
          <w:t>The EORTC QLQ-C30 and EORTC QLQ-H&amp;N35 are psychometrically and clinically validated instr</w:t>
        </w:r>
      </w:ins>
      <w:r>
        <w:t>u</w:t>
      </w:r>
      <w:del w:id="4738" w:author="GoldenCorpusHarness" w:date="2026-03-28T21:57:49Z">
        <w:r>
          <w:delText>rposes o</w:delText>
        </w:r>
      </w:del>
      <w:ins w:id="4739" w:author="GoldenCorpusHarness" w:date="2026-03-28T21:57:49Z">
        <w:r>
          <w:t xml:space="preserve">ments appropriate </w:t>
        </w:r>
      </w:ins>
      <w:r>
        <w:t>f</w:t>
      </w:r>
      <w:del w:id="4740" w:author="GoldenCorpusHarness" w:date="2026-03-28T21:57:49Z">
        <w:r>
          <w:delText xml:space="preserve"> ana</w:delText>
        </w:r>
      </w:del>
      <w:ins w:id="4741" w:author="GoldenCorpusHarness" w:date="2026-03-28T21:57:49Z">
        <w:r>
          <w:t>or assessing HRQoL in participants with HNSCC [Bjordal, K., et al 1994] [Bjordal, K., et al 2000]. These instruments have been wide</w:t>
        </w:r>
      </w:ins>
      <w:r>
        <w:t>ly</w:t>
      </w:r>
      <w:del w:id="4742" w:author="GoldenCorpusHarness" w:date="2026-03-28T21:57:49Z">
        <w:r>
          <w:delText>sis and report</w:delText>
        </w:r>
      </w:del>
      <w:ins w:id="4743" w:author="GoldenCorpusHarness" w:date="2026-03-28T21:57:49Z">
        <w:r>
          <w:t xml:space="preserve"> used in Phase 3 studies of participants with R/M HNSCC [Mesia, R., et al 2010] [Machiels, J. P., et al 2015] [Harr</w:t>
        </w:r>
      </w:ins>
      <w:r>
        <w:t>ing</w:t>
      </w:r>
      <w:del w:id="4744" w:author="GoldenCorpusHarness" w:date="2026-03-28T21:57:49Z">
        <w:r>
          <w:delText>, the overall study ends when the Sponsor receives the last laboratory test result or at the time of final contact with the last participant, whichever comes last.</w:delText>
        </w:r>
      </w:del>
      <w:ins w:id="4745" w:author="GoldenCorpusHarness" w:date="2026-03-28T21:57:49Z">
        <w:r>
          <w:t>ton, K. J., et al 2017] [Cohen, E. E. W., et al 2018].</w:t>
        </w:r>
      </w:ins>
    </w:p>
    <w:p ns2:paraId="5315AD59" ns2:textId="0A5DD286" w:rsidR="001D35B5" w:rsidRDefault="00F57E93" w:rsidP="00501903">
      <w:pPr>
        <w:pStyle w:val="Paragraph0"/>
        <w:rPr>
          <w:color w:val="000000" w:themeColor="text1"/>
        </w:rPr>
      </w:pPr>
      <w:del w:id="4746" w:author="GoldenCorpusHarness" w:date="2026-03-28T21:57:49Z">
        <w:r>
          <w:delText>If</w:delText>
        </w:r>
      </w:del>
      <w:ins w:id="4747" w:author="GoldenCorpusHarness" w:date="2026-03-28T21:57:49Z">
        <w:r>
          <w:t>EORTC</w:t>
        </w:r>
      </w:ins>
      <w:r>
        <w:t xml:space="preserve"> </w:t>
      </w:r>
      <w:del w:id="4748" w:author="GoldenCorpusHarness" w:date="2026-03-28T21:57:49Z">
        <w:r>
          <w:delText>the study includes countries in the European Economic Area (EEA), the local start of the study in the EAA is defined as First Site Ready (FSR) in any Member State.</w:delText>
        </w:r>
      </w:del>
      <w:ins w:id="4749" w:author="GoldenCorpusHarness" w:date="2026-03-28T21:57:49Z">
        <w:r>
          <w:t>QLQ-C30</w:t>
        </w:r>
      </w:ins>
    </w:p>
    <w:p ns2:paraId="033A14E2" ns2:textId="3DFAA38F" w:rsidR="00C306AE" w:rsidRPr="00C306AE" w:rsidRDefault="00367F84" w:rsidP="001723FA">
      <w:pPr>
        <w:pStyle w:val="Heading3"/>
        <w:rPr>
          <w:color w:val="000000" w:themeColor="text1"/>
        </w:rPr>
      </w:pPr>
      <w:ins w:id="4750" w:author="GoldenCorpusHarness" w:date="2026-03-28T21:57:49Z">
        <w:r>
          <w:t>EORT</w:t>
        </w:r>
      </w:ins>
      <w:r>
        <w:t>C</w:t>
      </w:r>
      <w:del w:id="4751" w:author="GoldenCorpusHarness" w:date="2026-03-28T21:57:49Z">
        <w:r>
          <w:delText xml:space="preserve">linical </w:delText>
        </w:r>
      </w:del>
      <w:ins w:id="4752" w:author="GoldenCorpusHarness" w:date="2026-03-28T21:57:49Z">
        <w:r>
          <w:t xml:space="preserve"> QLQ-</w:t>
        </w:r>
      </w:ins>
      <w:r>
        <w:t>C</w:t>
      </w:r>
      <w:del w:id="4753" w:author="GoldenCorpusHarness" w:date="2026-03-28T21:57:49Z">
        <w:r>
          <w:delText xml:space="preserve">riteria </w:delText>
        </w:r>
      </w:del>
      <w:ins w:id="4754" w:author="GoldenCorpusHarness" w:date="2026-03-28T21:57:49Z">
        <w:r>
          <w:t>30 is the most widely used cancer-speci</w:t>
        </w:r>
      </w:ins>
      <w:r>
        <w:t>f</w:t>
      </w:r>
      <w:del w:id="4755" w:author="GoldenCorpusHarness" w:date="2026-03-28T21:57:49Z">
        <w:r>
          <w:delText>or</w:delText>
        </w:r>
      </w:del>
      <w:ins w:id="4756" w:author="GoldenCorpusHarness" w:date="2026-03-28T21:57:49Z">
        <w:r>
          <w:t>ic HRQoL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[Aaronson, N. K., et al 1993]. The</w:t>
        </w:r>
      </w:ins>
      <w:r>
        <w:t xml:space="preserve"> E</w:t>
      </w:r>
      <w:del w:id="4757" w:author="GoldenCorpusHarness" w:date="2026-03-28T21:57:49Z">
        <w:r>
          <w:delText xml:space="preserve">arly Study </w:delText>
        </w:r>
      </w:del>
      <w:ins w:id="4758" w:author="GoldenCorpusHarness" w:date="2026-03-28T21:57:49Z">
        <w:r>
          <w:t>OR</w:t>
        </w:r>
      </w:ins>
      <w:r>
        <w:t>T</w:t>
      </w:r>
      <w:del w:id="4759" w:author="GoldenCorpusHarness" w:date="2026-03-28T21:57:49Z">
        <w:r>
          <w:delText>ermination</w:delText>
        </w:r>
      </w:del>
      <w:ins w:id="4760" w:author="GoldenCorpusHarness" w:date="2026-03-28T21:57:49Z">
        <w:r>
          <w:t xml:space="preserve">C QLQ-C30 is a psychometrically and clinically validated instrument appropriate for assessing QoL in oncology studies [Aaronson, N. K., et al 1993]. </w:t>
        </w:r>
      </w:ins>
    </w:p>
    <w:p ns2:paraId="48FA50ED" ns2:textId="5B9E6B75" w:rsidR="00873961" w:rsidRDefault="002140B6" w:rsidP="00CC1153">
      <w:pPr>
        <w:pStyle w:val="Paragraph0"/>
      </w:pPr>
      <w:ins w:id="4761" w:author="GoldenCorpusHarness" w:date="2026-03-28T21:57:49Z">
        <w:r>
          <w:t>EOR</w:t>
        </w:r>
      </w:ins>
      <w:r>
        <w:t>T</w:t>
      </w:r>
      <w:del w:id="4762" w:author="GoldenCorpusHarness" w:date="2026-03-28T21:57:49Z">
        <w:r>
          <w:delText>he</w:delText>
        </w:r>
      </w:del>
      <w:ins w:id="4763" w:author="GoldenCorpusHarness" w:date="2026-03-28T21:57:49Z">
        <w:r>
          <w:t>C</w:t>
        </w:r>
      </w:ins>
      <w:r>
        <w:t xml:space="preserve"> </w:t>
      </w:r>
      <w:del w:id="4764" w:author="GoldenCorpusHarness" w:date="2026-03-28T21:57:49Z">
        <w:r>
          <w:delText>clinical study may be terminated early if the extent (incidence and/or severity) of emerging effects/clinical endpoints is such that the risk/benefit ratio to the study population as a whole is unacceptable. In addition, further recruitment in the study or at (a) particular study site(s) may be stopped due to insufficient compliance with the protocol, GCP, and/or other applicable regulatory requirements, procedure</w:delText>
        </w:r>
      </w:del>
      <w:ins w:id="4765" w:author="GoldenCorpusHarness" w:date="2026-03-28T21:57:49Z">
        <w:r>
          <w:t>QLQ</w:t>
        </w:r>
      </w:ins>
      <w:r>
        <w:t>-</w:t>
      </w:r>
      <w:del w:id="4766" w:author="GoldenCorpusHarness" w:date="2026-03-28T21:57:49Z">
        <w:r>
          <w:delText>related problems or the number of discontinuations for administrative reasons is too high.</w:delText>
        </w:r>
      </w:del>
      <w:ins w:id="4767" w:author="GoldenCorpusHarness" w:date="2026-03-28T21:57:49Z">
        <w:r>
          <w:t>H&amp;N35</w:t>
        </w:r>
      </w:ins>
    </w:p>
    <w:p ns2:paraId="54F2327E" ns2:textId="02E927CF" w:rsidR="009B5D0E" w:rsidRPr="00501903" w:rsidRDefault="009B5D0E" w:rsidP="009B5D0E">
      <w:pPr>
        <w:pStyle w:val="Heading1"/>
      </w:pPr>
      <w:del w:id="4768" w:author="GoldenCorpusHarness" w:date="2026-03-28T21:57:49Z">
        <w:r>
          <w:delText>Stud</w:delText>
        </w:r>
      </w:del>
      <w:ins w:id="4769" w:author="GoldenCorpusHarness" w:date="2026-03-28T21:57:49Z">
        <w:r>
          <w:t>The EORTC QLQ-H&amp;N35 is a disease-specific questionnaire developed to measure QoL in head and neck cancer. The EORTC QLQ-H&amp;N35 consists of 7 multi-item scales (pain in the mouth, problems with swallowing, senses, speech, social eating, social contact, and sexualit</w:t>
        </w:r>
      </w:ins>
      <w:r>
        <w:t>y</w:t>
      </w:r>
      <w:del w:id="4770" w:author="GoldenCorpusHarness" w:date="2026-03-28T21:57:49Z">
        <w:r>
          <w:delText xml:space="preserve"> Population</w:delText>
        </w:r>
      </w:del>
      <w:ins w:id="4771" w:author="GoldenCorpusHarness" w:date="2026-03-28T21:57:49Z">
        <w:r>
          <w:t>), and 11 single-item scales (problems with teeth, mouth opening, dry mouth, sticky saliva, coughing, feeling ill, use of analgesics, use of nutritional supplements, use of feeding tube, weight gain, and weight loss) [Bjordal, K., et al 1994].</w:t>
        </w:r>
      </w:ins>
    </w:p>
    <w:p ns2:paraId="5D528777" ns2:textId="1F93B5FA" w:rsidR="00782C4D" w:rsidRPr="00F45060" w:rsidRDefault="00AB66D0" w:rsidP="0032450E">
      <w:pPr>
        <w:pStyle w:val="Paragraph0"/>
      </w:pPr>
      <w:del w:id="4772" w:author="GoldenCorpusHarness" w:date="2026-03-28T21:57:49Z">
        <w:r>
          <w:delText>As</w:delText>
        </w:r>
      </w:del>
      <w:ins w:id="4773" w:author="GoldenCorpusHarness" w:date="2026-03-28T21:57:49Z">
        <w:r>
          <w:t>EuroQoL</w:t>
        </w:r>
      </w:ins>
      <w:r>
        <w:t xml:space="preserve"> </w:t>
      </w:r>
      <w:del w:id="4774" w:author="GoldenCorpusHarness" w:date="2026-03-28T21:57:49Z">
        <w:r>
          <w:delText>stated in the Code of Conduct for Clinical Trials (Appendix 1.1), this study includes people of varying age (as applicable), race, ethnicity, and sex (as applicable). The collection and use of these demographic data is to follow all local laws and participant confidentiality guidelines while supporting the study of the disease, its related factors, and the IMP under investigation.</w:delText>
        </w:r>
      </w:del>
      <w:ins w:id="4775" w:author="GoldenCorpusHarness" w:date="2026-03-28T21:57:49Z">
        <w:r>
          <w:t>EQ-5D-5L</w:t>
        </w:r>
      </w:ins>
    </w:p>
    <w:p ns2:paraId="065158EE" ns2:textId="7405ED42" w:rsidR="0032450E" w:rsidRDefault="00537D2D" w:rsidP="00F2598F">
      <w:pPr>
        <w:pStyle w:val="Paragraph0"/>
      </w:pPr>
      <w:ins w:id="4776" w:author="GoldenCorpusHarness" w:date="2026-03-28T21:57:49Z">
        <w:r>
          <w:t>The EuroQoL EQ-5D-5L is a standardized instrument for use as a measure of health outcome and will provide data to develop health utilities for use in health economic analyses [Rabin, R. and de Charro, F. 2001].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visual analog scale on which the participant rates his or her general state of health at the time of the assessment. This instrument has been used extensively in cancer studies and published results from these studies support its validity and reliability [</w:t>
        </w:r>
      </w:ins>
      <w:r>
        <w:t>P</w:t>
      </w:r>
      <w:del w:id="4777" w:author="GoldenCorpusHarness" w:date="2026-03-28T21:57:49Z">
        <w:r>
          <w:delText xml:space="preserve">rospective approval of protocol deviations to recruitment and enrollment criteria, also </w:delText>
        </w:r>
      </w:del>
      <w:ins w:id="4778" w:author="GoldenCorpusHarness" w:date="2026-03-28T21:57:49Z">
        <w:r>
          <w:t>ic</w:t>
        </w:r>
      </w:ins>
      <w:r>
        <w:t>k</w:t>
      </w:r>
      <w:del w:id="4779" w:author="GoldenCorpusHarness" w:date="2026-03-28T21:57:49Z">
        <w:r>
          <w:delText>nown as protocol waivers or exemptions, is not permitted.</w:delText>
        </w:r>
      </w:del>
      <w:ins w:id="4780" w:author="GoldenCorpusHarness" w:date="2026-03-28T21:57:49Z">
        <w:r>
          <w:t>ard, A. S., et al 2007] [Pickard, A. S., et al 2007a].</w:t>
        </w:r>
      </w:ins>
    </w:p>
    <w:p ns2:paraId="6D87C5B4" ns2:textId="7915F7A9" w:rsidR="005C4A9D" w:rsidRPr="00E7378F" w:rsidRDefault="005C4A9D" w:rsidP="005C4A9D">
      <w:pPr>
        <w:pStyle w:val="Heading2"/>
      </w:pPr>
      <w:del w:id="4781" w:author="GoldenCorpusHarness" w:date="2026-03-28T21:57:49Z">
        <w:r>
          <w:delText>I</w:delText>
        </w:r>
      </w:del>
      <w:ins w:id="4782" w:author="GoldenCorpusHarness" w:date="2026-03-28T21:57:49Z">
        <w:r>
          <w:t>Pharmacoki</w:t>
        </w:r>
      </w:ins>
      <w:r>
        <w:t>n</w:t>
      </w:r>
      <w:ins w:id="4783" w:author="GoldenCorpusHarness" w:date="2026-03-28T21:57:49Z">
        <w:r>
          <w:t>eti</w:t>
        </w:r>
      </w:ins>
      <w:r>
        <w:t>c</w:t>
      </w:r>
      <w:del w:id="4784" w:author="GoldenCorpusHarness" w:date="2026-03-28T21:57:49Z">
        <w:r>
          <w:delText>lu</w:delText>
        </w:r>
      </w:del>
      <w:ins w:id="4785" w:author="GoldenCorpusHarness" w:date="2026-03-28T21:57:49Z">
        <w:r>
          <w:t xml:space="preserve"> Endpoint</w:t>
        </w:r>
      </w:ins>
      <w:r>
        <w:t>s</w:t>
      </w:r>
      <w:del w:id="4786" w:author="GoldenCorpusHarness" w:date="2026-03-28T21:57:49Z">
        <w:r>
          <w:delText>ion Criteria</w:delText>
        </w:r>
      </w:del>
    </w:p>
    <w:p ns2:paraId="0CB86F06" ns2:textId="6F3AA3F1" w:rsidR="005C4A9D" w:rsidRPr="00CC1153" w:rsidRDefault="009369CA" w:rsidP="005B318A">
      <w:pPr>
        <w:pStyle w:val="Paragraph0"/>
      </w:pPr>
      <w:del w:id="4787" w:author="GoldenCorpusHarness" w:date="2026-03-28T21:57:49Z">
        <w:r>
          <w:delText>A</w:delText>
        </w:r>
      </w:del>
      <w:ins w:id="4788" w:author="GoldenCorpusHarness" w:date="2026-03-28T21:57:49Z">
        <w:r>
          <w:t>No PK endpoints are</w:t>
        </w:r>
      </w:ins>
      <w:r>
        <w:t xml:space="preserve"> p</w:t>
      </w:r>
      <w:del w:id="4789" w:author="GoldenCorpusHarness" w:date="2026-03-28T21:57:49Z">
        <w:r>
          <w:delText>articip</w:delText>
        </w:r>
      </w:del>
      <w:ins w:id="4790" w:author="GoldenCorpusHarness" w:date="2026-03-28T21:57:49Z">
        <w:r>
          <w:t>l</w:t>
        </w:r>
      </w:ins>
      <w:r>
        <w:t>an</w:t>
      </w:r>
      <w:del w:id="4791" w:author="GoldenCorpusHarness" w:date="2026-03-28T21:57:49Z">
        <w:r>
          <w:delText xml:space="preserve">t is </w:delText>
        </w:r>
      </w:del>
      <w:ins w:id="4792" w:author="GoldenCorpusHarness" w:date="2026-03-28T21:57:49Z">
        <w:r>
          <w:t>n</w:t>
        </w:r>
      </w:ins>
      <w:r>
        <w:t>e</w:t>
      </w:r>
      <w:del w:id="4793" w:author="GoldenCorpusHarness" w:date="2026-03-28T21:57:49Z">
        <w:r>
          <w:delText>ligible</w:delText>
        </w:r>
      </w:del>
      <w:ins w:id="4794" w:author="GoldenCorpusHarness" w:date="2026-03-28T21:57:49Z">
        <w:r>
          <w:t>d</w:t>
        </w:r>
      </w:ins>
      <w:r>
        <w:t xml:space="preserve"> for </w:t>
      </w:r>
      <w:del w:id="4795" w:author="GoldenCorpusHarness" w:date="2026-03-28T21:57:49Z">
        <w:r>
          <w:delText xml:space="preserve">inclusion in </w:delText>
        </w:r>
      </w:del>
      <w:r>
        <w:t>th</w:t>
      </w:r>
      <w:del w:id="4796" w:author="GoldenCorpusHarness" w:date="2026-03-28T21:57:49Z">
        <w:r>
          <w:delText>e</w:delText>
        </w:r>
      </w:del>
      <w:ins w:id="4797" w:author="GoldenCorpusHarness" w:date="2026-03-28T21:57:49Z">
        <w:r>
          <w:t>is</w:t>
        </w:r>
      </w:ins>
      <w:r>
        <w:t xml:space="preserve"> study</w:t>
      </w:r>
      <w:del w:id="4798" w:author="GoldenCorpusHarness" w:date="2026-03-28T21:57:49Z">
        <w:r>
          <w:delText xml:space="preserve"> if the participant meets all of the following criteria:</w:delText>
        </w:r>
      </w:del>
      <w:ins w:id="4799" w:author="GoldenCorpusHarness" w:date="2026-03-28T21:57:49Z">
        <w:r>
          <w:t>.</w:t>
        </w:r>
      </w:ins>
    </w:p>
    <w:p ns2:paraId="4CA07A22" ns2:textId="2C072AF4" w:rsidR="00B307EC" w:rsidRDefault="003521A4" w:rsidP="00CC182C">
      <w:pPr>
        <w:pStyle w:val="Paragraph0"/>
        <w:numPr>
          <w:ilvl w:val="0"/>
          <w:numId w:val="45"/>
        </w:numPr>
        <w:ind w:left="360"/>
        <w:rPr>
          <w:rFonts w:eastAsiaTheme="minorHAnsi"/>
        </w:rPr>
      </w:pPr>
      <w:del w:id="4800" w:author="GoldenCorpusHarness" w:date="2026-03-28T21:57:49Z">
        <w:r>
          <w:delText>H</w:delText>
        </w:r>
      </w:del>
      <w:ins w:id="4801" w:author="GoldenCorpusHarness" w:date="2026-03-28T21:57:49Z">
        <w:r>
          <w:t>Ph</w:t>
        </w:r>
      </w:ins>
      <w:r>
        <w:t>a</w:t>
      </w:r>
      <w:del w:id="4802" w:author="GoldenCorpusHarness" w:date="2026-03-28T21:57:49Z">
        <w:r>
          <w:delText>s hist</w:delText>
        </w:r>
      </w:del>
      <w:ins w:id="4803" w:author="GoldenCorpusHarness" w:date="2026-03-28T21:57:49Z">
        <w:r>
          <w:t>rmac</w:t>
        </w:r>
      </w:ins>
      <w:r>
        <w:t>o</w:t>
      </w:r>
      <w:del w:id="4804" w:author="GoldenCorpusHarness" w:date="2026-03-28T21:57:49Z">
        <w:r>
          <w:delText>log</w:delText>
        </w:r>
      </w:del>
      <w:ins w:id="4805" w:author="GoldenCorpusHarness" w:date="2026-03-28T21:57:49Z">
        <w:r>
          <w:t>dynam</w:t>
        </w:r>
      </w:ins>
      <w:r>
        <w:t>ic</w:t>
      </w:r>
      <w:del w:id="4806" w:author="GoldenCorpusHarness" w:date="2026-03-28T21:57:49Z">
        <w:r>
          <w:delText>ally</w:delText>
        </w:r>
      </w:del>
      <w:r>
        <w:t xml:space="preserve"> </w:t>
      </w:r>
      <w:del w:id="4807" w:author="GoldenCorpusHarness" w:date="2026-03-28T21:57:49Z">
        <w:r>
          <w:delText>c</w:delText>
        </w:r>
      </w:del>
      <w:ins w:id="4808" w:author="GoldenCorpusHarness" w:date="2026-03-28T21:57:49Z">
        <w:r>
          <w:t>Endp</w:t>
        </w:r>
      </w:ins>
      <w:r>
        <w:t>o</w:t>
      </w:r>
      <w:del w:id="4809" w:author="GoldenCorpusHarness" w:date="2026-03-28T21:57:49Z">
        <w:r>
          <w:delText xml:space="preserve">nfirmed diagnosis of R/M HNSCC that is considered </w:delText>
        </w:r>
      </w:del>
      <w:r>
        <w:t>in</w:t>
      </w:r>
      <w:del w:id="4810" w:author="GoldenCorpusHarness" w:date="2026-03-28T21:57:49Z">
        <w:r>
          <w:delText xml:space="preserve">curable by local </w:delText>
        </w:r>
      </w:del>
      <w:r>
        <w:t>t</w:t>
      </w:r>
      <w:del w:id="4811" w:author="GoldenCorpusHarness" w:date="2026-03-28T21:57:49Z">
        <w:r>
          <w:delText>herapie</w:delText>
        </w:r>
      </w:del>
      <w:r>
        <w:t>s</w:t>
      </w:r>
      <w:del w:id="4812" w:author="GoldenCorpusHarness" w:date="2026-03-28T21:57:49Z">
        <w:r>
          <w:delText xml:space="preserve">. </w:delText>
        </w:r>
      </w:del>
    </w:p>
    <w:p ns2:paraId="070D9150" ns2:textId="3203CCA7" w:rsidR="00D80FE3" w:rsidRDefault="00435C9A" w:rsidP="006A07FD">
      <w:pPr>
        <w:pStyle w:val="ListNumber"/>
        <w:keepLines w:val="0"/>
        <w:tabs>
          <w:tab w:val="clear" w:pos="720"/>
        </w:tabs>
        <w:spacing w:after="240"/>
        <w:ind w:firstLine="0"/>
      </w:pPr>
      <w:r>
        <w:t>No</w:t>
      </w:r>
      <w:del w:id="4813" w:author="GoldenCorpusHarness" w:date="2026-03-28T21:57:49Z">
        <w:r>
          <w:delText>te:</w:delText>
        </w:r>
      </w:del>
      <w:r>
        <w:t xml:space="preserve"> </w:t>
      </w:r>
      <w:del w:id="4814" w:author="GoldenCorpusHarness" w:date="2026-03-28T21:57:49Z">
        <w:r>
          <w:delText xml:space="preserve"> P</w:delText>
        </w:r>
      </w:del>
      <w:ins w:id="4815" w:author="GoldenCorpusHarness" w:date="2026-03-28T21:57:49Z">
        <w:r>
          <w:t>ph</w:t>
        </w:r>
      </w:ins>
      <w:r>
        <w:t>ar</w:t>
      </w:r>
      <w:del w:id="4816" w:author="GoldenCorpusHarness" w:date="2026-03-28T21:57:49Z">
        <w:r>
          <w:delText>t</w:delText>
        </w:r>
      </w:del>
      <w:ins w:id="4817" w:author="GoldenCorpusHarness" w:date="2026-03-28T21:57:49Z">
        <w:r>
          <w:t>macodynam</w:t>
        </w:r>
      </w:ins>
      <w:r>
        <w:t>ic</w:t>
      </w:r>
      <w:ins w:id="4818" w:author="GoldenCorpusHarness" w:date="2026-03-28T21:57:49Z">
        <w:r>
          <w:t xml:space="preserve"> endpo</w:t>
        </w:r>
      </w:ins>
      <w:r>
        <w:t>i</w:t>
      </w:r>
      <w:del w:id="4819" w:author="GoldenCorpusHarness" w:date="2026-03-28T21:57:49Z">
        <w:r>
          <w:delText>pa</w:delText>
        </w:r>
      </w:del>
      <w:r>
        <w:t xml:space="preserve">nts </w:t>
      </w:r>
      <w:del w:id="4820" w:author="GoldenCorpusHarness" w:date="2026-03-28T21:57:49Z">
        <w:r>
          <w:delText>with</w:delText>
        </w:r>
      </w:del>
      <w:ins w:id="4821" w:author="GoldenCorpusHarness" w:date="2026-03-28T21:57:49Z">
        <w:r>
          <w:t>are</w:t>
        </w:r>
      </w:ins>
      <w:r>
        <w:t xml:space="preserve"> </w:t>
      </w:r>
      <w:ins w:id="4822" w:author="GoldenCorpusHarness" w:date="2026-03-28T21:57:49Z">
        <w:r>
          <w:t>pla</w:t>
        </w:r>
      </w:ins>
      <w:r>
        <w:t>n</w:t>
      </w:r>
      <w:del w:id="4823" w:author="GoldenCorpusHarness" w:date="2026-03-28T21:57:49Z">
        <w:r>
          <w:delText>ewly-diag</w:delText>
        </w:r>
      </w:del>
      <w:r>
        <w:t>n</w:t>
      </w:r>
      <w:del w:id="4824" w:author="GoldenCorpusHarness" w:date="2026-03-28T21:57:49Z">
        <w:r>
          <w:delText>os</w:delText>
        </w:r>
      </w:del>
      <w:r>
        <w:t xml:space="preserve">ed </w:t>
      </w:r>
      <w:del w:id="4825" w:author="GoldenCorpusHarness" w:date="2026-03-28T21:57:49Z">
        <w:r>
          <w:delText>HNSCC</w:delText>
        </w:r>
      </w:del>
      <w:ins w:id="4826" w:author="GoldenCorpusHarness" w:date="2026-03-28T21:57:49Z">
        <w:r>
          <w:t>for</w:t>
        </w:r>
      </w:ins>
      <w:r>
        <w:t xml:space="preserve"> </w:t>
      </w:r>
      <w:del w:id="4827" w:author="GoldenCorpusHarness" w:date="2026-03-28T21:57:49Z">
        <w:r>
          <w:delText>mus</w:delText>
        </w:r>
      </w:del>
      <w:r>
        <w:t>t</w:t>
      </w:r>
      <w:del w:id="4828" w:author="GoldenCorpusHarness" w:date="2026-03-28T21:57:49Z">
        <w:r>
          <w:delText xml:space="preserve"> </w:delText>
        </w:r>
      </w:del>
      <w:r>
        <w:t>h</w:t>
      </w:r>
      <w:del w:id="4829" w:author="GoldenCorpusHarness" w:date="2026-03-28T21:57:49Z">
        <w:r>
          <w:delText>ave d</w:delText>
        </w:r>
      </w:del>
      <w:r>
        <w:t>is</w:t>
      </w:r>
      <w:del w:id="4830" w:author="GoldenCorpusHarness" w:date="2026-03-28T21:57:49Z">
        <w:r>
          <w:delText>tant metastases and be Stage M1 at</w:delText>
        </w:r>
      </w:del>
      <w:r>
        <w:t xml:space="preserve"> study</w:t>
      </w:r>
      <w:del w:id="4831" w:author="GoldenCorpusHarness" w:date="2026-03-28T21:57:49Z">
        <w:r>
          <w:delText xml:space="preserve"> entry</w:delText>
        </w:r>
      </w:del>
      <w:r>
        <w:t>.</w:t>
      </w:r>
    </w:p>
    <w:p ns2:paraId="53DECA13" ns2:textId="01933A7D" w:rsidR="00465C74" w:rsidRPr="00B307EC" w:rsidRDefault="00435C9A" w:rsidP="00CC182C">
      <w:pPr>
        <w:pStyle w:val="Paragraph0"/>
        <w:numPr>
          <w:ilvl w:val="0"/>
          <w:numId w:val="45"/>
        </w:numPr>
        <w:ind w:left="360"/>
        <w:rPr>
          <w:rFonts w:eastAsiaTheme="minorHAnsi"/>
        </w:rPr>
      </w:pPr>
      <w:del w:id="4832" w:author="GoldenCorpusHarness" w:date="2026-03-28T21:57:49Z">
        <w:r>
          <w:delText>H</w:delText>
        </w:r>
      </w:del>
      <w:ins w:id="4833" w:author="GoldenCorpusHarness" w:date="2026-03-28T21:57:49Z">
        <w:r>
          <w:t>Pl</w:t>
        </w:r>
      </w:ins>
      <w:r>
        <w:t>a</w:t>
      </w:r>
      <w:del w:id="4834" w:author="GoldenCorpusHarness" w:date="2026-03-28T21:57:49Z">
        <w:r>
          <w:delText>s</w:delText>
        </w:r>
      </w:del>
      <w:ins w:id="4835" w:author="GoldenCorpusHarness" w:date="2026-03-28T21:57:49Z">
        <w:r>
          <w:t>nned</w:t>
        </w:r>
      </w:ins>
      <w:r>
        <w:t xml:space="preserve"> </w:t>
      </w:r>
      <w:ins w:id="4836" w:author="GoldenCorpusHarness" w:date="2026-03-28T21:57:49Z">
        <w:r>
          <w:t>Explor</w:t>
        </w:r>
      </w:ins>
      <w:r>
        <w:t>a</w:t>
      </w:r>
      <w:ins w:id="4837" w:author="GoldenCorpusHarness" w:date="2026-03-28T21:57:49Z">
        <w:r>
          <w:t>tory</w:t>
        </w:r>
      </w:ins>
      <w:r>
        <w:t xml:space="preserve"> </w:t>
      </w:r>
      <w:del w:id="4838" w:author="GoldenCorpusHarness" w:date="2026-03-28T21:57:49Z">
        <w:r>
          <w:delText>pr</w:delText>
        </w:r>
      </w:del>
      <w:ins w:id="4839" w:author="GoldenCorpusHarness" w:date="2026-03-28T21:57:49Z">
        <w:r>
          <w:t>B</w:t>
        </w:r>
      </w:ins>
      <w:r>
        <w:t>i</w:t>
      </w:r>
      <w:ins w:id="4840" w:author="GoldenCorpusHarness" w:date="2026-03-28T21:57:49Z">
        <w:r>
          <w:t>o</w:t>
        </w:r>
      </w:ins>
      <w:r>
        <w:t>mar</w:t>
      </w:r>
      <w:del w:id="4841" w:author="GoldenCorpusHarness" w:date="2026-03-28T21:57:49Z">
        <w:r>
          <w:delText>y tumo</w:delText>
        </w:r>
      </w:del>
      <w:ins w:id="4842" w:author="GoldenCorpusHarness" w:date="2026-03-28T21:57:49Z">
        <w:r>
          <w:t>ke</w:t>
        </w:r>
      </w:ins>
      <w:r>
        <w:t xml:space="preserve">r </w:t>
      </w:r>
      <w:del w:id="4843" w:author="GoldenCorpusHarness" w:date="2026-03-28T21:57:49Z">
        <w:r>
          <w:delText>location of oroph</w:delText>
        </w:r>
      </w:del>
      <w:ins w:id="4844" w:author="GoldenCorpusHarness" w:date="2026-03-28T21:57:49Z">
        <w:r>
          <w:t>Rese</w:t>
        </w:r>
      </w:ins>
      <w:r>
        <w:t>ar</w:t>
      </w:r>
      <w:del w:id="4845" w:author="GoldenCorpusHarness" w:date="2026-03-28T21:57:49Z">
        <w:r>
          <w:delText xml:space="preserve">ynx, oral </w:delText>
        </w:r>
      </w:del>
      <w:r>
        <w:t>c</w:t>
      </w:r>
      <w:del w:id="4846" w:author="GoldenCorpusHarness" w:date="2026-03-28T21:57:49Z">
        <w:r>
          <w:delText xml:space="preserve">avity, </w:delText>
        </w:r>
      </w:del>
      <w:r>
        <w:t>h</w:t>
      </w:r>
      <w:del w:id="4847" w:author="GoldenCorpusHarness" w:date="2026-03-28T21:57:49Z">
        <w:r>
          <w:delText xml:space="preserve">ypopharynx, or larynx. </w:delText>
        </w:r>
      </w:del>
    </w:p>
    <w:p ns2:paraId="4C660650" ns2:textId="1E18D4E7" w:rsidR="00E545F6" w:rsidRDefault="00435C9A" w:rsidP="006A07FD">
      <w:pPr>
        <w:pStyle w:val="ListNumber"/>
        <w:keepLines w:val="0"/>
        <w:tabs>
          <w:tab w:val="clear" w:pos="720"/>
        </w:tabs>
        <w:spacing w:after="240"/>
        <w:ind w:firstLine="0"/>
      </w:pPr>
      <w:ins w:id="4848" w:author="GoldenCorpusHarness" w:date="2026-03-28T21:57:49Z">
        <w:r>
          <w:t>Cancer immunotherapies represent an important and novel class of antitumor agents. However, the mechanism of action of these exciting new therapies, including novel combination with antiangiogenesis therapy, is not completely understood and much remains to be learned regarding how best to leverage these new drugs in treating patients. Thus, to aid future patients, it is important to investigate the determinants of response or resistance to cancer immunotherapy and other treatments administered, as well as determinants of AEs in the course of our clinical studies. These efforts may identify novel predictive/PD biomarkers and generate information that may better guide single-agent and combination therapy with immuno-oncology drugs. To identify novel biomarkers, biospecimens (ie, blood components, tumor material) will be collected to support analyses of cellular components (eg, protein, D</w:t>
        </w:r>
      </w:ins>
      <w:r>
        <w:t>N</w:t>
      </w:r>
      <w:del w:id="4849" w:author="GoldenCorpusHarness" w:date="2026-03-28T21:57:49Z">
        <w:r>
          <w:delText>ote</w:delText>
        </w:r>
      </w:del>
      <w:ins w:id="4850" w:author="GoldenCorpusHarness" w:date="2026-03-28T21:57:49Z">
        <w:r>
          <w:t>A, RNA, metabolites) and other circulating molecules. Investigations may include but are not limited to</w:t>
        </w:r>
      </w:ins>
      <w:r>
        <w:t>:</w:t>
      </w:r>
      <w:del w:id="4851" w:author="GoldenCorpusHarness" w:date="2026-03-28T21:57:49Z">
        <w:r>
          <w:delText xml:space="preserve">  Other primary tumor sites of HNSCC, including nasopharynx (any histology) or unknown primary tumor (including p16+ unknown primary) are not eligible.</w:delText>
        </w:r>
      </w:del>
    </w:p>
    <w:p ns2:paraId="4DE9CFD7" ns2:textId="1C6D2BB0" w:rsidR="005C4A9D" w:rsidRPr="00465C74" w:rsidRDefault="00465C74" w:rsidP="00A72B20">
      <w:pPr>
        <w:pStyle w:val="Paragraph0"/>
        <w:rPr>
          <w:b/>
        </w:rPr>
      </w:pPr>
      <w:del w:id="4852" w:author="GoldenCorpusHarness" w:date="2026-03-28T21:57:49Z">
        <w:r>
          <w:delText>D</w:delText>
        </w:r>
      </w:del>
      <w:ins w:id="4853" w:author="GoldenCorpusHarness" w:date="2026-03-28T21:57:49Z">
        <w:r>
          <w:t>G</w:t>
        </w:r>
      </w:ins>
      <w:r>
        <w:t>e</w:t>
      </w:r>
      <w:ins w:id="4854" w:author="GoldenCorpusHarness" w:date="2026-03-28T21:57:49Z">
        <w:r>
          <w:t>r</w:t>
        </w:r>
      </w:ins>
      <w:r>
        <w:t>m</w:t>
      </w:r>
      <w:ins w:id="4855" w:author="GoldenCorpusHarness" w:date="2026-03-28T21:57:49Z">
        <w:r>
          <w:t>line (bl</w:t>
        </w:r>
      </w:ins>
      <w:r>
        <w:t>o</w:t>
      </w:r>
      <w:ins w:id="4856" w:author="GoldenCorpusHarness" w:date="2026-03-28T21:57:49Z">
        <w:r>
          <w:t xml:space="preserve">od) </w:t>
        </w:r>
      </w:ins>
      <w:r>
        <w:t>g</w:t>
      </w:r>
      <w:del w:id="4857" w:author="GoldenCorpusHarness" w:date="2026-03-28T21:57:49Z">
        <w:r>
          <w:delText>raph</w:delText>
        </w:r>
      </w:del>
      <w:ins w:id="4858" w:author="GoldenCorpusHarness" w:date="2026-03-28T21:57:49Z">
        <w:r>
          <w:t>enet</w:t>
        </w:r>
      </w:ins>
      <w:r>
        <w:t>ic</w:t>
      </w:r>
      <w:ins w:id="4859" w:author="GoldenCorpusHarness" w:date="2026-03-28T21:57:49Z">
        <w:r>
          <w:t xml:space="preserve"> analy</w:t>
        </w:r>
      </w:ins>
      <w:r>
        <w:t>s</w:t>
      </w:r>
      <w:ins w:id="4860" w:author="GoldenCorpusHarness" w:date="2026-03-28T21:57:49Z">
        <w:r>
          <w:t>es (eg, SNP analyses, whole exome sequencing, whole genome sequencing)</w:t>
        </w:r>
      </w:ins>
    </w:p>
    <w:p ns2:paraId="7351E402" ns2:textId="18704FC3" w:rsidR="002D4F36" w:rsidRPr="00B307EC" w:rsidRDefault="00D7346C" w:rsidP="00CC182C">
      <w:pPr>
        <w:pStyle w:val="Paragraph0"/>
        <w:numPr>
          <w:ilvl w:val="0"/>
          <w:numId w:val="45"/>
        </w:numPr>
        <w:ind w:left="360"/>
        <w:rPr>
          <w:rFonts w:eastAsiaTheme="minorHAnsi"/>
        </w:rPr>
      </w:pPr>
      <w:ins w:id="4861" w:author="GoldenCorpusHarness" w:date="2026-03-28T21:57:49Z">
        <w:r>
          <w:t xml:space="preserve">This research may evaluate whether genetic variation within a clinical study population correlates with response to the treatment(s) under evaluation. </w:t>
        </w:r>
      </w:ins>
      <w:r>
        <w:t>I</w:t>
      </w:r>
      <w:del w:id="4862" w:author="GoldenCorpusHarness" w:date="2026-03-28T21:57:49Z">
        <w:r>
          <w:delText>s male or female</w:delText>
        </w:r>
      </w:del>
      <w:ins w:id="4863" w:author="GoldenCorpusHarness" w:date="2026-03-28T21:57:49Z">
        <w:r>
          <w:t>f genetic variation is found to predict efficacy or AEs</w:t>
        </w:r>
      </w:ins>
      <w:r>
        <w:t xml:space="preserve">, </w:t>
      </w:r>
      <w:del w:id="4864" w:author="GoldenCorpusHarness" w:date="2026-03-28T21:57:49Z">
        <w:r>
          <w:delText>and at least 18 years of a</w:delText>
        </w:r>
      </w:del>
      <w:ins w:id="4865" w:author="GoldenCorpusHarness" w:date="2026-03-28T21:57:49Z">
        <w:r>
          <w:t>the data mi</w:t>
        </w:r>
      </w:ins>
      <w:r>
        <w:t>g</w:t>
      </w:r>
      <w:del w:id="4866" w:author="GoldenCorpusHarness" w:date="2026-03-28T21:57:49Z">
        <w:r>
          <w:delText>e at the time of documented informed consent</w:delText>
        </w:r>
      </w:del>
      <w:ins w:id="4867" w:author="GoldenCorpusHarness" w:date="2026-03-28T21:57:49Z">
        <w:r>
          <w:t>ht inform optimal use of therapies in the patient population</w:t>
        </w:r>
      </w:ins>
      <w:r>
        <w:t xml:space="preserve">. </w:t>
      </w:r>
      <w:ins w:id="4868" w:author="GoldenCorpusHarness" w:date="2026-03-28T21:57:49Z">
        <w:r>
          <w:t>Furthermore, it is important to evaluate germline DNA variation across the genome in order to interpret tumor-specific DNA mutations.</w:t>
        </w:r>
      </w:ins>
    </w:p>
    <w:p ns2:paraId="35F8228B" ns2:textId="77777777" w:rsidR="009A7C46" w:rsidRDefault="009A7C46" w:rsidP="00A72B20">
      <w:pPr>
        <w:pStyle w:val="Paragraph0"/>
        <w:rPr>
          <w:b/>
        </w:rPr>
      </w:pPr>
      <w:del w:id="4869" w:author="GoldenCorpusHarness" w:date="2026-03-28T21:57:49Z">
        <w:r>
          <w:delText>Mal</w:delText>
        </w:r>
      </w:del>
      <w:ins w:id="4870" w:author="GoldenCorpusHarness" w:date="2026-03-28T21:57:49Z">
        <w:r>
          <w:t>G</w:t>
        </w:r>
      </w:ins>
      <w:r>
        <w:t>e</w:t>
      </w:r>
      <w:del w:id="4871" w:author="GoldenCorpusHarness" w:date="2026-03-28T21:57:49Z">
        <w:r>
          <w:delText xml:space="preserve"> Par</w:delText>
        </w:r>
      </w:del>
      <w:ins w:id="4872" w:author="GoldenCorpusHarness" w:date="2026-03-28T21:57:49Z">
        <w:r>
          <w:t>ne</w:t>
        </w:r>
      </w:ins>
      <w:r>
        <w:t>tic</w:t>
      </w:r>
      <w:del w:id="4873" w:author="GoldenCorpusHarness" w:date="2026-03-28T21:57:49Z">
        <w:r>
          <w:delText>ip</w:delText>
        </w:r>
      </w:del>
      <w:ins w:id="4874" w:author="GoldenCorpusHarness" w:date="2026-03-28T21:57:49Z">
        <w:r>
          <w:t xml:space="preserve"> (DNA) </w:t>
        </w:r>
      </w:ins>
      <w:r>
        <w:t>an</w:t>
      </w:r>
      <w:ins w:id="4875" w:author="GoldenCorpusHarness" w:date="2026-03-28T21:57:49Z">
        <w:r>
          <w:t xml:space="preserve">alyses from </w:t>
        </w:r>
      </w:ins>
      <w:r>
        <w:t>t</w:t>
      </w:r>
      <w:del w:id="4876" w:author="GoldenCorpusHarness" w:date="2026-03-28T21:57:49Z">
        <w:r>
          <w:delText>s</w:delText>
        </w:r>
      </w:del>
      <w:ins w:id="4877" w:author="GoldenCorpusHarness" w:date="2026-03-28T21:57:49Z">
        <w:r>
          <w:t>umor</w:t>
        </w:r>
      </w:ins>
    </w:p>
    <w:p ns2:paraId="3428C0D5" ns2:textId="55BE0C9A" w:rsidR="0091053F" w:rsidRDefault="0091053F" w:rsidP="00A72B20">
      <w:pPr>
        <w:pStyle w:val="Paragraph0"/>
      </w:pPr>
      <w:ins w:id="4878" w:author="GoldenCorpusHarness" w:date="2026-03-28T21:57:49Z">
        <w:r>
          <w:t xml:space="preserve">The application of new technologies, such as next generation sequencing, has provided scientists the opportunity to identify tumor-specific DNA changes (ie, mutations, methylation status, microsatellite instability) contributing towards the development/progression of cancer and/or driving response to therapy. Key molecular changes of interest to immuno-oncology drug development include the mutational burden of tumors and the clonality of T-cells in the tumor microenvironment. Increased mutational burden (sometimes referred to as a ‘hyper-mutated’ state) may generate neo-antigen presentation in the tumor microenvironment. To conduct this type of research, it is important to identify tumor-specific mutations that occur across all genes in the tumor genome. Evaluation of molecular targets and signaling pathways including angiogenesis and/or growth factor related signaling pathways related to pembrolizumab and lenvatinib may also be explored. Thus, genome-wide approaches may be used for this effort. Note that in order to understand tumor-specific mutations, it is necessary to compare the tumor genome with the germline genome. </w:t>
        </w:r>
      </w:ins>
      <w:r>
        <w:t>C</w:t>
      </w:r>
      <w:del w:id="4879" w:author="GoldenCorpusHarness" w:date="2026-03-28T21:57:49Z">
        <w:r>
          <w:delText>ontracepti</w:delText>
        </w:r>
      </w:del>
      <w:ins w:id="4880" w:author="GoldenCorpusHarness" w:date="2026-03-28T21:57:49Z">
        <w:r>
          <w:t>irculating tumor DNA and/or RNA may also be e</w:t>
        </w:r>
      </w:ins>
      <w:r>
        <w:t>v</w:t>
      </w:r>
      <w:del w:id="4881" w:author="GoldenCorpusHarness" w:date="2026-03-28T21:57:49Z">
        <w:r>
          <w:delText>e use</w:delText>
        </w:r>
      </w:del>
      <w:ins w:id="4882" w:author="GoldenCorpusHarness" w:date="2026-03-28T21:57:49Z">
        <w:r>
          <w:t>aluated from</w:t>
        </w:r>
      </w:ins>
      <w:r>
        <w:t xml:space="preserve"> b</w:t>
      </w:r>
      <w:del w:id="4883" w:author="GoldenCorpusHarness" w:date="2026-03-28T21:57:49Z">
        <w:r>
          <w:delText>y men should be consistent with local regulations regarding the methods of contraception for those participating in clinical studi</w:delText>
        </w:r>
      </w:del>
      <w:ins w:id="4884" w:author="GoldenCorpusHarness" w:date="2026-03-28T21:57:49Z">
        <w:r>
          <w:t>lood sampl</w:t>
        </w:r>
      </w:ins>
      <w:r>
        <w:t>es.</w:t>
      </w:r>
      <w:del w:id="4885" w:author="GoldenCorpusHarness" w:date="2026-03-28T21:57:49Z">
        <w:r>
          <w:delText xml:space="preserve"> If the contraception requirements in the local label for any of the study interventions is more stringent than the requirements above, the local label requirements are to be followed.</w:delText>
        </w:r>
      </w:del>
    </w:p>
    <w:p ns2:paraId="0DCE50FB" ns2:textId="5DA173FB" w:rsidR="002674DC" w:rsidRPr="00C96AEF" w:rsidRDefault="00454E3B" w:rsidP="00DE2689">
      <w:pPr>
        <w:pStyle w:val="Paragraph0"/>
        <w:numPr>
          <w:ilvl w:val="0"/>
          <w:numId w:val="45"/>
        </w:numPr>
        <w:ind w:left="360"/>
        <w:rPr>
          <w:rFonts w:eastAsiaTheme="minorHAnsi"/>
        </w:rPr>
      </w:pPr>
      <w:del w:id="4886" w:author="GoldenCorpusHarness" w:date="2026-03-28T21:57:49Z">
        <w:r>
          <w:delText>Male pa</w:delText>
        </w:r>
      </w:del>
      <w:ins w:id="4887" w:author="GoldenCorpusHarness" w:date="2026-03-28T21:57:49Z">
        <w:r>
          <w:t>Tumo</w:t>
        </w:r>
      </w:ins>
      <w:r>
        <w:t>r</w:t>
      </w:r>
      <w:del w:id="4888" w:author="GoldenCorpusHarness" w:date="2026-03-28T21:57:49Z">
        <w:r>
          <w:delText>ticipants are eligible to participate if they agree to the following during the intervention period</w:delText>
        </w:r>
      </w:del>
      <w:r>
        <w:t xml:space="preserve"> and </w:t>
      </w:r>
      <w:del w:id="4889" w:author="GoldenCorpusHarness" w:date="2026-03-28T21:57:49Z">
        <w:r>
          <w:delText>f</w:delText>
        </w:r>
      </w:del>
      <w:ins w:id="4890" w:author="GoldenCorpusHarness" w:date="2026-03-28T21:57:49Z">
        <w:r>
          <w:t>bl</w:t>
        </w:r>
      </w:ins>
      <w:r>
        <w:t>o</w:t>
      </w:r>
      <w:del w:id="4891" w:author="GoldenCorpusHarness" w:date="2026-03-28T21:57:49Z">
        <w:r>
          <w:delText>r</w:delText>
        </w:r>
      </w:del>
      <w:ins w:id="4892" w:author="GoldenCorpusHarness" w:date="2026-03-28T21:57:49Z">
        <w:r>
          <w:t>od RNA</w:t>
        </w:r>
      </w:ins>
      <w:r>
        <w:t xml:space="preserve"> a</w:t>
      </w:r>
      <w:del w:id="4893" w:author="GoldenCorpusHarness" w:date="2026-03-28T21:57:49Z">
        <w:r>
          <w:delText xml:space="preserve">t </w:delText>
        </w:r>
      </w:del>
      <w:ins w:id="4894" w:author="GoldenCorpusHarness" w:date="2026-03-28T21:57:49Z">
        <w:r>
          <w:t>na</w:t>
        </w:r>
      </w:ins>
      <w:r>
        <w:t>l</w:t>
      </w:r>
      <w:del w:id="4895" w:author="GoldenCorpusHarness" w:date="2026-03-28T21:57:49Z">
        <w:r>
          <w:delText>east 7 da</w:delText>
        </w:r>
      </w:del>
      <w:r>
        <w:t>ys</w:t>
      </w:r>
      <w:del w:id="4896" w:author="GoldenCorpusHarness" w:date="2026-03-28T21:57:49Z">
        <w:r>
          <w:delText xml:space="preserve"> aft</w:delText>
        </w:r>
      </w:del>
      <w:r>
        <w:t>e</w:t>
      </w:r>
      <w:del w:id="4897" w:author="GoldenCorpusHarness" w:date="2026-03-28T21:57:49Z">
        <w:r>
          <w:delText>r the la</w:delText>
        </w:r>
      </w:del>
      <w:r>
        <w:t>s</w:t>
      </w:r>
      <w:del w:id="4898" w:author="GoldenCorpusHarness" w:date="2026-03-28T21:57:49Z">
        <w:r>
          <w:delText xml:space="preserve">t dose of lenvatinib/placebo </w:delText>
        </w:r>
      </w:del>
    </w:p>
    <w:p ns2:paraId="3301426B" ns2:textId="41D7E470" w:rsidR="00454E3B" w:rsidRPr="00C634FC" w:rsidRDefault="00454E3B" w:rsidP="00DE2689">
      <w:pPr>
        <w:pStyle w:val="ListBullet"/>
        <w:keepLines w:val="0"/>
        <w:numPr>
          <w:ilvl w:val="0"/>
          <w:numId w:val="36"/>
        </w:numPr>
        <w:spacing w:after="240"/>
        <w:ind w:left="360"/>
      </w:pPr>
      <w:r>
        <w:t>B</w:t>
      </w:r>
      <w:del w:id="4899" w:author="GoldenCorpusHarness" w:date="2026-03-28T21:57:49Z">
        <w:r>
          <w:delText>e abstinent from heteros</w:delText>
        </w:r>
      </w:del>
      <w:ins w:id="4900" w:author="GoldenCorpusHarness" w:date="2026-03-28T21:57:49Z">
        <w:r>
          <w:t xml:space="preserve">oth genome-wide and targeted messenger RNA (mRNA) </w:t>
        </w:r>
      </w:ins>
      <w:r>
        <w:t>ex</w:t>
      </w:r>
      <w:del w:id="4901" w:author="GoldenCorpusHarness" w:date="2026-03-28T21:57:49Z">
        <w:r>
          <w:delText>ual intercourse as their preferred and usual lifestyle</w:delText>
        </w:r>
      </w:del>
      <w:ins w:id="4902" w:author="GoldenCorpusHarness" w:date="2026-03-28T21:57:49Z">
        <w:r>
          <w:t>pression profiling and sequencing in tumor tissue and in blood may be performed to define gene signatures that correlate to clinical response to treatment with pembrolizumab or other immunotherapies. Pembrolizumab induces a response in tumors that likely reflects an inflamed/immune phenotype. Specific immune-related gene sets</w:t>
        </w:r>
      </w:ins>
      <w:r>
        <w:t xml:space="preserve"> (</w:t>
      </w:r>
      <w:del w:id="4903" w:author="GoldenCorpusHarness" w:date="2026-03-28T21:57:49Z">
        <w:r>
          <w:delText>abstinent on a long term and persistent basi</w:delText>
        </w:r>
      </w:del>
      <w:ins w:id="4904" w:author="GoldenCorpusHarness" w:date="2026-03-28T21:57:49Z">
        <w:r>
          <w:t>ie, those capturing interferon-gamma transcriptional pathway</w:t>
        </w:r>
      </w:ins>
      <w:r>
        <w:t xml:space="preserve">s) </w:t>
      </w:r>
      <w:del w:id="4905" w:author="GoldenCorpusHarness" w:date="2026-03-28T21:57:49Z">
        <w:r>
          <w:delText>and agree to remain abstinent</w:delText>
        </w:r>
      </w:del>
      <w:ins w:id="4906" w:author="GoldenCorpusHarness" w:date="2026-03-28T21:57:49Z">
        <w:r>
          <w:t>may be evaluated and new signatures may be identified. Individual genes related to the immune system and growth factor signaling pathways (eg, VEGF and FGF) may also be evaluated. MicroRNA profiling may also be pursued as well as exosomal profiling.</w:t>
        </w:r>
      </w:ins>
    </w:p>
    <w:p ns2:paraId="72E98651" ns2:textId="41D7E470" w:rsidR="00454E3B" w:rsidRDefault="00454E3B" w:rsidP="00DE2689">
      <w:pPr>
        <w:spacing w:before="60" w:after="240"/>
        <w:ind w:left="360"/>
        <w:rPr>
          <w:rFonts w:eastAsia="MS Gothic"/>
        </w:rPr>
      </w:pPr>
      <w:del w:id="4907" w:author="GoldenCorpusHarness" w:date="2026-03-28T21:57:49Z">
        <w:r>
          <w:delText>OR</w:delText>
        </w:r>
      </w:del>
      <w:ins w:id="4908" w:author="GoldenCorpusHarness" w:date="2026-03-28T21:57:49Z">
        <w:r>
          <w:t>Proteomics and immunohistochemistry (IHC) using blood or tumor</w:t>
        </w:r>
      </w:ins>
    </w:p>
    <w:p ns2:paraId="03D2C4F8" ns2:textId="4672E8F6" w:rsidR="00454E3B" w:rsidRPr="00EE20C2" w:rsidRDefault="00454E3B" w:rsidP="00DE2689">
      <w:pPr>
        <w:pStyle w:val="ListBullet"/>
        <w:keepLines w:val="0"/>
        <w:numPr>
          <w:ilvl w:val="0"/>
          <w:numId w:val="36"/>
        </w:numPr>
        <w:spacing w:after="240"/>
        <w:ind w:left="360"/>
      </w:pPr>
      <w:ins w:id="4909" w:author="GoldenCorpusHarness" w:date="2026-03-28T21:57:49Z">
        <w:r>
          <w:t>Tumor and blood samples from this study may undergo proteomic analyses (eg, PD-L1 IHC). PD-L1 protein level in tumor sections, assessed by IHC, has been shown to correlate with response to pembrolizumab in patients with NSCLC, and an in vitro diagnostic (IVD) device has been developed for use with pembrolizumab in NSCLC. Preliminary data indicates that this association may also be true in additional cancer types (ie, triple negative breast cancer, head and neck, and gastric). Additional tumor or blood-derived proteins may also correlate with response to pembrolizumab and lenvatinib combination therapy.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pembrolizumab (</w:t>
        </w:r>
      </w:ins>
      <w:r>
        <w:t>M</w:t>
      </w:r>
      <w:del w:id="4910" w:author="GoldenCorpusHarness" w:date="2026-03-28T21:57:49Z">
        <w:r>
          <w:delText>ust agree to use contraception unless confirmed to be azoospermic (</w:delText>
        </w:r>
      </w:del>
      <w:ins w:id="4911" w:author="GoldenCorpusHarness" w:date="2026-03-28T21:57:49Z">
        <w:r>
          <w:t>K-3475) and len</w:t>
        </w:r>
      </w:ins>
      <w:r>
        <w:t>va</w:t>
      </w:r>
      <w:del w:id="4912" w:author="GoldenCorpusHarness" w:date="2026-03-28T21:57:49Z">
        <w:r>
          <w:delText>sectomized or secondary to medical cause [Appendix 5]) as detailed below:</w:delText>
        </w:r>
      </w:del>
      <w:ins w:id="4913" w:author="GoldenCorpusHarness" w:date="2026-03-28T21:57:49Z">
        <w:r>
          <w:t>tinib combination therapy.</w:t>
        </w:r>
      </w:ins>
    </w:p>
    <w:p ns2:paraId="47DB152A" ns2:textId="58949AA0" w:rsidR="00454E3B" w:rsidRPr="007B4301" w:rsidRDefault="00454E3B" w:rsidP="00DE2689">
      <w:pPr>
        <w:pStyle w:val="ListBullet2"/>
        <w:keepLines w:val="0"/>
        <w:spacing w:after="240"/>
        <w:ind w:left="360"/>
      </w:pPr>
      <w:del w:id="4914" w:author="GoldenCorpusHarness" w:date="2026-03-28T21:57:49Z">
        <w:r>
          <w:delText xml:space="preserve">Agree </w:delText>
        </w:r>
      </w:del>
      <w:ins w:id="4915" w:author="GoldenCorpusHarness" w:date="2026-03-28T21:57:49Z">
        <w:r>
          <w:t>O</w:t>
        </w:r>
      </w:ins>
      <w:r>
        <w:t>t</w:t>
      </w:r>
      <w:del w:id="4916" w:author="GoldenCorpusHarness" w:date="2026-03-28T21:57:49Z">
        <w:r>
          <w:delText>o use a male condom plus partn</w:delText>
        </w:r>
      </w:del>
      <w:ins w:id="4917" w:author="GoldenCorpusHarness" w:date="2026-03-28T21:57:49Z">
        <w:r>
          <w:t>h</w:t>
        </w:r>
      </w:ins>
      <w:r>
        <w:t xml:space="preserve">er </w:t>
      </w:r>
      <w:del w:id="4918" w:author="GoldenCorpusHarness" w:date="2026-03-28T21:57:49Z">
        <w:r>
          <w:delText>us</w:delText>
        </w:r>
      </w:del>
      <w:ins w:id="4919" w:author="GoldenCorpusHarness" w:date="2026-03-28T21:57:49Z">
        <w:r>
          <w:t>blood-d</w:t>
        </w:r>
      </w:ins>
      <w:r>
        <w:t>e</w:t>
      </w:r>
      <w:del w:id="4920" w:author="GoldenCorpusHarness" w:date="2026-03-28T21:57:49Z">
        <w:r>
          <w:delText xml:space="preserve"> of an additional cont</w:delText>
        </w:r>
      </w:del>
      <w:r>
        <w:t>r</w:t>
      </w:r>
      <w:del w:id="4921" w:author="GoldenCorpusHarness" w:date="2026-03-28T21:57:49Z">
        <w:r>
          <w:delText>acept</w:delText>
        </w:r>
      </w:del>
      <w:r>
        <w:t>ive</w:t>
      </w:r>
      <w:del w:id="4922" w:author="GoldenCorpusHarness" w:date="2026-03-28T21:57:49Z">
        <w:r>
          <w:delText xml:space="preserve"> metho</w:delText>
        </w:r>
      </w:del>
      <w:r>
        <w:t xml:space="preserve">d </w:t>
      </w:r>
      <w:del w:id="4923" w:author="GoldenCorpusHarness" w:date="2026-03-28T21:57:49Z">
        <w:r>
          <w:delText>when h</w:delText>
        </w:r>
      </w:del>
      <w:ins w:id="4924" w:author="GoldenCorpusHarness" w:date="2026-03-28T21:57:49Z">
        <w:r>
          <w:t>biom</w:t>
        </w:r>
      </w:ins>
      <w:r>
        <w:t>a</w:t>
      </w:r>
      <w:del w:id="4925" w:author="GoldenCorpusHarness" w:date="2026-03-28T21:57:49Z">
        <w:r>
          <w:delText>ving penile-vaginal int</w:delText>
        </w:r>
      </w:del>
      <w:ins w:id="4926" w:author="GoldenCorpusHarness" w:date="2026-03-28T21:57:49Z">
        <w:r>
          <w:t>rk</w:t>
        </w:r>
      </w:ins>
      <w:r>
        <w:t>er</w:t>
      </w:r>
      <w:del w:id="4927" w:author="GoldenCorpusHarness" w:date="2026-03-28T21:57:49Z">
        <w:r>
          <w:delText>cour</w:delText>
        </w:r>
      </w:del>
      <w:r>
        <w:t>s</w:t>
      </w:r>
      <w:del w:id="4928" w:author="GoldenCorpusHarness" w:date="2026-03-28T21:57:49Z">
        <w:r>
          <w:delText>e with a WOCBP who is not currently pregnant. Note: Men with a pregnant or breastfeeding partner must agree to remain abstinent from penile-vaginal intercourse or use a male condom during each episode of penile-vaginal penetration.</w:delText>
        </w:r>
      </w:del>
    </w:p>
    <w:p ns2:paraId="2E44BC1A" ns2:textId="102C3223" w:rsidR="0005515D" w:rsidRDefault="00A619E5" w:rsidP="00DE2689">
      <w:pPr>
        <w:pStyle w:val="ListBullet2"/>
        <w:keepLines w:val="0"/>
        <w:spacing w:after="240"/>
        <w:ind w:left="360"/>
      </w:pPr>
      <w:ins w:id="4929" w:author="GoldenCorpusHarness" w:date="2026-03-28T21:57:49Z">
        <w:r>
          <w:t xml:space="preserve">In addition to expression on the tumor tissue, </w:t>
        </w:r>
      </w:ins>
      <w:r>
        <w:t>P</w:t>
      </w:r>
      <w:del w:id="4930" w:author="GoldenCorpusHarness" w:date="2026-03-28T21:57:49Z">
        <w:r>
          <w:delText>lease note that 7 days after len</w:delText>
        </w:r>
      </w:del>
      <w:ins w:id="4931" w:author="GoldenCorpusHarness" w:date="2026-03-28T21:57:49Z">
        <w:r>
          <w:t>D-L1, circulating cytokines and angiogenic factors, and other tumor deri</w:t>
        </w:r>
      </w:ins>
      <w:r>
        <w:t>v</w:t>
      </w:r>
      <w:del w:id="4932" w:author="GoldenCorpusHarness" w:date="2026-03-28T21:57:49Z">
        <w:r>
          <w:delText>atinib is stoppe</w:delText>
        </w:r>
      </w:del>
      <w:ins w:id="4933" w:author="GoldenCorpusHarness" w:date="2026-03-28T21:57:49Z">
        <w:r>
          <w:t>ed proteins can be shed from tumor and released into the blood. Assays such as enzyme-linked immunosorbent assay (ELISA) measure such proteins in serum. Correlation of expression with response to pembrolizumab and lenvatinib combination therapy may identify new approaches for predictive biomarkers in bloo</w:t>
        </w:r>
      </w:ins>
      <w:r>
        <w:t xml:space="preserve">d, </w:t>
      </w:r>
      <w:del w:id="4934" w:author="GoldenCorpusHarness" w:date="2026-03-28T21:57:49Z">
        <w:r>
          <w:delText>if the participant is on pembrolizumab only, no male contraception measures are needed</w:delText>
        </w:r>
      </w:del>
      <w:ins w:id="4935" w:author="GoldenCorpusHarness" w:date="2026-03-28T21:57:49Z">
        <w:r>
          <w:t>representing a major advance from today’s reliance on assessing tumor biomarkers</w:t>
        </w:r>
      </w:ins>
      <w:r>
        <w:t>.</w:t>
      </w:r>
      <w:ins w:id="4936" w:author="GoldenCorpusHarness" w:date="2026-03-28T21:57:49Z">
        <w:r>
          <w:t xml:space="preserve"> This research would serve to develop such assays for future clinical use.</w:t>
        </w:r>
      </w:ins>
    </w:p>
    <w:p ns2:paraId="7743058C" ns2:textId="433180F5" w:rsidR="005C4A9D" w:rsidRDefault="005C4A9D" w:rsidP="00DE2689">
      <w:pPr>
        <w:pStyle w:val="Paragraph0"/>
        <w:rPr>
          <w:b/>
        </w:rPr>
      </w:pPr>
      <w:del w:id="4937" w:author="GoldenCorpusHarness" w:date="2026-03-28T21:57:49Z">
        <w:r>
          <w:delText>F</w:delText>
        </w:r>
      </w:del>
      <w:ins w:id="4938" w:author="GoldenCorpusHarness" w:date="2026-03-28T21:57:49Z">
        <w:r>
          <w:t>Oth</w:t>
        </w:r>
      </w:ins>
      <w:r>
        <w:t>e</w:t>
      </w:r>
      <w:ins w:id="4939" w:author="GoldenCorpusHarness" w:date="2026-03-28T21:57:49Z">
        <w:r>
          <w:t xml:space="preserve">r </w:t>
        </w:r>
      </w:ins>
      <w:r>
        <w:t>m</w:t>
      </w:r>
      <w:del w:id="4940" w:author="GoldenCorpusHarness" w:date="2026-03-28T21:57:49Z">
        <w:r>
          <w:delText>a</w:delText>
        </w:r>
      </w:del>
      <w:ins w:id="4941" w:author="GoldenCorpusHarness" w:date="2026-03-28T21:57:49Z">
        <w:r>
          <w:t>o</w:t>
        </w:r>
      </w:ins>
      <w:r>
        <w:t>le</w:t>
      </w:r>
      <w:del w:id="4942" w:author="GoldenCorpusHarness" w:date="2026-03-28T21:57:49Z">
        <w:r>
          <w:delText xml:space="preserve"> P</w:delText>
        </w:r>
      </w:del>
      <w:ins w:id="4943" w:author="GoldenCorpusHarness" w:date="2026-03-28T21:57:49Z">
        <w:r>
          <w:t>cul</w:t>
        </w:r>
      </w:ins>
      <w:r>
        <w:t>ar</w:t>
      </w:r>
      <w:ins w:id="4944" w:author="GoldenCorpusHarness" w:date="2026-03-28T21:57:49Z">
        <w:r>
          <w:t xml:space="preserve"> changes of interest include the subtype of T-cells in the tumor microenvironment. The T-cell repertoire from tumor </w:t>
        </w:r>
      </w:ins>
      <w:r>
        <w:t>ti</w:t>
      </w:r>
      <w:ins w:id="4945" w:author="GoldenCorpusHarness" w:date="2026-03-28T21:57:49Z">
        <w:r>
          <w:t xml:space="preserve">ssue and blood </w:t>
        </w:r>
      </w:ins>
      <w:r>
        <w:t>c</w:t>
      </w:r>
      <w:del w:id="4946" w:author="GoldenCorpusHarness" w:date="2026-03-28T21:57:49Z">
        <w:r>
          <w:delText>i</w:delText>
        </w:r>
      </w:del>
      <w:ins w:id="4947" w:author="GoldenCorpusHarness" w:date="2026-03-28T21:57:49Z">
        <w:r>
          <w:t>om</w:t>
        </w:r>
      </w:ins>
      <w:r>
        <w:t>p</w:t>
      </w:r>
      <w:del w:id="4948" w:author="GoldenCorpusHarness" w:date="2026-03-28T21:57:49Z">
        <w:r>
          <w:delText>a</w:delText>
        </w:r>
      </w:del>
      <w:ins w:id="4949" w:author="GoldenCorpusHarness" w:date="2026-03-28T21:57:49Z">
        <w:r>
          <w:t>one</w:t>
        </w:r>
      </w:ins>
      <w:r>
        <w:t>nts</w:t>
      </w:r>
      <w:ins w:id="4950" w:author="GoldenCorpusHarness" w:date="2026-03-28T21:57:49Z">
        <w:r>
          <w:t xml:space="preserve"> may be evaluated.</w:t>
        </w:r>
      </w:ins>
    </w:p>
    <w:p ns2:paraId="18B5D06A" ns2:textId="0CEB50CB" w:rsidR="0091053F" w:rsidRDefault="00DB0CF0" w:rsidP="00DE2689">
      <w:pPr>
        <w:pStyle w:val="Paragraph0"/>
      </w:pPr>
      <w:del w:id="4951" w:author="GoldenCorpusHarness" w:date="2026-03-28T21:57:49Z">
        <w:r>
          <w:delText>C</w:delText>
        </w:r>
      </w:del>
      <w:ins w:id="4952" w:author="GoldenCorpusHarness" w:date="2026-03-28T21:57:49Z">
        <w:r>
          <w:t>Bi</w:t>
        </w:r>
      </w:ins>
      <w:r>
        <w:t>o</w:t>
      </w:r>
      <w:del w:id="4953" w:author="GoldenCorpusHarness" w:date="2026-03-28T21:57:49Z">
        <w:r>
          <w:delText>nt</w:delText>
        </w:r>
      </w:del>
      <w:ins w:id="4954" w:author="GoldenCorpusHarness" w:date="2026-03-28T21:57:49Z">
        <w:r>
          <w:t>ma</w:t>
        </w:r>
      </w:ins>
      <w:r>
        <w:t>r</w:t>
      </w:r>
      <w:ins w:id="4955" w:author="GoldenCorpusHarness" w:date="2026-03-28T21:57:49Z">
        <w:r>
          <w:t>ker rese</w:t>
        </w:r>
      </w:ins>
      <w:r>
        <w:t>a</w:t>
      </w:r>
      <w:ins w:id="4956" w:author="GoldenCorpusHarness" w:date="2026-03-28T21:57:49Z">
        <w:r>
          <w:t>r</w:t>
        </w:r>
      </w:ins>
      <w:r>
        <w:t>c</w:t>
      </w:r>
      <w:del w:id="4957" w:author="GoldenCorpusHarness" w:date="2026-03-28T21:57:49Z">
        <w:r>
          <w:delText>eptive</w:delText>
        </w:r>
      </w:del>
      <w:ins w:id="4958" w:author="GoldenCorpusHarness" w:date="2026-03-28T21:57:49Z">
        <w:r>
          <w:t>h</w:t>
        </w:r>
      </w:ins>
      <w:r>
        <w:t xml:space="preserve"> us</w:t>
      </w:r>
      <w:del w:id="4959" w:author="GoldenCorpusHarness" w:date="2026-03-28T21:57:49Z">
        <w:r>
          <w:delText>e by women should be consistent with local regulations regard</w:delText>
        </w:r>
      </w:del>
      <w:r>
        <w:t xml:space="preserve">ing </w:t>
      </w:r>
      <w:del w:id="4960" w:author="GoldenCorpusHarness" w:date="2026-03-28T21:57:49Z">
        <w:r>
          <w:delText xml:space="preserve">the methods of contraception for those participating in clinical </w:delText>
        </w:r>
      </w:del>
      <w:r>
        <w:t>st</w:t>
      </w:r>
      <w:del w:id="4961" w:author="GoldenCorpusHarness" w:date="2026-03-28T21:57:49Z">
        <w:r>
          <w:delText>udies. If  the c</w:delText>
        </w:r>
      </w:del>
      <w:r>
        <w:t>o</w:t>
      </w:r>
      <w:del w:id="4962" w:author="GoldenCorpusHarness" w:date="2026-03-28T21:57:49Z">
        <w:r>
          <w:delText>ntraception requirements in the local label for any of the study interventions is more stringent than the requirements above, the local label requirements are to be f</w:delText>
        </w:r>
      </w:del>
      <w:r>
        <w:t>ol</w:t>
      </w:r>
      <w:del w:id="4963" w:author="GoldenCorpusHarness" w:date="2026-03-28T21:57:49Z">
        <w:r>
          <w:delText>lowed.</w:delText>
        </w:r>
      </w:del>
    </w:p>
    <w:p ns2:paraId="252F3A06" ns2:textId="3D737CB5" w:rsidR="006B7DC8" w:rsidRPr="00B307EC" w:rsidRDefault="006B7DC8" w:rsidP="00DE2689">
      <w:pPr>
        <w:pStyle w:val="Paragraph0"/>
        <w:numPr>
          <w:ilvl w:val="0"/>
          <w:numId w:val="45"/>
        </w:numPr>
        <w:ind w:left="360"/>
        <w:rPr>
          <w:rFonts w:eastAsiaTheme="minorHAnsi"/>
        </w:rPr>
      </w:pPr>
      <w:ins w:id="4964" w:author="GoldenCorpusHarness" w:date="2026-03-28T21:57:49Z">
        <w:r>
          <w:t>Landmark studies have demonstrated that the gut microbiome can shape anti-tumor immunity and responses to immune checkpoint blockade in mouse models, and that modulation of the gut microbiome may enhance responses to immune checkpoint blockade. This has also been studied in patients on immune checkpoint blockade (anti-CTL</w:t>
        </w:r>
      </w:ins>
      <w:r>
        <w:t>A</w:t>
      </w:r>
      <w:del w:id="4965" w:author="GoldenCorpusHarness" w:date="2026-03-28T21:57:49Z">
        <w:r>
          <w:delText xml:space="preserve"> female participant is el</w:delText>
        </w:r>
      </w:del>
      <w:ins w:id="4966" w:author="GoldenCorpusHarness" w:date="2026-03-28T21:57:49Z">
        <w:r>
          <w:t>-4 and anti-PD-1), with evidence that differential bacterial s</w:t>
        </w:r>
      </w:ins>
      <w:r>
        <w:t>ig</w:t>
      </w:r>
      <w:del w:id="4967" w:author="GoldenCorpusHarness" w:date="2026-03-28T21:57:49Z">
        <w:r>
          <w:delText>ible to participate if she is not pre</w:delText>
        </w:r>
      </w:del>
      <w:ins w:id="4968" w:author="GoldenCorpusHarness" w:date="2026-03-28T21:57:49Z">
        <w:r>
          <w:t>natures exist in responders versus non-responders to therapy (with responders havin</w:t>
        </w:r>
      </w:ins>
      <w:r>
        <w:t>g</w:t>
      </w:r>
      <w:del w:id="4969" w:author="GoldenCorpusHarness" w:date="2026-03-28T21:57:49Z">
        <w:r>
          <w:delText>nant or breastfeedin</w:delText>
        </w:r>
      </w:del>
      <w:ins w:id="4970" w:author="GoldenCorpusHarness" w:date="2026-03-28T21:57:49Z">
        <w:r>
          <w:t xml:space="preserve"> hi</w:t>
        </w:r>
      </w:ins>
      <w:r>
        <w:t>g</w:t>
      </w:r>
      <w:ins w:id="4971" w:author="GoldenCorpusHarness" w:date="2026-03-28T21:57:49Z">
        <w:r>
          <w:t>her diversity of the gut microbiome and differential composition compared with non-responders). Importantly</w:t>
        </w:r>
      </w:ins>
      <w:r>
        <w:t xml:space="preserve">, </w:t>
      </w:r>
      <w:del w:id="4972" w:author="GoldenCorpusHarness" w:date="2026-03-28T21:57:49Z">
        <w:r>
          <w:delText>and at least one of the follo</w:delText>
        </w:r>
      </w:del>
      <w:ins w:id="4973" w:author="GoldenCorpusHarness" w:date="2026-03-28T21:57:49Z">
        <w:r>
          <w:t xml:space="preserve">these differences in the gut microbiome are associated </w:t>
        </w:r>
      </w:ins>
      <w:r>
        <w:t>wi</w:t>
      </w:r>
      <w:del w:id="4974" w:author="GoldenCorpusHarness" w:date="2026-03-28T21:57:49Z">
        <w:r>
          <w:delText>n</w:delText>
        </w:r>
      </w:del>
      <w:ins w:id="4975" w:author="GoldenCorpusHarness" w:date="2026-03-28T21:57:49Z">
        <w:r>
          <w:t>th differential immune si</w:t>
        </w:r>
      </w:ins>
      <w:r>
        <w:t>g</w:t>
      </w:r>
      <w:del w:id="4976" w:author="GoldenCorpusHarness" w:date="2026-03-28T21:57:49Z">
        <w:r>
          <w:delText xml:space="preserve"> conditions applies: </w:delText>
        </w:r>
      </w:del>
      <w:ins w:id="4977" w:author="GoldenCorpusHarness" w:date="2026-03-28T21:57:49Z">
        <w:r>
          <w:t>natures in the tumor microenvironment [Lynch, S. V. 2016].</w:t>
        </w:r>
      </w:ins>
    </w:p>
    <w:p ns2:paraId="1FD1C4C2" ns2:textId="2FA0E44C" w:rsidR="006B7DC8" w:rsidRPr="00BA6E98" w:rsidRDefault="006B7DC8" w:rsidP="00DE2689">
      <w:pPr>
        <w:pStyle w:val="ListBullet"/>
        <w:keepLines w:val="0"/>
        <w:numPr>
          <w:ilvl w:val="0"/>
          <w:numId w:val="48"/>
        </w:numPr>
        <w:spacing w:after="240"/>
        <w:ind w:left="360"/>
      </w:pPr>
      <w:del w:id="4978" w:author="GoldenCorpusHarness" w:date="2026-03-28T21:57:49Z">
        <w:r>
          <w:delText>I</w:delText>
        </w:r>
      </w:del>
      <w:ins w:id="4979" w:author="GoldenCorpusHarness" w:date="2026-03-28T21:57:49Z">
        <w:r>
          <w:t>Rationale for the U</w:t>
        </w:r>
      </w:ins>
      <w:r>
        <w:t>s</w:t>
      </w:r>
      <w:ins w:id="4980" w:author="GoldenCorpusHarness" w:date="2026-03-28T21:57:49Z">
        <w:r>
          <w:t>e</w:t>
        </w:r>
      </w:ins>
      <w:r>
        <w:t xml:space="preserve"> </w:t>
      </w:r>
      <w:del w:id="4981" w:author="GoldenCorpusHarness" w:date="2026-03-28T21:57:49Z">
        <w:r>
          <w:delText>n</w:delText>
        </w:r>
      </w:del>
      <w:r>
        <w:t>o</w:t>
      </w:r>
      <w:ins w:id="4982" w:author="GoldenCorpusHarness" w:date="2026-03-28T21:57:49Z">
        <w:r>
          <w:t>f Compara</w:t>
        </w:r>
      </w:ins>
      <w:r>
        <w:t>t</w:t>
      </w:r>
      <w:del w:id="4983" w:author="GoldenCorpusHarness" w:date="2026-03-28T21:57:49Z">
        <w:r>
          <w:delText xml:space="preserve"> </w:delText>
        </w:r>
      </w:del>
      <w:ins w:id="4984" w:author="GoldenCorpusHarness" w:date="2026-03-28T21:57:49Z">
        <w:r>
          <w:t>or/Pl</w:t>
        </w:r>
      </w:ins>
      <w:r>
        <w:t>a</w:t>
      </w:r>
      <w:del w:id="4985" w:author="GoldenCorpusHarness" w:date="2026-03-28T21:57:49Z">
        <w:r>
          <w:delText xml:space="preserve"> WOCBP</w:delText>
        </w:r>
      </w:del>
      <w:ins w:id="4986" w:author="GoldenCorpusHarness" w:date="2026-03-28T21:57:49Z">
        <w:r>
          <w:t>cebo</w:t>
        </w:r>
      </w:ins>
    </w:p>
    <w:p ns2:paraId="4D761261" ns2:textId="1B77C575" w:rsidR="006B7DC8" w:rsidRPr="00BA6E98" w:rsidRDefault="006B7DC8" w:rsidP="00DE2689">
      <w:pPr>
        <w:pStyle w:val="ListBullet"/>
        <w:keepLines w:val="0"/>
        <w:spacing w:after="240"/>
        <w:ind w:left="450" w:hanging="90"/>
      </w:pPr>
      <w:ins w:id="4987" w:author="GoldenCorpusHarness" w:date="2026-03-28T21:57:49Z">
        <w:r>
          <w:t>Based on results from the KEYN</w:t>
        </w:r>
      </w:ins>
      <w:r>
        <w:t>O</w:t>
      </w:r>
      <w:ins w:id="4988" w:author="GoldenCorpusHarness" w:date="2026-03-28T21:57:49Z">
        <w:r>
          <w:t xml:space="preserve">TE-048 trial, which compared pembrolizumab monotherapy to current standard platinum-based chemotherapy plus cetuximab, pembrolizumab monotherapy showed clinical benefit and may be considered a standard-of-care treatment in first-line </w:t>
        </w:r>
      </w:ins>
      <w:r>
        <w:t>R</w:t>
      </w:r>
      <w:ins w:id="4989" w:author="GoldenCorpusHarness" w:date="2026-03-28T21:57:49Z">
        <w:r>
          <w:t>/M HNSCC participants whose tumors express PD-L1 (CPS ≥1) and is therefore being used as the comparator in this trial.</w:t>
        </w:r>
      </w:ins>
    </w:p>
    <w:p ns2:paraId="39BFC746" ns2:textId="626F6424" w:rsidR="00865F30" w:rsidRDefault="00454E3B" w:rsidP="00DE2689">
      <w:pPr>
        <w:pStyle w:val="ListBullet"/>
        <w:keepLines w:val="0"/>
        <w:numPr>
          <w:ilvl w:val="0"/>
          <w:numId w:val="29"/>
        </w:numPr>
        <w:spacing w:after="240"/>
      </w:pPr>
      <w:del w:id="4990" w:author="GoldenCorpusHarness" w:date="2026-03-28T21:57:49Z">
        <w:r>
          <w:delText>Is a WOCBP and</w:delText>
        </w:r>
      </w:del>
      <w:ins w:id="4991" w:author="GoldenCorpusHarness" w:date="2026-03-28T21:57:49Z">
        <w:r>
          <w:t>The</w:t>
        </w:r>
      </w:ins>
      <w:r>
        <w:t xml:space="preserve"> us</w:t>
      </w:r>
      <w:del w:id="4992" w:author="GoldenCorpusHarness" w:date="2026-03-28T21:57:49Z">
        <w:r>
          <w:delText>ing a contraceptive method that is highly effective (with a failure rat</w:delText>
        </w:r>
      </w:del>
      <w:r>
        <w:t xml:space="preserve">e of </w:t>
      </w:r>
      <w:del w:id="4993" w:author="GoldenCorpusHarness" w:date="2026-03-28T21:57:49Z">
        <w:r>
          <w:delText>&lt;1%</w:delText>
        </w:r>
      </w:del>
      <w:ins w:id="4994" w:author="GoldenCorpusHarness" w:date="2026-03-28T21:57:49Z">
        <w:r>
          <w:t>a</w:t>
        </w:r>
      </w:ins>
      <w:r>
        <w:t xml:space="preserve"> p</w:t>
      </w:r>
      <w:ins w:id="4995" w:author="GoldenCorpusHarness" w:date="2026-03-28T21:57:49Z">
        <w:r>
          <w:t>lac</w:t>
        </w:r>
      </w:ins>
      <w:r>
        <w:t>e</w:t>
      </w:r>
      <w:del w:id="4996" w:author="GoldenCorpusHarness" w:date="2026-03-28T21:57:49Z">
        <w:r>
          <w:delText>r</w:delText>
        </w:r>
      </w:del>
      <w:ins w:id="4997" w:author="GoldenCorpusHarness" w:date="2026-03-28T21:57:49Z">
        <w:r>
          <w:t>bo</w:t>
        </w:r>
      </w:ins>
      <w:r>
        <w:t xml:space="preserve"> </w:t>
      </w:r>
      <w:del w:id="4998" w:author="GoldenCorpusHarness" w:date="2026-03-28T21:57:49Z">
        <w:r>
          <w:delText>ye</w:delText>
        </w:r>
      </w:del>
      <w:ins w:id="4999" w:author="GoldenCorpusHarness" w:date="2026-03-28T21:57:49Z">
        <w:r>
          <w:t>in combin</w:t>
        </w:r>
      </w:ins>
      <w:r>
        <w:t>a</w:t>
      </w:r>
      <w:del w:id="5000" w:author="GoldenCorpusHarness" w:date="2026-03-28T21:57:49Z">
        <w:r>
          <w:delText>r),</w:delText>
        </w:r>
      </w:del>
      <w:ins w:id="5001" w:author="GoldenCorpusHarness" w:date="2026-03-28T21:57:49Z">
        <w:r>
          <w:t>tion</w:t>
        </w:r>
      </w:ins>
      <w:r>
        <w:t xml:space="preserve"> with</w:t>
      </w:r>
      <w:del w:id="5002" w:author="GoldenCorpusHarness" w:date="2026-03-28T21:57:49Z">
        <w:r>
          <w:delText xml:space="preserve"> low user dependency, or be abstinent from heterosexual intercourse as their preferred and usual lifestyle (abstinent on a long term and persistent basis), as described in Appendix 5 during the intervention period and for at least 120 days post</w:delText>
        </w:r>
      </w:del>
      <w:r>
        <w:t xml:space="preserve"> pembrolizumab </w:t>
      </w:r>
      <w:ins w:id="5003" w:author="GoldenCorpusHarness" w:date="2026-03-28T21:57:49Z">
        <w:r>
          <w:t xml:space="preserve">will ensure the </w:t>
        </w:r>
      </w:ins>
      <w:r>
        <w:t>o</w:t>
      </w:r>
      <w:del w:id="5004" w:author="GoldenCorpusHarness" w:date="2026-03-28T21:57:49Z">
        <w:r>
          <w:delText>r</w:delText>
        </w:r>
      </w:del>
      <w:ins w:id="5005" w:author="GoldenCorpusHarness" w:date="2026-03-28T21:57:49Z">
        <w:r>
          <w:t>bjectivity</w:t>
        </w:r>
      </w:ins>
      <w:r>
        <w:t xml:space="preserve"> </w:t>
      </w:r>
      <w:del w:id="5006" w:author="GoldenCorpusHarness" w:date="2026-03-28T21:57:49Z">
        <w:r>
          <w:delText>30</w:delText>
        </w:r>
      </w:del>
      <w:ins w:id="5007" w:author="GoldenCorpusHarness" w:date="2026-03-28T21:57:49Z">
        <w:r>
          <w:t>of</w:t>
        </w:r>
      </w:ins>
      <w:r>
        <w:t xml:space="preserve"> </w:t>
      </w:r>
      <w:del w:id="5008" w:author="GoldenCorpusHarness" w:date="2026-03-28T21:57:49Z">
        <w:r>
          <w:delText>days pos</w:delText>
        </w:r>
      </w:del>
      <w:r>
        <w:t>t</w:t>
      </w:r>
      <w:ins w:id="5009" w:author="GoldenCorpusHarness" w:date="2026-03-28T21:57:49Z">
        <w:r>
          <w:t>he</w:t>
        </w:r>
      </w:ins>
      <w:r>
        <w:t xml:space="preserve"> l</w:t>
      </w:r>
      <w:del w:id="5010" w:author="GoldenCorpusHarness" w:date="2026-03-28T21:57:49Z">
        <w:r>
          <w:delText xml:space="preserve">envatinib/placebo whichever </w:delText>
        </w:r>
      </w:del>
      <w:r>
        <w:t>oc</w:t>
      </w:r>
      <w:del w:id="5011" w:author="GoldenCorpusHarness" w:date="2026-03-28T21:57:49Z">
        <w:r>
          <w:delText xml:space="preserve">curs </w:delText>
        </w:r>
      </w:del>
      <w:ins w:id="5012" w:author="GoldenCorpusHarness" w:date="2026-03-28T21:57:49Z">
        <w:r>
          <w:t>a</w:t>
        </w:r>
      </w:ins>
      <w:r>
        <w:t>l</w:t>
      </w:r>
      <w:del w:id="5013" w:author="GoldenCorpusHarness" w:date="2026-03-28T21:57:49Z">
        <w:r>
          <w:delText>ast. The</w:delText>
        </w:r>
      </w:del>
      <w:r>
        <w:t xml:space="preserve"> investigator</w:t>
      </w:r>
      <w:ins w:id="5014" w:author="GoldenCorpusHarness" w:date="2026-03-28T21:57:49Z">
        <w:r>
          <w:t>s’</w:t>
        </w:r>
      </w:ins>
      <w:r>
        <w:t xml:space="preserve"> </w:t>
      </w:r>
      <w:del w:id="5015" w:author="GoldenCorpusHarness" w:date="2026-03-28T21:57:49Z">
        <w:r>
          <w:delText xml:space="preserve">should </w:delText>
        </w:r>
      </w:del>
      <w:ins w:id="5016" w:author="GoldenCorpusHarness" w:date="2026-03-28T21:57:49Z">
        <w:r>
          <w:t>tr</w:t>
        </w:r>
      </w:ins>
      <w:r>
        <w:t>e</w:t>
      </w:r>
      <w:del w:id="5017" w:author="GoldenCorpusHarness" w:date="2026-03-28T21:57:49Z">
        <w:r>
          <w:delText>valu</w:delText>
        </w:r>
      </w:del>
      <w:r>
        <w:t>at</w:t>
      </w:r>
      <w:del w:id="5018" w:author="GoldenCorpusHarness" w:date="2026-03-28T21:57:49Z">
        <w:r>
          <w:delText>e the pot</w:delText>
        </w:r>
      </w:del>
      <w:ins w:id="5019" w:author="GoldenCorpusHarness" w:date="2026-03-28T21:57:49Z">
        <w:r>
          <w:t>m</w:t>
        </w:r>
      </w:ins>
      <w:r>
        <w:t>ent</w:t>
      </w:r>
      <w:del w:id="5020" w:author="GoldenCorpusHarness" w:date="2026-03-28T21:57:49Z">
        <w:r>
          <w:delText>ial</w:delText>
        </w:r>
      </w:del>
      <w:r>
        <w:t xml:space="preserve"> </w:t>
      </w:r>
      <w:del w:id="5021" w:author="GoldenCorpusHarness" w:date="2026-03-28T21:57:49Z">
        <w:r>
          <w:delText>for contraceptive metho</w:delText>
        </w:r>
      </w:del>
      <w:r>
        <w:t>d</w:t>
      </w:r>
      <w:del w:id="5022" w:author="GoldenCorpusHarness" w:date="2026-03-28T21:57:49Z">
        <w:r>
          <w:delText xml:space="preserve"> failure (ie, noncompliance, r</w:delText>
        </w:r>
      </w:del>
      <w:r>
        <w:t>ec</w:t>
      </w:r>
      <w:del w:id="5023" w:author="GoldenCorpusHarness" w:date="2026-03-28T21:57:49Z">
        <w:r>
          <w:delText xml:space="preserve">ently </w:delText>
        </w:r>
      </w:del>
      <w:r>
        <w:t>i</w:t>
      </w:r>
      <w:del w:id="5024" w:author="GoldenCorpusHarness" w:date="2026-03-28T21:57:49Z">
        <w:r>
          <w:delText>nitiated) in relat</w:delText>
        </w:r>
      </w:del>
      <w:ins w:id="5025" w:author="GoldenCorpusHarness" w:date="2026-03-28T21:57:49Z">
        <w:r>
          <w:t>s</w:t>
        </w:r>
      </w:ins>
      <w:r>
        <w:t>ions</w:t>
      </w:r>
      <w:del w:id="5026" w:author="GoldenCorpusHarness" w:date="2026-03-28T21:57:49Z">
        <w:r>
          <w:delText>h</w:delText>
        </w:r>
      </w:del>
      <w:ins w:id="5027" w:author="GoldenCorpusHarness" w:date="2026-03-28T21:57:49Z">
        <w:r>
          <w:t xml:space="preserve"> and AE causal</w:t>
        </w:r>
      </w:ins>
      <w:r>
        <w:t>i</w:t>
      </w:r>
      <w:del w:id="5028" w:author="GoldenCorpusHarness" w:date="2026-03-28T21:57:49Z">
        <w:r>
          <w:delText>p</w:delText>
        </w:r>
      </w:del>
      <w:ins w:id="5029" w:author="GoldenCorpusHarness" w:date="2026-03-28T21:57:49Z">
        <w:r>
          <w:t>ty</w:t>
        </w:r>
      </w:ins>
      <w:r>
        <w:t xml:space="preserve"> </w:t>
      </w:r>
      <w:del w:id="5030" w:author="GoldenCorpusHarness" w:date="2026-03-28T21:57:49Z">
        <w:r>
          <w:delText>to the fir</w:delText>
        </w:r>
      </w:del>
      <w:ins w:id="5031" w:author="GoldenCorpusHarness" w:date="2026-03-28T21:57:49Z">
        <w:r>
          <w:t>a</w:t>
        </w:r>
      </w:ins>
      <w:r>
        <w:t>s</w:t>
      </w:r>
      <w:del w:id="5032" w:author="GoldenCorpusHarness" w:date="2026-03-28T21:57:49Z">
        <w:r>
          <w:delText>t do</w:delText>
        </w:r>
      </w:del>
      <w:r>
        <w:t>se</w:t>
      </w:r>
      <w:del w:id="5033" w:author="GoldenCorpusHarness" w:date="2026-03-28T21:57:49Z">
        <w:r>
          <w:delText xml:space="preserve"> of </w:delText>
        </w:r>
      </w:del>
      <w:r>
        <w:t>s</w:t>
      </w:r>
      <w:del w:id="5034" w:author="GoldenCorpusHarness" w:date="2026-03-28T21:57:49Z">
        <w:r>
          <w:delText>tudy interv</w:delText>
        </w:r>
      </w:del>
      <w:ins w:id="5035" w:author="GoldenCorpusHarness" w:date="2026-03-28T21:57:49Z">
        <w:r>
          <w:t>sm</w:t>
        </w:r>
      </w:ins>
      <w:r>
        <w:t>ent</w:t>
      </w:r>
      <w:del w:id="5036" w:author="GoldenCorpusHarness" w:date="2026-03-28T21:57:49Z">
        <w:r>
          <w:delText>ion</w:delText>
        </w:r>
      </w:del>
      <w:ins w:id="5037" w:author="GoldenCorpusHarness" w:date="2026-03-28T21:57:49Z">
        <w:r>
          <w:t>s</w:t>
        </w:r>
      </w:ins>
      <w:r>
        <w:t>.</w:t>
      </w:r>
      <w:del w:id="5038" w:author="GoldenCorpusHarness" w:date="2026-03-28T21:57:49Z">
        <w:r>
          <w:delText xml:space="preserve"> </w:delText>
        </w:r>
      </w:del>
    </w:p>
    <w:p ns2:paraId="027AABE0" ns2:textId="6661A5B9" w:rsidR="00865F30" w:rsidRDefault="00454E3B" w:rsidP="00DE2689">
      <w:pPr>
        <w:pStyle w:val="ListBullet2"/>
        <w:keepLines w:val="0"/>
        <w:numPr>
          <w:ilvl w:val="0"/>
          <w:numId w:val="49"/>
        </w:numPr>
        <w:spacing w:after="240"/>
      </w:pPr>
      <w:del w:id="5039" w:author="GoldenCorpusHarness" w:date="2026-03-28T21:57:49Z">
        <w:r>
          <w:delText>A WOCBP m</w:delText>
        </w:r>
      </w:del>
      <w:ins w:id="5040" w:author="GoldenCorpusHarness" w:date="2026-03-28T21:57:49Z">
        <w:r>
          <w:t>J</w:t>
        </w:r>
      </w:ins>
      <w:r>
        <w:t>ust</w:t>
      </w:r>
      <w:del w:id="5041" w:author="GoldenCorpusHarness" w:date="2026-03-28T21:57:49Z">
        <w:r>
          <w:delText xml:space="preserve"> have a negat</w:delText>
        </w:r>
      </w:del>
      <w:r>
        <w:t>i</w:t>
      </w:r>
      <w:del w:id="5042" w:author="GoldenCorpusHarness" w:date="2026-03-28T21:57:49Z">
        <w:r>
          <w:delText>ve h</w:delText>
        </w:r>
      </w:del>
      <w:ins w:id="5043" w:author="GoldenCorpusHarness" w:date="2026-03-28T21:57:49Z">
        <w:r>
          <w:t>f</w:t>
        </w:r>
      </w:ins>
      <w:r>
        <w:t>i</w:t>
      </w:r>
      <w:del w:id="5044" w:author="GoldenCorpusHarness" w:date="2026-03-28T21:57:49Z">
        <w:r>
          <w:delText>ghly sensitive pregnan</w:delText>
        </w:r>
      </w:del>
      <w:r>
        <w:t>c</w:t>
      </w:r>
      <w:del w:id="5045" w:author="GoldenCorpusHarness" w:date="2026-03-28T21:57:49Z">
        <w:r>
          <w:delText>y test (urine or serum as required by local regul</w:delText>
        </w:r>
      </w:del>
      <w:r>
        <w:t>ation</w:t>
      </w:r>
      <w:del w:id="5046" w:author="GoldenCorpusHarness" w:date="2026-03-28T21:57:49Z">
        <w:r>
          <w:delText>s)</w:delText>
        </w:r>
      </w:del>
      <w:r>
        <w:t xml:space="preserve"> </w:t>
      </w:r>
      <w:del w:id="5047" w:author="GoldenCorpusHarness" w:date="2026-03-28T21:57:49Z">
        <w:r>
          <w:delText>within 24 hours be</w:delText>
        </w:r>
      </w:del>
      <w:r>
        <w:t>for</w:t>
      </w:r>
      <w:del w:id="5048" w:author="GoldenCorpusHarness" w:date="2026-03-28T21:57:49Z">
        <w:r>
          <w:delText>e</w:delText>
        </w:r>
      </w:del>
      <w:r>
        <w:t xml:space="preserve"> </w:t>
      </w:r>
      <w:del w:id="5049" w:author="GoldenCorpusHarness" w:date="2026-03-28T21:57:49Z">
        <w:r>
          <w:delText>the first d</w:delText>
        </w:r>
      </w:del>
      <w:ins w:id="5050" w:author="GoldenCorpusHarness" w:date="2026-03-28T21:57:49Z">
        <w:r>
          <w:t>D</w:t>
        </w:r>
      </w:ins>
      <w:r>
        <w:t>ose</w:t>
      </w:r>
      <w:del w:id="5051" w:author="GoldenCorpusHarness" w:date="2026-03-28T21:57:49Z">
        <w:r>
          <w:delText xml:space="preserve"> of study intervention.</w:delText>
        </w:r>
      </w:del>
    </w:p>
    <w:p ns2:paraId="624EB39D" ns2:textId="77777777" w:rsidR="00865F30" w:rsidRDefault="00454E3B" w:rsidP="00DE2689">
      <w:pPr>
        <w:pStyle w:val="ListBullet2"/>
        <w:keepLines w:val="0"/>
        <w:numPr>
          <w:ilvl w:val="0"/>
          <w:numId w:val="49"/>
        </w:numPr>
        <w:spacing w:after="240"/>
      </w:pPr>
      <w:del w:id="5052" w:author="GoldenCorpusHarness" w:date="2026-03-28T21:57:49Z">
        <w:r>
          <w:delText>If a urin</w:delText>
        </w:r>
      </w:del>
      <w:ins w:id="5053" w:author="GoldenCorpusHarness" w:date="2026-03-28T21:57:49Z">
        <w:r>
          <w:t>P</w:t>
        </w:r>
      </w:ins>
      <w:r>
        <w:t>e</w:t>
      </w:r>
      <w:del w:id="5054" w:author="GoldenCorpusHarness" w:date="2026-03-28T21:57:49Z">
        <w:r>
          <w:delText xml:space="preserve"> test cannot be confirmed as negative (eg, an a</w:delText>
        </w:r>
      </w:del>
      <w:r>
        <w:t>mb</w:t>
      </w:r>
      <w:ins w:id="5055" w:author="GoldenCorpusHarness" w:date="2026-03-28T21:57:49Z">
        <w:r>
          <w:t>rol</w:t>
        </w:r>
      </w:ins>
      <w:r>
        <w:t>i</w:t>
      </w:r>
      <w:del w:id="5056" w:author="GoldenCorpusHarness" w:date="2026-03-28T21:57:49Z">
        <w:r>
          <w:delText>guous result), a ser</w:delText>
        </w:r>
      </w:del>
      <w:ins w:id="5057" w:author="GoldenCorpusHarness" w:date="2026-03-28T21:57:49Z">
        <w:r>
          <w:t>z</w:t>
        </w:r>
      </w:ins>
      <w:r>
        <w:t>um</w:t>
      </w:r>
      <w:del w:id="5058" w:author="GoldenCorpusHarness" w:date="2026-03-28T21:57:49Z">
        <w:r>
          <w:delText xml:space="preserve"> pregn</w:delText>
        </w:r>
      </w:del>
      <w:r>
        <w:t>a</w:t>
      </w:r>
      <w:del w:id="5059" w:author="GoldenCorpusHarness" w:date="2026-03-28T21:57:49Z">
        <w:r>
          <w:delText xml:space="preserve">ncy test is required. In such cases, the participant must </w:delText>
        </w:r>
      </w:del>
      <w:r>
        <w:t>b</w:t>
      </w:r>
      <w:del w:id="5060" w:author="GoldenCorpusHarness" w:date="2026-03-28T21:57:49Z">
        <w:r>
          <w:delText xml:space="preserve">e excluded from participation if the serum pregnancy result is positive. </w:delText>
        </w:r>
      </w:del>
    </w:p>
    <w:p ns2:paraId="69D9C65B" ns2:textId="77777777" w:rsidR="00865F30" w:rsidRDefault="00454E3B" w:rsidP="00DE2689">
      <w:pPr>
        <w:pStyle w:val="ListBullet2"/>
        <w:keepLines w:val="0"/>
        <w:numPr>
          <w:ilvl w:val="0"/>
          <w:numId w:val="49"/>
        </w:numPr>
        <w:spacing w:after="240"/>
      </w:pPr>
      <w:ins w:id="5061" w:author="GoldenCorpusHarness" w:date="2026-03-28T21:57:49Z">
        <w:r>
          <w:t xml:space="preserve">The planned dose of pembrolizumab for this study is 200 mg Q3W. Based on the totality of data generated in the Keytruda development program, 200 mg Q3W is an appropriate dose of pembrolizumab for adults across all indications. </w:t>
        </w:r>
      </w:ins>
      <w:r>
        <w:t>A</w:t>
      </w:r>
      <w:del w:id="5062" w:author="GoldenCorpusHarness" w:date="2026-03-28T21:57:49Z">
        <w:r>
          <w:delText>dditional requirements for pregnancy testing during and after study intervention are located in Appendix 2.</w:delText>
        </w:r>
      </w:del>
      <w:ins w:id="5063" w:author="GoldenCorpusHarness" w:date="2026-03-28T21:57:49Z">
        <w:r>
          <w:t>s outlined below, this dose is justified by:</w:t>
        </w:r>
      </w:ins>
    </w:p>
    <w:p ns2:paraId="5D2D108B" ns2:textId="727767E6" w:rsidR="00D560C3" w:rsidRPr="00CC1153" w:rsidRDefault="00454E3B" w:rsidP="00DE2689">
      <w:pPr>
        <w:pStyle w:val="ListBullet2"/>
        <w:keepLines w:val="0"/>
        <w:numPr>
          <w:ilvl w:val="0"/>
          <w:numId w:val="49"/>
        </w:numPr>
        <w:spacing w:after="240"/>
      </w:pPr>
      <w:del w:id="5064" w:author="GoldenCorpusHarness" w:date="2026-03-28T21:57:49Z">
        <w:r>
          <w:delText>T</w:delText>
        </w:r>
      </w:del>
      <w:ins w:id="5065" w:author="GoldenCorpusHarness" w:date="2026-03-28T21:57:49Z">
        <w:r>
          <w:t>Clinical data from 8 randomized studies in melanoma and NSCLC indications demonstrating flat dose- and exposure-efficacy relations</w:t>
        </w:r>
      </w:ins>
      <w:r>
        <w:t>h</w:t>
      </w:r>
      <w:del w:id="5066" w:author="GoldenCorpusHarness" w:date="2026-03-28T21:57:49Z">
        <w:r>
          <w:delText>e investigator is responsible for review of medical history</w:delText>
        </w:r>
      </w:del>
      <w:ins w:id="5067" w:author="GoldenCorpusHarness" w:date="2026-03-28T21:57:49Z">
        <w:r>
          <w:t>ips from 2 mg/kg Q3W to 10 mg/kg Q2W representing an approximate 5- to 7.5-fold exposure range (refer to IB</w:t>
        </w:r>
      </w:ins>
      <w:r>
        <w:t xml:space="preserve">, </w:t>
      </w:r>
      <w:del w:id="5068" w:author="GoldenCorpusHarness" w:date="2026-03-28T21:57:49Z">
        <w:r>
          <w:delText>menstrual history, and recent sexual activity to decrease the risk for inclusion of a woman with an early undetected pregnancy</w:delText>
        </w:r>
      </w:del>
      <w:ins w:id="5069" w:author="GoldenCorpusHarness" w:date="2026-03-28T21:57:49Z">
        <w:r>
          <w:t>Section 5</w:t>
        </w:r>
      </w:ins>
      <w:r>
        <w:t>.</w:t>
      </w:r>
      <w:del w:id="5070" w:author="GoldenCorpusHarness" w:date="2026-03-28T21:57:49Z">
        <w:r>
          <w:delText xml:space="preserve"> </w:delText>
        </w:r>
      </w:del>
      <w:ins w:id="5071" w:author="GoldenCorpusHarness" w:date="2026-03-28T21:57:49Z">
        <w:r>
          <w:t>2.2)</w:t>
        </w:r>
      </w:ins>
    </w:p>
    <w:p ns2:paraId="7C2D4A42" ns2:textId="61475F8C" w:rsidR="00B24004" w:rsidRDefault="00465C74" w:rsidP="00DE2689">
      <w:pPr>
        <w:pStyle w:val="Paragraph0"/>
      </w:pPr>
      <w:del w:id="5072" w:author="GoldenCorpusHarness" w:date="2026-03-28T21:57:49Z">
        <w:r>
          <w:delText>Infor</w:delText>
        </w:r>
      </w:del>
      <w:ins w:id="5073" w:author="GoldenCorpusHarness" w:date="2026-03-28T21:57:49Z">
        <w:r>
          <w:t>Population PK analysis showing that both fixed dosing and weight-based dosing provides si</w:t>
        </w:r>
      </w:ins>
      <w:r>
        <w:t>m</w:t>
      </w:r>
      <w:del w:id="5074" w:author="GoldenCorpusHarness" w:date="2026-03-28T21:57:49Z">
        <w:r>
          <w:delText>ed Consent</w:delText>
        </w:r>
      </w:del>
      <w:ins w:id="5075" w:author="GoldenCorpusHarness" w:date="2026-03-28T21:57:49Z">
        <w:r>
          <w:t>ilar control of PK variability with considerable overlap in the distributions of exposures, supporting suitability of 200 mg Q3W</w:t>
        </w:r>
      </w:ins>
    </w:p>
    <w:p ns2:paraId="3AD5708B" ns2:textId="3233EDB7" w:rsidR="00071D15" w:rsidRPr="00B307EC" w:rsidRDefault="00D27324" w:rsidP="00DE2689">
      <w:pPr>
        <w:pStyle w:val="Paragraph0"/>
        <w:numPr>
          <w:ilvl w:val="0"/>
          <w:numId w:val="45"/>
        </w:numPr>
        <w:ind w:left="360"/>
        <w:rPr>
          <w:rFonts w:eastAsiaTheme="minorHAnsi"/>
        </w:rPr>
      </w:pPr>
      <w:del w:id="5076" w:author="GoldenCorpusHarness" w:date="2026-03-28T21:57:49Z">
        <w:r>
          <w:delText>The part</w:delText>
        </w:r>
      </w:del>
      <w:ins w:id="5077" w:author="GoldenCorpusHarness" w:date="2026-03-28T21:57:49Z">
        <w:r>
          <w:t>Clin</w:t>
        </w:r>
      </w:ins>
      <w:r>
        <w:t>ic</w:t>
      </w:r>
      <w:ins w:id="5078" w:author="GoldenCorpusHarness" w:date="2026-03-28T21:57:49Z">
        <w:r>
          <w:t>al data show</w:t>
        </w:r>
      </w:ins>
      <w:r>
        <w:t>i</w:t>
      </w:r>
      <w:del w:id="5079" w:author="GoldenCorpusHarness" w:date="2026-03-28T21:57:49Z">
        <w:r>
          <w:delText>p</w:delText>
        </w:r>
      </w:del>
      <w:ins w:id="5080" w:author="GoldenCorpusHarness" w:date="2026-03-28T21:57:49Z">
        <w:r>
          <w:t>ng me</w:t>
        </w:r>
      </w:ins>
      <w:r>
        <w:t>an</w:t>
      </w:r>
      <w:del w:id="5081" w:author="GoldenCorpusHarness" w:date="2026-03-28T21:57:49Z">
        <w:r>
          <w:delText>t</w:delText>
        </w:r>
      </w:del>
      <w:ins w:id="5082" w:author="GoldenCorpusHarness" w:date="2026-03-28T21:57:49Z">
        <w:r>
          <w:t>ingful</w:t>
        </w:r>
      </w:ins>
      <w:r>
        <w:t xml:space="preserve"> </w:t>
      </w:r>
      <w:del w:id="5083" w:author="GoldenCorpusHarness" w:date="2026-03-28T21:57:49Z">
        <w:r>
          <w:delText>(or legally acceptable representat</w:delText>
        </w:r>
      </w:del>
      <w:r>
        <w:t>i</w:t>
      </w:r>
      <w:del w:id="5084" w:author="GoldenCorpusHarness" w:date="2026-03-28T21:57:49Z">
        <w:r>
          <w:delText xml:space="preserve">ve) has </w:delText>
        </w:r>
      </w:del>
      <w:ins w:id="5085" w:author="GoldenCorpusHarness" w:date="2026-03-28T21:57:49Z">
        <w:r>
          <w:t>m</w:t>
        </w:r>
      </w:ins>
      <w:r>
        <w:t>prov</w:t>
      </w:r>
      <w:del w:id="5086" w:author="GoldenCorpusHarness" w:date="2026-03-28T21:57:49Z">
        <w:r>
          <w:delText>id</w:delText>
        </w:r>
      </w:del>
      <w:r>
        <w:t>e</w:t>
      </w:r>
      <w:del w:id="5087" w:author="GoldenCorpusHarness" w:date="2026-03-28T21:57:49Z">
        <w:r>
          <w:delText>d docu</w:delText>
        </w:r>
      </w:del>
      <w:r>
        <w:t>ment</w:t>
      </w:r>
      <w:del w:id="5088" w:author="GoldenCorpusHarness" w:date="2026-03-28T21:57:49Z">
        <w:r>
          <w:delText>ed</w:delText>
        </w:r>
      </w:del>
      <w:r>
        <w:t xml:space="preserve"> in</w:t>
      </w:r>
      <w:ins w:id="5089" w:author="GoldenCorpusHarness" w:date="2026-03-28T21:57:49Z">
        <w:r>
          <w:t xml:space="preserve"> bene</w:t>
        </w:r>
      </w:ins>
      <w:r>
        <w:t>f</w:t>
      </w:r>
      <w:ins w:id="5090" w:author="GoldenCorpusHarness" w:date="2026-03-28T21:57:49Z">
        <w:r>
          <w:t xml:space="preserve">it-risk including </w:t>
        </w:r>
      </w:ins>
      <w:r>
        <w:t>o</w:t>
      </w:r>
      <w:ins w:id="5091" w:author="GoldenCorpusHarness" w:date="2026-03-28T21:57:49Z">
        <w:r>
          <w:t>ve</w:t>
        </w:r>
      </w:ins>
      <w:r>
        <w:t>r</w:t>
      </w:r>
      <w:ins w:id="5092" w:author="GoldenCorpusHarness" w:date="2026-03-28T21:57:49Z">
        <w:r>
          <w:t xml:space="preserve">all survival at 200 </w:t>
        </w:r>
      </w:ins>
      <w:r>
        <w:t>m</w:t>
      </w:r>
      <w:ins w:id="5093" w:author="GoldenCorpusHarness" w:date="2026-03-28T21:57:49Z">
        <w:r>
          <w:t>g Q3W across multipl</w:t>
        </w:r>
      </w:ins>
      <w:r>
        <w:t>e</w:t>
      </w:r>
      <w:ins w:id="5094" w:author="GoldenCorpusHarness" w:date="2026-03-28T21:57:49Z">
        <w:r>
          <w:t xml:space="preserve"> in</w:t>
        </w:r>
      </w:ins>
      <w:r>
        <w:t>d</w:t>
      </w:r>
      <w:del w:id="5095" w:author="GoldenCorpusHarness" w:date="2026-03-28T21:57:49Z">
        <w:r>
          <w:delText xml:space="preserve"> </w:delText>
        </w:r>
      </w:del>
      <w:ins w:id="5096" w:author="GoldenCorpusHarness" w:date="2026-03-28T21:57:49Z">
        <w:r>
          <w:t>i</w:t>
        </w:r>
      </w:ins>
      <w:r>
        <w:t>c</w:t>
      </w:r>
      <w:ins w:id="5097" w:author="GoldenCorpusHarness" w:date="2026-03-28T21:57:49Z">
        <w:r>
          <w:t>ati</w:t>
        </w:r>
      </w:ins>
      <w:r>
        <w:t>ons</w:t>
      </w:r>
      <w:del w:id="5098" w:author="GoldenCorpusHarness" w:date="2026-03-28T21:57:49Z">
        <w:r>
          <w:delText xml:space="preserve">ent for the study. </w:delText>
        </w:r>
      </w:del>
    </w:p>
    <w:p ns2:paraId="5404D9BF" ns2:textId="60A2F62E" w:rsidR="009B5F13" w:rsidRDefault="005C4A9D" w:rsidP="00DE2689">
      <w:pPr>
        <w:pStyle w:val="Paragraph0"/>
      </w:pPr>
      <w:del w:id="5099" w:author="GoldenCorpusHarness" w:date="2026-03-28T21:57:49Z">
        <w:r>
          <w:delText>A</w:delText>
        </w:r>
      </w:del>
      <w:ins w:id="5100" w:author="GoldenCorpusHarness" w:date="2026-03-28T21:57:49Z">
        <w:r>
          <w:t xml:space="preserve">Pharmacology </w:t>
        </w:r>
      </w:ins>
      <w:r>
        <w:t>d</w:t>
      </w:r>
      <w:del w:id="5101" w:author="GoldenCorpusHarness" w:date="2026-03-28T21:57:49Z">
        <w:r>
          <w:delText>d</w:delText>
        </w:r>
      </w:del>
      <w:ins w:id="5102" w:author="GoldenCorpusHarness" w:date="2026-03-28T21:57:49Z">
        <w:r>
          <w:t>ata show</w:t>
        </w:r>
      </w:ins>
      <w:r>
        <w:t>i</w:t>
      </w:r>
      <w:ins w:id="5103" w:author="GoldenCorpusHarness" w:date="2026-03-28T21:57:49Z">
        <w:r>
          <w:t>ng full target satura</w:t>
        </w:r>
      </w:ins>
      <w:r>
        <w:t>tion</w:t>
      </w:r>
      <w:ins w:id="5104" w:author="GoldenCorpusHarness" w:date="2026-03-28T21:57:49Z">
        <w:r>
          <w:t xml:space="preserve"> in both systemic circulation (inferred from PK data) and tumor (inferred from PBPK an</w:t>
        </w:r>
      </w:ins>
      <w:r>
        <w:t>al</w:t>
      </w:r>
      <w:ins w:id="5105" w:author="GoldenCorpusHarness" w:date="2026-03-28T21:57:49Z">
        <w:r>
          <w:t>ysis)</w:t>
        </w:r>
      </w:ins>
      <w:r>
        <w:t xml:space="preserve"> </w:t>
      </w:r>
      <w:del w:id="5106" w:author="GoldenCorpusHarness" w:date="2026-03-28T21:57:49Z">
        <w:r>
          <w:delText>C</w:delText>
        </w:r>
      </w:del>
      <w:r>
        <w:t>at</w:t>
      </w:r>
      <w:del w:id="5107" w:author="GoldenCorpusHarness" w:date="2026-03-28T21:57:49Z">
        <w:r>
          <w:delText>e</w:delText>
        </w:r>
      </w:del>
      <w:ins w:id="5108" w:author="GoldenCorpusHarness" w:date="2026-03-28T21:57:49Z">
        <w:r>
          <w:t xml:space="preserve"> 200 m</w:t>
        </w:r>
      </w:ins>
      <w:r>
        <w:t>g</w:t>
      </w:r>
      <w:del w:id="5109" w:author="GoldenCorpusHarness" w:date="2026-03-28T21:57:49Z">
        <w:r>
          <w:delText>ories</w:delText>
        </w:r>
      </w:del>
      <w:ins w:id="5110" w:author="GoldenCorpusHarness" w:date="2026-03-28T21:57:49Z">
        <w:r>
          <w:t xml:space="preserve"> Q3W.</w:t>
        </w:r>
      </w:ins>
    </w:p>
    <w:p ns2:paraId="23E64F17" ns2:textId="0966BF08" w:rsidR="0062743A" w:rsidRPr="00B307EC" w:rsidRDefault="00D80FE3" w:rsidP="00DE2689">
      <w:pPr>
        <w:pStyle w:val="Paragraph0"/>
        <w:numPr>
          <w:ilvl w:val="0"/>
          <w:numId w:val="45"/>
        </w:numPr>
        <w:ind w:left="360"/>
        <w:rPr>
          <w:rFonts w:eastAsiaTheme="minorHAnsi"/>
        </w:rPr>
      </w:pPr>
      <w:ins w:id="5111" w:author="GoldenCorpusHarness" w:date="2026-03-28T21:57:49Z">
        <w:r>
          <w:t xml:space="preserve">Among the 8 randomized dose-comparison studies, a total of 2262 participants were enrolled with melanoma and NSCLC, covering different disease settings (treatment-naïve, previously treated, PD-L1 enriched, and all-comers) and different treatment settings (monotherapy and in combination with chemotherapy). Five studies compared 2 mg/kg Q3W versus 10 mg/kg Q3W (KN001 Cohort B2, KN001 Cohort D, KN002, KN010, and KN021), and 3 studies compared 10 mg/kg Q3W versus 10 mg/kg Q2W (KN001 Cohort B3, KN001 Cohort F2 and KN006). All of these studies showed flat dose- and exposure-response relationships across the doses studied representing an approximate 5- to 7.5-fold difference in exposure. The 2 mg/kg (or 200 mg fixed-dose) Q3W provided similar responses to the highest doses studied. Subsequently, flat dose-exposure-response relationships were also observed in other tumor types including head and neck cancer, bladder cancer, gastric cancer and classical </w:t>
        </w:r>
      </w:ins>
      <w:r>
        <w:t>H</w:t>
      </w:r>
      <w:del w:id="5112" w:author="GoldenCorpusHarness" w:date="2026-03-28T21:57:49Z">
        <w:r>
          <w:delText>as measura</w:delText>
        </w:r>
      </w:del>
      <w:ins w:id="5113" w:author="GoldenCorpusHarness" w:date="2026-03-28T21:57:49Z">
        <w:r>
          <w:t>odgkin lymphoma, confirming 200 mg Q3W as the appropriate dose independent of the tumor type. These findings are consistent with the mechanism of action of pem</w:t>
        </w:r>
      </w:ins>
      <w:r>
        <w:t>b</w:t>
      </w:r>
      <w:del w:id="5114" w:author="GoldenCorpusHarness" w:date="2026-03-28T21:57:49Z">
        <w:r>
          <w:delText>le disease per RECIST 1.1 as assessed</w:delText>
        </w:r>
      </w:del>
      <w:ins w:id="5115" w:author="GoldenCorpusHarness" w:date="2026-03-28T21:57:49Z">
        <w:r>
          <w:t>rolizumab, which acts</w:t>
        </w:r>
      </w:ins>
      <w:r>
        <w:t xml:space="preserve"> by </w:t>
      </w:r>
      <w:del w:id="5116" w:author="GoldenCorpusHarness" w:date="2026-03-28T21:57:49Z">
        <w:r>
          <w:delText>BICR</w:delText>
        </w:r>
      </w:del>
      <w:ins w:id="5117" w:author="GoldenCorpusHarness" w:date="2026-03-28T21:57:49Z">
        <w:r>
          <w:t>interaction with immune cells, and not via direct binding to cancer cells</w:t>
        </w:r>
      </w:ins>
      <w:r>
        <w:t>.</w:t>
      </w:r>
      <w:del w:id="5118" w:author="GoldenCorpusHarness" w:date="2026-03-28T21:57:49Z">
        <w:r>
          <w:delText xml:space="preserve"> </w:delText>
        </w:r>
      </w:del>
    </w:p>
    <w:p ns2:paraId="2E8C5872" ns2:textId="0D3358A8" w:rsidR="00D80FE3" w:rsidRDefault="0062743A" w:rsidP="00DE2689">
      <w:pPr>
        <w:pStyle w:val="ListNumber"/>
        <w:keepLines w:val="0"/>
        <w:tabs>
          <w:tab w:val="clear" w:pos="720"/>
        </w:tabs>
        <w:spacing w:after="240"/>
        <w:ind w:left="360" w:firstLine="0"/>
      </w:pPr>
      <w:ins w:id="5119" w:author="GoldenCorpusHarness" w:date="2026-03-28T21:57:49Z">
        <w:r>
          <w:t>Additionally, pharmacology data clearly show target saturation at 200 mg Q3W. First, PK data in K</w:t>
        </w:r>
      </w:ins>
      <w:r>
        <w:t>N</w:t>
      </w:r>
      <w:del w:id="5120" w:author="GoldenCorpusHarness" w:date="2026-03-28T21:57:49Z">
        <w:r>
          <w:delText>ote:  Lesions situated in a</w:delText>
        </w:r>
      </w:del>
      <w:ins w:id="5121" w:author="GoldenCorpusHarness" w:date="2026-03-28T21:57:49Z">
        <w:r>
          <w:t>001 evaluating TMDD conclusively showed saturation of PD-1 in systemic circulation at doses much lower than 200 mg Q3W. Second, a PBPK analysis was conducted to</w:t>
        </w:r>
      </w:ins>
      <w:r>
        <w:t xml:space="preserve"> pre</w:t>
      </w:r>
      <w:ins w:id="5122" w:author="GoldenCorpusHarness" w:date="2026-03-28T21:57:49Z">
        <w:r>
          <w:t>dict tumor PD-1 saturation o</w:t>
        </w:r>
      </w:ins>
      <w:r>
        <w:t>v</w:t>
      </w:r>
      <w:del w:id="5123" w:author="GoldenCorpusHarness" w:date="2026-03-28T21:57:49Z">
        <w:r>
          <w:delText>iously irradiated area are considered measura</w:delText>
        </w:r>
      </w:del>
      <w:ins w:id="5124" w:author="GoldenCorpusHarness" w:date="2026-03-28T21:57:49Z">
        <w:r>
          <w:t>er a wide range of tumor penetration and PD-1 expression. This evaluation concluded that pem</w:t>
        </w:r>
      </w:ins>
      <w:r>
        <w:t>b</w:t>
      </w:r>
      <w:del w:id="5125" w:author="GoldenCorpusHarness" w:date="2026-03-28T21:57:49Z">
        <w:r>
          <w:delText>le i</w:delText>
        </w:r>
      </w:del>
      <w:ins w:id="5126" w:author="GoldenCorpusHarness" w:date="2026-03-28T21:57:49Z">
        <w:r>
          <w:t xml:space="preserve">rolizumab at 200 mg Q3W achieves </w:t>
        </w:r>
      </w:ins>
      <w:r>
        <w:t>f</w:t>
      </w:r>
      <w:del w:id="5127" w:author="GoldenCorpusHarness" w:date="2026-03-28T21:57:49Z">
        <w:r>
          <w:delText xml:space="preserve"> progression has</w:delText>
        </w:r>
      </w:del>
      <w:ins w:id="5128" w:author="GoldenCorpusHarness" w:date="2026-03-28T21:57:49Z">
        <w:r>
          <w:t>ull PD1 saturation in</w:t>
        </w:r>
      </w:ins>
      <w:r>
        <w:t xml:space="preserve"> b</w:t>
      </w:r>
      <w:del w:id="5129" w:author="GoldenCorpusHarness" w:date="2026-03-28T21:57:49Z">
        <w:r>
          <w:delText>een showed in such lesions</w:delText>
        </w:r>
      </w:del>
      <w:ins w:id="5130" w:author="GoldenCorpusHarness" w:date="2026-03-28T21:57:49Z">
        <w:r>
          <w:t>oth blood and tumor</w:t>
        </w:r>
      </w:ins>
      <w:r>
        <w:t>.</w:t>
      </w:r>
    </w:p>
    <w:p ns2:paraId="469E8DC2" ns2:textId="6808EFF5" w:rsidR="0013440F" w:rsidRPr="00B307EC" w:rsidRDefault="00D80FE3" w:rsidP="00DE2689">
      <w:pPr>
        <w:pStyle w:val="Paragraph0"/>
        <w:numPr>
          <w:ilvl w:val="0"/>
          <w:numId w:val="45"/>
        </w:numPr>
        <w:ind w:left="360"/>
        <w:rPr>
          <w:rFonts w:eastAsiaTheme="minorHAnsi"/>
        </w:rPr>
      </w:pPr>
      <w:del w:id="5131" w:author="GoldenCorpusHarness" w:date="2026-03-28T21:57:49Z">
        <w:r>
          <w:delText>Has provided an archival tumor tissue sample or ne</w:delText>
        </w:r>
      </w:del>
      <w:ins w:id="5132" w:author="GoldenCorpusHarness" w:date="2026-03-28T21:57:49Z">
        <w:r>
          <w:t xml:space="preserve">Finally, population PK analysis of pembrolizumab, </w:t>
        </w:r>
      </w:ins>
      <w:r>
        <w:t>w</w:t>
      </w:r>
      <w:del w:id="5133" w:author="GoldenCorpusHarness" w:date="2026-03-28T21:57:49Z">
        <w:r>
          <w:delText>l</w:delText>
        </w:r>
      </w:del>
      <w:ins w:id="5134" w:author="GoldenCorpusHarness" w:date="2026-03-28T21:57:49Z">
        <w:r>
          <w:t>hich characterized the influence of bod</w:t>
        </w:r>
      </w:ins>
      <w:r>
        <w:t xml:space="preserve">y </w:t>
      </w:r>
      <w:del w:id="5135" w:author="GoldenCorpusHarness" w:date="2026-03-28T21:57:49Z">
        <w:r>
          <w:delText>obtained co</w:delText>
        </w:r>
      </w:del>
      <w:ins w:id="5136" w:author="GoldenCorpusHarness" w:date="2026-03-28T21:57:49Z">
        <w:r>
          <w:t>weight and other participant covariates on exposu</w:t>
        </w:r>
      </w:ins>
      <w:r>
        <w:t xml:space="preserve">re, </w:t>
      </w:r>
      <w:del w:id="5137" w:author="GoldenCorpusHarness" w:date="2026-03-28T21:57:49Z">
        <w:r>
          <w:delText>excisional</w:delText>
        </w:r>
      </w:del>
      <w:ins w:id="5138" w:author="GoldenCorpusHarness" w:date="2026-03-28T21:57:49Z">
        <w:r>
          <w:t>has shown that the fixed-dosing provides similar control of PK variability as weight-based dosing</w:t>
        </w:r>
      </w:ins>
      <w:r>
        <w:t xml:space="preserve">, </w:t>
      </w:r>
      <w:del w:id="5139" w:author="GoldenCorpusHarness" w:date="2026-03-28T21:57:49Z">
        <w:r>
          <w:delText>or incisional biops</w:delText>
        </w:r>
      </w:del>
      <w:ins w:id="5140" w:author="GoldenCorpusHarness" w:date="2026-03-28T21:57:49Z">
        <w:r>
          <w:t>with considerable overlap in the distribution of exposures from the 200 mg Q3W fixed-dose and 2 mg/kg Q3W dose. Supported b</w:t>
        </w:r>
      </w:ins>
      <w:r>
        <w:t xml:space="preserve">y </w:t>
      </w:r>
      <w:del w:id="5141" w:author="GoldenCorpusHarness" w:date="2026-03-28T21:57:49Z">
        <w:r>
          <w:delText>of a tumor lesion not previousl</w:delText>
        </w:r>
      </w:del>
      <w:ins w:id="5142" w:author="GoldenCorpusHarness" w:date="2026-03-28T21:57:49Z">
        <w:r>
          <w:t>these PK characteristics and given that fixed-dose has advantages of reduced dosing complexit</w:t>
        </w:r>
      </w:ins>
      <w:r>
        <w:t xml:space="preserve">y </w:t>
      </w:r>
      <w:del w:id="5143" w:author="GoldenCorpusHarness" w:date="2026-03-28T21:57:49Z">
        <w:r>
          <w:delText>irradiated</w:delText>
        </w:r>
      </w:del>
      <w:ins w:id="5144" w:author="GoldenCorpusHarness" w:date="2026-03-28T21:57:49Z">
        <w:r>
          <w:t>and reduced potential of dosing errors, the 200 mg Q3W fixed-dose was selected for evaluation across all pembrolizumab protocols</w:t>
        </w:r>
      </w:ins>
      <w:r>
        <w:t>.</w:t>
      </w:r>
      <w:del w:id="5145" w:author="GoldenCorpusHarness" w:date="2026-03-28T21:57:49Z">
        <w:r>
          <w:delText xml:space="preserve"> FFPE tissue blocks are preferred to slides. Newly obtained biopsies are preferred to archived tissue. </w:delText>
        </w:r>
      </w:del>
    </w:p>
    <w:p ns2:paraId="4BE306EB" ns2:textId="668C8613" w:rsidR="00E545F6" w:rsidRDefault="0013440F" w:rsidP="00DE2689">
      <w:pPr>
        <w:pStyle w:val="ListNumber"/>
        <w:keepLines w:val="0"/>
        <w:tabs>
          <w:tab w:val="clear" w:pos="720"/>
        </w:tabs>
        <w:spacing w:after="240"/>
        <w:ind w:left="360" w:firstLine="0"/>
      </w:pPr>
      <w:del w:id="5146" w:author="GoldenCorpusHarness" w:date="2026-03-28T21:57:49Z">
        <w:r>
          <w:delText>No</w:delText>
        </w:r>
      </w:del>
      <w:ins w:id="5147" w:author="GoldenCorpusHarness" w:date="2026-03-28T21:57:49Z">
        <w:r>
          <w:t>Lenva</w:t>
        </w:r>
      </w:ins>
      <w:r>
        <w:t>t</w:t>
      </w:r>
      <w:del w:id="5148" w:author="GoldenCorpusHarness" w:date="2026-03-28T21:57:49Z">
        <w:r>
          <w:delText>e:  Details perta</w:delText>
        </w:r>
      </w:del>
      <w:r>
        <w:t>ini</w:t>
      </w:r>
      <w:del w:id="5149" w:author="GoldenCorpusHarness" w:date="2026-03-28T21:57:49Z">
        <w:r>
          <w:delText>ng to tumor tissue su</w:delText>
        </w:r>
      </w:del>
      <w:r>
        <w:t>b</w:t>
      </w:r>
      <w:del w:id="5150" w:author="GoldenCorpusHarness" w:date="2026-03-28T21:57:49Z">
        <w:r>
          <w:delText>mission can be found in the Procedures Manual.</w:delText>
        </w:r>
      </w:del>
    </w:p>
    <w:p ns2:paraId="528891B1" ns2:textId="15A5D66E" w:rsidR="00871DB4" w:rsidRPr="00B307EC" w:rsidRDefault="00871DB4" w:rsidP="00DE2689">
      <w:pPr>
        <w:pStyle w:val="Paragraph0"/>
        <w:numPr>
          <w:ilvl w:val="0"/>
          <w:numId w:val="45"/>
        </w:numPr>
        <w:ind w:left="360"/>
        <w:rPr>
          <w:rFonts w:eastAsiaTheme="minorHAnsi"/>
        </w:rPr>
      </w:pPr>
      <w:del w:id="5151" w:author="GoldenCorpusHarness" w:date="2026-03-28T21:57:49Z">
        <w:r>
          <w:delText>Has a</w:delText>
        </w:r>
      </w:del>
      <w:ins w:id="5152" w:author="GoldenCorpusHarness" w:date="2026-03-28T21:57:49Z">
        <w:r>
          <w:t>The dosing regimen of lenvatinib was selected based on the results of the</w:t>
        </w:r>
      </w:ins>
      <w:r>
        <w:t xml:space="preserve"> P</w:t>
      </w:r>
      <w:ins w:id="5153" w:author="GoldenCorpusHarness" w:date="2026-03-28T21:57:49Z">
        <w:r>
          <w:t>hase 1b portion of Phase 1b/2 Study 111/KEYNOTE-146, the primary endpoint of which was to determine the MT</w:t>
        </w:r>
      </w:ins>
      <w:r>
        <w:t>D</w:t>
      </w:r>
      <w:del w:id="5154" w:author="GoldenCorpusHarness" w:date="2026-03-28T21:57:49Z">
        <w:r>
          <w:delText>-L1 positi</w:delText>
        </w:r>
      </w:del>
      <w:ins w:id="5155" w:author="GoldenCorpusHarness" w:date="2026-03-28T21:57:49Z">
        <w:r>
          <w:t xml:space="preserve"> and RP2D for len</w:t>
        </w:r>
      </w:ins>
      <w:r>
        <w:t>v</w:t>
      </w:r>
      <w:del w:id="5156" w:author="GoldenCorpusHarness" w:date="2026-03-28T21:57:49Z">
        <w:r>
          <w:delText>e</w:delText>
        </w:r>
      </w:del>
      <w:ins w:id="5157" w:author="GoldenCorpusHarness" w:date="2026-03-28T21:57:49Z">
        <w:r>
          <w:t>atinib in combination with pembrolizumab 200 mg Q3W. Thirteen participants</w:t>
        </w:r>
      </w:ins>
      <w:r>
        <w:t xml:space="preserve"> (</w:t>
      </w:r>
      <w:del w:id="5158" w:author="GoldenCorpusHarness" w:date="2026-03-28T21:57:49Z">
        <w:r>
          <w:delText>C</w:delText>
        </w:r>
      </w:del>
      <w:ins w:id="5159" w:author="GoldenCorpusHarness" w:date="2026-03-28T21:57:49Z">
        <w:r>
          <w:t xml:space="preserve">lenvatinib 24 mg/day + pembrolizumab 200 mg IV Q3W: n=3; lenvatinib 20 mg/day + pembrolizumab 200 mg: n=10) were enrolled in the </w:t>
        </w:r>
      </w:ins>
      <w:r>
        <w:t>P</w:t>
      </w:r>
      <w:del w:id="5160" w:author="GoldenCorpusHarness" w:date="2026-03-28T21:57:49Z">
        <w:r>
          <w:delText xml:space="preserve">S ≥1) </w:delText>
        </w:r>
      </w:del>
      <w:ins w:id="5161" w:author="GoldenCorpusHarness" w:date="2026-03-28T21:57:49Z">
        <w:r>
          <w:t>hase 1b portion of the s</w:t>
        </w:r>
      </w:ins>
      <w:r>
        <w:t>tu</w:t>
      </w:r>
      <w:del w:id="5162" w:author="GoldenCorpusHarness" w:date="2026-03-28T21:57:49Z">
        <w:r>
          <w:delText>mor as determined by the central laborator</w:delText>
        </w:r>
      </w:del>
      <w:ins w:id="5163" w:author="GoldenCorpusHarness" w:date="2026-03-28T21:57:49Z">
        <w:r>
          <w:t>d</w:t>
        </w:r>
      </w:ins>
      <w:r>
        <w:t xml:space="preserve">y. </w:t>
      </w:r>
      <w:ins w:id="5164" w:author="GoldenCorpusHarness" w:date="2026-03-28T21:57:49Z">
        <w:r>
          <w:t>Eight of the participants had RCC, 2 had NSCLC, 2 had endometrial carcinoma, and 1 had melanoma. There were 2 DLTs at the dose of lenvatinib 24 mg/day + pembrolizumab 200 mg IV Q3W (1 participant had Grade 3 arthralgia, and another had Grade 3 fatigue); hence, this was defined as the toxic dose. No DLTs were reported in the next 10 participants (expansion part), all of whom received the lenvatinib 20 mg/day + pembrolizumab 200 mg Q3W dose.</w:t>
        </w:r>
      </w:ins>
    </w:p>
    <w:p ns2:paraId="7EFE0103" ns2:textId="2316BAD0" w:rsidR="00E545F6" w:rsidRDefault="00E545F6" w:rsidP="00DE2689">
      <w:pPr>
        <w:pStyle w:val="ListNumber"/>
        <w:keepLines w:val="0"/>
        <w:numPr>
          <w:ilvl w:val="0"/>
          <w:numId w:val="45"/>
        </w:numPr>
        <w:spacing w:after="240"/>
        <w:ind w:left="360"/>
      </w:pPr>
      <w:ins w:id="5165" w:author="GoldenCorpusHarness" w:date="2026-03-28T21:57:49Z">
        <w:r>
          <w:t>Based on review of all of the clinical data from these 13 participants, the MTD and R</w:t>
        </w:r>
      </w:ins>
      <w:r>
        <w:t>P</w:t>
      </w:r>
      <w:del w:id="5166" w:author="GoldenCorpusHarness" w:date="2026-03-28T21:57:49Z">
        <w:r>
          <w:delText>articipants</w:delText>
        </w:r>
      </w:del>
      <w:ins w:id="5167" w:author="GoldenCorpusHarness" w:date="2026-03-28T21:57:49Z">
        <w:r>
          <w:t>2D</w:t>
        </w:r>
      </w:ins>
      <w:r>
        <w:t xml:space="preserve"> w</w:t>
      </w:r>
      <w:del w:id="5168" w:author="GoldenCorpusHarness" w:date="2026-03-28T21:57:49Z">
        <w:r>
          <w:delText>ith oropharyn</w:delText>
        </w:r>
      </w:del>
      <w:ins w:id="5169" w:author="GoldenCorpusHarness" w:date="2026-03-28T21:57:49Z">
        <w:r>
          <w:t>ere determined to be 20 m</w:t>
        </w:r>
      </w:ins>
      <w:r>
        <w:t>g</w:t>
      </w:r>
      <w:del w:id="5170" w:author="GoldenCorpusHarness" w:date="2026-03-28T21:57:49Z">
        <w:r>
          <w:delText>eal cancer must ha</w:delText>
        </w:r>
      </w:del>
      <w:ins w:id="5171" w:author="GoldenCorpusHarness" w:date="2026-03-28T21:57:49Z">
        <w:r>
          <w:t xml:space="preserve"> len</w:t>
        </w:r>
      </w:ins>
      <w:r>
        <w:t>v</w:t>
      </w:r>
      <w:del w:id="5172" w:author="GoldenCorpusHarness" w:date="2026-03-28T21:57:49Z">
        <w:r>
          <w:delText>e results from testin</w:delText>
        </w:r>
      </w:del>
      <w:ins w:id="5173" w:author="GoldenCorpusHarness" w:date="2026-03-28T21:57:49Z">
        <w:r>
          <w:t>atinib daily in combination with a fixed dose of 200 m</w:t>
        </w:r>
      </w:ins>
      <w:r>
        <w:t xml:space="preserve">g </w:t>
      </w:r>
      <w:del w:id="5174" w:author="GoldenCorpusHarness" w:date="2026-03-28T21:57:49Z">
        <w:r>
          <w:delText>of H</w:delText>
        </w:r>
      </w:del>
      <w:ins w:id="5175" w:author="GoldenCorpusHarness" w:date="2026-03-28T21:57:49Z">
        <w:r>
          <w:t xml:space="preserve">pembrolizumab given Q3W. Based on the promising anti-tumor efficacy and tolerable safety profile seen in both the endometrial carcinoma and RCC expansion cohorts from Study 111/KEYNOTE-146 [Makker, V., et al 2018], two </w:t>
        </w:r>
      </w:ins>
      <w:r>
        <w:t>P</w:t>
      </w:r>
      <w:del w:id="5176" w:author="GoldenCorpusHarness" w:date="2026-03-28T21:57:49Z">
        <w:r>
          <w:delText>V status defined as p16 IHC testing using CI</w:delText>
        </w:r>
      </w:del>
      <w:ins w:id="5177" w:author="GoldenCorpusHarness" w:date="2026-03-28T21:57:49Z">
        <w:r>
          <w:t>hase 3 studies have been initiated for both of these tumor types, Study E7080-G000-309/KEY</w:t>
        </w:r>
      </w:ins>
      <w:r>
        <w:t>N</w:t>
      </w:r>
      <w:del w:id="5178" w:author="GoldenCorpusHarness" w:date="2026-03-28T21:57:49Z">
        <w:r>
          <w:delText xml:space="preserve">tec® p16 Histology assay and a </w:delText>
        </w:r>
      </w:del>
      <w:ins w:id="5179" w:author="GoldenCorpusHarness" w:date="2026-03-28T21:57:49Z">
        <w:r>
          <w:t>OTE-</w:t>
        </w:r>
      </w:ins>
      <w:r>
        <w:t>7</w:t>
      </w:r>
      <w:del w:id="5180" w:author="GoldenCorpusHarness" w:date="2026-03-28T21:57:49Z">
        <w:r>
          <w:delText>0% cutoff point</w:delText>
        </w:r>
      </w:del>
      <w:ins w:id="5181" w:author="GoldenCorpusHarness" w:date="2026-03-28T21:57:49Z">
        <w:r>
          <w:t>75 and Study E7080-G000-307/KEYNOTE-581</w:t>
        </w:r>
      </w:ins>
      <w:r>
        <w:t>.</w:t>
      </w:r>
      <w:del w:id="5182" w:author="GoldenCorpusHarness" w:date="2026-03-28T21:57:49Z">
        <w:r>
          <w:delText xml:space="preserve"> If HPV status was previously tested using this method, no additional testing is required.</w:delText>
        </w:r>
      </w:del>
    </w:p>
    <w:p ns2:paraId="2701CC68" ns2:textId="05DCC9FA" w:rsidR="00F53605" w:rsidRDefault="006354EF" w:rsidP="00DE2689">
      <w:pPr>
        <w:pStyle w:val="ListNumber"/>
        <w:keepLines w:val="0"/>
        <w:tabs>
          <w:tab w:val="clear" w:pos="720"/>
        </w:tabs>
        <w:spacing w:after="240"/>
        <w:ind w:left="360" w:firstLine="0"/>
      </w:pPr>
      <w:del w:id="5183" w:author="GoldenCorpusHarness" w:date="2026-03-28T21:57:49Z">
        <w:r>
          <w:delText>No</w:delText>
        </w:r>
      </w:del>
      <w:ins w:id="5184" w:author="GoldenCorpusHarness" w:date="2026-03-28T21:57:49Z">
        <w:r>
          <w:t>S</w:t>
        </w:r>
      </w:ins>
      <w:r>
        <w:t>t</w:t>
      </w:r>
      <w:del w:id="5185" w:author="GoldenCorpusHarness" w:date="2026-03-28T21:57:49Z">
        <w:r>
          <w:delText>e:  If loc</w:delText>
        </w:r>
      </w:del>
      <w:r>
        <w:t>a</w:t>
      </w:r>
      <w:del w:id="5186" w:author="GoldenCorpusHarness" w:date="2026-03-28T21:57:49Z">
        <w:r>
          <w:delText>l p16 tes</w:delText>
        </w:r>
      </w:del>
      <w:ins w:id="5187" w:author="GoldenCorpusHarness" w:date="2026-03-28T21:57:49Z">
        <w:r>
          <w:t>r</w:t>
        </w:r>
      </w:ins>
      <w:r>
        <w:t xml:space="preserve">ting </w:t>
      </w:r>
      <w:del w:id="5188" w:author="GoldenCorpusHarness" w:date="2026-03-28T21:57:49Z">
        <w:r>
          <w:delText>results are n</w:delText>
        </w:r>
      </w:del>
      <w:ins w:id="5189" w:author="GoldenCorpusHarness" w:date="2026-03-28T21:57:49Z">
        <w:r>
          <w:t>D</w:t>
        </w:r>
      </w:ins>
      <w:r>
        <w:t>o</w:t>
      </w:r>
      <w:del w:id="5190" w:author="GoldenCorpusHarness" w:date="2026-03-28T21:57:49Z">
        <w:r>
          <w:delText>t available or cannot be as</w:delText>
        </w:r>
      </w:del>
      <w:r>
        <w:t>se</w:t>
      </w:r>
      <w:del w:id="5191" w:author="GoldenCorpusHarness" w:date="2026-03-28T21:57:49Z">
        <w:r>
          <w:delText>ssed using this method, a tumor tissue sample must be submitted</w:delText>
        </w:r>
      </w:del>
      <w:r>
        <w:t xml:space="preserve"> for </w:t>
      </w:r>
      <w:del w:id="5192" w:author="GoldenCorpusHarness" w:date="2026-03-28T21:57:49Z">
        <w:r>
          <w:delText>p16 test</w:delText>
        </w:r>
      </w:del>
      <w:ins w:id="5193" w:author="GoldenCorpusHarness" w:date="2026-03-28T21:57:49Z">
        <w:r>
          <w:t>Th</w:t>
        </w:r>
      </w:ins>
      <w:r>
        <w:t>i</w:t>
      </w:r>
      <w:del w:id="5194" w:author="GoldenCorpusHarness" w:date="2026-03-28T21:57:49Z">
        <w:r>
          <w:delText>ng at the designated central laboratory, and result</w:delText>
        </w:r>
      </w:del>
      <w:r>
        <w:t xml:space="preserve">s </w:t>
      </w:r>
      <w:del w:id="5195" w:author="GoldenCorpusHarness" w:date="2026-03-28T21:57:49Z">
        <w:r>
          <w:delText>m</w:delText>
        </w:r>
      </w:del>
      <w:ins w:id="5196" w:author="GoldenCorpusHarness" w:date="2026-03-28T21:57:49Z">
        <w:r>
          <w:t>St</w:t>
        </w:r>
      </w:ins>
      <w:r>
        <w:t>u</w:t>
      </w:r>
      <w:del w:id="5197" w:author="GoldenCorpusHarness" w:date="2026-03-28T21:57:49Z">
        <w:r>
          <w:delText>st be receive</w:delText>
        </w:r>
      </w:del>
      <w:r>
        <w:t>d</w:t>
      </w:r>
      <w:del w:id="5198" w:author="GoldenCorpusHarness" w:date="2026-03-28T21:57:49Z">
        <w:r>
          <w:delText xml:space="preserve"> before randomization.</w:delText>
        </w:r>
      </w:del>
      <w:ins w:id="5199" w:author="GoldenCorpusHarness" w:date="2026-03-28T21:57:49Z">
        <w:r>
          <w:t>y</w:t>
        </w:r>
      </w:ins>
    </w:p>
    <w:p ns2:paraId="345ABFA9" ns2:textId="7BD1220B" w:rsidR="00D80FE3" w:rsidRPr="00B307EC" w:rsidRDefault="00F53605" w:rsidP="00DE2689">
      <w:pPr>
        <w:pStyle w:val="Paragraph0"/>
        <w:numPr>
          <w:ilvl w:val="0"/>
          <w:numId w:val="45"/>
        </w:numPr>
        <w:ind w:left="360"/>
        <w:rPr>
          <w:rFonts w:eastAsiaTheme="minorHAnsi"/>
        </w:rPr>
      </w:pPr>
      <w:del w:id="5200" w:author="GoldenCorpusHarness" w:date="2026-03-28T21:57:49Z">
        <w:r>
          <w:delText>Has an ECOG per</w:delText>
        </w:r>
      </w:del>
      <w:ins w:id="5201" w:author="GoldenCorpusHarness" w:date="2026-03-28T21:57:49Z">
        <w:r>
          <w:t>The starting dose o</w:t>
        </w:r>
      </w:ins>
      <w:r>
        <w:t>f</w:t>
      </w:r>
      <w:del w:id="5202" w:author="GoldenCorpusHarness" w:date="2026-03-28T21:57:49Z">
        <w:r>
          <w:delText>ormance score</w:delText>
        </w:r>
      </w:del>
      <w:ins w:id="5203" w:author="GoldenCorpusHarness" w:date="2026-03-28T21:57:49Z">
        <w:r>
          <w:t xml:space="preserve"> lenvatinib/placebo is 20 mg/day. Dose reductions</w:t>
        </w:r>
      </w:ins>
      <w:r>
        <w:t xml:space="preserve"> of </w:t>
      </w:r>
      <w:ins w:id="5204" w:author="GoldenCorpusHarness" w:date="2026-03-28T21:57:49Z">
        <w:r>
          <w:t>lenvatinib occur in succession based on the previous dose level (14, 1</w:t>
        </w:r>
      </w:ins>
      <w:r>
        <w:t>0</w:t>
      </w:r>
      <w:del w:id="5205" w:author="GoldenCorpusHarness" w:date="2026-03-28T21:57:49Z">
        <w:r>
          <w:delText xml:space="preserve"> to 1. </w:delText>
        </w:r>
      </w:del>
      <w:ins w:id="5206" w:author="GoldenCorpusHarness" w:date="2026-03-28T21:57:49Z">
        <w:r>
          <w:t>, and 8 mg/day). See Section 6.6 for dose modification. All participants will receive pembrolizumab 200 mg IV Q3W. Pembrolizumab dose reductions are not permitted.</w:t>
        </w:r>
      </w:ins>
    </w:p>
    <w:p ns2:paraId="3101A2B3" ns2:textId="7DB44627" w:rsidR="00AD7C29" w:rsidRPr="00852136" w:rsidRDefault="00297103" w:rsidP="00E52CB2">
      <w:pPr>
        <w:pStyle w:val="Paragraph0"/>
        <w:numPr>
          <w:ilvl w:val="0"/>
          <w:numId w:val="45"/>
        </w:numPr>
        <w:ind w:left="360"/>
        <w:rPr>
          <w:rFonts w:eastAsiaTheme="minorHAnsi"/>
        </w:rPr>
      </w:pPr>
      <w:del w:id="5207" w:author="GoldenCorpusHarness" w:date="2026-03-28T21:57:49Z">
        <w:r>
          <w:delText>H</w:delText>
        </w:r>
      </w:del>
      <w:ins w:id="5208" w:author="GoldenCorpusHarness" w:date="2026-03-28T21:57:49Z">
        <w:r>
          <w:t>M</w:t>
        </w:r>
      </w:ins>
      <w:r>
        <w:t>a</w:t>
      </w:r>
      <w:ins w:id="5209" w:author="GoldenCorpusHarness" w:date="2026-03-28T21:57:49Z">
        <w:r>
          <w:t>ximum Do</w:t>
        </w:r>
      </w:ins>
      <w:r>
        <w:t>s</w:t>
      </w:r>
      <w:ins w:id="5210" w:author="GoldenCorpusHarness" w:date="2026-03-28T21:57:49Z">
        <w:r>
          <w:t>e</w:t>
        </w:r>
      </w:ins>
      <w:r>
        <w:t xml:space="preserve"> </w:t>
      </w:r>
      <w:del w:id="5211" w:author="GoldenCorpusHarness" w:date="2026-03-28T21:57:49Z">
        <w:r>
          <w:delText>ad</w:delText>
        </w:r>
      </w:del>
      <w:ins w:id="5212" w:author="GoldenCorpusHarness" w:date="2026-03-28T21:57:49Z">
        <w:r>
          <w:t>Exposur</w:t>
        </w:r>
      </w:ins>
      <w:r>
        <w:t>e</w:t>
      </w:r>
      <w:del w:id="5213" w:author="GoldenCorpusHarness" w:date="2026-03-28T21:57:49Z">
        <w:r>
          <w:delText>quately</w:delText>
        </w:r>
      </w:del>
      <w:r>
        <w:t xml:space="preserve"> </w:t>
      </w:r>
      <w:del w:id="5214" w:author="GoldenCorpusHarness" w:date="2026-03-28T21:57:49Z">
        <w:r>
          <w:delText xml:space="preserve">controlled BP with </w:delText>
        </w:r>
      </w:del>
      <w:ins w:id="5215" w:author="GoldenCorpusHarness" w:date="2026-03-28T21:57:49Z">
        <w:r>
          <w:t>f</w:t>
        </w:r>
      </w:ins>
      <w:r>
        <w:t xml:space="preserve">or </w:t>
      </w:r>
      <w:del w:id="5216" w:author="GoldenCorpusHarness" w:date="2026-03-28T21:57:49Z">
        <w:r>
          <w:delText>w</w:delText>
        </w:r>
      </w:del>
      <w:ins w:id="5217" w:author="GoldenCorpusHarness" w:date="2026-03-28T21:57:49Z">
        <w:r>
          <w:t>Th</w:t>
        </w:r>
      </w:ins>
      <w:r>
        <w:t>i</w:t>
      </w:r>
      <w:del w:id="5218" w:author="GoldenCorpusHarness" w:date="2026-03-28T21:57:49Z">
        <w:r>
          <w:delText>thout antihypertensive medications, defined a</w:delText>
        </w:r>
      </w:del>
      <w:r>
        <w:t xml:space="preserve">s </w:t>
      </w:r>
      <w:del w:id="5219" w:author="GoldenCorpusHarness" w:date="2026-03-28T21:57:49Z">
        <w:r>
          <w:delText>BP ≤150/90 mm Hg wi</w:delText>
        </w:r>
      </w:del>
      <w:ins w:id="5220" w:author="GoldenCorpusHarness" w:date="2026-03-28T21:57:49Z">
        <w:r>
          <w:t>S</w:t>
        </w:r>
      </w:ins>
      <w:r>
        <w:t>t</w:t>
      </w:r>
      <w:del w:id="5221" w:author="GoldenCorpusHarness" w:date="2026-03-28T21:57:49Z">
        <w:r>
          <w:delText>h no change in antih</w:delText>
        </w:r>
      </w:del>
      <w:ins w:id="5222" w:author="GoldenCorpusHarness" w:date="2026-03-28T21:57:49Z">
        <w:r>
          <w:t>ud</w:t>
        </w:r>
      </w:ins>
      <w:r>
        <w:t>y</w:t>
      </w:r>
      <w:del w:id="5223" w:author="GoldenCorpusHarness" w:date="2026-03-28T21:57:49Z">
        <w:r>
          <w:delText xml:space="preserve">pertensive medications within 1 week before randomization. </w:delText>
        </w:r>
      </w:del>
    </w:p>
    <w:p ns2:paraId="461F8258" ns2:textId="221BF066" w:rsidR="003D7C32" w:rsidRDefault="0056691F" w:rsidP="00DE2689">
      <w:pPr>
        <w:pStyle w:val="Paragraph0"/>
        <w:numPr>
          <w:ilvl w:val="0"/>
          <w:numId w:val="45"/>
        </w:numPr>
        <w:ind w:left="360"/>
        <w:rPr>
          <w:rFonts w:eastAsiaTheme="minorHAnsi"/>
        </w:rPr>
      </w:pPr>
      <w:del w:id="5224" w:author="GoldenCorpusHarness" w:date="2026-03-28T21:57:49Z">
        <w:r>
          <w:delText>Has adequate organ function as defined in the following ta</w:delText>
        </w:r>
      </w:del>
      <w:ins w:id="5225" w:author="GoldenCorpusHarness" w:date="2026-03-28T21:57:49Z">
        <w:r>
          <w:t>NOTE: In alignment with the study-specific investigator letter dated 25-Aug-2023, all study participants still receiving pem</w:t>
        </w:r>
      </w:ins>
      <w:r>
        <w:t>b</w:t>
      </w:r>
      <w:del w:id="5226" w:author="GoldenCorpusHarness" w:date="2026-03-28T21:57:49Z">
        <w:r>
          <w:delText>le</w:delText>
        </w:r>
      </w:del>
      <w:ins w:id="5227" w:author="GoldenCorpusHarness" w:date="2026-03-28T21:57:49Z">
        <w:r>
          <w:t>rolizumab should continue to receive pembrolizumab monotherapy on study and undergo modified protocol study procedures as specified in this amendment. Study participation should end after the 30-day Safety Follow-up Visit</w:t>
        </w:r>
      </w:ins>
      <w:r>
        <w:t xml:space="preserve"> (</w:t>
      </w:r>
      <w:del w:id="5228" w:author="GoldenCorpusHarness" w:date="2026-03-28T21:57:49Z">
        <w:r>
          <w:delText>Ta</w:delText>
        </w:r>
      </w:del>
      <w:ins w:id="5229" w:author="GoldenCorpusHarness" w:date="2026-03-28T21:57:49Z">
        <w:r>
          <w:t>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w:t>
        </w:r>
      </w:ins>
      <w:r>
        <w:t>b</w:t>
      </w:r>
      <w:del w:id="5230" w:author="GoldenCorpusHarness" w:date="2026-03-28T21:57:49Z">
        <w:r>
          <w:delText>le 3)</w:delText>
        </w:r>
      </w:del>
      <w:ins w:id="5231" w:author="GoldenCorpusHarness" w:date="2026-03-28T21:57:49Z">
        <w:r>
          <w:t>/placebo</w:t>
        </w:r>
      </w:ins>
      <w:r>
        <w:t xml:space="preserve">. </w:t>
      </w:r>
      <w:del w:id="5232" w:author="GoldenCorpusHarness" w:date="2026-03-28T21:57:49Z">
        <w:r>
          <w:delText xml:space="preserve">Specimens must be collected within 7 days before the start of study intervention. </w:delText>
        </w:r>
      </w:del>
    </w:p>
    <w:p ns2:paraId="796CC346" ns2:textId="77777777" w:rsidR="003D7C32" w:rsidRDefault="003D7C32">
      <w:pPr>
        <w:rPr>
          <w:rFonts w:eastAsiaTheme="minorHAnsi"/>
        </w:rPr>
      </w:pPr>
      <w:ins w:id="5233" w:author="GoldenCorpusHarness" w:date="2026-03-28T21:57:49Z">
        <w:r>
          <w:t>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ns2:paraId="41D848E7" ns2:textId="56799558" w:rsidR="0056691F" w:rsidRPr="00337395" w:rsidRDefault="00F53605" w:rsidP="002D1EA4">
      <w:pPr>
        <w:pStyle w:val="Caption"/>
      </w:pPr>
      <w:r>
        <w:t>T</w:t>
      </w:r>
      <w:del w:id="5234" w:author="GoldenCorpusHarness" w:date="2026-03-28T21:57:49Z">
        <w:r>
          <w:delText xml:space="preserve">able </w:delText>
        </w:r>
      </w:del>
      <w:ins w:id="5235" w:author="GoldenCorpusHarness" w:date="2026-03-28T21:57:49Z">
        <w:r>
          <w:t>he maximum dose/exposure of pembrolizumab allowed in this study is 200 mg Q</w:t>
        </w:r>
      </w:ins>
      <w:r>
        <w:t>3</w:t>
      </w:r>
      <w:del w:id="5236" w:author="GoldenCorpusHarness" w:date="2026-03-28T21:57:49Z">
        <w:r>
          <w:delText>Adequate Or</w:delText>
        </w:r>
      </w:del>
      <w:ins w:id="5237" w:author="GoldenCorpusHarness" w:date="2026-03-28T21:57:49Z">
        <w:r>
          <w:t>W for approximately 2 years (35 cycles). Participants meetin</w:t>
        </w:r>
      </w:ins>
      <w:r>
        <w:t>g</w:t>
      </w:r>
      <w:del w:id="5238" w:author="GoldenCorpusHarness" w:date="2026-03-28T21:57:49Z">
        <w:r>
          <w:delText xml:space="preserve">an Function Laboratory </w:delText>
        </w:r>
      </w:del>
      <w:ins w:id="5239" w:author="GoldenCorpusHarness" w:date="2026-03-28T21:57:49Z">
        <w:r>
          <w:t xml:space="preserve"> criteria for Second Course treatment with pembrolizumab (Section 6.7) may receive an additional 200 mg I</w:t>
        </w:r>
      </w:ins>
      <w:r>
        <w:t>V</w:t>
      </w:r>
      <w:del w:id="5240" w:author="GoldenCorpusHarness" w:date="2026-03-28T21:57:49Z">
        <w:r>
          <w:delText>alues</w:delText>
        </w:r>
      </w:del>
      <w:ins w:id="5241" w:author="GoldenCorpusHarness" w:date="2026-03-28T21:57:49Z">
        <w:r>
          <w:t xml:space="preserve"> Q3W for up to 1 year (17 cycles).</w:t>
        </w:r>
      </w:ins>
    </w:p>
    <w:tbl>
      <w:tblPr>
        <w:tblStyle w:val="TableGrid"/>
        <w:tblW w:w="5000" w:type="pct"/>
        <w:tblInd w:w="-5" w:type="dxa"/>
        <w:tblLayout w:type="fixed"/>
        <w:tblCellMar>
          <w:left w:w="115" w:type="dxa"/>
          <w:right w:w="115" w:type="dxa"/>
        </w:tblCellMar>
        <w:tblLook w:val="04A0" w:firstRow="1" w:lastRow="0" w:firstColumn="1" w:lastColumn="0" w:noHBand="0" w:noVBand="1"/>
      </w:tblPr>
      <w:tblGrid>
        <w:gridCol w:w="4292"/>
        <w:gridCol w:w="4698"/>
      </w:tblGrid>
      <w:tr w:rsidR="0056691F" w:rsidRPr="0011674F" ns2:paraId="0C42946F" ns2:textId="77777777" w:rsidTr="00DE2689">
        <w:trPr>
          <w:tblHeader/>
        </w:trPr>
        <w:tc>
          <w:tcPr>
            <w:tcW w:w="2387" w:type="pct"/>
            <w:tcBorders>
              <w:bottom w:val="single" w:sz="4" w:space="0" w:color="auto"/>
            </w:tcBorders>
            <w:vAlign w:val="center"/>
          </w:tcPr>
          <w:p ns2:paraId="2171A514" ns2:textId="77777777" w:rsidR="0056691F" w:rsidRPr="0011674F" w:rsidRDefault="0056691F" w:rsidP="00DE2689">
            <w:pPr>
              <w:pStyle w:val="Paragraph0"/>
              <w:spacing w:after="60"/>
              <w:rPr>
                <w:b/>
                <w:bCs/>
                <w:sz w:val="20"/>
              </w:rPr>
            </w:pPr>
            <w:r w:rsidRPr="0011674F">
              <w:rPr>
                <w:b/>
                <w:bCs/>
                <w:sz w:val="20"/>
              </w:rPr>
              <w:t>System</w:t>
            </w:r>
          </w:p>
        </w:tc>
        <w:tc>
          <w:tcPr>
            <w:tcW w:w="2613" w:type="pct"/>
            <w:vAlign w:val="center"/>
          </w:tcPr>
          <w:p ns2:paraId="1FD6BDF8" ns2:textId="77777777" w:rsidR="0056691F" w:rsidRPr="0011674F" w:rsidRDefault="0056691F" w:rsidP="00DE2689">
            <w:pPr>
              <w:pStyle w:val="Paragraph0"/>
              <w:spacing w:after="60"/>
              <w:rPr>
                <w:b/>
                <w:bCs/>
                <w:sz w:val="20"/>
              </w:rPr>
            </w:pPr>
            <w:r w:rsidRPr="0011674F">
              <w:rPr>
                <w:b/>
                <w:bCs/>
                <w:sz w:val="20"/>
              </w:rPr>
              <w:t>Laboratory Value</w:t>
            </w:r>
          </w:p>
        </w:tc>
      </w:tr>
      <w:tr w:rsidR="0056691F" w:rsidRPr="0011674F" ns2:paraId="3117E21D" ns2:textId="77777777" w:rsidTr="00DE2689">
        <w:tc>
          <w:tcPr>
            <w:tcW w:w="2387" w:type="pct"/>
            <w:tcBorders>
              <w:right w:val="nil"/>
            </w:tcBorders>
          </w:tcPr>
          <w:p ns2:paraId="714528C8" ns2:textId="77777777" w:rsidR="0056691F" w:rsidRPr="0011674F" w:rsidRDefault="0056691F" w:rsidP="00DE2689">
            <w:pPr>
              <w:pStyle w:val="Paragraph0"/>
              <w:spacing w:after="60"/>
              <w:rPr>
                <w:bCs/>
                <w:sz w:val="20"/>
              </w:rPr>
            </w:pPr>
            <w:r w:rsidRPr="0011674F">
              <w:rPr>
                <w:bCs/>
                <w:sz w:val="20"/>
              </w:rPr>
              <w:t>Hematological</w:t>
            </w:r>
          </w:p>
        </w:tc>
        <w:tc>
          <w:tcPr>
            <w:tcW w:w="2613" w:type="pct"/>
            <w:tcBorders>
              <w:left w:val="nil"/>
            </w:tcBorders>
          </w:tcPr>
          <w:p ns2:paraId="053A8549" ns2:textId="77777777" w:rsidR="0056691F" w:rsidRPr="0011674F" w:rsidRDefault="0056691F" w:rsidP="00DE2689">
            <w:pPr>
              <w:pStyle w:val="Paragraph0"/>
              <w:spacing w:after="60"/>
              <w:rPr>
                <w:sz w:val="20"/>
              </w:rPr>
            </w:pPr>
          </w:p>
        </w:tc>
      </w:tr>
      <w:tr w:rsidR="0056691F" w:rsidRPr="0011674F" ns2:paraId="261A498F" ns2:textId="77777777" w:rsidTr="00DE2689">
        <w:tc>
          <w:tcPr>
            <w:tcW w:w="2387" w:type="pct"/>
          </w:tcPr>
          <w:p ns2:paraId="7C4A4CE5" ns2:textId="77777777" w:rsidR="0056691F" w:rsidRPr="0011674F" w:rsidRDefault="0056691F" w:rsidP="00DE2689">
            <w:pPr>
              <w:pStyle w:val="Paragraph0"/>
              <w:spacing w:after="60"/>
              <w:ind w:left="187"/>
              <w:rPr>
                <w:sz w:val="20"/>
              </w:rPr>
            </w:pPr>
            <w:r w:rsidRPr="0011674F">
              <w:rPr>
                <w:sz w:val="20"/>
              </w:rPr>
              <w:t>Absolute neutrophil count (ANC)</w:t>
            </w:r>
          </w:p>
        </w:tc>
        <w:tc>
          <w:tcPr>
            <w:tcW w:w="2613" w:type="pct"/>
          </w:tcPr>
          <w:p ns2:paraId="4974EFA4" ns2:textId="77777777" w:rsidR="0056691F" w:rsidRPr="0011674F" w:rsidRDefault="0056691F" w:rsidP="00DE2689">
            <w:pPr>
              <w:pStyle w:val="Paragraph0"/>
              <w:spacing w:after="60"/>
              <w:rPr>
                <w:sz w:val="20"/>
                <w:vertAlign w:val="superscript"/>
              </w:rPr>
            </w:pPr>
            <w:r w:rsidRPr="0011674F">
              <w:rPr>
                <w:sz w:val="20"/>
              </w:rPr>
              <w:t>≥1500/µL</w:t>
            </w:r>
          </w:p>
        </w:tc>
      </w:tr>
      <w:tr w:rsidR="0056691F" w:rsidRPr="0011674F" ns2:paraId="45934E6D" ns2:textId="77777777" w:rsidTr="00DE2689">
        <w:tc>
          <w:tcPr>
            <w:tcW w:w="2387" w:type="pct"/>
          </w:tcPr>
          <w:p ns2:paraId="5984CAC4" ns2:textId="77777777" w:rsidR="0056691F" w:rsidRPr="0011674F" w:rsidRDefault="0056691F" w:rsidP="00DE2689">
            <w:pPr>
              <w:pStyle w:val="Paragraph0"/>
              <w:spacing w:after="60"/>
              <w:ind w:left="187"/>
              <w:rPr>
                <w:sz w:val="20"/>
              </w:rPr>
            </w:pPr>
            <w:r w:rsidRPr="0011674F">
              <w:rPr>
                <w:sz w:val="20"/>
              </w:rPr>
              <w:t>Platelets</w:t>
            </w:r>
          </w:p>
        </w:tc>
        <w:tc>
          <w:tcPr>
            <w:tcW w:w="2613" w:type="pct"/>
          </w:tcPr>
          <w:p ns2:paraId="5663968C" ns2:textId="77777777" w:rsidR="0056691F" w:rsidRPr="0011674F" w:rsidRDefault="0056691F" w:rsidP="00DE2689">
            <w:pPr>
              <w:pStyle w:val="Paragraph0"/>
              <w:spacing w:after="60"/>
              <w:rPr>
                <w:sz w:val="20"/>
              </w:rPr>
            </w:pPr>
            <w:r w:rsidRPr="0011674F">
              <w:rPr>
                <w:sz w:val="20"/>
              </w:rPr>
              <w:t>≥100 000/µL</w:t>
            </w:r>
          </w:p>
        </w:tc>
      </w:tr>
      <w:tr w:rsidR="0056691F" w:rsidRPr="0011674F" ns2:paraId="1C34D58B" ns2:textId="77777777" w:rsidTr="00DE2689">
        <w:tc>
          <w:tcPr>
            <w:tcW w:w="2387" w:type="pct"/>
            <w:tcBorders>
              <w:bottom w:val="single" w:sz="4" w:space="0" w:color="auto"/>
            </w:tcBorders>
          </w:tcPr>
          <w:p ns2:paraId="3F349612" ns2:textId="77777777" w:rsidR="0056691F" w:rsidRPr="0011674F" w:rsidRDefault="0056691F" w:rsidP="00DE2689">
            <w:pPr>
              <w:pStyle w:val="Paragraph0"/>
              <w:spacing w:after="60"/>
              <w:ind w:left="187"/>
              <w:rPr>
                <w:sz w:val="20"/>
              </w:rPr>
            </w:pPr>
            <w:r w:rsidRPr="0011674F">
              <w:rPr>
                <w:sz w:val="20"/>
              </w:rPr>
              <w:t>Hemoglobin</w:t>
            </w:r>
          </w:p>
        </w:tc>
        <w:tc>
          <w:tcPr>
            <w:tcW w:w="2613" w:type="pct"/>
          </w:tcPr>
          <w:p ns2:paraId="5F6E0EA6" ns2:textId="77777777" w:rsidR="0056691F" w:rsidRPr="0011674F" w:rsidRDefault="0056691F" w:rsidP="00DE2689">
            <w:pPr>
              <w:pStyle w:val="Paragraph0"/>
              <w:spacing w:after="60"/>
              <w:rPr>
                <w:sz w:val="20"/>
              </w:rPr>
            </w:pPr>
            <w:r w:rsidRPr="0011674F">
              <w:rPr>
                <w:sz w:val="20"/>
              </w:rPr>
              <w:t>≥9.0 g/dL or ≥5.6 mmol/L</w:t>
            </w:r>
            <w:r>
              <w:rPr>
                <w:sz w:val="20"/>
                <w:vertAlign w:val="superscript"/>
              </w:rPr>
              <w:t>a</w:t>
            </w:r>
          </w:p>
        </w:tc>
      </w:tr>
      <w:tr w:rsidR="0056691F" w:rsidRPr="0011674F" ns2:paraId="5DC7C2EC" ns2:textId="77777777" w:rsidTr="00DE2689">
        <w:tc>
          <w:tcPr>
            <w:tcW w:w="2387" w:type="pct"/>
            <w:tcBorders>
              <w:right w:val="nil"/>
            </w:tcBorders>
          </w:tcPr>
          <w:p ns2:paraId="31F0E3CE" ns2:textId="77777777" w:rsidR="0056691F" w:rsidRPr="0011674F" w:rsidRDefault="0056691F" w:rsidP="00DE2689">
            <w:pPr>
              <w:pStyle w:val="Paragraph0"/>
              <w:spacing w:after="60"/>
              <w:rPr>
                <w:bCs/>
                <w:sz w:val="20"/>
              </w:rPr>
            </w:pPr>
            <w:r w:rsidRPr="0011674F">
              <w:rPr>
                <w:bCs/>
                <w:sz w:val="20"/>
              </w:rPr>
              <w:t>Renal</w:t>
            </w:r>
          </w:p>
        </w:tc>
        <w:tc>
          <w:tcPr>
            <w:tcW w:w="2613" w:type="pct"/>
            <w:tcBorders>
              <w:left w:val="nil"/>
            </w:tcBorders>
          </w:tcPr>
          <w:p ns2:paraId="0160130E" ns2:textId="77777777" w:rsidR="0056691F" w:rsidRPr="0011674F" w:rsidRDefault="0056691F" w:rsidP="00DE2689">
            <w:pPr>
              <w:pStyle w:val="Paragraph0"/>
              <w:spacing w:after="60"/>
              <w:rPr>
                <w:sz w:val="20"/>
              </w:rPr>
            </w:pPr>
          </w:p>
        </w:tc>
      </w:tr>
      <w:tr w:rsidR="0056691F" w:rsidRPr="0011674F" ns2:paraId="14E04332" ns2:textId="77777777" w:rsidTr="00DE2689">
        <w:tc>
          <w:tcPr>
            <w:tcW w:w="2387" w:type="pct"/>
            <w:tcBorders>
              <w:bottom w:val="single" w:sz="4" w:space="0" w:color="auto"/>
            </w:tcBorders>
          </w:tcPr>
          <w:p ns2:paraId="538DB279" ns2:textId="77777777" w:rsidR="0056691F" w:rsidRPr="0011674F" w:rsidRDefault="0056691F" w:rsidP="00DE2689">
            <w:pPr>
              <w:pStyle w:val="Paragraph0"/>
              <w:spacing w:after="60"/>
              <w:ind w:left="187"/>
              <w:rPr>
                <w:sz w:val="20"/>
              </w:rPr>
            </w:pPr>
            <w:r w:rsidRPr="0011674F">
              <w:rPr>
                <w:sz w:val="20"/>
              </w:rPr>
              <w:t xml:space="preserve">Creatinine </w:t>
            </w:r>
            <w:r w:rsidRPr="0011674F">
              <w:rPr>
                <w:sz w:val="20"/>
                <w:u w:val="single"/>
              </w:rPr>
              <w:t>OR</w:t>
            </w:r>
            <w:r w:rsidRPr="0011674F">
              <w:rPr>
                <w:sz w:val="20"/>
              </w:rPr>
              <w:br/>
              <w:t>Measured or calculated</w:t>
            </w:r>
            <w:r>
              <w:rPr>
                <w:sz w:val="20"/>
                <w:vertAlign w:val="superscript"/>
              </w:rPr>
              <w:t>b</w:t>
            </w:r>
            <w:r w:rsidRPr="0011674F">
              <w:rPr>
                <w:sz w:val="20"/>
              </w:rPr>
              <w:t xml:space="preserve"> creatinine clearance</w:t>
            </w:r>
            <w:r w:rsidRPr="0011674F">
              <w:rPr>
                <w:sz w:val="20"/>
              </w:rPr>
              <w:br/>
              <w:t>(GFR can also be used in place of creatinine or CrCl)</w:t>
            </w:r>
          </w:p>
        </w:tc>
        <w:tc>
          <w:tcPr>
            <w:tcW w:w="2613" w:type="pct"/>
          </w:tcPr>
          <w:p ns2:paraId="7E04AFFC" ns2:textId="77777777" w:rsidR="0056691F" w:rsidRPr="0011674F" w:rsidRDefault="0056691F" w:rsidP="00DE2689">
            <w:pPr>
              <w:pStyle w:val="Paragraph0"/>
              <w:spacing w:after="60"/>
              <w:rPr>
                <w:sz w:val="20"/>
              </w:rPr>
            </w:pPr>
            <w:r w:rsidRPr="0011674F">
              <w:rPr>
                <w:sz w:val="20"/>
              </w:rPr>
              <w:t xml:space="preserve">≤1.5 × ULN </w:t>
            </w:r>
            <w:r w:rsidRPr="0011674F">
              <w:rPr>
                <w:sz w:val="20"/>
                <w:u w:val="single"/>
              </w:rPr>
              <w:t>OR</w:t>
            </w:r>
            <w:r w:rsidRPr="0011674F">
              <w:rPr>
                <w:sz w:val="20"/>
              </w:rPr>
              <w:br/>
              <w:t>≥30 mL/min for participant with creatinine levels &gt;1.5 × institutional ULN</w:t>
            </w:r>
          </w:p>
        </w:tc>
      </w:tr>
      <w:tr w:rsidR="0056691F" w:rsidRPr="0011674F" ns2:paraId="0253FC5D" ns2:textId="77777777" w:rsidTr="00DE2689">
        <w:tc>
          <w:tcPr>
            <w:tcW w:w="2387" w:type="pct"/>
            <w:tcBorders>
              <w:right w:val="nil"/>
            </w:tcBorders>
          </w:tcPr>
          <w:p ns2:paraId="7A7E9753" ns2:textId="77777777" w:rsidR="0056691F" w:rsidRPr="0011674F" w:rsidRDefault="0056691F" w:rsidP="00DE2689">
            <w:pPr>
              <w:pStyle w:val="Paragraph0"/>
              <w:spacing w:after="60"/>
              <w:rPr>
                <w:bCs/>
                <w:sz w:val="20"/>
              </w:rPr>
            </w:pPr>
            <w:r w:rsidRPr="0011674F">
              <w:rPr>
                <w:bCs/>
                <w:sz w:val="20"/>
              </w:rPr>
              <w:t>Hepatic</w:t>
            </w:r>
          </w:p>
        </w:tc>
        <w:tc>
          <w:tcPr>
            <w:tcW w:w="2613" w:type="pct"/>
            <w:tcBorders>
              <w:left w:val="nil"/>
            </w:tcBorders>
          </w:tcPr>
          <w:p ns2:paraId="658033E6" ns2:textId="77777777" w:rsidR="0056691F" w:rsidRPr="0011674F" w:rsidRDefault="0056691F" w:rsidP="00DE2689">
            <w:pPr>
              <w:pStyle w:val="Paragraph0"/>
              <w:spacing w:after="60"/>
              <w:rPr>
                <w:sz w:val="20"/>
              </w:rPr>
            </w:pPr>
          </w:p>
        </w:tc>
      </w:tr>
      <w:tr w:rsidR="0056691F" w:rsidRPr="0011674F" ns2:paraId="2934D5E8" ns2:textId="77777777" w:rsidTr="00DE2689">
        <w:tc>
          <w:tcPr>
            <w:tcW w:w="2387" w:type="pct"/>
          </w:tcPr>
          <w:p ns2:paraId="6B052E49" ns2:textId="77777777" w:rsidR="0056691F" w:rsidRPr="0011674F" w:rsidRDefault="0056691F" w:rsidP="00DE2689">
            <w:pPr>
              <w:pStyle w:val="Paragraph0"/>
              <w:spacing w:after="60"/>
              <w:ind w:left="187"/>
              <w:rPr>
                <w:sz w:val="20"/>
              </w:rPr>
            </w:pPr>
            <w:r w:rsidRPr="0011674F">
              <w:rPr>
                <w:sz w:val="20"/>
              </w:rPr>
              <w:t>Total bilirubin</w:t>
            </w:r>
          </w:p>
        </w:tc>
        <w:tc>
          <w:tcPr>
            <w:tcW w:w="2613" w:type="pct"/>
          </w:tcPr>
          <w:p ns2:paraId="40CD90B2" ns2:textId="77777777" w:rsidR="0056691F" w:rsidRPr="0011674F" w:rsidRDefault="0056691F" w:rsidP="00DE2689">
            <w:pPr>
              <w:pStyle w:val="Paragraph0"/>
              <w:spacing w:after="60"/>
              <w:rPr>
                <w:sz w:val="20"/>
              </w:rPr>
            </w:pPr>
            <w:r w:rsidRPr="0011674F">
              <w:rPr>
                <w:sz w:val="20"/>
              </w:rPr>
              <w:t>≤1.5 ×ULN OR direct bilirubin ≤ULN for participants with total bilirubin levels &gt;1.5 × ULN</w:t>
            </w:r>
          </w:p>
        </w:tc>
      </w:tr>
      <w:tr w:rsidR="0056691F" w:rsidRPr="0011674F" ns2:paraId="29BAB293" ns2:textId="77777777" w:rsidTr="00DE2689">
        <w:tc>
          <w:tcPr>
            <w:tcW w:w="2387" w:type="pct"/>
            <w:tcBorders>
              <w:bottom w:val="single" w:sz="4" w:space="0" w:color="auto"/>
            </w:tcBorders>
          </w:tcPr>
          <w:p ns2:paraId="6AFEE591" ns2:textId="77777777" w:rsidR="0056691F" w:rsidRPr="0011674F" w:rsidRDefault="0056691F" w:rsidP="00DE2689">
            <w:pPr>
              <w:pStyle w:val="Paragraph0"/>
              <w:spacing w:after="60"/>
              <w:ind w:left="187"/>
              <w:rPr>
                <w:sz w:val="20"/>
              </w:rPr>
            </w:pPr>
            <w:r w:rsidRPr="0011674F">
              <w:rPr>
                <w:sz w:val="20"/>
              </w:rPr>
              <w:t>AST (SGOT) and ALT (SGPT)</w:t>
            </w:r>
          </w:p>
        </w:tc>
        <w:tc>
          <w:tcPr>
            <w:tcW w:w="2613" w:type="pct"/>
            <w:tcBorders>
              <w:bottom w:val="single" w:sz="4" w:space="0" w:color="auto"/>
            </w:tcBorders>
          </w:tcPr>
          <w:p ns2:paraId="4FB9E608" ns2:textId="77777777" w:rsidR="0056691F" w:rsidRPr="0011674F" w:rsidRDefault="0056691F" w:rsidP="00DE2689">
            <w:pPr>
              <w:pStyle w:val="Paragraph0"/>
              <w:spacing w:after="60"/>
              <w:rPr>
                <w:sz w:val="20"/>
              </w:rPr>
            </w:pPr>
            <w:r w:rsidRPr="0011674F">
              <w:rPr>
                <w:sz w:val="20"/>
              </w:rPr>
              <w:t>≤2.5 × ULN (≤5 × ULN for participants with liver metastases)</w:t>
            </w:r>
          </w:p>
        </w:tc>
      </w:tr>
      <w:tr w:rsidR="0056691F" w:rsidRPr="0011674F" ns2:paraId="07F019E4" ns2:textId="77777777" w:rsidTr="00DE2689">
        <w:tc>
          <w:tcPr>
            <w:tcW w:w="2387" w:type="pct"/>
            <w:tcBorders>
              <w:right w:val="nil"/>
            </w:tcBorders>
          </w:tcPr>
          <w:p ns2:paraId="7A6179EE" ns2:textId="77777777" w:rsidR="0056691F" w:rsidRPr="0011674F" w:rsidRDefault="0056691F" w:rsidP="00DE2689">
            <w:pPr>
              <w:pStyle w:val="Paragraph0"/>
              <w:spacing w:after="60"/>
              <w:rPr>
                <w:sz w:val="20"/>
              </w:rPr>
            </w:pPr>
            <w:bookmarkStart w:id="89" w:name="_Hlk20922663"/>
            <w:r w:rsidRPr="0011674F">
              <w:rPr>
                <w:sz w:val="20"/>
              </w:rPr>
              <w:t>Coagulation</w:t>
            </w:r>
          </w:p>
        </w:tc>
        <w:tc>
          <w:tcPr>
            <w:tcW w:w="2613" w:type="pct"/>
            <w:tcBorders>
              <w:left w:val="nil"/>
            </w:tcBorders>
          </w:tcPr>
          <w:p ns2:paraId="088F9913" ns2:textId="77777777" w:rsidR="0056691F" w:rsidRPr="0011674F" w:rsidRDefault="0056691F" w:rsidP="00DE2689">
            <w:pPr>
              <w:pStyle w:val="Paragraph0"/>
              <w:spacing w:after="60"/>
              <w:rPr>
                <w:sz w:val="20"/>
              </w:rPr>
            </w:pPr>
          </w:p>
        </w:tc>
      </w:tr>
      <w:tr w:rsidR="0056691F" w:rsidRPr="0011674F" ns2:paraId="169974FE" ns2:textId="77777777" w:rsidTr="00DE2689">
        <w:tc>
          <w:tcPr>
            <w:tcW w:w="2387" w:type="pct"/>
          </w:tcPr>
          <w:p ns2:paraId="211DE4D8" ns2:textId="77777777" w:rsidR="0056691F" w:rsidRPr="0011674F" w:rsidRDefault="0056691F" w:rsidP="00DE2689">
            <w:pPr>
              <w:pStyle w:val="Paragraph0"/>
              <w:spacing w:after="60"/>
              <w:ind w:left="187"/>
              <w:rPr>
                <w:sz w:val="20"/>
              </w:rPr>
            </w:pPr>
            <w:bookmarkStart w:id="90" w:name="_Hlk20924534"/>
            <w:r w:rsidRPr="0011674F">
              <w:rPr>
                <w:sz w:val="20"/>
              </w:rPr>
              <w:t>International normalized ratio (INR) OR prothrombin time (PT)</w:t>
            </w:r>
          </w:p>
          <w:p ns2:paraId="12E101F9" ns2:textId="0D168F5F" w:rsidR="0056691F" w:rsidRPr="00112023" w:rsidRDefault="0056691F" w:rsidP="00DE2689">
            <w:pPr>
              <w:pStyle w:val="Paragraph0"/>
              <w:spacing w:after="60"/>
              <w:ind w:left="187"/>
              <w:rPr>
                <w:sz w:val="20"/>
                <w:vertAlign w:val="superscript"/>
              </w:rPr>
            </w:pPr>
            <w:r w:rsidRPr="0011674F">
              <w:rPr>
                <w:sz w:val="20"/>
              </w:rPr>
              <w:t>Activated partial thromboplastin time (aPTT)</w:t>
            </w:r>
            <w:r w:rsidR="00112023">
              <w:rPr>
                <w:sz w:val="20"/>
                <w:vertAlign w:val="superscript"/>
              </w:rPr>
              <w:t>c</w:t>
            </w:r>
          </w:p>
        </w:tc>
        <w:tc>
          <w:tcPr>
            <w:tcW w:w="2613" w:type="pct"/>
            <w:vAlign w:val="center"/>
          </w:tcPr>
          <w:p ns2:paraId="5D155637" ns2:textId="6224BAB5" w:rsidR="0056691F" w:rsidRPr="0011674F" w:rsidRDefault="009420C6" w:rsidP="00DE2689">
            <w:pPr>
              <w:pStyle w:val="Paragraph0"/>
              <w:spacing w:after="60"/>
              <w:rPr>
                <w:sz w:val="20"/>
              </w:rPr>
            </w:pPr>
            <w:r>
              <w:rPr>
                <w:sz w:val="20"/>
              </w:rPr>
              <w:t>≤</w:t>
            </w:r>
            <w:r w:rsidRPr="009420C6">
              <w:rPr>
                <w:sz w:val="20"/>
              </w:rPr>
              <w:t xml:space="preserve">1.5 </w:t>
            </w:r>
            <w:r>
              <w:rPr>
                <w:sz w:val="20"/>
              </w:rPr>
              <w:t>×</w:t>
            </w:r>
            <w:r w:rsidRPr="009420C6">
              <w:rPr>
                <w:sz w:val="20"/>
              </w:rPr>
              <w:t xml:space="preserve"> ULN unless participant is receiving anticoagulant therapy as long as PT or PTT is within therapeutic range of intended use of anticoagulants</w:t>
            </w:r>
          </w:p>
        </w:tc>
      </w:tr>
      <w:bookmarkEnd w:id="89"/>
      <w:bookmarkEnd w:id="90"/>
      <w:tr w:rsidR="0056691F" w:rsidRPr="0011674F" ns2:paraId="313F5980" ns2:textId="77777777" w:rsidTr="00DE2689">
        <w:tc>
          <w:tcPr>
            <w:tcW w:w="5000" w:type="pct"/>
            <w:gridSpan w:val="2"/>
            <w:vAlign w:val="center"/>
          </w:tcPr>
          <w:p ns2:paraId="1829F52A" ns2:textId="77777777" w:rsidR="0056691F" w:rsidRPr="0011674F" w:rsidRDefault="0056691F" w:rsidP="00DE2689">
            <w:pPr>
              <w:pStyle w:val="Paragraph0"/>
              <w:spacing w:after="60"/>
              <w:rPr>
                <w:sz w:val="20"/>
              </w:rPr>
            </w:pPr>
            <w:r w:rsidRPr="0011674F">
              <w:rPr>
                <w:sz w:val="20"/>
              </w:rPr>
              <w:t>ALT (SGPT)=alanine aminotransferase (serum glutamic pyruvic transaminase); AST (SGOT)=aspartate aminotransferase (serum glutamic oxaloacetic transaminase); GFR=glomerular filtration rate; ULN=upper limit of normal.</w:t>
            </w:r>
          </w:p>
          <w:p ns2:paraId="1CAF0B46" ns2:textId="77777777" w:rsidR="0056691F" w:rsidRPr="0011674F" w:rsidRDefault="0056691F" w:rsidP="00DE2689">
            <w:pPr>
              <w:spacing w:before="60" w:after="60"/>
              <w:rPr>
                <w:sz w:val="20"/>
              </w:rPr>
            </w:pPr>
            <w:r>
              <w:rPr>
                <w:sz w:val="20"/>
                <w:vertAlign w:val="superscript"/>
              </w:rPr>
              <w:t>a</w:t>
            </w:r>
            <w:r w:rsidRPr="0011674F">
              <w:rPr>
                <w:sz w:val="20"/>
              </w:rPr>
              <w:t>Criteria must be met without erythropoietin dependency and without packed red blood cell (pRBC) transfusion within last 2 weeks.</w:t>
            </w:r>
          </w:p>
          <w:p ns2:paraId="02504D0E" ns2:textId="77777777" w:rsidR="0056691F" w:rsidRPr="0011674F" w:rsidRDefault="0056691F" w:rsidP="00DE2689">
            <w:pPr>
              <w:spacing w:before="60" w:after="60"/>
              <w:rPr>
                <w:sz w:val="20"/>
              </w:rPr>
            </w:pPr>
            <w:r>
              <w:rPr>
                <w:sz w:val="20"/>
                <w:vertAlign w:val="superscript"/>
              </w:rPr>
              <w:t>b</w:t>
            </w:r>
            <w:r w:rsidRPr="0011674F">
              <w:rPr>
                <w:sz w:val="20"/>
              </w:rPr>
              <w:t>Creatinine clearance (CrCl) should be calculated per institutional standard.</w:t>
            </w:r>
          </w:p>
          <w:p ns2:paraId="123D7B68" ns2:textId="77777777" w:rsidR="0056691F" w:rsidRDefault="0056691F" w:rsidP="00DE2689">
            <w:pPr>
              <w:pStyle w:val="Paragraph0"/>
              <w:spacing w:after="60"/>
              <w:rPr>
                <w:sz w:val="20"/>
              </w:rPr>
            </w:pPr>
            <w:r w:rsidRPr="0011674F">
              <w:rPr>
                <w:sz w:val="20"/>
              </w:rPr>
              <w:t>Note: This table includes eligibility-defining laboratory value requirements for treatment; laboratory value requirements should be adapted according to local regulations and guidelines for the administration of specific chemotherapies.</w:t>
            </w:r>
          </w:p>
          <w:p ns2:paraId="5DA8D6A5" ns2:textId="29144365" w:rsidR="00112023" w:rsidRPr="00112023" w:rsidRDefault="00112023" w:rsidP="00DE2689">
            <w:pPr>
              <w:pStyle w:val="Paragraph0"/>
              <w:spacing w:after="60"/>
              <w:rPr>
                <w:sz w:val="20"/>
              </w:rPr>
            </w:pPr>
            <w:r>
              <w:rPr>
                <w:sz w:val="20"/>
                <w:vertAlign w:val="superscript"/>
              </w:rPr>
              <w:t>c</w:t>
            </w:r>
            <w:r w:rsidRPr="00112023">
              <w:rPr>
                <w:sz w:val="20"/>
              </w:rPr>
              <w:t>PTT may be performed if the local lab is unable to perform aPTT.</w:t>
            </w:r>
          </w:p>
        </w:tc>
      </w:tr>
    </w:tbl>
    <w:p ns2:paraId="3B17B633" ns2:textId="379CE99F" w:rsidR="00F337A0" w:rsidRDefault="00F337A0" w:rsidP="00A72B20">
      <w:ins w:id="5242" w:author="GoldenCorpusHarness" w:date="2026-03-28T21:57:49Z">
        <w:r>
          <w:t>Beginning and End-of-Study Definition</w:t>
        </w:r>
      </w:ins>
    </w:p>
    <w:p ns2:paraId="402EB0E9" ns2:textId="04FD458D" w:rsidR="00AB4A58" w:rsidRDefault="00AB4A58" w:rsidP="00AB4A58">
      <w:pPr>
        <w:pStyle w:val="Heading2"/>
      </w:pPr>
      <w:del w:id="5243" w:author="GoldenCorpusHarness" w:date="2026-03-28T21:57:49Z">
        <w:r>
          <w:delText>Exclusion Criteria</w:delText>
        </w:r>
      </w:del>
      <w:ins w:id="5244" w:author="GoldenCorpusHarness" w:date="2026-03-28T21:57:49Z">
        <w:r>
          <w:t>The overall study begins when the first participant (or their legally acceptable representative) provides documented informed consent. The overall study ends when the last participant completes the last study-related contact, withdraws consent, or is lost to follow-up (Section 7.3). For purposes of analysis and reporting, the overall study ends when the Sponsor receives the last laboratory test result or at the time of final contact with the last participant, whichever comes last.</w:t>
        </w:r>
      </w:ins>
    </w:p>
    <w:p ns2:paraId="3E52346B" ns2:textId="05EABF72" w:rsidR="00AB4A58" w:rsidRDefault="00D7635F" w:rsidP="000337D1">
      <w:pPr>
        <w:pStyle w:val="Paragraph0"/>
      </w:pPr>
      <w:del w:id="5245" w:author="GoldenCorpusHarness" w:date="2026-03-28T21:57:49Z">
        <w:r>
          <w:delText xml:space="preserve">The participant must be excluded </w:delText>
        </w:r>
      </w:del>
      <w:ins w:id="5246" w:author="GoldenCorpusHarness" w:date="2026-03-28T21:57:49Z">
        <w:r>
          <w:t>I</w:t>
        </w:r>
      </w:ins>
      <w:r>
        <w:t>f</w:t>
      </w:r>
      <w:del w:id="5247" w:author="GoldenCorpusHarness" w:date="2026-03-28T21:57:49Z">
        <w:r>
          <w:delText>rom</w:delText>
        </w:r>
      </w:del>
      <w:r>
        <w:t xml:space="preserve"> the study i</w:t>
      </w:r>
      <w:ins w:id="5248" w:author="GoldenCorpusHarness" w:date="2026-03-28T21:57:49Z">
        <w:r>
          <w:t>ncludes countries in the European Economic Area (EEA), the local start o</w:t>
        </w:r>
      </w:ins>
      <w:r>
        <w:t xml:space="preserve">f the </w:t>
      </w:r>
      <w:del w:id="5249" w:author="GoldenCorpusHarness" w:date="2026-03-28T21:57:49Z">
        <w:r>
          <w:delText>p</w:delText>
        </w:r>
      </w:del>
      <w:ins w:id="5250" w:author="GoldenCorpusHarness" w:date="2026-03-28T21:57:49Z">
        <w:r>
          <w:t xml:space="preserve">study in the EEA is defined </w:t>
        </w:r>
      </w:ins>
      <w:r>
        <w:t>a</w:t>
      </w:r>
      <w:ins w:id="5251" w:author="GoldenCorpusHarness" w:date="2026-03-28T21:57:49Z">
        <w:r>
          <w:t>s Fi</w:t>
        </w:r>
      </w:ins>
      <w:r>
        <w:t>r</w:t>
      </w:r>
      <w:ins w:id="5252" w:author="GoldenCorpusHarness" w:date="2026-03-28T21:57:49Z">
        <w:r>
          <w:t>s</w:t>
        </w:r>
      </w:ins>
      <w:r>
        <w:t>t</w:t>
      </w:r>
      <w:ins w:id="5253" w:author="GoldenCorpusHarness" w:date="2026-03-28T21:57:49Z">
        <w:r>
          <w:t xml:space="preserve"> S</w:t>
        </w:r>
      </w:ins>
      <w:r>
        <w:t>i</w:t>
      </w:r>
      <w:del w:id="5254" w:author="GoldenCorpusHarness" w:date="2026-03-28T21:57:49Z">
        <w:r>
          <w:delText>c</w:delText>
        </w:r>
      </w:del>
      <w:ins w:id="5255" w:author="GoldenCorpusHarness" w:date="2026-03-28T21:57:49Z">
        <w:r>
          <w:t xml:space="preserve">te Ready (FSR) </w:t>
        </w:r>
      </w:ins>
      <w:r>
        <w:t>i</w:t>
      </w:r>
      <w:del w:id="5256" w:author="GoldenCorpusHarness" w:date="2026-03-28T21:57:49Z">
        <w:r>
          <w:delText>p</w:delText>
        </w:r>
      </w:del>
      <w:ins w:id="5257" w:author="GoldenCorpusHarness" w:date="2026-03-28T21:57:49Z">
        <w:r>
          <w:t xml:space="preserve">n </w:t>
        </w:r>
      </w:ins>
      <w:r>
        <w:t>an</w:t>
      </w:r>
      <w:ins w:id="5258" w:author="GoldenCorpusHarness" w:date="2026-03-28T21:57:49Z">
        <w:r>
          <w:t>y Member S</w:t>
        </w:r>
      </w:ins>
      <w:r>
        <w:t>t</w:t>
      </w:r>
      <w:del w:id="5259" w:author="GoldenCorpusHarness" w:date="2026-03-28T21:57:49Z">
        <w:r>
          <w:delText>:</w:delText>
        </w:r>
      </w:del>
      <w:ins w:id="5260" w:author="GoldenCorpusHarness" w:date="2026-03-28T21:57:49Z">
        <w:r>
          <w:t>ate.</w:t>
        </w:r>
      </w:ins>
    </w:p>
    <w:p ns2:paraId="19A9D585" ns2:textId="32A7F32D" w:rsidR="00797636" w:rsidRDefault="00797636" w:rsidP="000337D1">
      <w:pPr>
        <w:pStyle w:val="Paragraph0"/>
        <w:rPr>
          <w:b/>
        </w:rPr>
      </w:pPr>
      <w:del w:id="5261" w:author="GoldenCorpusHarness" w:date="2026-03-28T21:57:49Z">
        <w:r>
          <w:delText>Med</w:delText>
        </w:r>
      </w:del>
      <w:ins w:id="5262" w:author="GoldenCorpusHarness" w:date="2026-03-28T21:57:49Z">
        <w:r>
          <w:t>Clin</w:t>
        </w:r>
      </w:ins>
      <w:r>
        <w:t>ical C</w:t>
      </w:r>
      <w:ins w:id="5263" w:author="GoldenCorpusHarness" w:date="2026-03-28T21:57:49Z">
        <w:r>
          <w:t>riteria f</w:t>
        </w:r>
      </w:ins>
      <w:r>
        <w:t>o</w:t>
      </w:r>
      <w:ins w:id="5264" w:author="GoldenCorpusHarness" w:date="2026-03-28T21:57:49Z">
        <w:r>
          <w:t>r Early Study Termi</w:t>
        </w:r>
      </w:ins>
      <w:r>
        <w:t>n</w:t>
      </w:r>
      <w:del w:id="5265" w:author="GoldenCorpusHarness" w:date="2026-03-28T21:57:49Z">
        <w:r>
          <w:delText>di</w:delText>
        </w:r>
      </w:del>
      <w:ins w:id="5266" w:author="GoldenCorpusHarness" w:date="2026-03-28T21:57:49Z">
        <w:r>
          <w:t>a</w:t>
        </w:r>
      </w:ins>
      <w:r>
        <w:t>tion</w:t>
      </w:r>
      <w:del w:id="5267" w:author="GoldenCorpusHarness" w:date="2026-03-28T21:57:49Z">
        <w:r>
          <w:delText>s</w:delText>
        </w:r>
      </w:del>
    </w:p>
    <w:p ns2:paraId="2D16FDC3" ns2:textId="401A4053" w:rsidR="0025052D" w:rsidRPr="00B76469" w:rsidRDefault="0025052D" w:rsidP="00CC182C">
      <w:pPr>
        <w:pStyle w:val="Paragraph0"/>
        <w:numPr>
          <w:ilvl w:val="0"/>
          <w:numId w:val="46"/>
        </w:numPr>
        <w:tabs>
          <w:tab w:val="clear" w:pos="720"/>
          <w:tab w:val="num" w:pos="360"/>
        </w:tabs>
        <w:ind w:left="360" w:hanging="360"/>
        <w:rPr>
          <w:rFonts w:eastAsiaTheme="minorHAnsi"/>
        </w:rPr>
      </w:pPr>
      <w:del w:id="5268" w:author="GoldenCorpusHarness" w:date="2026-03-28T21:57:49Z">
        <w:r>
          <w:delText xml:space="preserve">Has any </w:delText>
        </w:r>
      </w:del>
      <w:ins w:id="5269" w:author="GoldenCorpusHarness" w:date="2026-03-28T21:57:49Z">
        <w:r>
          <w:t>The clinical study may be terminated early if the extent (incidence and/or s</w:t>
        </w:r>
      </w:ins>
      <w:r>
        <w:t>ev</w:t>
      </w:r>
      <w:del w:id="5270" w:author="GoldenCorpusHarness" w:date="2026-03-28T21:57:49Z">
        <w:r>
          <w:delText>idence of symptoms or si</w:delText>
        </w:r>
      </w:del>
      <w:ins w:id="5271" w:author="GoldenCorpusHarness" w:date="2026-03-28T21:57:49Z">
        <w:r>
          <w:t>erity) of emer</w:t>
        </w:r>
      </w:ins>
      <w:r>
        <w:t>g</w:t>
      </w:r>
      <w:del w:id="5272" w:author="GoldenCorpusHarness" w:date="2026-03-28T21:57:49Z">
        <w:r>
          <w:delText>ns of active tumor bleed</w:delText>
        </w:r>
      </w:del>
      <w:r>
        <w:t xml:space="preserve">ing </w:t>
      </w:r>
      <w:ins w:id="5273" w:author="GoldenCorpusHarness" w:date="2026-03-28T21:57:49Z">
        <w:r>
          <w:t xml:space="preserve">effects is such that the risk/benefit ratio to the study population as a </w:t>
        </w:r>
      </w:ins>
      <w:r>
        <w:t>w</w:t>
      </w:r>
      <w:del w:id="5274" w:author="GoldenCorpusHarness" w:date="2026-03-28T21:57:49Z">
        <w:r>
          <w:delText>ithin 6 months before randomization</w:delText>
        </w:r>
      </w:del>
      <w:ins w:id="5275" w:author="GoldenCorpusHarness" w:date="2026-03-28T21:57:49Z">
        <w:r>
          <w:t>hole is unacceptable</w:t>
        </w:r>
      </w:ins>
      <w:r>
        <w:t xml:space="preserve">. </w:t>
      </w:r>
      <w:ins w:id="5276" w:author="GoldenCorpusHarness" w:date="2026-03-28T21:57:49Z">
        <w:r>
          <w:t>In addition, further recruitment in the study or at (a) particular study site(s) may be stopped as described in Appendix 1.10.</w:t>
        </w:r>
      </w:ins>
    </w:p>
    <w:p ns2:paraId="4D32EA69" ns2:textId="625A6170" w:rsidR="000D394B" w:rsidRPr="00B76469" w:rsidRDefault="006678BF" w:rsidP="00CC182C">
      <w:pPr>
        <w:pStyle w:val="Paragraph0"/>
        <w:numPr>
          <w:ilvl w:val="0"/>
          <w:numId w:val="46"/>
        </w:numPr>
        <w:tabs>
          <w:tab w:val="clear" w:pos="720"/>
          <w:tab w:val="num" w:pos="360"/>
        </w:tabs>
        <w:ind w:left="360" w:hanging="360"/>
        <w:rPr>
          <w:rFonts w:eastAsiaTheme="minorHAnsi"/>
        </w:rPr>
      </w:pPr>
      <w:del w:id="5277" w:author="GoldenCorpusHarness" w:date="2026-03-28T21:57:49Z">
        <w:r>
          <w:delText>Has</w:delText>
        </w:r>
      </w:del>
      <w:ins w:id="5278" w:author="GoldenCorpusHarness" w:date="2026-03-28T21:57:49Z">
        <w:r>
          <w:t>STUDY</w:t>
        </w:r>
      </w:ins>
      <w:r>
        <w:t xml:space="preserve"> </w:t>
      </w:r>
      <w:del w:id="5279" w:author="GoldenCorpusHarness" w:date="2026-03-28T21:57:49Z">
        <w:r>
          <w:delText xml:space="preserve">radiographic evidence of major blood vessel invasion/infiltration or tumor demonstrates &gt;90 degree abutment or encasement of a major blood vessel. </w:delText>
        </w:r>
      </w:del>
      <w:ins w:id="5280" w:author="GoldenCorpusHarness" w:date="2026-03-28T21:57:49Z">
        <w:r>
          <w:t>POPULATION</w:t>
        </w:r>
      </w:ins>
    </w:p>
    <w:p ns2:paraId="3F096012" ns2:textId="050AC70F" w:rsidR="006678BF" w:rsidRDefault="006678BF" w:rsidP="00717AA7">
      <w:pPr>
        <w:pStyle w:val="Paragraph0"/>
        <w:ind w:left="360"/>
      </w:pPr>
      <w:del w:id="5281" w:author="GoldenCorpusHarness" w:date="2026-03-28T21:57:49Z">
        <w:r>
          <w:delText>Note:</w:delText>
        </w:r>
      </w:del>
      <w:ins w:id="5282" w:author="GoldenCorpusHarness" w:date="2026-03-28T21:57:49Z">
        <w:r>
          <w:t>As stated in the Code of Conduct for Clinical</w:t>
        </w:r>
      </w:ins>
      <w:r>
        <w:t xml:space="preserve"> T</w:t>
      </w:r>
      <w:del w:id="5283" w:author="GoldenCorpusHarness" w:date="2026-03-28T21:57:49Z">
        <w:r>
          <w:delText>he degree of pro</w:delText>
        </w:r>
      </w:del>
      <w:ins w:id="5284" w:author="GoldenCorpusHarness" w:date="2026-03-28T21:57:49Z">
        <w:r>
          <w:t>rials (Appendi</w:t>
        </w:r>
      </w:ins>
      <w:r>
        <w:t>x</w:t>
      </w:r>
      <w:del w:id="5285" w:author="GoldenCorpusHarness" w:date="2026-03-28T21:57:49Z">
        <w:r>
          <w:delText>i</w:delText>
        </w:r>
      </w:del>
      <w:ins w:id="5286" w:author="GoldenCorpusHarness" w:date="2026-03-28T21:57:49Z">
        <w:r>
          <w:t xml:space="preserve"> 1.1), this study includes participants of varying age (as applicable), race, ethnicity, and sex (as applicable). The collection and use of these de</w:t>
        </w:r>
      </w:ins>
      <w:r>
        <w:t>m</w:t>
      </w:r>
      <w:del w:id="5287" w:author="GoldenCorpusHarness" w:date="2026-03-28T21:57:49Z">
        <w:r>
          <w:delText xml:space="preserve">ity to major blood </w:delText>
        </w:r>
      </w:del>
      <w:ins w:id="5288" w:author="GoldenCorpusHarness" w:date="2026-03-28T21:57:49Z">
        <w:r>
          <w:t>ographic data will follow all local laws and participant confidentiality guidelines while supporting the study of the disease, its related factors, and the IMP under in</w:t>
        </w:r>
      </w:ins>
      <w:r>
        <w:t>ves</w:t>
      </w:r>
      <w:del w:id="5289" w:author="GoldenCorpusHarness" w:date="2026-03-28T21:57:49Z">
        <w:r>
          <w:delText>sels should be considered because of the potential risk of severe hemorrhage associated with tumor shrinkage/necrosis after lenvatinib therapy</w:delText>
        </w:r>
      </w:del>
      <w:ins w:id="5290" w:author="GoldenCorpusHarness" w:date="2026-03-28T21:57:49Z">
        <w:r>
          <w:t>tigation</w:t>
        </w:r>
      </w:ins>
      <w:r>
        <w:t>.</w:t>
      </w:r>
    </w:p>
    <w:bookmarkEnd w:id="92"/>
    <w:p ns2:paraId="29D0D934" ns2:textId="1FB82BC7" w:rsidR="003A15F9" w:rsidRPr="00B76469" w:rsidRDefault="003A15F9" w:rsidP="00CC182C">
      <w:pPr>
        <w:pStyle w:val="Paragraph0"/>
        <w:numPr>
          <w:ilvl w:val="0"/>
          <w:numId w:val="46"/>
        </w:numPr>
        <w:tabs>
          <w:tab w:val="clear" w:pos="720"/>
          <w:tab w:val="num" w:pos="360"/>
        </w:tabs>
        <w:ind w:left="360" w:hanging="360"/>
        <w:rPr>
          <w:rFonts w:eastAsiaTheme="minorHAnsi"/>
        </w:rPr>
      </w:pPr>
      <w:del w:id="5291" w:author="GoldenCorpusHarness" w:date="2026-03-28T21:57:49Z">
        <w:r>
          <w:delText>Ha</w:delText>
        </w:r>
      </w:del>
      <w:ins w:id="5292" w:author="GoldenCorpusHarness" w:date="2026-03-28T21:57:49Z">
        <w:r>
          <w:t>Pro</w:t>
        </w:r>
      </w:ins>
      <w:r>
        <w:t>s</w:t>
      </w:r>
      <w:ins w:id="5293" w:author="GoldenCorpusHarness" w:date="2026-03-28T21:57:49Z">
        <w:r>
          <w:t>pective</w:t>
        </w:r>
      </w:ins>
      <w:r>
        <w:t xml:space="preserve"> a</w:t>
      </w:r>
      <w:del w:id="5294" w:author="GoldenCorpusHarness" w:date="2026-03-28T21:57:49Z">
        <w:r>
          <w:delText xml:space="preserve"> hist</w:delText>
        </w:r>
      </w:del>
      <w:ins w:id="5295" w:author="GoldenCorpusHarness" w:date="2026-03-28T21:57:49Z">
        <w:r>
          <w:t>ppr</w:t>
        </w:r>
      </w:ins>
      <w:r>
        <w:t>o</w:t>
      </w:r>
      <w:del w:id="5296" w:author="GoldenCorpusHarness" w:date="2026-03-28T21:57:49Z">
        <w:r>
          <w:delText>ry</w:delText>
        </w:r>
      </w:del>
      <w:ins w:id="5297" w:author="GoldenCorpusHarness" w:date="2026-03-28T21:57:49Z">
        <w:r>
          <w:t>val</w:t>
        </w:r>
      </w:ins>
      <w:r>
        <w:t xml:space="preserve"> of </w:t>
      </w:r>
      <w:ins w:id="5298" w:author="GoldenCorpusHarness" w:date="2026-03-28T21:57:49Z">
        <w:r>
          <w:t>p</w:t>
        </w:r>
      </w:ins>
      <w:r>
        <w:t>r</w:t>
      </w:r>
      <w:ins w:id="5299" w:author="GoldenCorpusHarness" w:date="2026-03-28T21:57:49Z">
        <w:r>
          <w:t>otocol d</w:t>
        </w:r>
      </w:ins>
      <w:r>
        <w:t>e</w:t>
      </w:r>
      <w:del w:id="5300" w:author="GoldenCorpusHarness" w:date="2026-03-28T21:57:49Z">
        <w:r>
          <w:delText>-irrad</w:delText>
        </w:r>
      </w:del>
      <w:ins w:id="5301" w:author="GoldenCorpusHarness" w:date="2026-03-28T21:57:49Z">
        <w:r>
          <w:t>v</w:t>
        </w:r>
      </w:ins>
      <w:r>
        <w:t>iation</w:t>
      </w:r>
      <w:ins w:id="5302" w:author="GoldenCorpusHarness" w:date="2026-03-28T21:57:49Z">
        <w:r>
          <w:t>s</w:t>
        </w:r>
      </w:ins>
      <w:r>
        <w:t xml:space="preserve"> to </w:t>
      </w:r>
      <w:del w:id="5303" w:author="GoldenCorpusHarness" w:date="2026-03-28T21:57:49Z">
        <w:r>
          <w:delText>a</w:delText>
        </w:r>
      </w:del>
      <w:ins w:id="5304" w:author="GoldenCorpusHarness" w:date="2026-03-28T21:57:49Z">
        <w:r>
          <w:t>recruitme</w:t>
        </w:r>
      </w:ins>
      <w:r>
        <w:t>n</w:t>
      </w:r>
      <w:del w:id="5305" w:author="GoldenCorpusHarness" w:date="2026-03-28T21:57:49Z">
        <w:r>
          <w:delText>y head</w:delText>
        </w:r>
      </w:del>
      <w:ins w:id="5306" w:author="GoldenCorpusHarness" w:date="2026-03-28T21:57:49Z">
        <w:r>
          <w:t>t</w:t>
        </w:r>
      </w:ins>
      <w:r>
        <w:t xml:space="preserve"> and </w:t>
      </w:r>
      <w:ins w:id="5307" w:author="GoldenCorpusHarness" w:date="2026-03-28T21:57:49Z">
        <w:r>
          <w:t>e</w:t>
        </w:r>
      </w:ins>
      <w:r>
        <w:t>n</w:t>
      </w:r>
      <w:ins w:id="5308" w:author="GoldenCorpusHarness" w:date="2026-03-28T21:57:49Z">
        <w:r>
          <w:t>rollm</w:t>
        </w:r>
      </w:ins>
      <w:r>
        <w:t>e</w:t>
      </w:r>
      <w:ins w:id="5309" w:author="GoldenCorpusHarness" w:date="2026-03-28T21:57:49Z">
        <w:r>
          <w:t xml:space="preserve">nt </w:t>
        </w:r>
      </w:ins>
      <w:r>
        <w:t>c</w:t>
      </w:r>
      <w:del w:id="5310" w:author="GoldenCorpusHarness" w:date="2026-03-28T21:57:49Z">
        <w:r>
          <w:delText>k s</w:delText>
        </w:r>
      </w:del>
      <w:ins w:id="5311" w:author="GoldenCorpusHarness" w:date="2026-03-28T21:57:49Z">
        <w:r>
          <w:t>r</w:t>
        </w:r>
      </w:ins>
      <w:r>
        <w:t>ite</w:t>
      </w:r>
      <w:ins w:id="5312" w:author="GoldenCorpusHarness" w:date="2026-03-28T21:57:49Z">
        <w:r>
          <w:t>ria, also known a</w:t>
        </w:r>
      </w:ins>
      <w:r>
        <w:t xml:space="preserve">s </w:t>
      </w:r>
      <w:ins w:id="5313" w:author="GoldenCorpusHarness" w:date="2026-03-28T21:57:49Z">
        <w:r>
          <w:t>pr</w:t>
        </w:r>
      </w:ins>
      <w:r>
        <w:t>o</w:t>
      </w:r>
      <w:del w:id="5314" w:author="GoldenCorpusHarness" w:date="2026-03-28T21:57:49Z">
        <w:r>
          <w:delText>f</w:delText>
        </w:r>
      </w:del>
      <w:ins w:id="5315" w:author="GoldenCorpusHarness" w:date="2026-03-28T21:57:49Z">
        <w:r>
          <w:t>tocol</w:t>
        </w:r>
      </w:ins>
      <w:r>
        <w:t xml:space="preserve"> </w:t>
      </w:r>
      <w:del w:id="5316" w:author="GoldenCorpusHarness" w:date="2026-03-28T21:57:49Z">
        <w:r>
          <w:delText>d</w:delText>
        </w:r>
      </w:del>
      <w:ins w:id="5317" w:author="GoldenCorpusHarness" w:date="2026-03-28T21:57:49Z">
        <w:r>
          <w:t>wa</w:t>
        </w:r>
      </w:ins>
      <w:r>
        <w:t>i</w:t>
      </w:r>
      <w:del w:id="5318" w:author="GoldenCorpusHarness" w:date="2026-03-28T21:57:49Z">
        <w:r>
          <w:delText>sease including the c</w:delText>
        </w:r>
      </w:del>
      <w:ins w:id="5319" w:author="GoldenCorpusHarness" w:date="2026-03-28T21:57:49Z">
        <w:r>
          <w:t>v</w:t>
        </w:r>
      </w:ins>
      <w:r>
        <w:t>er</w:t>
      </w:r>
      <w:del w:id="5320" w:author="GoldenCorpusHarness" w:date="2026-03-28T21:57:49Z">
        <w:r>
          <w:delText>vical, infraclavicular</w:delText>
        </w:r>
      </w:del>
      <w:ins w:id="5321" w:author="GoldenCorpusHarness" w:date="2026-03-28T21:57:49Z">
        <w:r>
          <w:t>s</w:t>
        </w:r>
      </w:ins>
      <w:r>
        <w:t xml:space="preserve"> or </w:t>
      </w:r>
      <w:del w:id="5322" w:author="GoldenCorpusHarness" w:date="2026-03-28T21:57:49Z">
        <w:r>
          <w:delText>supraclavicular ly</w:delText>
        </w:r>
      </w:del>
      <w:ins w:id="5323" w:author="GoldenCorpusHarness" w:date="2026-03-28T21:57:49Z">
        <w:r>
          <w:t>exe</w:t>
        </w:r>
      </w:ins>
      <w:r>
        <w:t>mp</w:t>
      </w:r>
      <w:del w:id="5324" w:author="GoldenCorpusHarness" w:date="2026-03-28T21:57:49Z">
        <w:r>
          <w:delText>h</w:delText>
        </w:r>
      </w:del>
      <w:ins w:id="5325" w:author="GoldenCorpusHarness" w:date="2026-03-28T21:57:49Z">
        <w:r>
          <w:t>tions, is</w:t>
        </w:r>
      </w:ins>
      <w:r>
        <w:t xml:space="preserve"> no</w:t>
      </w:r>
      <w:del w:id="5326" w:author="GoldenCorpusHarness" w:date="2026-03-28T21:57:49Z">
        <w:r>
          <w:delText>des</w:delText>
        </w:r>
      </w:del>
      <w:ins w:id="5327" w:author="GoldenCorpusHarness" w:date="2026-03-28T21:57:49Z">
        <w:r>
          <w:t>t</w:t>
        </w:r>
      </w:ins>
      <w:r>
        <w:t xml:space="preserve"> </w:t>
      </w:r>
      <w:del w:id="5328" w:author="GoldenCorpusHarness" w:date="2026-03-28T21:57:49Z">
        <w:r>
          <w:delText>for head and neck canc</w:delText>
        </w:r>
      </w:del>
      <w:ins w:id="5329" w:author="GoldenCorpusHarness" w:date="2026-03-28T21:57:49Z">
        <w:r>
          <w:t>p</w:t>
        </w:r>
      </w:ins>
      <w:r>
        <w:t>er</w:t>
      </w:r>
      <w:ins w:id="5330" w:author="GoldenCorpusHarness" w:date="2026-03-28T21:57:49Z">
        <w:r>
          <w:t>mitted</w:t>
        </w:r>
      </w:ins>
      <w:r>
        <w:t>.</w:t>
      </w:r>
      <w:del w:id="5331" w:author="GoldenCorpusHarness" w:date="2026-03-28T21:57:49Z">
        <w:r>
          <w:delText xml:space="preserve"> </w:delText>
        </w:r>
      </w:del>
    </w:p>
    <w:p ns2:paraId="508F7037" ns2:textId="58CE5B99" w:rsidR="003A15F9" w:rsidRPr="00B76469" w:rsidRDefault="003A15F9" w:rsidP="00CC182C">
      <w:pPr>
        <w:pStyle w:val="Paragraph0"/>
        <w:numPr>
          <w:ilvl w:val="0"/>
          <w:numId w:val="46"/>
        </w:numPr>
        <w:tabs>
          <w:tab w:val="num" w:pos="360"/>
        </w:tabs>
        <w:rPr>
          <w:rFonts w:eastAsiaTheme="minorHAnsi"/>
        </w:rPr>
      </w:pPr>
      <w:del w:id="5332" w:author="GoldenCorpusHarness" w:date="2026-03-28T21:57:49Z">
        <w:r>
          <w:delText>Ha</w:delText>
        </w:r>
      </w:del>
      <w:ins w:id="5333" w:author="GoldenCorpusHarness" w:date="2026-03-28T21:57:49Z">
        <w:r>
          <w:t>Inclu</w:t>
        </w:r>
      </w:ins>
      <w:r>
        <w:t>s</w:t>
      </w:r>
      <w:del w:id="5334" w:author="GoldenCorpusHarness" w:date="2026-03-28T21:57:49Z">
        <w:r>
          <w:delText xml:space="preserve"> ulcerat</w:delText>
        </w:r>
      </w:del>
      <w:r>
        <w:t xml:space="preserve">ion </w:t>
      </w:r>
      <w:ins w:id="5335" w:author="GoldenCorpusHarness" w:date="2026-03-28T21:57:49Z">
        <w:r>
          <w:t>Criteri</w:t>
        </w:r>
      </w:ins>
      <w:r>
        <w:t>a</w:t>
      </w:r>
      <w:del w:id="5336" w:author="GoldenCorpusHarness" w:date="2026-03-28T21:57:49Z">
        <w:r>
          <w:delText xml:space="preserve">nd/or fungation of disease onto the skin surface. </w:delText>
        </w:r>
      </w:del>
    </w:p>
    <w:bookmarkEnd w:id="93"/>
    <w:p ns2:paraId="0FF03B78" ns2:textId="4DDCAB1E" w:rsidR="008A44D9" w:rsidRPr="00B76469" w:rsidRDefault="008A44D9" w:rsidP="00CC182C">
      <w:pPr>
        <w:pStyle w:val="Paragraph0"/>
        <w:numPr>
          <w:ilvl w:val="0"/>
          <w:numId w:val="46"/>
        </w:numPr>
        <w:tabs>
          <w:tab w:val="clear" w:pos="720"/>
          <w:tab w:val="num" w:pos="360"/>
        </w:tabs>
        <w:ind w:left="360" w:hanging="360"/>
        <w:rPr>
          <w:rFonts w:eastAsiaTheme="minorHAnsi"/>
        </w:rPr>
      </w:pPr>
      <w:ins w:id="5337" w:author="GoldenCorpusHarness" w:date="2026-03-28T21:57:49Z">
        <w:r>
          <w:t>An</w:t>
        </w:r>
      </w:ins>
      <w:r>
        <w:t xml:space="preserve"> </w:t>
      </w:r>
      <w:del w:id="5338" w:author="GoldenCorpusHarness" w:date="2026-03-28T21:57:49Z">
        <w:r>
          <w:delText>H</w:delText>
        </w:r>
      </w:del>
      <w:ins w:id="5339" w:author="GoldenCorpusHarness" w:date="2026-03-28T21:57:49Z">
        <w:r>
          <w:t>individu</w:t>
        </w:r>
      </w:ins>
      <w:r>
        <w:t>a</w:t>
      </w:r>
      <w:ins w:id="5340" w:author="GoldenCorpusHarness" w:date="2026-03-28T21:57:49Z">
        <w:r>
          <w:t>l i</w:t>
        </w:r>
      </w:ins>
      <w:r>
        <w:t xml:space="preserve">s </w:t>
      </w:r>
      <w:del w:id="5341" w:author="GoldenCorpusHarness" w:date="2026-03-28T21:57:49Z">
        <w:r>
          <w:delText xml:space="preserve">a </w:delText>
        </w:r>
      </w:del>
      <w:ins w:id="5342" w:author="GoldenCorpusHarness" w:date="2026-03-28T21:57:49Z">
        <w:r>
          <w:t>e</w:t>
        </w:r>
      </w:ins>
      <w:r>
        <w:t>li</w:t>
      </w:r>
      <w:del w:id="5343" w:author="GoldenCorpusHarness" w:date="2026-03-28T21:57:49Z">
        <w:r>
          <w:delText>f</w:delText>
        </w:r>
      </w:del>
      <w:ins w:id="5344" w:author="GoldenCorpusHarness" w:date="2026-03-28T21:57:49Z">
        <w:r>
          <w:t>gibl</w:t>
        </w:r>
      </w:ins>
      <w:r>
        <w:t xml:space="preserve">e </w:t>
      </w:r>
      <w:del w:id="5345" w:author="GoldenCorpusHarness" w:date="2026-03-28T21:57:49Z">
        <w:r>
          <w:delText>expectancy o</w:delText>
        </w:r>
      </w:del>
      <w:r>
        <w:t>f</w:t>
      </w:r>
      <w:del w:id="5346" w:author="GoldenCorpusHarness" w:date="2026-03-28T21:57:49Z">
        <w:r>
          <w:delText xml:space="preserve"> less than 3 months and/</w:delText>
        </w:r>
      </w:del>
      <w:r>
        <w:t xml:space="preserve">or </w:t>
      </w:r>
      <w:del w:id="5347" w:author="GoldenCorpusHarness" w:date="2026-03-28T21:57:49Z">
        <w:r>
          <w:delText>has rap</w:delText>
        </w:r>
      </w:del>
      <w:r>
        <w:t>i</w:t>
      </w:r>
      <w:del w:id="5348" w:author="GoldenCorpusHarness" w:date="2026-03-28T21:57:49Z">
        <w:r>
          <w:delText>d</w:delText>
        </w:r>
      </w:del>
      <w:ins w:id="5349" w:author="GoldenCorpusHarness" w:date="2026-03-28T21:57:49Z">
        <w:r>
          <w:t>nc</w:t>
        </w:r>
      </w:ins>
      <w:r>
        <w:t>l</w:t>
      </w:r>
      <w:del w:id="5350" w:author="GoldenCorpusHarness" w:date="2026-03-28T21:57:49Z">
        <w:r>
          <w:delText>y progres</w:delText>
        </w:r>
      </w:del>
      <w:ins w:id="5351" w:author="GoldenCorpusHarness" w:date="2026-03-28T21:57:49Z">
        <w:r>
          <w:t>u</w:t>
        </w:r>
      </w:ins>
      <w:r>
        <w:t>si</w:t>
      </w:r>
      <w:del w:id="5352" w:author="GoldenCorpusHarness" w:date="2026-03-28T21:57:49Z">
        <w:r>
          <w:delText>ng disease (eg, unc</w:delText>
        </w:r>
      </w:del>
      <w:r>
        <w:t>on</w:t>
      </w:r>
      <w:del w:id="5353" w:author="GoldenCorpusHarness" w:date="2026-03-28T21:57:49Z">
        <w:r>
          <w:delText>trolled tumor pain)</w:delText>
        </w:r>
      </w:del>
      <w:r>
        <w:t xml:space="preserve"> in the </w:t>
      </w:r>
      <w:del w:id="5354" w:author="GoldenCorpusHarness" w:date="2026-03-28T21:57:49Z">
        <w:r>
          <w:delText>op</w:delText>
        </w:r>
      </w:del>
      <w:ins w:id="5355" w:author="GoldenCorpusHarness" w:date="2026-03-28T21:57:49Z">
        <w:r>
          <w:t xml:space="preserve">study if the </w:t>
        </w:r>
      </w:ins>
      <w:r>
        <w:t>in</w:t>
      </w:r>
      <w:ins w:id="5356" w:author="GoldenCorpusHarness" w:date="2026-03-28T21:57:49Z">
        <w:r>
          <w:t>d</w:t>
        </w:r>
      </w:ins>
      <w:r>
        <w:t>i</w:t>
      </w:r>
      <w:del w:id="5357" w:author="GoldenCorpusHarness" w:date="2026-03-28T21:57:49Z">
        <w:r>
          <w:delText>on</w:delText>
        </w:r>
      </w:del>
      <w:ins w:id="5358" w:author="GoldenCorpusHarness" w:date="2026-03-28T21:57:49Z">
        <w:r>
          <w:t>vidual meets all</w:t>
        </w:r>
      </w:ins>
      <w:r>
        <w:t xml:space="preserve"> of the </w:t>
      </w:r>
      <w:del w:id="5359" w:author="GoldenCorpusHarness" w:date="2026-03-28T21:57:49Z">
        <w:r>
          <w:delText>treat</w:delText>
        </w:r>
      </w:del>
      <w:ins w:id="5360" w:author="GoldenCorpusHarness" w:date="2026-03-28T21:57:49Z">
        <w:r>
          <w:t>follow</w:t>
        </w:r>
      </w:ins>
      <w:r>
        <w:t xml:space="preserve">ing </w:t>
      </w:r>
      <w:ins w:id="5361" w:author="GoldenCorpusHarness" w:date="2026-03-28T21:57:49Z">
        <w:r>
          <w:t>cr</w:t>
        </w:r>
      </w:ins>
      <w:r>
        <w:t>i</w:t>
      </w:r>
      <w:del w:id="5362" w:author="GoldenCorpusHarness" w:date="2026-03-28T21:57:49Z">
        <w:r>
          <w:delText>nv</w:delText>
        </w:r>
      </w:del>
      <w:ins w:id="5363" w:author="GoldenCorpusHarness" w:date="2026-03-28T21:57:49Z">
        <w:r>
          <w:t>t</w:t>
        </w:r>
      </w:ins>
      <w:r>
        <w:t>e</w:t>
      </w:r>
      <w:del w:id="5364" w:author="GoldenCorpusHarness" w:date="2026-03-28T21:57:49Z">
        <w:r>
          <w:delText>st</w:delText>
        </w:r>
      </w:del>
      <w:ins w:id="5365" w:author="GoldenCorpusHarness" w:date="2026-03-28T21:57:49Z">
        <w:r>
          <w:t>r</w:t>
        </w:r>
      </w:ins>
      <w:r>
        <w:t>i</w:t>
      </w:r>
      <w:del w:id="5366" w:author="GoldenCorpusHarness" w:date="2026-03-28T21:57:49Z">
        <w:r>
          <w:delText>g</w:delText>
        </w:r>
      </w:del>
      <w:r>
        <w:t>a</w:t>
      </w:r>
      <w:del w:id="5367" w:author="GoldenCorpusHarness" w:date="2026-03-28T21:57:49Z">
        <w:r>
          <w:delText>tor.</w:delText>
        </w:r>
      </w:del>
      <w:ins w:id="5368" w:author="GoldenCorpusHarness" w:date="2026-03-28T21:57:49Z">
        <w:r>
          <w:t>:</w:t>
        </w:r>
      </w:ins>
    </w:p>
    <w:p ns2:paraId="7C730BE5" ns2:textId="0D524185" w:rsidR="006B65A0" w:rsidRPr="00717AA7" w:rsidRDefault="006B65A0" w:rsidP="00CC182C">
      <w:pPr>
        <w:pStyle w:val="Paragraph0"/>
        <w:numPr>
          <w:ilvl w:val="0"/>
          <w:numId w:val="46"/>
        </w:numPr>
        <w:tabs>
          <w:tab w:val="clear" w:pos="720"/>
          <w:tab w:val="num" w:pos="360"/>
        </w:tabs>
        <w:ind w:left="360" w:hanging="360"/>
      </w:pPr>
      <w:del w:id="5369" w:author="GoldenCorpusHarness" w:date="2026-03-28T21:57:49Z">
        <w:r>
          <w:delText>Has a histor</w:delText>
        </w:r>
      </w:del>
      <w:ins w:id="5370" w:author="GoldenCorpusHarness" w:date="2026-03-28T21:57:49Z">
        <w:r>
          <w:t>T</w:t>
        </w:r>
      </w:ins>
      <w:r>
        <w:t>y</w:t>
      </w:r>
      <w:ins w:id="5371" w:author="GoldenCorpusHarness" w:date="2026-03-28T21:57:49Z">
        <w:r>
          <w:t>pe</w:t>
        </w:r>
      </w:ins>
      <w:r>
        <w:t xml:space="preserve"> of </w:t>
      </w:r>
      <w:ins w:id="5372" w:author="GoldenCorpusHarness" w:date="2026-03-28T21:57:49Z">
        <w:r>
          <w:t>Particip</w:t>
        </w:r>
      </w:ins>
      <w:r>
        <w:t>an</w:t>
      </w:r>
      <w:del w:id="5373" w:author="GoldenCorpusHarness" w:date="2026-03-28T21:57:49Z">
        <w:r>
          <w:delText>y con</w:delText>
        </w:r>
      </w:del>
      <w:r>
        <w:t>t</w:t>
      </w:r>
      <w:del w:id="5374" w:author="GoldenCorpusHarness" w:date="2026-03-28T21:57:49Z">
        <w:r>
          <w:delText>raindication or has a severe hypersensitivity to</w:delText>
        </w:r>
      </w:del>
      <w:r>
        <w:t xml:space="preserve"> an</w:t>
      </w:r>
      <w:del w:id="5375" w:author="GoldenCorpusHarness" w:date="2026-03-28T21:57:49Z">
        <w:r>
          <w:delText>y</w:delText>
        </w:r>
      </w:del>
      <w:ins w:id="5376" w:author="GoldenCorpusHarness" w:date="2026-03-28T21:57:49Z">
        <w:r>
          <w:t>d</w:t>
        </w:r>
      </w:ins>
      <w:r>
        <w:t xml:space="preserve"> </w:t>
      </w:r>
      <w:del w:id="5377" w:author="GoldenCorpusHarness" w:date="2026-03-28T21:57:49Z">
        <w:r>
          <w:delText>compon</w:delText>
        </w:r>
      </w:del>
      <w:ins w:id="5378" w:author="GoldenCorpusHarness" w:date="2026-03-28T21:57:49Z">
        <w:r>
          <w:t>Dis</w:t>
        </w:r>
      </w:ins>
      <w:r>
        <w:t>e</w:t>
      </w:r>
      <w:del w:id="5379" w:author="GoldenCorpusHarness" w:date="2026-03-28T21:57:49Z">
        <w:r>
          <w:delText>nt</w:delText>
        </w:r>
      </w:del>
      <w:ins w:id="5380" w:author="GoldenCorpusHarness" w:date="2026-03-28T21:57:49Z">
        <w:r>
          <w:t>a</w:t>
        </w:r>
      </w:ins>
      <w:r>
        <w:t>s</w:t>
      </w:r>
      <w:ins w:id="5381" w:author="GoldenCorpusHarness" w:date="2026-03-28T21:57:49Z">
        <w:r>
          <w:t>e</w:t>
        </w:r>
      </w:ins>
      <w:r>
        <w:t xml:space="preserve"> </w:t>
      </w:r>
      <w:del w:id="5382" w:author="GoldenCorpusHarness" w:date="2026-03-28T21:57:49Z">
        <w:r>
          <w:delText>of pembrolizum</w:delText>
        </w:r>
      </w:del>
      <w:ins w:id="5383" w:author="GoldenCorpusHarness" w:date="2026-03-28T21:57:49Z">
        <w:r>
          <w:t>Ch</w:t>
        </w:r>
      </w:ins>
      <w:r>
        <w:t>a</w:t>
      </w:r>
      <w:del w:id="5384" w:author="GoldenCorpusHarness" w:date="2026-03-28T21:57:49Z">
        <w:r>
          <w:delText>b (≥G</w:delText>
        </w:r>
      </w:del>
      <w:r>
        <w:t>ra</w:t>
      </w:r>
      <w:del w:id="5385" w:author="GoldenCorpusHarness" w:date="2026-03-28T21:57:49Z">
        <w:r>
          <w:delText>d</w:delText>
        </w:r>
      </w:del>
      <w:ins w:id="5386" w:author="GoldenCorpusHarness" w:date="2026-03-28T21:57:49Z">
        <w:r>
          <w:t>ct</w:t>
        </w:r>
      </w:ins>
      <w:r>
        <w:t>e</w:t>
      </w:r>
      <w:del w:id="5387" w:author="GoldenCorpusHarness" w:date="2026-03-28T21:57:49Z">
        <w:r>
          <w:delText xml:space="preserve"> 3) o</w:delText>
        </w:r>
      </w:del>
      <w:r>
        <w:t>r</w:t>
      </w:r>
      <w:del w:id="5388" w:author="GoldenCorpusHarness" w:date="2026-03-28T21:57:49Z">
        <w:r>
          <w:delText xml:space="preserve"> lenva</w:delText>
        </w:r>
      </w:del>
      <w:ins w:id="5389" w:author="GoldenCorpusHarness" w:date="2026-03-28T21:57:49Z">
        <w:r>
          <w:t>is</w:t>
        </w:r>
      </w:ins>
      <w:r>
        <w:t>ti</w:t>
      </w:r>
      <w:del w:id="5390" w:author="GoldenCorpusHarness" w:date="2026-03-28T21:57:49Z">
        <w:r>
          <w:delText xml:space="preserve">nib. </w:delText>
        </w:r>
      </w:del>
      <w:ins w:id="5391" w:author="GoldenCorpusHarness" w:date="2026-03-28T21:57:49Z">
        <w:r>
          <w:t>cs</w:t>
        </w:r>
      </w:ins>
    </w:p>
    <w:p ns2:paraId="5AB4C910" ns2:textId="396540A7" w:rsidR="006B65A0" w:rsidRPr="00B76469" w:rsidRDefault="006B65A0" w:rsidP="00CC182C">
      <w:pPr>
        <w:pStyle w:val="Paragraph0"/>
        <w:numPr>
          <w:ilvl w:val="0"/>
          <w:numId w:val="46"/>
        </w:numPr>
        <w:tabs>
          <w:tab w:val="num" w:pos="360"/>
        </w:tabs>
        <w:rPr>
          <w:rFonts w:eastAsiaTheme="minorHAnsi"/>
        </w:rPr>
      </w:pPr>
      <w:r>
        <w:t xml:space="preserve">Has </w:t>
      </w:r>
      <w:del w:id="5392" w:author="GoldenCorpusHarness" w:date="2026-03-28T21:57:49Z">
        <w:r>
          <w:delText>pre-ex</w:delText>
        </w:r>
      </w:del>
      <w:ins w:id="5393" w:author="GoldenCorpusHarness" w:date="2026-03-28T21:57:49Z">
        <w:r>
          <w:t>h</w:t>
        </w:r>
      </w:ins>
      <w:r>
        <w:t>ist</w:t>
      </w:r>
      <w:ins w:id="5394" w:author="GoldenCorpusHarness" w:date="2026-03-28T21:57:49Z">
        <w:r>
          <w:t xml:space="preserve">ologically confirmed diagnosis of R/M HNSCC that is considered </w:t>
        </w:r>
      </w:ins>
      <w:r>
        <w:t>in</w:t>
      </w:r>
      <w:del w:id="5395" w:author="GoldenCorpusHarness" w:date="2026-03-28T21:57:49Z">
        <w:r>
          <w:delText>g ≥G</w:delText>
        </w:r>
      </w:del>
      <w:ins w:id="5396" w:author="GoldenCorpusHarness" w:date="2026-03-28T21:57:49Z">
        <w:r>
          <w:t>cu</w:t>
        </w:r>
      </w:ins>
      <w:r>
        <w:t>ra</w:t>
      </w:r>
      <w:del w:id="5397" w:author="GoldenCorpusHarness" w:date="2026-03-28T21:57:49Z">
        <w:r>
          <w:delText>d</w:delText>
        </w:r>
      </w:del>
      <w:ins w:id="5398" w:author="GoldenCorpusHarness" w:date="2026-03-28T21:57:49Z">
        <w:r>
          <w:t>bl</w:t>
        </w:r>
      </w:ins>
      <w:r>
        <w:t xml:space="preserve">e </w:t>
      </w:r>
      <w:del w:id="5399" w:author="GoldenCorpusHarness" w:date="2026-03-28T21:57:49Z">
        <w:r>
          <w:delText>3</w:delText>
        </w:r>
      </w:del>
      <w:ins w:id="5400" w:author="GoldenCorpusHarness" w:date="2026-03-28T21:57:49Z">
        <w:r>
          <w:t>by</w:t>
        </w:r>
      </w:ins>
      <w:r>
        <w:t xml:space="preserve"> </w:t>
      </w:r>
      <w:del w:id="5401" w:author="GoldenCorpusHarness" w:date="2026-03-28T21:57:49Z">
        <w:r>
          <w:delText>gastr</w:delText>
        </w:r>
      </w:del>
      <w:ins w:id="5402" w:author="GoldenCorpusHarness" w:date="2026-03-28T21:57:49Z">
        <w:r>
          <w:t>l</w:t>
        </w:r>
      </w:ins>
      <w:r>
        <w:t>o</w:t>
      </w:r>
      <w:del w:id="5403" w:author="GoldenCorpusHarness" w:date="2026-03-28T21:57:49Z">
        <w:r>
          <w:delText>intestin</w:delText>
        </w:r>
      </w:del>
      <w:ins w:id="5404" w:author="GoldenCorpusHarness" w:date="2026-03-28T21:57:49Z">
        <w:r>
          <w:t>c</w:t>
        </w:r>
      </w:ins>
      <w:r>
        <w:t xml:space="preserve">al </w:t>
      </w:r>
      <w:del w:id="5405" w:author="GoldenCorpusHarness" w:date="2026-03-28T21:57:49Z">
        <w:r>
          <w:delText>o</w:delText>
        </w:r>
      </w:del>
      <w:ins w:id="5406" w:author="GoldenCorpusHarness" w:date="2026-03-28T21:57:49Z">
        <w:r>
          <w:t>the</w:t>
        </w:r>
      </w:ins>
      <w:r>
        <w:t>r</w:t>
      </w:r>
      <w:del w:id="5407" w:author="GoldenCorpusHarness" w:date="2026-03-28T21:57:49Z">
        <w:r>
          <w:delText xml:space="preserve"> non-g</w:delText>
        </w:r>
      </w:del>
      <w:r>
        <w:t>a</w:t>
      </w:r>
      <w:del w:id="5408" w:author="GoldenCorpusHarness" w:date="2026-03-28T21:57:49Z">
        <w:r>
          <w:delText>stro</w:delText>
        </w:r>
      </w:del>
      <w:ins w:id="5409" w:author="GoldenCorpusHarness" w:date="2026-03-28T21:57:49Z">
        <w:r>
          <w:t>p</w:t>
        </w:r>
      </w:ins>
      <w:r>
        <w:t>i</w:t>
      </w:r>
      <w:del w:id="5410" w:author="GoldenCorpusHarness" w:date="2026-03-28T21:57:49Z">
        <w:r>
          <w:delText>nt</w:delText>
        </w:r>
      </w:del>
      <w:r>
        <w:t>es</w:t>
      </w:r>
      <w:del w:id="5411" w:author="GoldenCorpusHarness" w:date="2026-03-28T21:57:49Z">
        <w:r>
          <w:delText>tinal fistula</w:delText>
        </w:r>
      </w:del>
      <w:r>
        <w:t xml:space="preserve">. </w:t>
      </w:r>
    </w:p>
    <w:p ns2:paraId="1FC37D6C" ns2:textId="27C6BFF4" w:rsidR="006B65A0" w:rsidRPr="00B76469" w:rsidRDefault="006B65A0" w:rsidP="00CC182C">
      <w:pPr>
        <w:pStyle w:val="Paragraph0"/>
        <w:numPr>
          <w:ilvl w:val="0"/>
          <w:numId w:val="46"/>
        </w:numPr>
        <w:tabs>
          <w:tab w:val="clear" w:pos="720"/>
          <w:tab w:val="num" w:pos="360"/>
        </w:tabs>
        <w:ind w:left="360" w:hanging="360"/>
        <w:rPr>
          <w:rFonts w:eastAsiaTheme="minorHAnsi"/>
        </w:rPr>
      </w:pPr>
      <w:ins w:id="5412" w:author="GoldenCorpusHarness" w:date="2026-03-28T21:57:49Z">
        <w:r>
          <w:t xml:space="preserve">Note:  Participants with newly-diagnosed </w:t>
        </w:r>
      </w:ins>
      <w:r>
        <w:t>H</w:t>
      </w:r>
      <w:ins w:id="5413" w:author="GoldenCorpusHarness" w:date="2026-03-28T21:57:49Z">
        <w:r>
          <w:t>NSCC must h</w:t>
        </w:r>
      </w:ins>
      <w:r>
        <w:t>a</w:t>
      </w:r>
      <w:ins w:id="5414" w:author="GoldenCorpusHarness" w:date="2026-03-28T21:57:49Z">
        <w:r>
          <w:t>ve distant metastase</w:t>
        </w:r>
      </w:ins>
      <w:r>
        <w:t>s a</w:t>
      </w:r>
      <w:ins w:id="5415" w:author="GoldenCorpusHarness" w:date="2026-03-28T21:57:49Z">
        <w:r>
          <w:t>nd</w:t>
        </w:r>
      </w:ins>
      <w:r>
        <w:t xml:space="preserve"> </w:t>
      </w:r>
      <w:del w:id="5416" w:author="GoldenCorpusHarness" w:date="2026-03-28T21:57:49Z">
        <w:r>
          <w:delText>his</w:delText>
        </w:r>
      </w:del>
      <w:ins w:id="5417" w:author="GoldenCorpusHarness" w:date="2026-03-28T21:57:49Z">
        <w:r>
          <w:t>be S</w:t>
        </w:r>
      </w:ins>
      <w:r>
        <w:t>t</w:t>
      </w:r>
      <w:del w:id="5418" w:author="GoldenCorpusHarness" w:date="2026-03-28T21:57:49Z">
        <w:r>
          <w:delText>ory</w:delText>
        </w:r>
      </w:del>
      <w:ins w:id="5419" w:author="GoldenCorpusHarness" w:date="2026-03-28T21:57:49Z">
        <w:r>
          <w:t>age</w:t>
        </w:r>
      </w:ins>
      <w:r>
        <w:t xml:space="preserve"> </w:t>
      </w:r>
      <w:del w:id="5420" w:author="GoldenCorpusHarness" w:date="2026-03-28T21:57:49Z">
        <w:r>
          <w:delText>of</w:delText>
        </w:r>
      </w:del>
      <w:ins w:id="5421" w:author="GoldenCorpusHarness" w:date="2026-03-28T21:57:49Z">
        <w:r>
          <w:t>M1</w:t>
        </w:r>
      </w:ins>
      <w:r>
        <w:t xml:space="preserve"> a</w:t>
      </w:r>
      <w:del w:id="5422" w:author="GoldenCorpusHarness" w:date="2026-03-28T21:57:49Z">
        <w:r>
          <w:delText xml:space="preserve"> gas</w:delText>
        </w:r>
      </w:del>
      <w:r>
        <w:t>t</w:t>
      </w:r>
      <w:del w:id="5423" w:author="GoldenCorpusHarness" w:date="2026-03-28T21:57:49Z">
        <w:r>
          <w:delText>rointestinal condition or procedure that, in the opinion of the investigator, may affect oral</w:delText>
        </w:r>
      </w:del>
      <w:r>
        <w:t xml:space="preserve"> study </w:t>
      </w:r>
      <w:del w:id="5424" w:author="GoldenCorpusHarness" w:date="2026-03-28T21:57:49Z">
        <w:r>
          <w:delText>d</w:delText>
        </w:r>
      </w:del>
      <w:ins w:id="5425" w:author="GoldenCorpusHarness" w:date="2026-03-28T21:57:49Z">
        <w:r>
          <w:t>ent</w:t>
        </w:r>
      </w:ins>
      <w:r>
        <w:t>r</w:t>
      </w:r>
      <w:del w:id="5426" w:author="GoldenCorpusHarness" w:date="2026-03-28T21:57:49Z">
        <w:r>
          <w:delText>ug absorption</w:delText>
        </w:r>
      </w:del>
      <w:ins w:id="5427" w:author="GoldenCorpusHarness" w:date="2026-03-28T21:57:49Z">
        <w:r>
          <w:t>y</w:t>
        </w:r>
      </w:ins>
      <w:r>
        <w:t>.</w:t>
      </w:r>
      <w:del w:id="5428" w:author="GoldenCorpusHarness" w:date="2026-03-28T21:57:49Z">
        <w:r>
          <w:delText xml:space="preserve"> </w:delText>
        </w:r>
      </w:del>
    </w:p>
    <w:p ns2:paraId="01009AFA" ns2:textId="7C6E162A" w:rsidR="006B65A0" w:rsidRPr="00B76469" w:rsidRDefault="006B65A0" w:rsidP="00CC182C">
      <w:pPr>
        <w:pStyle w:val="Paragraph0"/>
        <w:numPr>
          <w:ilvl w:val="0"/>
          <w:numId w:val="46"/>
        </w:numPr>
        <w:tabs>
          <w:tab w:val="clear" w:pos="720"/>
          <w:tab w:val="num" w:pos="360"/>
        </w:tabs>
        <w:ind w:left="360" w:hanging="360"/>
        <w:rPr>
          <w:rFonts w:eastAsiaTheme="minorHAnsi"/>
        </w:rPr>
      </w:pPr>
      <w:r>
        <w:t xml:space="preserve">Has </w:t>
      </w:r>
      <w:del w:id="5429" w:author="GoldenCorpusHarness" w:date="2026-03-28T21:57:49Z">
        <w:r>
          <w:delText>clinic</w:delText>
        </w:r>
      </w:del>
      <w:r>
        <w:t>a</w:t>
      </w:r>
      <w:del w:id="5430" w:author="GoldenCorpusHarness" w:date="2026-03-28T21:57:49Z">
        <w:r>
          <w:delText>lly</w:delText>
        </w:r>
      </w:del>
      <w:r>
        <w:t xml:space="preserve"> </w:t>
      </w:r>
      <w:del w:id="5431" w:author="GoldenCorpusHarness" w:date="2026-03-28T21:57:49Z">
        <w:r>
          <w:delText>significant ca</w:delText>
        </w:r>
      </w:del>
      <w:ins w:id="5432" w:author="GoldenCorpusHarness" w:date="2026-03-28T21:57:49Z">
        <w:r>
          <w:t>p</w:t>
        </w:r>
      </w:ins>
      <w:r>
        <w:t>r</w:t>
      </w:r>
      <w:del w:id="5433" w:author="GoldenCorpusHarness" w:date="2026-03-28T21:57:49Z">
        <w:r>
          <w:delText xml:space="preserve">diovascular </w:delText>
        </w:r>
      </w:del>
      <w:r>
        <w:t>im</w:t>
      </w:r>
      <w:del w:id="5434" w:author="GoldenCorpusHarness" w:date="2026-03-28T21:57:49Z">
        <w:r>
          <w:delText>p</w:delText>
        </w:r>
      </w:del>
      <w:r>
        <w:t>a</w:t>
      </w:r>
      <w:del w:id="5435" w:author="GoldenCorpusHarness" w:date="2026-03-28T21:57:49Z">
        <w:r>
          <w:delText>irment within 12 months of the first dose of study intervention, such as histo</w:delText>
        </w:r>
      </w:del>
      <w:r>
        <w:t xml:space="preserve">ry </w:t>
      </w:r>
      <w:ins w:id="5436" w:author="GoldenCorpusHarness" w:date="2026-03-28T21:57:49Z">
        <w:r>
          <w:t>tum</w:t>
        </w:r>
      </w:ins>
      <w:r>
        <w:t>o</w:t>
      </w:r>
      <w:del w:id="5437" w:author="GoldenCorpusHarness" w:date="2026-03-28T21:57:49Z">
        <w:r>
          <w:delText>f congestive heart failure greate</w:delText>
        </w:r>
      </w:del>
      <w:r>
        <w:t xml:space="preserve">r </w:t>
      </w:r>
      <w:del w:id="5438" w:author="GoldenCorpusHarness" w:date="2026-03-28T21:57:49Z">
        <w:r>
          <w:delText>than NYHA C</w:delText>
        </w:r>
      </w:del>
      <w:r>
        <w:t>l</w:t>
      </w:r>
      <w:del w:id="5439" w:author="GoldenCorpusHarness" w:date="2026-03-28T21:57:49Z">
        <w:r>
          <w:delText>ass II, unstable angina, my</w:delText>
        </w:r>
      </w:del>
      <w:r>
        <w:t>oca</w:t>
      </w:r>
      <w:del w:id="5440" w:author="GoldenCorpusHarness" w:date="2026-03-28T21:57:49Z">
        <w:r>
          <w:delText>rdial infarc</w:delText>
        </w:r>
      </w:del>
      <w:r>
        <w:t>tion o</w:t>
      </w:r>
      <w:del w:id="5441" w:author="GoldenCorpusHarness" w:date="2026-03-28T21:57:49Z">
        <w:r>
          <w:delText>r</w:delText>
        </w:r>
      </w:del>
      <w:ins w:id="5442" w:author="GoldenCorpusHarness" w:date="2026-03-28T21:57:49Z">
        <w:r>
          <w:t>f</w:t>
        </w:r>
      </w:ins>
      <w:r>
        <w:t xml:space="preserve"> </w:t>
      </w:r>
      <w:del w:id="5443" w:author="GoldenCorpusHarness" w:date="2026-03-28T21:57:49Z">
        <w:r>
          <w:delText>cereb</w:delText>
        </w:r>
      </w:del>
      <w:ins w:id="5444" w:author="GoldenCorpusHarness" w:date="2026-03-28T21:57:49Z">
        <w:r>
          <w:t>o</w:t>
        </w:r>
      </w:ins>
      <w:r>
        <w:t>ro</w:t>
      </w:r>
      <w:del w:id="5445" w:author="GoldenCorpusHarness" w:date="2026-03-28T21:57:49Z">
        <w:r>
          <w:delText>vascul</w:delText>
        </w:r>
      </w:del>
      <w:ins w:id="5446" w:author="GoldenCorpusHarness" w:date="2026-03-28T21:57:49Z">
        <w:r>
          <w:t>ph</w:t>
        </w:r>
      </w:ins>
      <w:r>
        <w:t>ar</w:t>
      </w:r>
      <w:ins w:id="5447" w:author="GoldenCorpusHarness" w:date="2026-03-28T21:57:49Z">
        <w:r>
          <w:t>ynx,</w:t>
        </w:r>
      </w:ins>
      <w:r>
        <w:t xml:space="preserve"> </w:t>
      </w:r>
      <w:ins w:id="5448" w:author="GoldenCorpusHarness" w:date="2026-03-28T21:57:49Z">
        <w:r>
          <w:t>or</w:t>
        </w:r>
      </w:ins>
      <w:r>
        <w:t>a</w:t>
      </w:r>
      <w:del w:id="5449" w:author="GoldenCorpusHarness" w:date="2026-03-28T21:57:49Z">
        <w:r>
          <w:delText>ccident/TIA/stroke,</w:delText>
        </w:r>
      </w:del>
      <w:ins w:id="5450" w:author="GoldenCorpusHarness" w:date="2026-03-28T21:57:49Z">
        <w:r>
          <w:t>l</w:t>
        </w:r>
      </w:ins>
      <w:r>
        <w:t xml:space="preserve"> ca</w:t>
      </w:r>
      <w:del w:id="5451" w:author="GoldenCorpusHarness" w:date="2026-03-28T21:57:49Z">
        <w:r>
          <w:delText>rd</w:delText>
        </w:r>
      </w:del>
      <w:ins w:id="5452" w:author="GoldenCorpusHarness" w:date="2026-03-28T21:57:49Z">
        <w:r>
          <w:t>v</w:t>
        </w:r>
      </w:ins>
      <w:r>
        <w:t>i</w:t>
      </w:r>
      <w:del w:id="5453" w:author="GoldenCorpusHarness" w:date="2026-03-28T21:57:49Z">
        <w:r>
          <w:delText>ac</w:delText>
        </w:r>
      </w:del>
      <w:ins w:id="5454" w:author="GoldenCorpusHarness" w:date="2026-03-28T21:57:49Z">
        <w:r>
          <w:t>ty,</w:t>
        </w:r>
      </w:ins>
      <w:r>
        <w:t xml:space="preserve"> </w:t>
      </w:r>
      <w:del w:id="5455" w:author="GoldenCorpusHarness" w:date="2026-03-28T21:57:49Z">
        <w:r>
          <w:delText>revascul</w:delText>
        </w:r>
      </w:del>
      <w:ins w:id="5456" w:author="GoldenCorpusHarness" w:date="2026-03-28T21:57:49Z">
        <w:r>
          <w:t>hypoph</w:t>
        </w:r>
      </w:ins>
      <w:r>
        <w:t>ar</w:t>
      </w:r>
      <w:del w:id="5457" w:author="GoldenCorpusHarness" w:date="2026-03-28T21:57:49Z">
        <w:r>
          <w:delText>izatio</w:delText>
        </w:r>
      </w:del>
      <w:ins w:id="5458" w:author="GoldenCorpusHarness" w:date="2026-03-28T21:57:49Z">
        <w:r>
          <w:t>y</w:t>
        </w:r>
      </w:ins>
      <w:r>
        <w:t>n</w:t>
      </w:r>
      <w:ins w:id="5459" w:author="GoldenCorpusHarness" w:date="2026-03-28T21:57:49Z">
        <w:r>
          <w:t>x</w:t>
        </w:r>
      </w:ins>
      <w:r>
        <w:t xml:space="preserve">, or </w:t>
      </w:r>
      <w:del w:id="5460" w:author="GoldenCorpusHarness" w:date="2026-03-28T21:57:49Z">
        <w:r>
          <w:delText>c</w:delText>
        </w:r>
      </w:del>
      <w:ins w:id="5461" w:author="GoldenCorpusHarness" w:date="2026-03-28T21:57:49Z">
        <w:r>
          <w:t>l</w:t>
        </w:r>
      </w:ins>
      <w:r>
        <w:t>ar</w:t>
      </w:r>
      <w:del w:id="5462" w:author="GoldenCorpusHarness" w:date="2026-03-28T21:57:49Z">
        <w:r>
          <w:delText>diac arrhythmia associated with hemod</w:delText>
        </w:r>
      </w:del>
      <w:r>
        <w:t>yn</w:t>
      </w:r>
      <w:del w:id="5463" w:author="GoldenCorpusHarness" w:date="2026-03-28T21:57:49Z">
        <w:r>
          <w:delText>amic instability</w:delText>
        </w:r>
      </w:del>
      <w:ins w:id="5464" w:author="GoldenCorpusHarness" w:date="2026-03-28T21:57:49Z">
        <w:r>
          <w:t>x</w:t>
        </w:r>
      </w:ins>
      <w:r>
        <w:t xml:space="preserve">. </w:t>
      </w:r>
    </w:p>
    <w:p ns2:paraId="0B875FB1" ns2:textId="648D47A5" w:rsidR="006B65A0" w:rsidRDefault="006B65A0" w:rsidP="00717AA7">
      <w:pPr>
        <w:pStyle w:val="Paragraph0"/>
        <w:ind w:left="360"/>
      </w:pPr>
      <w:r>
        <w:t xml:space="preserve">Note:  </w:t>
      </w:r>
      <w:del w:id="5465" w:author="GoldenCorpusHarness" w:date="2026-03-28T21:57:49Z">
        <w:r>
          <w:delText>M</w:delText>
        </w:r>
      </w:del>
      <w:ins w:id="5466" w:author="GoldenCorpusHarness" w:date="2026-03-28T21:57:49Z">
        <w:r>
          <w:t>Oth</w:t>
        </w:r>
      </w:ins>
      <w:r>
        <w:t>e</w:t>
      </w:r>
      <w:ins w:id="5467" w:author="GoldenCorpusHarness" w:date="2026-03-28T21:57:49Z">
        <w:r>
          <w:t>r primary tumor sites of HNSCC, inclu</w:t>
        </w:r>
      </w:ins>
      <w:r>
        <w:t>di</w:t>
      </w:r>
      <w:del w:id="5468" w:author="GoldenCorpusHarness" w:date="2026-03-28T21:57:49Z">
        <w:r>
          <w:delText>c</w:delText>
        </w:r>
      </w:del>
      <w:ins w:id="5469" w:author="GoldenCorpusHarness" w:date="2026-03-28T21:57:49Z">
        <w:r>
          <w:t>ng n</w:t>
        </w:r>
      </w:ins>
      <w:r>
        <w:t>a</w:t>
      </w:r>
      <w:del w:id="5470" w:author="GoldenCorpusHarness" w:date="2026-03-28T21:57:49Z">
        <w:r>
          <w:delText>ll</w:delText>
        </w:r>
      </w:del>
      <w:ins w:id="5471" w:author="GoldenCorpusHarness" w:date="2026-03-28T21:57:49Z">
        <w:r>
          <w:t>sopharynx (an</w:t>
        </w:r>
      </w:ins>
      <w:r>
        <w:t xml:space="preserve">y </w:t>
      </w:r>
      <w:del w:id="5472" w:author="GoldenCorpusHarness" w:date="2026-03-28T21:57:49Z">
        <w:r>
          <w:delText>con</w:delText>
        </w:r>
      </w:del>
      <w:ins w:id="5473" w:author="GoldenCorpusHarness" w:date="2026-03-28T21:57:49Z">
        <w:r>
          <w:t>his</w:t>
        </w:r>
      </w:ins>
      <w:r>
        <w:t>t</w:t>
      </w:r>
      <w:del w:id="5474" w:author="GoldenCorpusHarness" w:date="2026-03-28T21:57:49Z">
        <w:r>
          <w:delText>r</w:delText>
        </w:r>
      </w:del>
      <w:r>
        <w:t>ol</w:t>
      </w:r>
      <w:ins w:id="5475" w:author="GoldenCorpusHarness" w:date="2026-03-28T21:57:49Z">
        <w:r>
          <w:t>ogy) or unknown primary tumor (inc</w:t>
        </w:r>
      </w:ins>
      <w:r>
        <w:t>l</w:t>
      </w:r>
      <w:del w:id="5476" w:author="GoldenCorpusHarness" w:date="2026-03-28T21:57:49Z">
        <w:r>
          <w:delText>e</w:delText>
        </w:r>
      </w:del>
      <w:ins w:id="5477" w:author="GoldenCorpusHarness" w:date="2026-03-28T21:57:49Z">
        <w:r>
          <w:t>u</w:t>
        </w:r>
      </w:ins>
      <w:r>
        <w:t>d</w:t>
      </w:r>
      <w:ins w:id="5478" w:author="GoldenCorpusHarness" w:date="2026-03-28T21:57:49Z">
        <w:r>
          <w:t>ing p16+ unknown primary)</w:t>
        </w:r>
      </w:ins>
      <w:r>
        <w:t xml:space="preserve"> ar</w:t>
      </w:r>
      <w:del w:id="5479" w:author="GoldenCorpusHarness" w:date="2026-03-28T21:57:49Z">
        <w:r>
          <w:delText>rhythmia</w:delText>
        </w:r>
      </w:del>
      <w:ins w:id="5480" w:author="GoldenCorpusHarness" w:date="2026-03-28T21:57:49Z">
        <w:r>
          <w:t>e</w:t>
        </w:r>
      </w:ins>
      <w:r>
        <w:t xml:space="preserve"> </w:t>
      </w:r>
      <w:del w:id="5481" w:author="GoldenCorpusHarness" w:date="2026-03-28T21:57:49Z">
        <w:r>
          <w:delText>tha</w:delText>
        </w:r>
      </w:del>
      <w:ins w:id="5482" w:author="GoldenCorpusHarness" w:date="2026-03-28T21:57:49Z">
        <w:r>
          <w:t>no</w:t>
        </w:r>
      </w:ins>
      <w:r>
        <w:t xml:space="preserve">t </w:t>
      </w:r>
      <w:ins w:id="5483" w:author="GoldenCorpusHarness" w:date="2026-03-28T21:57:49Z">
        <w:r>
          <w:t>el</w:t>
        </w:r>
      </w:ins>
      <w:r>
        <w:t>i</w:t>
      </w:r>
      <w:del w:id="5484" w:author="GoldenCorpusHarness" w:date="2026-03-28T21:57:49Z">
        <w:r>
          <w:delText>s sta</w:delText>
        </w:r>
      </w:del>
      <w:ins w:id="5485" w:author="GoldenCorpusHarness" w:date="2026-03-28T21:57:49Z">
        <w:r>
          <w:t>gi</w:t>
        </w:r>
      </w:ins>
      <w:r>
        <w:t>ble</w:t>
      </w:r>
      <w:del w:id="5486" w:author="GoldenCorpusHarness" w:date="2026-03-28T21:57:49Z">
        <w:r>
          <w:delText xml:space="preserve"> with medication is permitted</w:delText>
        </w:r>
      </w:del>
      <w:r>
        <w:t>.</w:t>
      </w:r>
    </w:p>
    <w:p ns2:paraId="55F967A8" ns2:textId="1419F8D3" w:rsidR="00AF6825" w:rsidRPr="00717AA7" w:rsidRDefault="00AF6825" w:rsidP="00CC182C">
      <w:pPr>
        <w:pStyle w:val="Paragraph0"/>
        <w:numPr>
          <w:ilvl w:val="0"/>
          <w:numId w:val="46"/>
        </w:numPr>
        <w:tabs>
          <w:tab w:val="num" w:pos="360"/>
        </w:tabs>
      </w:pPr>
      <w:del w:id="5487" w:author="GoldenCorpusHarness" w:date="2026-03-28T21:57:49Z">
        <w:r>
          <w:delText xml:space="preserve">Has disease that is suitable for local therapy administered with curative intent. </w:delText>
        </w:r>
      </w:del>
    </w:p>
    <w:p ns2:paraId="386C6FC1" ns2:textId="660A1C2C" w:rsidR="00AF6825" w:rsidRPr="00B76469" w:rsidRDefault="00AF6825" w:rsidP="00CC182C">
      <w:pPr>
        <w:pStyle w:val="Paragraph0"/>
        <w:numPr>
          <w:ilvl w:val="0"/>
          <w:numId w:val="46"/>
        </w:numPr>
        <w:tabs>
          <w:tab w:val="clear" w:pos="720"/>
          <w:tab w:val="num" w:pos="360"/>
        </w:tabs>
        <w:ind w:left="360" w:hanging="360"/>
        <w:rPr>
          <w:rFonts w:eastAsiaTheme="minorHAnsi"/>
        </w:rPr>
      </w:pPr>
      <w:del w:id="5488" w:author="GoldenCorpusHarness" w:date="2026-03-28T21:57:49Z">
        <w:r>
          <w:delText>H</w:delText>
        </w:r>
      </w:del>
      <w:ins w:id="5489" w:author="GoldenCorpusHarness" w:date="2026-03-28T21:57:49Z">
        <w:r>
          <w:t>Demogr</w:t>
        </w:r>
      </w:ins>
      <w:r>
        <w:t>a</w:t>
      </w:r>
      <w:del w:id="5490" w:author="GoldenCorpusHarness" w:date="2026-03-28T21:57:49Z">
        <w:r>
          <w:delText>d PD wit</w:delText>
        </w:r>
      </w:del>
      <w:ins w:id="5491" w:author="GoldenCorpusHarness" w:date="2026-03-28T21:57:49Z">
        <w:r>
          <w:t>p</w:t>
        </w:r>
      </w:ins>
      <w:r>
        <w:t>hi</w:t>
      </w:r>
      <w:del w:id="5492" w:author="GoldenCorpusHarness" w:date="2026-03-28T21:57:49Z">
        <w:r>
          <w:delText>n 6 month</w:delText>
        </w:r>
      </w:del>
      <w:ins w:id="5493" w:author="GoldenCorpusHarness" w:date="2026-03-28T21:57:49Z">
        <w:r>
          <w:t>c</w:t>
        </w:r>
      </w:ins>
      <w:r>
        <w:t>s</w:t>
      </w:r>
      <w:del w:id="5494" w:author="GoldenCorpusHarness" w:date="2026-03-28T21:57:49Z">
        <w:r>
          <w:delText xml:space="preserve"> of completion of curatively intended systemic treatment for locoregionally advanced HNSCC. </w:delText>
        </w:r>
      </w:del>
    </w:p>
    <w:p ns2:paraId="210B8F68" ns2:textId="26553EBF" w:rsidR="004856A0" w:rsidRDefault="00AF6825" w:rsidP="00342A31">
      <w:pPr>
        <w:pStyle w:val="Paragraph0"/>
        <w:ind w:left="360"/>
      </w:pPr>
      <w:del w:id="5495" w:author="GoldenCorpusHarness" w:date="2026-03-28T21:57:49Z">
        <w:r>
          <w:delText>Not</w:delText>
        </w:r>
      </w:del>
      <w:ins w:id="5496" w:author="GoldenCorpusHarness" w:date="2026-03-28T21:57:49Z">
        <w:r>
          <w:t>Is mal</w:t>
        </w:r>
      </w:ins>
      <w:r>
        <w:t>e</w:t>
      </w:r>
      <w:del w:id="5497" w:author="GoldenCorpusHarness" w:date="2026-03-28T21:57:49Z">
        <w:r>
          <w:delText>:</w:delText>
        </w:r>
      </w:del>
      <w:r>
        <w:t xml:space="preserve"> </w:t>
      </w:r>
      <w:del w:id="5498" w:author="GoldenCorpusHarness" w:date="2026-03-28T21:57:49Z">
        <w:r>
          <w:delText xml:space="preserve"> Pri</w:delText>
        </w:r>
      </w:del>
      <w:r>
        <w:t xml:space="preserve">or </w:t>
      </w:r>
      <w:del w:id="5499" w:author="GoldenCorpusHarness" w:date="2026-03-28T21:57:49Z">
        <w:r>
          <w:delText>sy</w:delText>
        </w:r>
      </w:del>
      <w:ins w:id="5500" w:author="GoldenCorpusHarness" w:date="2026-03-28T21:57:49Z">
        <w:r>
          <w:t>female, and at lea</w:t>
        </w:r>
      </w:ins>
      <w:r>
        <w:t>st</w:t>
      </w:r>
      <w:ins w:id="5501" w:author="GoldenCorpusHarness" w:date="2026-03-28T21:57:49Z">
        <w:r>
          <w:t xml:space="preserve"> 18 y</w:t>
        </w:r>
      </w:ins>
      <w:r>
        <w:t>e</w:t>
      </w:r>
      <w:del w:id="5502" w:author="GoldenCorpusHarness" w:date="2026-03-28T21:57:49Z">
        <w:r>
          <w:delText>mic</w:delText>
        </w:r>
      </w:del>
      <w:ins w:id="5503" w:author="GoldenCorpusHarness" w:date="2026-03-28T21:57:49Z">
        <w:r>
          <w:t>ars of age at</w:t>
        </w:r>
      </w:ins>
      <w:r>
        <w:t xml:space="preserve"> the</w:t>
      </w:r>
      <w:del w:id="5504" w:author="GoldenCorpusHarness" w:date="2026-03-28T21:57:49Z">
        <w:r>
          <w:delText>rapy</w:delText>
        </w:r>
      </w:del>
      <w:r>
        <w:t xml:space="preserve"> </w:t>
      </w:r>
      <w:del w:id="5505" w:author="GoldenCorpusHarness" w:date="2026-03-28T21:57:49Z">
        <w:r>
          <w:delText>a</w:delText>
        </w:r>
      </w:del>
      <w:ins w:id="5506" w:author="GoldenCorpusHarness" w:date="2026-03-28T21:57:49Z">
        <w:r>
          <w:t xml:space="preserve">time of </w:t>
        </w:r>
      </w:ins>
      <w:r>
        <w:t>d</w:t>
      </w:r>
      <w:ins w:id="5507" w:author="GoldenCorpusHarness" w:date="2026-03-28T21:57:49Z">
        <w:r>
          <w:t>ocu</w:t>
        </w:r>
      </w:ins>
      <w:r>
        <w:t>m</w:t>
      </w:r>
      <w:del w:id="5508" w:author="GoldenCorpusHarness" w:date="2026-03-28T21:57:49Z">
        <w:r>
          <w:delText>i</w:delText>
        </w:r>
      </w:del>
      <w:ins w:id="5509" w:author="GoldenCorpusHarness" w:date="2026-03-28T21:57:49Z">
        <w:r>
          <w:t>e</w:t>
        </w:r>
      </w:ins>
      <w:r>
        <w:t>n</w:t>
      </w:r>
      <w:del w:id="5510" w:author="GoldenCorpusHarness" w:date="2026-03-28T21:57:49Z">
        <w:r>
          <w:delText>is</w:delText>
        </w:r>
      </w:del>
      <w:r>
        <w:t>t</w:t>
      </w:r>
      <w:del w:id="5511" w:author="GoldenCorpusHarness" w:date="2026-03-28T21:57:49Z">
        <w:r>
          <w:delText>er</w:delText>
        </w:r>
      </w:del>
      <w:r>
        <w:t>ed in</w:t>
      </w:r>
      <w:ins w:id="5512" w:author="GoldenCorpusHarness" w:date="2026-03-28T21:57:49Z">
        <w:r>
          <w:t>formed</w:t>
        </w:r>
      </w:ins>
      <w:r>
        <w:t xml:space="preserve"> </w:t>
      </w:r>
      <w:del w:id="5513" w:author="GoldenCorpusHarness" w:date="2026-03-28T21:57:49Z">
        <w:r>
          <w:delText>the re</w:delText>
        </w:r>
      </w:del>
      <w:r>
        <w:t>c</w:t>
      </w:r>
      <w:del w:id="5514" w:author="GoldenCorpusHarness" w:date="2026-03-28T21:57:49Z">
        <w:r>
          <w:delText>urr</w:delText>
        </w:r>
      </w:del>
      <w:ins w:id="5515" w:author="GoldenCorpusHarness" w:date="2026-03-28T21:57:49Z">
        <w:r>
          <w:t>ons</w:t>
        </w:r>
      </w:ins>
      <w:r>
        <w:t>ent</w:t>
      </w:r>
      <w:ins w:id="5516" w:author="GoldenCorpusHarness" w:date="2026-03-28T21:57:49Z">
        <w:r>
          <w:t>.</w:t>
        </w:r>
      </w:ins>
      <w:r>
        <w:t xml:space="preserve"> </w:t>
      </w:r>
      <w:del w:id="5517" w:author="GoldenCorpusHarness" w:date="2026-03-28T21:57:49Z">
        <w:r>
          <w:delText>or metastatic setting is not permitted unless it was given as part of a multimodal treatment for locally advanced disease.</w:delText>
        </w:r>
      </w:del>
    </w:p>
    <w:p ns2:paraId="0A0DE22D" ns2:textId="2F54F809" w:rsidR="004C1A3B" w:rsidRDefault="00E81ACA" w:rsidP="00CC182C">
      <w:pPr>
        <w:pStyle w:val="Paragraph0"/>
        <w:numPr>
          <w:ilvl w:val="0"/>
          <w:numId w:val="46"/>
        </w:numPr>
        <w:tabs>
          <w:tab w:val="num" w:pos="360"/>
        </w:tabs>
        <w:rPr>
          <w:rFonts w:eastAsiaTheme="minorHAnsi"/>
        </w:rPr>
      </w:pPr>
      <w:del w:id="5518" w:author="GoldenCorpusHarness" w:date="2026-03-28T21:57:49Z">
        <w:r>
          <w:delText xml:space="preserve">Has had major surgery within 3 weeks before first dose of study interventions. </w:delText>
        </w:r>
      </w:del>
    </w:p>
    <w:p ns2:paraId="728C3ED5" ns2:textId="77777777" w:rsidR="004C1A3B" w:rsidRPr="004C1A3B" w:rsidRDefault="00E81ACA" w:rsidP="004C1A3B">
      <w:pPr>
        <w:pStyle w:val="Paragraph0"/>
        <w:ind w:left="360"/>
        <w:rPr>
          <w:rFonts w:eastAsiaTheme="minorHAnsi"/>
        </w:rPr>
      </w:pPr>
      <w:del w:id="5519" w:author="GoldenCorpusHarness" w:date="2026-03-28T21:57:49Z">
        <w:r>
          <w:delText>Note:  Adequ</w:delText>
        </w:r>
      </w:del>
      <w:ins w:id="5520" w:author="GoldenCorpusHarness" w:date="2026-03-28T21:57:49Z">
        <w:r>
          <w:t>M</w:t>
        </w:r>
      </w:ins>
      <w:r>
        <w:t>a</w:t>
      </w:r>
      <w:del w:id="5521" w:author="GoldenCorpusHarness" w:date="2026-03-28T21:57:49Z">
        <w:r>
          <w:delText>t</w:delText>
        </w:r>
      </w:del>
      <w:ins w:id="5522" w:author="GoldenCorpusHarness" w:date="2026-03-28T21:57:49Z">
        <w:r>
          <w:t>l</w:t>
        </w:r>
      </w:ins>
      <w:r>
        <w:t xml:space="preserve">e </w:t>
      </w:r>
      <w:del w:id="5523" w:author="GoldenCorpusHarness" w:date="2026-03-28T21:57:49Z">
        <w:r>
          <w:delText>wound he</w:delText>
        </w:r>
      </w:del>
      <w:ins w:id="5524" w:author="GoldenCorpusHarness" w:date="2026-03-28T21:57:49Z">
        <w:r>
          <w:t>P</w:t>
        </w:r>
      </w:ins>
      <w:r>
        <w:t>a</w:t>
      </w:r>
      <w:del w:id="5525" w:author="GoldenCorpusHarness" w:date="2026-03-28T21:57:49Z">
        <w:r>
          <w:delText>ling af</w:delText>
        </w:r>
      </w:del>
      <w:ins w:id="5526" w:author="GoldenCorpusHarness" w:date="2026-03-28T21:57:49Z">
        <w:r>
          <w:t>r</w:t>
        </w:r>
      </w:ins>
      <w:r>
        <w:t>t</w:t>
      </w:r>
      <w:del w:id="5527" w:author="GoldenCorpusHarness" w:date="2026-03-28T21:57:49Z">
        <w:r>
          <w:delText>er major surgery must be assessed clin</w:delText>
        </w:r>
      </w:del>
      <w:r>
        <w:t>ic</w:t>
      </w:r>
      <w:ins w:id="5528" w:author="GoldenCorpusHarness" w:date="2026-03-28T21:57:49Z">
        <w:r>
          <w:t>ip</w:t>
        </w:r>
      </w:ins>
      <w:r>
        <w:t>a</w:t>
      </w:r>
      <w:del w:id="5529" w:author="GoldenCorpusHarness" w:date="2026-03-28T21:57:49Z">
        <w:r>
          <w:delText>lly, independe</w:delText>
        </w:r>
      </w:del>
      <w:r>
        <w:t>nt</w:t>
      </w:r>
      <w:del w:id="5530" w:author="GoldenCorpusHarness" w:date="2026-03-28T21:57:49Z">
        <w:r>
          <w:delText xml:space="preserve"> of time elap</w:delText>
        </w:r>
      </w:del>
      <w:r>
        <w:t>s</w:t>
      </w:r>
      <w:del w:id="5531" w:author="GoldenCorpusHarness" w:date="2026-03-28T21:57:49Z">
        <w:r>
          <w:delText>ed for eligibility.</w:delText>
        </w:r>
      </w:del>
    </w:p>
    <w:p ns2:paraId="23EA23F7" ns2:textId="6F583FA0" w:rsidR="00AB638D" w:rsidRPr="004C1A3B" w:rsidRDefault="00C938A4" w:rsidP="00CC182C">
      <w:pPr>
        <w:pStyle w:val="Paragraph0"/>
        <w:numPr>
          <w:ilvl w:val="0"/>
          <w:numId w:val="46"/>
        </w:numPr>
        <w:tabs>
          <w:tab w:val="num" w:pos="360"/>
        </w:tabs>
        <w:ind w:left="360" w:hanging="360"/>
        <w:rPr>
          <w:rFonts w:eastAsiaTheme="minorHAnsi"/>
        </w:rPr>
      </w:pPr>
      <w:del w:id="5532" w:author="GoldenCorpusHarness" w:date="2026-03-28T21:57:49Z">
        <w:r>
          <w:delText>Has difficult</w:delText>
        </w:r>
      </w:del>
      <w:ins w:id="5533" w:author="GoldenCorpusHarness" w:date="2026-03-28T21:57:49Z">
        <w:r>
          <w:t>Contraceptive use b</w:t>
        </w:r>
      </w:ins>
      <w:r>
        <w:t xml:space="preserve">y </w:t>
      </w:r>
      <w:del w:id="5534" w:author="GoldenCorpusHarness" w:date="2026-03-28T21:57:49Z">
        <w:r>
          <w:delText>s</w:delText>
        </w:r>
      </w:del>
      <w:ins w:id="5535" w:author="GoldenCorpusHarness" w:date="2026-03-28T21:57:49Z">
        <w:r>
          <w:t xml:space="preserve">men should be consistent </w:t>
        </w:r>
      </w:ins>
      <w:r>
        <w:t>w</w:t>
      </w:r>
      <w:del w:id="5536" w:author="GoldenCorpusHarness" w:date="2026-03-28T21:57:49Z">
        <w:r>
          <w:delText>a</w:delText>
        </w:r>
      </w:del>
      <w:ins w:id="5537" w:author="GoldenCorpusHarness" w:date="2026-03-28T21:57:49Z">
        <w:r>
          <w:t>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w:t>
        </w:r>
      </w:ins>
      <w:r>
        <w:t>llow</w:t>
      </w:r>
      <w:del w:id="5538" w:author="GoldenCorpusHarness" w:date="2026-03-28T21:57:49Z">
        <w:r>
          <w:delText>ing capsules or ingesting a suspension orally or by a feeding tube</w:delText>
        </w:r>
      </w:del>
      <w:ins w:id="5539" w:author="GoldenCorpusHarness" w:date="2026-03-28T21:57:49Z">
        <w:r>
          <w:t>ed</w:t>
        </w:r>
      </w:ins>
      <w:r>
        <w:t>.</w:t>
      </w:r>
      <w:del w:id="5540" w:author="GoldenCorpusHarness" w:date="2026-03-28T21:57:49Z">
        <w:r>
          <w:delText xml:space="preserve"> </w:delText>
        </w:r>
      </w:del>
    </w:p>
    <w:p ns2:paraId="5B3B7355" ns2:textId="77A005AE" w:rsidR="00AB4A58" w:rsidRPr="003A12A8" w:rsidRDefault="003A12A8" w:rsidP="00A72B20">
      <w:pPr>
        <w:pStyle w:val="Paragraph0"/>
      </w:pPr>
      <w:del w:id="5541" w:author="GoldenCorpusHarness" w:date="2026-03-28T21:57:49Z">
        <w:r>
          <w:delText>P</w:delText>
        </w:r>
      </w:del>
      <w:ins w:id="5542" w:author="GoldenCorpusHarness" w:date="2026-03-28T21:57:49Z">
        <w:r>
          <w:t>Male participants are eligible to participate if they agree to the following during the intervention pe</w:t>
        </w:r>
      </w:ins>
      <w:r>
        <w:t>rio</w:t>
      </w:r>
      <w:del w:id="5543" w:author="GoldenCorpusHarness" w:date="2026-03-28T21:57:49Z">
        <w:r>
          <w:delText>r/Concomit</w:delText>
        </w:r>
      </w:del>
      <w:ins w:id="5544" w:author="GoldenCorpusHarness" w:date="2026-03-28T21:57:49Z">
        <w:r>
          <w:t xml:space="preserve">d </w:t>
        </w:r>
      </w:ins>
      <w:r>
        <w:t>an</w:t>
      </w:r>
      <w:ins w:id="5545" w:author="GoldenCorpusHarness" w:date="2026-03-28T21:57:49Z">
        <w:r>
          <w:t>d for a</w:t>
        </w:r>
      </w:ins>
      <w:r>
        <w:t xml:space="preserve">t </w:t>
      </w:r>
      <w:del w:id="5546" w:author="GoldenCorpusHarness" w:date="2026-03-28T21:57:49Z">
        <w:r>
          <w:delText>T</w:delText>
        </w:r>
      </w:del>
      <w:ins w:id="5547" w:author="GoldenCorpusHarness" w:date="2026-03-28T21:57:49Z">
        <w:r>
          <w:t>least 7 days after t</w:t>
        </w:r>
      </w:ins>
      <w:r>
        <w:t>he</w:t>
      </w:r>
      <w:del w:id="5548" w:author="GoldenCorpusHarness" w:date="2026-03-28T21:57:49Z">
        <w:r>
          <w:delText>r</w:delText>
        </w:r>
      </w:del>
      <w:ins w:id="5549" w:author="GoldenCorpusHarness" w:date="2026-03-28T21:57:49Z">
        <w:r>
          <w:t xml:space="preserve"> l</w:t>
        </w:r>
      </w:ins>
      <w:r>
        <w:t>a</w:t>
      </w:r>
      <w:ins w:id="5550" w:author="GoldenCorpusHarness" w:date="2026-03-28T21:57:49Z">
        <w:r>
          <w:t>st dose of lenvatinib/</w:t>
        </w:r>
      </w:ins>
      <w:r>
        <w:t>p</w:t>
      </w:r>
      <w:del w:id="5551" w:author="GoldenCorpusHarness" w:date="2026-03-28T21:57:49Z">
        <w:r>
          <w:delText>y</w:delText>
        </w:r>
      </w:del>
      <w:ins w:id="5552" w:author="GoldenCorpusHarness" w:date="2026-03-28T21:57:49Z">
        <w:r>
          <w:t xml:space="preserve">lacebo </w:t>
        </w:r>
      </w:ins>
    </w:p>
    <w:p ns2:paraId="0F5492DC" ns2:textId="29A85A22" w:rsidR="006678BF" w:rsidRPr="00B76469" w:rsidRDefault="00AB638D" w:rsidP="00CC182C">
      <w:pPr>
        <w:pStyle w:val="Paragraph0"/>
        <w:numPr>
          <w:ilvl w:val="0"/>
          <w:numId w:val="46"/>
        </w:numPr>
        <w:tabs>
          <w:tab w:val="clear" w:pos="720"/>
          <w:tab w:val="num" w:pos="360"/>
        </w:tabs>
        <w:ind w:left="360" w:hanging="360"/>
        <w:rPr>
          <w:rFonts w:eastAsiaTheme="minorHAnsi"/>
        </w:rPr>
      </w:pPr>
      <w:del w:id="5553" w:author="GoldenCorpusHarness" w:date="2026-03-28T21:57:49Z">
        <w:r>
          <w:delText>H</w:delText>
        </w:r>
      </w:del>
      <w:ins w:id="5554" w:author="GoldenCorpusHarness" w:date="2026-03-28T21:57:49Z">
        <w:r>
          <w:t xml:space="preserve">Be abstinent from heterosexual intercourse </w:t>
        </w:r>
      </w:ins>
      <w:r>
        <w:t>as</w:t>
      </w:r>
      <w:del w:id="5555" w:author="GoldenCorpusHarness" w:date="2026-03-28T21:57:49Z">
        <w:r>
          <w:delText xml:space="preserve"> received prior</w:delText>
        </w:r>
      </w:del>
      <w:r>
        <w:t xml:space="preserve"> the</w:t>
      </w:r>
      <w:ins w:id="5556" w:author="GoldenCorpusHarness" w:date="2026-03-28T21:57:49Z">
        <w:r>
          <w:t>i</w:t>
        </w:r>
      </w:ins>
      <w:r>
        <w:t>r</w:t>
      </w:r>
      <w:ins w:id="5557" w:author="GoldenCorpusHarness" w:date="2026-03-28T21:57:49Z">
        <w:r>
          <w:t xml:space="preserve"> preferred </w:t>
        </w:r>
      </w:ins>
      <w:r>
        <w:t>a</w:t>
      </w:r>
      <w:del w:id="5558" w:author="GoldenCorpusHarness" w:date="2026-03-28T21:57:49Z">
        <w:r>
          <w:delText>py</w:delText>
        </w:r>
      </w:del>
      <w:ins w:id="5559" w:author="GoldenCorpusHarness" w:date="2026-03-28T21:57:49Z">
        <w:r>
          <w:t>nd</w:t>
        </w:r>
      </w:ins>
      <w:r>
        <w:t xml:space="preserve"> </w:t>
      </w:r>
      <w:del w:id="5560" w:author="GoldenCorpusHarness" w:date="2026-03-28T21:57:49Z">
        <w:r>
          <w:delText>with</w:delText>
        </w:r>
      </w:del>
      <w:ins w:id="5561" w:author="GoldenCorpusHarness" w:date="2026-03-28T21:57:49Z">
        <w:r>
          <w:t>usual</w:t>
        </w:r>
      </w:ins>
      <w:r>
        <w:t xml:space="preserve"> l</w:t>
      </w:r>
      <w:ins w:id="5562" w:author="GoldenCorpusHarness" w:date="2026-03-28T21:57:49Z">
        <w:r>
          <w:t>if</w:t>
        </w:r>
      </w:ins>
      <w:r>
        <w:t>e</w:t>
      </w:r>
      <w:del w:id="5563" w:author="GoldenCorpusHarness" w:date="2026-03-28T21:57:49Z">
        <w:r>
          <w:delText>nv</w:delText>
        </w:r>
      </w:del>
      <w:ins w:id="5564" w:author="GoldenCorpusHarness" w:date="2026-03-28T21:57:49Z">
        <w:r>
          <w:t>style (</w:t>
        </w:r>
      </w:ins>
      <w:r>
        <w:t>a</w:t>
      </w:r>
      <w:ins w:id="5565" w:author="GoldenCorpusHarness" w:date="2026-03-28T21:57:49Z">
        <w:r>
          <w:t>bs</w:t>
        </w:r>
      </w:ins>
      <w:r>
        <w:t>tin</w:t>
      </w:r>
      <w:del w:id="5566" w:author="GoldenCorpusHarness" w:date="2026-03-28T21:57:49Z">
        <w:r>
          <w:delText>ib</w:delText>
        </w:r>
      </w:del>
      <w:ins w:id="5567" w:author="GoldenCorpusHarness" w:date="2026-03-28T21:57:49Z">
        <w:r>
          <w:t>ent</w:t>
        </w:r>
      </w:ins>
      <w:r>
        <w:t xml:space="preserve"> o</w:t>
      </w:r>
      <w:ins w:id="5568" w:author="GoldenCorpusHarness" w:date="2026-03-28T21:57:49Z">
        <w:r>
          <w:t>n a long te</w:t>
        </w:r>
      </w:ins>
      <w:r>
        <w:t>r</w:t>
      </w:r>
      <w:ins w:id="5569" w:author="GoldenCorpusHarness" w:date="2026-03-28T21:57:49Z">
        <w:r>
          <w:t>m and</w:t>
        </w:r>
      </w:ins>
      <w:r>
        <w:t xml:space="preserve"> pe</w:t>
      </w:r>
      <w:del w:id="5570" w:author="GoldenCorpusHarness" w:date="2026-03-28T21:57:49Z">
        <w:r>
          <w:delText>m</w:delText>
        </w:r>
      </w:del>
      <w:ins w:id="5571" w:author="GoldenCorpusHarness" w:date="2026-03-28T21:57:49Z">
        <w:r>
          <w:t xml:space="preserve">rsistent </w:t>
        </w:r>
      </w:ins>
      <w:r>
        <w:t>b</w:t>
      </w:r>
      <w:ins w:id="5572" w:author="GoldenCorpusHarness" w:date="2026-03-28T21:57:49Z">
        <w:r>
          <w:t>asis) and ag</w:t>
        </w:r>
      </w:ins>
      <w:r>
        <w:t>r</w:t>
      </w:r>
      <w:ins w:id="5573" w:author="GoldenCorpusHarness" w:date="2026-03-28T21:57:49Z">
        <w:r>
          <w:t>ee t</w:t>
        </w:r>
      </w:ins>
      <w:r>
        <w:t>o</w:t>
      </w:r>
      <w:del w:id="5574" w:author="GoldenCorpusHarness" w:date="2026-03-28T21:57:49Z">
        <w:r>
          <w:delText>lizu</w:delText>
        </w:r>
      </w:del>
      <w:ins w:id="5575" w:author="GoldenCorpusHarness" w:date="2026-03-28T21:57:49Z">
        <w:r>
          <w:t xml:space="preserve"> re</w:t>
        </w:r>
      </w:ins>
      <w:r>
        <w:t>ma</w:t>
      </w:r>
      <w:ins w:id="5576" w:author="GoldenCorpusHarness" w:date="2026-03-28T21:57:49Z">
        <w:r>
          <w:t>in a</w:t>
        </w:r>
      </w:ins>
      <w:r>
        <w:t>b</w:t>
      </w:r>
      <w:del w:id="5577" w:author="GoldenCorpusHarness" w:date="2026-03-28T21:57:49Z">
        <w:r>
          <w:delText xml:space="preserve">. </w:delText>
        </w:r>
      </w:del>
      <w:ins w:id="5578" w:author="GoldenCorpusHarness" w:date="2026-03-28T21:57:49Z">
        <w:r>
          <w:t>stinent</w:t>
        </w:r>
      </w:ins>
    </w:p>
    <w:p ns2:paraId="12C461B1" ns2:textId="1626523F" w:rsidR="00AB4A58" w:rsidRPr="00B76469" w:rsidRDefault="006C1EA4" w:rsidP="00CC182C">
      <w:pPr>
        <w:pStyle w:val="Paragraph0"/>
        <w:numPr>
          <w:ilvl w:val="0"/>
          <w:numId w:val="46"/>
        </w:numPr>
        <w:tabs>
          <w:tab w:val="clear" w:pos="720"/>
          <w:tab w:val="num" w:pos="360"/>
        </w:tabs>
        <w:ind w:left="360" w:hanging="360"/>
        <w:rPr>
          <w:rFonts w:eastAsiaTheme="minorHAnsi"/>
        </w:rPr>
      </w:pPr>
      <w:ins w:id="5579" w:author="GoldenCorpusHarness" w:date="2026-03-28T21:57:49Z">
        <w:r>
          <w:t>O</w:t>
        </w:r>
      </w:ins>
      <w:r>
        <w:t>R</w:t>
      </w:r>
      <w:del w:id="5580" w:author="GoldenCorpusHarness" w:date="2026-03-28T21:57:49Z">
        <w:r>
          <w:delText xml:space="preserve">eceived last dose of systemic therapy for locoregionally advanced disease less than 6 months before signing consent. </w:delText>
        </w:r>
      </w:del>
    </w:p>
    <w:p ns2:paraId="3E15FD45" ns2:textId="7639E588" w:rsidR="00D80FE3" w:rsidRPr="00B76469" w:rsidRDefault="00D80FE3" w:rsidP="00CC182C">
      <w:pPr>
        <w:pStyle w:val="Paragraph0"/>
        <w:numPr>
          <w:ilvl w:val="0"/>
          <w:numId w:val="46"/>
        </w:numPr>
        <w:tabs>
          <w:tab w:val="clear" w:pos="720"/>
          <w:tab w:val="num" w:pos="360"/>
        </w:tabs>
        <w:ind w:left="360" w:hanging="360"/>
        <w:rPr>
          <w:rFonts w:eastAsiaTheme="minorHAnsi"/>
        </w:rPr>
      </w:pPr>
      <w:del w:id="5581" w:author="GoldenCorpusHarness" w:date="2026-03-28T21:57:49Z">
        <w:r>
          <w:delText xml:space="preserve">Has received prior therapy with an anti-PD-1, anti-PD-L1, or anti-PD-L2 agent or with an agent directed to another stimulatory or co-inhibitory T-cell receptor (eg, CTLA-4, OX-40, CD137). </w:delText>
        </w:r>
      </w:del>
    </w:p>
    <w:p ns2:paraId="6CA2201F" ns2:textId="1A4BDE5F" w:rsidR="00D80FE3" w:rsidRPr="00B76469" w:rsidRDefault="00D80FE3" w:rsidP="00CC182C">
      <w:pPr>
        <w:pStyle w:val="Paragraph0"/>
        <w:numPr>
          <w:ilvl w:val="0"/>
          <w:numId w:val="46"/>
        </w:numPr>
        <w:tabs>
          <w:tab w:val="clear" w:pos="720"/>
          <w:tab w:val="num" w:pos="360"/>
        </w:tabs>
        <w:ind w:left="360" w:hanging="360"/>
        <w:rPr>
          <w:rFonts w:eastAsiaTheme="minorHAnsi"/>
        </w:rPr>
      </w:pPr>
      <w:del w:id="5582" w:author="GoldenCorpusHarness" w:date="2026-03-28T21:57:49Z">
        <w:r>
          <w:delText>H</w:delText>
        </w:r>
      </w:del>
      <w:ins w:id="5583" w:author="GoldenCorpusHarness" w:date="2026-03-28T21:57:49Z">
        <w:r>
          <w:t xml:space="preserve">Must </w:t>
        </w:r>
      </w:ins>
      <w:r>
        <w:t>a</w:t>
      </w:r>
      <w:ins w:id="5584" w:author="GoldenCorpusHarness" w:date="2026-03-28T21:57:49Z">
        <w:r>
          <w:t>gree to use contraception unles</w:t>
        </w:r>
      </w:ins>
      <w:r>
        <w:t xml:space="preserve">s </w:t>
      </w:r>
      <w:ins w:id="5585" w:author="GoldenCorpusHarness" w:date="2026-03-28T21:57:49Z">
        <w:r>
          <w:t>confi</w:t>
        </w:r>
      </w:ins>
      <w:r>
        <w:t>r</w:t>
      </w:r>
      <w:del w:id="5586" w:author="GoldenCorpusHarness" w:date="2026-03-28T21:57:49Z">
        <w:r>
          <w:delText>eceiv</w:delText>
        </w:r>
      </w:del>
      <w:ins w:id="5587" w:author="GoldenCorpusHarness" w:date="2026-03-28T21:57:49Z">
        <w:r>
          <w:t>m</w:t>
        </w:r>
      </w:ins>
      <w:r>
        <w:t xml:space="preserve">ed </w:t>
      </w:r>
      <w:ins w:id="5588" w:author="GoldenCorpusHarness" w:date="2026-03-28T21:57:49Z">
        <w:r>
          <w:t>to be azoos</w:t>
        </w:r>
      </w:ins>
      <w:r>
        <w:t>p</w:t>
      </w:r>
      <w:ins w:id="5589" w:author="GoldenCorpusHarness" w:date="2026-03-28T21:57:49Z">
        <w:r>
          <w:t>e</w:t>
        </w:r>
      </w:ins>
      <w:r>
        <w:t>r</w:t>
      </w:r>
      <w:ins w:id="5590" w:author="GoldenCorpusHarness" w:date="2026-03-28T21:57:49Z">
        <w:r>
          <w:t>m</w:t>
        </w:r>
      </w:ins>
      <w:r>
        <w:t>i</w:t>
      </w:r>
      <w:ins w:id="5591" w:author="GoldenCorpusHarness" w:date="2026-03-28T21:57:49Z">
        <w:r>
          <w:t xml:space="preserve">c (vasectomized </w:t>
        </w:r>
      </w:ins>
      <w:r>
        <w:t>or s</w:t>
      </w:r>
      <w:ins w:id="5592" w:author="GoldenCorpusHarness" w:date="2026-03-28T21:57:49Z">
        <w:r>
          <w:t>econdar</w:t>
        </w:r>
      </w:ins>
      <w:r>
        <w:t>y</w:t>
      </w:r>
      <w:del w:id="5593" w:author="GoldenCorpusHarness" w:date="2026-03-28T21:57:49Z">
        <w:r>
          <w:delText>s</w:delText>
        </w:r>
      </w:del>
      <w:ins w:id="5594" w:author="GoldenCorpusHarness" w:date="2026-03-28T21:57:49Z">
        <w:r>
          <w:t xml:space="preserve"> </w:t>
        </w:r>
      </w:ins>
      <w:r>
        <w:t>t</w:t>
      </w:r>
      <w:ins w:id="5595" w:author="GoldenCorpusHarness" w:date="2026-03-28T21:57:49Z">
        <w:r>
          <w:t>o m</w:t>
        </w:r>
      </w:ins>
      <w:r>
        <w:t>e</w:t>
      </w:r>
      <w:del w:id="5596" w:author="GoldenCorpusHarness" w:date="2026-03-28T21:57:49Z">
        <w:r>
          <w:delText>mic ant</w:delText>
        </w:r>
      </w:del>
      <w:ins w:id="5597" w:author="GoldenCorpusHarness" w:date="2026-03-28T21:57:49Z">
        <w:r>
          <w:t>d</w:t>
        </w:r>
      </w:ins>
      <w:r>
        <w:t>ica</w:t>
      </w:r>
      <w:ins w:id="5598" w:author="GoldenCorpusHarness" w:date="2026-03-28T21:57:49Z">
        <w:r>
          <w:t>l cause [Appe</w:t>
        </w:r>
      </w:ins>
      <w:r>
        <w:t>n</w:t>
      </w:r>
      <w:del w:id="5599" w:author="GoldenCorpusHarness" w:date="2026-03-28T21:57:49Z">
        <w:r>
          <w:delText>cer therapy inclu</w:delText>
        </w:r>
      </w:del>
      <w:r>
        <w:t>di</w:t>
      </w:r>
      <w:del w:id="5600" w:author="GoldenCorpusHarness" w:date="2026-03-28T21:57:49Z">
        <w:r>
          <w:delText>ng</w:delText>
        </w:r>
      </w:del>
      <w:ins w:id="5601" w:author="GoldenCorpusHarness" w:date="2026-03-28T21:57:49Z">
        <w:r>
          <w:t>x</w:t>
        </w:r>
      </w:ins>
      <w:r>
        <w:t xml:space="preserve"> </w:t>
      </w:r>
      <w:del w:id="5602" w:author="GoldenCorpusHarness" w:date="2026-03-28T21:57:49Z">
        <w:r>
          <w:delText>investigational</w:delText>
        </w:r>
      </w:del>
      <w:ins w:id="5603" w:author="GoldenCorpusHarness" w:date="2026-03-28T21:57:49Z">
        <w:r>
          <w:t>5])</w:t>
        </w:r>
      </w:ins>
      <w:r>
        <w:t xml:space="preserve"> a</w:t>
      </w:r>
      <w:del w:id="5604" w:author="GoldenCorpusHarness" w:date="2026-03-28T21:57:49Z">
        <w:r>
          <w:delText>gent</w:delText>
        </w:r>
      </w:del>
      <w:r>
        <w:t xml:space="preserve">s </w:t>
      </w:r>
      <w:del w:id="5605" w:author="GoldenCorpusHarness" w:date="2026-03-28T21:57:49Z">
        <w:r>
          <w:delText>w</w:delText>
        </w:r>
      </w:del>
      <w:ins w:id="5606" w:author="GoldenCorpusHarness" w:date="2026-03-28T21:57:49Z">
        <w:r>
          <w:t>deta</w:t>
        </w:r>
      </w:ins>
      <w:r>
        <w:t>i</w:t>
      </w:r>
      <w:del w:id="5607" w:author="GoldenCorpusHarness" w:date="2026-03-28T21:57:49Z">
        <w:r>
          <w:delText>thin 4 w</w:delText>
        </w:r>
      </w:del>
      <w:ins w:id="5608" w:author="GoldenCorpusHarness" w:date="2026-03-28T21:57:49Z">
        <w:r>
          <w:t>l</w:t>
        </w:r>
      </w:ins>
      <w:r>
        <w:t>e</w:t>
      </w:r>
      <w:del w:id="5609" w:author="GoldenCorpusHarness" w:date="2026-03-28T21:57:49Z">
        <w:r>
          <w:delText>eks</w:delText>
        </w:r>
      </w:del>
      <w:ins w:id="5610" w:author="GoldenCorpusHarness" w:date="2026-03-28T21:57:49Z">
        <w:r>
          <w:t>d</w:t>
        </w:r>
      </w:ins>
      <w:r>
        <w:t xml:space="preserve"> be</w:t>
      </w:r>
      <w:del w:id="5611" w:author="GoldenCorpusHarness" w:date="2026-03-28T21:57:49Z">
        <w:r>
          <w:delText>f</w:delText>
        </w:r>
      </w:del>
      <w:ins w:id="5612" w:author="GoldenCorpusHarness" w:date="2026-03-28T21:57:49Z">
        <w:r>
          <w:t>l</w:t>
        </w:r>
      </w:ins>
      <w:r>
        <w:t>o</w:t>
      </w:r>
      <w:del w:id="5613" w:author="GoldenCorpusHarness" w:date="2026-03-28T21:57:49Z">
        <w:r>
          <w:delText xml:space="preserve">re randomization. </w:delText>
        </w:r>
      </w:del>
      <w:ins w:id="5614" w:author="GoldenCorpusHarness" w:date="2026-03-28T21:57:49Z">
        <w:r>
          <w:t>w:</w:t>
        </w:r>
      </w:ins>
    </w:p>
    <w:p ns2:paraId="22B74039" ns2:textId="2ED22D8F" w:rsidR="00D80FE3" w:rsidRDefault="00D80FE3" w:rsidP="00342A31">
      <w:pPr>
        <w:pStyle w:val="Paragraph0"/>
        <w:ind w:left="360"/>
      </w:pPr>
      <w:ins w:id="5615" w:author="GoldenCorpusHarness" w:date="2026-03-28T21:57:49Z">
        <w:r>
          <w:t xml:space="preserve">Agree to use a male condom plus partner use of an additional contraceptive method when having penile-vaginal intercourse with a WOCBP who is not currently pregnant. </w:t>
        </w:r>
      </w:ins>
      <w:r>
        <w:t xml:space="preserve">Note: </w:t>
      </w:r>
      <w:del w:id="5616" w:author="GoldenCorpusHarness" w:date="2026-03-28T21:57:49Z">
        <w:r>
          <w:delText xml:space="preserve"> Participants must have recovered </w:delText>
        </w:r>
      </w:del>
      <w:ins w:id="5617" w:author="GoldenCorpusHarness" w:date="2026-03-28T21:57:49Z">
        <w:r>
          <w:t>Men with a pregnant or breast</w:t>
        </w:r>
      </w:ins>
      <w:r>
        <w:t>f</w:t>
      </w:r>
      <w:del w:id="5618" w:author="GoldenCorpusHarness" w:date="2026-03-28T21:57:49Z">
        <w:r>
          <w:delText xml:space="preserve">rom all AEs due to previous therapies to ≤Grade 1 or </w:delText>
        </w:r>
      </w:del>
      <w:ins w:id="5619" w:author="GoldenCorpusHarness" w:date="2026-03-28T21:57:49Z">
        <w:r>
          <w:t>eeding partner must agree to remain a</w:t>
        </w:r>
      </w:ins>
      <w:r>
        <w:t>b</w:t>
      </w:r>
      <w:del w:id="5620" w:author="GoldenCorpusHarness" w:date="2026-03-28T21:57:49Z">
        <w:r>
          <w:delText>aseline</w:delText>
        </w:r>
      </w:del>
      <w:ins w:id="5621" w:author="GoldenCorpusHarness" w:date="2026-03-28T21:57:49Z">
        <w:r>
          <w:t>stinent from penile-vaginal intercourse or use a male condom during each episode of penile-vaginal penetration</w:t>
        </w:r>
      </w:ins>
      <w:r>
        <w:t>.</w:t>
      </w:r>
      <w:del w:id="5622" w:author="GoldenCorpusHarness" w:date="2026-03-28T21:57:49Z">
        <w:r>
          <w:delText xml:space="preserve"> Participants with ≤Grade 2 neuropathy may be eligible.</w:delText>
        </w:r>
      </w:del>
    </w:p>
    <w:p ns2:paraId="376EC718" ns2:textId="18D33402" w:rsidR="00827460" w:rsidRPr="00B76469" w:rsidRDefault="00D80FE3" w:rsidP="00CC182C">
      <w:pPr>
        <w:pStyle w:val="Paragraph0"/>
        <w:numPr>
          <w:ilvl w:val="0"/>
          <w:numId w:val="46"/>
        </w:numPr>
        <w:tabs>
          <w:tab w:val="clear" w:pos="720"/>
          <w:tab w:val="num" w:pos="360"/>
        </w:tabs>
        <w:ind w:left="360" w:hanging="360"/>
        <w:rPr>
          <w:rFonts w:eastAsiaTheme="minorHAnsi"/>
        </w:rPr>
      </w:pPr>
      <w:del w:id="5623" w:author="GoldenCorpusHarness" w:date="2026-03-28T21:57:49Z">
        <w:r>
          <w:delText>H</w:delText>
        </w:r>
      </w:del>
      <w:ins w:id="5624" w:author="GoldenCorpusHarness" w:date="2026-03-28T21:57:49Z">
        <w:r>
          <w:t>Ple</w:t>
        </w:r>
      </w:ins>
      <w:r>
        <w:t>as</w:t>
      </w:r>
      <w:ins w:id="5625" w:author="GoldenCorpusHarness" w:date="2026-03-28T21:57:49Z">
        <w:r>
          <w:t>e</w:t>
        </w:r>
      </w:ins>
      <w:r>
        <w:t xml:space="preserve"> </w:t>
      </w:r>
      <w:ins w:id="5626" w:author="GoldenCorpusHarness" w:date="2026-03-28T21:57:49Z">
        <w:r>
          <w:t>note that 7 days afte</w:t>
        </w:r>
      </w:ins>
      <w:r>
        <w:t>r</w:t>
      </w:r>
      <w:ins w:id="5627" w:author="GoldenCorpusHarness" w:date="2026-03-28T21:57:49Z">
        <w:r>
          <w:t xml:space="preserve"> l</w:t>
        </w:r>
      </w:ins>
      <w:r>
        <w:t>e</w:t>
      </w:r>
      <w:del w:id="5628" w:author="GoldenCorpusHarness" w:date="2026-03-28T21:57:49Z">
        <w:r>
          <w:delText>ce</w:delText>
        </w:r>
      </w:del>
      <w:ins w:id="5629" w:author="GoldenCorpusHarness" w:date="2026-03-28T21:57:49Z">
        <w:r>
          <w:t>nvat</w:t>
        </w:r>
      </w:ins>
      <w:r>
        <w:t>i</w:t>
      </w:r>
      <w:del w:id="5630" w:author="GoldenCorpusHarness" w:date="2026-03-28T21:57:49Z">
        <w:r>
          <w:delText>v</w:delText>
        </w:r>
      </w:del>
      <w:ins w:id="5631" w:author="GoldenCorpusHarness" w:date="2026-03-28T21:57:49Z">
        <w:r>
          <w:t>nib is stopp</w:t>
        </w:r>
      </w:ins>
      <w:r>
        <w:t>ed</w:t>
      </w:r>
      <w:ins w:id="5632" w:author="GoldenCorpusHarness" w:date="2026-03-28T21:57:49Z">
        <w:r>
          <w:t>,</w:t>
        </w:r>
      </w:ins>
      <w:r>
        <w:t xml:space="preserve"> </w:t>
      </w:r>
      <w:del w:id="5633" w:author="GoldenCorpusHarness" w:date="2026-03-28T21:57:49Z">
        <w:r>
          <w:delText>pr</w:delText>
        </w:r>
      </w:del>
      <w:r>
        <w:t>i</w:t>
      </w:r>
      <w:del w:id="5634" w:author="GoldenCorpusHarness" w:date="2026-03-28T21:57:49Z">
        <w:r>
          <w:delText>or</w:delText>
        </w:r>
      </w:del>
      <w:ins w:id="5635" w:author="GoldenCorpusHarness" w:date="2026-03-28T21:57:49Z">
        <w:r>
          <w:t>f</w:t>
        </w:r>
      </w:ins>
      <w:r>
        <w:t xml:space="preserve"> </w:t>
      </w:r>
      <w:del w:id="5636" w:author="GoldenCorpusHarness" w:date="2026-03-28T21:57:49Z">
        <w:r>
          <w:delText>radio</w:delText>
        </w:r>
      </w:del>
      <w:r>
        <w:t>the</w:t>
      </w:r>
      <w:ins w:id="5637" w:author="GoldenCorpusHarness" w:date="2026-03-28T21:57:49Z">
        <w:r>
          <w:t xml:space="preserve"> pa</w:t>
        </w:r>
      </w:ins>
      <w:r>
        <w:t>r</w:t>
      </w:r>
      <w:ins w:id="5638" w:author="GoldenCorpusHarness" w:date="2026-03-28T21:57:49Z">
        <w:r>
          <w:t>ticip</w:t>
        </w:r>
      </w:ins>
      <w:r>
        <w:t>a</w:t>
      </w:r>
      <w:del w:id="5639" w:author="GoldenCorpusHarness" w:date="2026-03-28T21:57:49Z">
        <w:r>
          <w:delText>py</w:delText>
        </w:r>
      </w:del>
      <w:ins w:id="5640" w:author="GoldenCorpusHarness" w:date="2026-03-28T21:57:49Z">
        <w:r>
          <w:t>nt</w:t>
        </w:r>
      </w:ins>
      <w:r>
        <w:t xml:space="preserve"> </w:t>
      </w:r>
      <w:del w:id="5641" w:author="GoldenCorpusHarness" w:date="2026-03-28T21:57:49Z">
        <w:r>
          <w:delText>w</w:delText>
        </w:r>
      </w:del>
      <w:r>
        <w:t>i</w:t>
      </w:r>
      <w:del w:id="5642" w:author="GoldenCorpusHarness" w:date="2026-03-28T21:57:49Z">
        <w:r>
          <w:delText>thin 2 week</w:delText>
        </w:r>
      </w:del>
      <w:r>
        <w:t>s o</w:t>
      </w:r>
      <w:del w:id="5643" w:author="GoldenCorpusHarness" w:date="2026-03-28T21:57:49Z">
        <w:r>
          <w:delText>f</w:delText>
        </w:r>
      </w:del>
      <w:ins w:id="5644" w:author="GoldenCorpusHarness" w:date="2026-03-28T21:57:49Z">
        <w:r>
          <w:t>n</w:t>
        </w:r>
      </w:ins>
      <w:r>
        <w:t xml:space="preserve"> </w:t>
      </w:r>
      <w:del w:id="5645" w:author="GoldenCorpusHarness" w:date="2026-03-28T21:57:49Z">
        <w:r>
          <w:delText>st</w:delText>
        </w:r>
      </w:del>
      <w:ins w:id="5646" w:author="GoldenCorpusHarness" w:date="2026-03-28T21:57:49Z">
        <w:r>
          <w:t>pembrolizum</w:t>
        </w:r>
      </w:ins>
      <w:r>
        <w:t>a</w:t>
      </w:r>
      <w:del w:id="5647" w:author="GoldenCorpusHarness" w:date="2026-03-28T21:57:49Z">
        <w:r>
          <w:delText>rt</w:delText>
        </w:r>
      </w:del>
      <w:ins w:id="5648" w:author="GoldenCorpusHarness" w:date="2026-03-28T21:57:49Z">
        <w:r>
          <w:t>b</w:t>
        </w:r>
      </w:ins>
      <w:r>
        <w:t xml:space="preserve"> o</w:t>
      </w:r>
      <w:del w:id="5649" w:author="GoldenCorpusHarness" w:date="2026-03-28T21:57:49Z">
        <w:r>
          <w:delText>f</w:delText>
        </w:r>
      </w:del>
      <w:ins w:id="5650" w:author="GoldenCorpusHarness" w:date="2026-03-28T21:57:49Z">
        <w:r>
          <w:t>nly,</w:t>
        </w:r>
      </w:ins>
      <w:r>
        <w:t xml:space="preserve"> </w:t>
      </w:r>
      <w:del w:id="5651" w:author="GoldenCorpusHarness" w:date="2026-03-28T21:57:49Z">
        <w:r>
          <w:delText>study</w:delText>
        </w:r>
      </w:del>
      <w:ins w:id="5652" w:author="GoldenCorpusHarness" w:date="2026-03-28T21:57:49Z">
        <w:r>
          <w:t>no</w:t>
        </w:r>
      </w:ins>
      <w:r>
        <w:t xml:space="preserve"> </w:t>
      </w:r>
      <w:del w:id="5653" w:author="GoldenCorpusHarness" w:date="2026-03-28T21:57:49Z">
        <w:r>
          <w:delText>i</w:delText>
        </w:r>
      </w:del>
      <w:ins w:id="5654" w:author="GoldenCorpusHarness" w:date="2026-03-28T21:57:49Z">
        <w:r>
          <w:t>male co</w:t>
        </w:r>
      </w:ins>
      <w:r>
        <w:t>nt</w:t>
      </w:r>
      <w:ins w:id="5655" w:author="GoldenCorpusHarness" w:date="2026-03-28T21:57:49Z">
        <w:r>
          <w:t>rac</w:t>
        </w:r>
      </w:ins>
      <w:r>
        <w:t>e</w:t>
      </w:r>
      <w:del w:id="5656" w:author="GoldenCorpusHarness" w:date="2026-03-28T21:57:49Z">
        <w:r>
          <w:delText>rven</w:delText>
        </w:r>
      </w:del>
      <w:ins w:id="5657" w:author="GoldenCorpusHarness" w:date="2026-03-28T21:57:49Z">
        <w:r>
          <w:t>p</w:t>
        </w:r>
      </w:ins>
      <w:r>
        <w:t>tion</w:t>
      </w:r>
      <w:ins w:id="5658" w:author="GoldenCorpusHarness" w:date="2026-03-28T21:57:49Z">
        <w:r>
          <w:t xml:space="preserve"> measures are needed</w:t>
        </w:r>
      </w:ins>
      <w:r>
        <w:t>.</w:t>
      </w:r>
      <w:del w:id="5659" w:author="GoldenCorpusHarness" w:date="2026-03-28T21:57:49Z">
        <w:r>
          <w:delText xml:space="preserve"> </w:delText>
        </w:r>
      </w:del>
    </w:p>
    <w:p ns2:paraId="658DDDD4" ns2:textId="2627929C" w:rsidR="00D80FE3" w:rsidRDefault="00827460" w:rsidP="00342A31">
      <w:pPr>
        <w:pStyle w:val="Paragraph0"/>
        <w:ind w:left="360"/>
      </w:pPr>
      <w:del w:id="5660" w:author="GoldenCorpusHarness" w:date="2026-03-28T21:57:49Z">
        <w:r>
          <w:delText>Note:  Participants must have recovered from all radiation-related toxicities, not require corticosteroids, and not have had radiation pneumonitis. A 1-week washout is permitted for palliative radiation (≤2 weeks of radiotherapy) to non-CNS disease.</w:delText>
        </w:r>
      </w:del>
    </w:p>
    <w:p ns2:paraId="0E840AA0" ns2:textId="1DC88550" w:rsidR="00D80FE3" w:rsidRPr="001516EF" w:rsidRDefault="00D80FE3" w:rsidP="001516EF">
      <w:pPr>
        <w:pStyle w:val="Paragraph0"/>
        <w:numPr>
          <w:ilvl w:val="0"/>
          <w:numId w:val="46"/>
        </w:numPr>
        <w:tabs>
          <w:tab w:val="clear" w:pos="720"/>
          <w:tab w:val="num" w:pos="360"/>
        </w:tabs>
        <w:ind w:left="360" w:hanging="360"/>
        <w:rPr>
          <w:rFonts w:eastAsiaTheme="minorHAnsi"/>
        </w:rPr>
      </w:pPr>
      <w:del w:id="5661" w:author="GoldenCorpusHarness" w:date="2026-03-28T21:57:49Z">
        <w:r>
          <w:delText>H</w:delText>
        </w:r>
      </w:del>
      <w:ins w:id="5662" w:author="GoldenCorpusHarness" w:date="2026-03-28T21:57:49Z">
        <w:r>
          <w:t>Fem</w:t>
        </w:r>
      </w:ins>
      <w:r>
        <w:t>a</w:t>
      </w:r>
      <w:del w:id="5663" w:author="GoldenCorpusHarness" w:date="2026-03-28T21:57:49Z">
        <w:r>
          <w:delText xml:space="preserve">s received a </w:delText>
        </w:r>
      </w:del>
      <w:r>
        <w:t>l</w:t>
      </w:r>
      <w:del w:id="5664" w:author="GoldenCorpusHarness" w:date="2026-03-28T21:57:49Z">
        <w:r>
          <w:delText>iv</w:delText>
        </w:r>
      </w:del>
      <w:r>
        <w:t xml:space="preserve">e </w:t>
      </w:r>
      <w:del w:id="5665" w:author="GoldenCorpusHarness" w:date="2026-03-28T21:57:49Z">
        <w:r>
          <w:delText>v</w:delText>
        </w:r>
      </w:del>
      <w:ins w:id="5666" w:author="GoldenCorpusHarness" w:date="2026-03-28T21:57:49Z">
        <w:r>
          <w:t>P</w:t>
        </w:r>
      </w:ins>
      <w:r>
        <w:t>a</w:t>
      </w:r>
      <w:del w:id="5667" w:author="GoldenCorpusHarness" w:date="2026-03-28T21:57:49Z">
        <w:r>
          <w:delText>c</w:delText>
        </w:r>
      </w:del>
      <w:ins w:id="5668" w:author="GoldenCorpusHarness" w:date="2026-03-28T21:57:49Z">
        <w:r>
          <w:t>rti</w:t>
        </w:r>
      </w:ins>
      <w:r>
        <w:t>ci</w:t>
      </w:r>
      <w:del w:id="5669" w:author="GoldenCorpusHarness" w:date="2026-03-28T21:57:49Z">
        <w:r>
          <w:delText>ne within 30 d</w:delText>
        </w:r>
      </w:del>
      <w:ins w:id="5670" w:author="GoldenCorpusHarness" w:date="2026-03-28T21:57:49Z">
        <w:r>
          <w:t>p</w:t>
        </w:r>
      </w:ins>
      <w:r>
        <w:t>a</w:t>
      </w:r>
      <w:del w:id="5671" w:author="GoldenCorpusHarness" w:date="2026-03-28T21:57:49Z">
        <w:r>
          <w:delText>ys before the first dose of study i</w:delText>
        </w:r>
      </w:del>
      <w:r>
        <w:t>nt</w:t>
      </w:r>
      <w:del w:id="5672" w:author="GoldenCorpusHarness" w:date="2026-03-28T21:57:49Z">
        <w:r>
          <w:delText>ervention. Admini</w:delText>
        </w:r>
      </w:del>
      <w:r>
        <w:t>s</w:t>
      </w:r>
      <w:del w:id="5673" w:author="GoldenCorpusHarness" w:date="2026-03-28T21:57:49Z">
        <w:r>
          <w:delText>tration of killed vaccines is allowed.Refer to Section 6.5 for information on COVID-19 vaccines.</w:delText>
        </w:r>
      </w:del>
    </w:p>
    <w:p ns2:paraId="12E486AA" ns2:textId="1C682751" w:rsidR="00AB4A58" w:rsidRPr="003A12A8" w:rsidRDefault="003A12A8" w:rsidP="00A72B20">
      <w:pPr>
        <w:pStyle w:val="Paragraph0"/>
      </w:pPr>
      <w:del w:id="5674" w:author="GoldenCorpusHarness" w:date="2026-03-28T21:57:49Z">
        <w:r>
          <w:delText>Prior/</w:delText>
        </w:r>
      </w:del>
      <w:r>
        <w:t>Con</w:t>
      </w:r>
      <w:del w:id="5675" w:author="GoldenCorpusHarness" w:date="2026-03-28T21:57:49Z">
        <w:r>
          <w:delText>current Clinical Stud</w:delText>
        </w:r>
      </w:del>
      <w:ins w:id="5676" w:author="GoldenCorpusHarness" w:date="2026-03-28T21:57:49Z">
        <w:r>
          <w:t>traceptive use b</w:t>
        </w:r>
      </w:ins>
      <w:r>
        <w:t xml:space="preserve">y </w:t>
      </w:r>
      <w:del w:id="5677" w:author="GoldenCorpusHarness" w:date="2026-03-28T21:57:49Z">
        <w:r>
          <w:delText>Experience</w:delText>
        </w:r>
      </w:del>
      <w:ins w:id="5678" w:author="GoldenCorpusHarness" w:date="2026-03-28T21:57:49Z">
        <w:r>
          <w:t>women should be consistent with local regulations regarding the methods of contraception for those participating in clinical studies. If the contraception requirements in the local label for any of the study interventions is more stringent than the requirements above, the local label requirements are to be followed.</w:t>
        </w:r>
      </w:ins>
    </w:p>
    <w:p ns2:paraId="03B6390A" ns2:textId="3291C844" w:rsidR="00D80FE3" w:rsidRPr="00DE2689" w:rsidRDefault="008C6FF8" w:rsidP="00342A31">
      <w:pPr>
        <w:pStyle w:val="Paragraph0"/>
        <w:numPr>
          <w:ilvl w:val="0"/>
          <w:numId w:val="46"/>
        </w:numPr>
        <w:tabs>
          <w:tab w:val="clear" w:pos="720"/>
          <w:tab w:val="num" w:pos="360"/>
        </w:tabs>
        <w:ind w:left="360" w:hanging="360"/>
        <w:rPr>
          <w:rFonts w:eastAsiaTheme="minorHAnsi"/>
        </w:rPr>
      </w:pPr>
      <w:ins w:id="5679" w:author="GoldenCorpusHarness" w:date="2026-03-28T21:57:49Z">
        <w:r>
          <w:t>A</w:t>
        </w:r>
      </w:ins>
      <w:r>
        <w:t xml:space="preserve"> </w:t>
      </w:r>
      <w:del w:id="5680" w:author="GoldenCorpusHarness" w:date="2026-03-28T21:57:49Z">
        <w:r>
          <w:delText>H</w:delText>
        </w:r>
      </w:del>
      <w:ins w:id="5681" w:author="GoldenCorpusHarness" w:date="2026-03-28T21:57:49Z">
        <w:r>
          <w:t>fem</w:t>
        </w:r>
      </w:ins>
      <w:r>
        <w:t>a</w:t>
      </w:r>
      <w:ins w:id="5682" w:author="GoldenCorpusHarness" w:date="2026-03-28T21:57:49Z">
        <w:r>
          <w:t>le participant i</w:t>
        </w:r>
      </w:ins>
      <w:r>
        <w:t xml:space="preserve">s </w:t>
      </w:r>
      <w:ins w:id="5683" w:author="GoldenCorpusHarness" w:date="2026-03-28T21:57:49Z">
        <w:r>
          <w:t>eligible to participate if she is not p</w:t>
        </w:r>
      </w:ins>
      <w:r>
        <w:t>re</w:t>
      </w:r>
      <w:del w:id="5684" w:author="GoldenCorpusHarness" w:date="2026-03-28T21:57:49Z">
        <w:r>
          <w:delText>ceived an investi</w:delText>
        </w:r>
      </w:del>
      <w:r>
        <w:t>g</w:t>
      </w:r>
      <w:del w:id="5685" w:author="GoldenCorpusHarness" w:date="2026-03-28T21:57:49Z">
        <w:r>
          <w:delText>atio</w:delText>
        </w:r>
      </w:del>
      <w:r>
        <w:t>na</w:t>
      </w:r>
      <w:del w:id="5686" w:author="GoldenCorpusHarness" w:date="2026-03-28T21:57:49Z">
        <w:r>
          <w:delText>l age</w:delText>
        </w:r>
      </w:del>
      <w:r>
        <w:t xml:space="preserve">nt or </w:t>
      </w:r>
      <w:del w:id="5687" w:author="GoldenCorpusHarness" w:date="2026-03-28T21:57:49Z">
        <w:r>
          <w:delText>h</w:delText>
        </w:r>
      </w:del>
      <w:ins w:id="5688" w:author="GoldenCorpusHarness" w:date="2026-03-28T21:57:49Z">
        <w:r>
          <w:t>bre</w:t>
        </w:r>
      </w:ins>
      <w:r>
        <w:t>as</w:t>
      </w:r>
      <w:ins w:id="5689" w:author="GoldenCorpusHarness" w:date="2026-03-28T21:57:49Z">
        <w:r>
          <w:t>tfeeding,</w:t>
        </w:r>
      </w:ins>
      <w:r>
        <w:t xml:space="preserve"> </w:t>
      </w:r>
      <w:del w:id="5690" w:author="GoldenCorpusHarness" w:date="2026-03-28T21:57:49Z">
        <w:r>
          <w:delText>use</w:delText>
        </w:r>
      </w:del>
      <w:ins w:id="5691" w:author="GoldenCorpusHarness" w:date="2026-03-28T21:57:49Z">
        <w:r>
          <w:t>an</w:t>
        </w:r>
      </w:ins>
      <w:r>
        <w:t>d a</w:t>
      </w:r>
      <w:ins w:id="5692" w:author="GoldenCorpusHarness" w:date="2026-03-28T21:57:49Z">
        <w:r>
          <w:t>t least o</w:t>
        </w:r>
      </w:ins>
      <w:r>
        <w:t>n</w:t>
      </w:r>
      <w:ins w:id="5693" w:author="GoldenCorpusHarness" w:date="2026-03-28T21:57:49Z">
        <w:r>
          <w:t>e</w:t>
        </w:r>
      </w:ins>
      <w:r>
        <w:t xml:space="preserve"> </w:t>
      </w:r>
      <w:ins w:id="5694" w:author="GoldenCorpusHarness" w:date="2026-03-28T21:57:49Z">
        <w:r>
          <w:t>of the follow</w:t>
        </w:r>
      </w:ins>
      <w:r>
        <w:t>in</w:t>
      </w:r>
      <w:del w:id="5695" w:author="GoldenCorpusHarness" w:date="2026-03-28T21:57:49Z">
        <w:r>
          <w:delText>vest</w:delText>
        </w:r>
      </w:del>
      <w:ins w:id="5696" w:author="GoldenCorpusHarness" w:date="2026-03-28T21:57:49Z">
        <w:r>
          <w:t>g cond</w:t>
        </w:r>
      </w:ins>
      <w:r>
        <w:t>i</w:t>
      </w:r>
      <w:del w:id="5697" w:author="GoldenCorpusHarness" w:date="2026-03-28T21:57:49Z">
        <w:r>
          <w:delText>ga</w:delText>
        </w:r>
      </w:del>
      <w:r>
        <w:t>tion</w:t>
      </w:r>
      <w:del w:id="5698" w:author="GoldenCorpusHarness" w:date="2026-03-28T21:57:49Z">
        <w:r>
          <w:delText>al device within 4 week</w:delText>
        </w:r>
      </w:del>
      <w:r>
        <w:t xml:space="preserve">s </w:t>
      </w:r>
      <w:ins w:id="5699" w:author="GoldenCorpusHarness" w:date="2026-03-28T21:57:49Z">
        <w:r>
          <w:t>a</w:t>
        </w:r>
      </w:ins>
      <w:r>
        <w:t>p</w:t>
      </w:r>
      <w:del w:id="5700" w:author="GoldenCorpusHarness" w:date="2026-03-28T21:57:49Z">
        <w:r>
          <w:delText>r</w:delText>
        </w:r>
      </w:del>
      <w:ins w:id="5701" w:author="GoldenCorpusHarness" w:date="2026-03-28T21:57:49Z">
        <w:r>
          <w:t>pl</w:t>
        </w:r>
      </w:ins>
      <w:r>
        <w:t>i</w:t>
      </w:r>
      <w:del w:id="5702" w:author="GoldenCorpusHarness" w:date="2026-03-28T21:57:49Z">
        <w:r>
          <w:delText>or</w:delText>
        </w:r>
      </w:del>
      <w:ins w:id="5703" w:author="GoldenCorpusHarness" w:date="2026-03-28T21:57:49Z">
        <w:r>
          <w:t>es:</w:t>
        </w:r>
      </w:ins>
      <w:r>
        <w:t xml:space="preserve"> </w:t>
      </w:r>
      <w:del w:id="5704" w:author="GoldenCorpusHarness" w:date="2026-03-28T21:57:49Z">
        <w:r>
          <w:delText>to study intervention administration.</w:delText>
        </w:r>
      </w:del>
    </w:p>
    <w:p ns2:paraId="2AAF6AF1" ns2:textId="0E871E81" w:rsidR="00AB4A58" w:rsidRPr="003A12A8" w:rsidRDefault="003A12A8" w:rsidP="00A72B20">
      <w:pPr>
        <w:pStyle w:val="Paragraph0"/>
      </w:pPr>
      <w:del w:id="5705" w:author="GoldenCorpusHarness" w:date="2026-03-28T21:57:49Z">
        <w:r>
          <w:delText>Diag</w:delText>
        </w:r>
      </w:del>
      <w:ins w:id="5706" w:author="GoldenCorpusHarness" w:date="2026-03-28T21:57:49Z">
        <w:r>
          <w:t xml:space="preserve">Is </w:t>
        </w:r>
      </w:ins>
      <w:r>
        <w:t>no</w:t>
      </w:r>
      <w:del w:id="5707" w:author="GoldenCorpusHarness" w:date="2026-03-28T21:57:49Z">
        <w:r>
          <w:delText>s</w:delText>
        </w:r>
      </w:del>
      <w:r>
        <w:t>t</w:t>
      </w:r>
      <w:del w:id="5708" w:author="GoldenCorpusHarness" w:date="2026-03-28T21:57:49Z">
        <w:r>
          <w:delText>ic</w:delText>
        </w:r>
      </w:del>
      <w:r>
        <w:t xml:space="preserve"> </w:t>
      </w:r>
      <w:del w:id="5709" w:author="GoldenCorpusHarness" w:date="2026-03-28T21:57:49Z">
        <w:r>
          <w:delText>Assessments</w:delText>
        </w:r>
      </w:del>
      <w:ins w:id="5710" w:author="GoldenCorpusHarness" w:date="2026-03-28T21:57:49Z">
        <w:r>
          <w:t>a WOCBP</w:t>
        </w:r>
      </w:ins>
    </w:p>
    <w:p ns2:paraId="20E84608" ns2:textId="09D37727" w:rsidR="00B76469" w:rsidRPr="00B76469" w:rsidRDefault="003C5CF4" w:rsidP="00CC182C">
      <w:pPr>
        <w:pStyle w:val="Paragraph0"/>
        <w:numPr>
          <w:ilvl w:val="0"/>
          <w:numId w:val="46"/>
        </w:numPr>
        <w:tabs>
          <w:tab w:val="clear" w:pos="720"/>
          <w:tab w:val="num" w:pos="360"/>
        </w:tabs>
        <w:ind w:left="360" w:hanging="360"/>
        <w:rPr>
          <w:rFonts w:eastAsiaTheme="minorHAnsi"/>
        </w:rPr>
      </w:pPr>
      <w:del w:id="5711" w:author="GoldenCorpusHarness" w:date="2026-03-28T21:57:49Z">
        <w:r>
          <w:delText xml:space="preserve">Has urine protein ≥1 g/24 hours. </w:delText>
        </w:r>
      </w:del>
      <w:ins w:id="5712" w:author="GoldenCorpusHarness" w:date="2026-03-28T21:57:49Z">
        <w:r>
          <w:t>OR</w:t>
        </w:r>
      </w:ins>
    </w:p>
    <w:p ns2:paraId="2602EC31" ns2:textId="2F7A57B5" w:rsidR="006678BF" w:rsidRDefault="003C5CF4" w:rsidP="00C45C31">
      <w:pPr>
        <w:pStyle w:val="Paragraph0"/>
        <w:ind w:left="360"/>
      </w:pPr>
      <w:del w:id="5713" w:author="GoldenCorpusHarness" w:date="2026-03-28T21:57:49Z">
        <w:r>
          <w:delText xml:space="preserve">Note:  </w:delText>
        </w:r>
      </w:del>
      <w:ins w:id="5714" w:author="GoldenCorpusHarness" w:date="2026-03-28T21:57:49Z">
        <w:r>
          <w:t>Is a WOCB</w:t>
        </w:r>
      </w:ins>
      <w:r>
        <w:t>P</w:t>
      </w:r>
      <w:del w:id="5715" w:author="GoldenCorpusHarness" w:date="2026-03-28T21:57:49Z">
        <w:r>
          <w:delText xml:space="preserve">articipants </w:delText>
        </w:r>
      </w:del>
      <w:ins w:id="5716" w:author="GoldenCorpusHarness" w:date="2026-03-28T21:57:49Z">
        <w:r>
          <w:t xml:space="preserve"> and using a contraceptive method that is highly effective (</w:t>
        </w:r>
      </w:ins>
      <w:r>
        <w:t xml:space="preserve">with </w:t>
      </w:r>
      <w:del w:id="5717" w:author="GoldenCorpusHarness" w:date="2026-03-28T21:57:49Z">
        <w:r>
          <w:delText>proteinuria ≥</w:delText>
        </w:r>
      </w:del>
      <w:ins w:id="5718" w:author="GoldenCorpusHarness" w:date="2026-03-28T21:57:49Z">
        <w:r>
          <w:t>a failure rate of &lt;1% per year), with low user dependency, or be abstinent from heterosexual intercourse as their preferred and usual lifestyle (abstinent on a long term and persistent basis), as described in Appendix 5 during the intervention period and for at least 1</w:t>
        </w:r>
      </w:ins>
      <w:r>
        <w:t>2</w:t>
      </w:r>
      <w:del w:id="5719" w:author="GoldenCorpusHarness" w:date="2026-03-28T21:57:49Z">
        <w:r>
          <w:delText>+</w:delText>
        </w:r>
      </w:del>
      <w:ins w:id="5720" w:author="GoldenCorpusHarness" w:date="2026-03-28T21:57:49Z">
        <w:r>
          <w:t>0 days post pembrolizumab or 30 days post lenvatinib/placebo whichever occurs last. The investigator should evaluate the potential for contraceptive method failure</w:t>
        </w:r>
      </w:ins>
      <w:r>
        <w:t xml:space="preserve"> (</w:t>
      </w:r>
      <w:del w:id="5721" w:author="GoldenCorpusHarness" w:date="2026-03-28T21:57:49Z">
        <w:r>
          <w:delText>≥100</w:delText>
        </w:r>
      </w:del>
      <w:ins w:id="5722" w:author="GoldenCorpusHarness" w:date="2026-03-28T21:57:49Z">
        <w:r>
          <w:t>ie, nonco</w:t>
        </w:r>
      </w:ins>
      <w:r>
        <w:t>m</w:t>
      </w:r>
      <w:del w:id="5723" w:author="GoldenCorpusHarness" w:date="2026-03-28T21:57:49Z">
        <w:r>
          <w:delText>g/dL</w:delText>
        </w:r>
      </w:del>
      <w:ins w:id="5724" w:author="GoldenCorpusHarness" w:date="2026-03-28T21:57:49Z">
        <w:r>
          <w:t>pliance, recently initiated</w:t>
        </w:r>
      </w:ins>
      <w:r>
        <w:t xml:space="preserve">) </w:t>
      </w:r>
      <w:del w:id="5725" w:author="GoldenCorpusHarness" w:date="2026-03-28T21:57:49Z">
        <w:r>
          <w:delText>on urine dipstick testing (urinalysis) will undergo 24-hour urine collection for quantitative assessment of proteinuria</w:delText>
        </w:r>
      </w:del>
      <w:ins w:id="5726" w:author="GoldenCorpusHarness" w:date="2026-03-28T21:57:49Z">
        <w:r>
          <w:t>in relationship to the first dose of study intervention</w:t>
        </w:r>
      </w:ins>
      <w:r>
        <w:t>.</w:t>
      </w:r>
      <w:ins w:id="5727" w:author="GoldenCorpusHarness" w:date="2026-03-28T21:57:49Z">
        <w:r>
          <w:t xml:space="preserve"> </w:t>
        </w:r>
      </w:ins>
    </w:p>
    <w:p ns2:paraId="714A84F8" ns2:textId="1219F63C" w:rsidR="006678BF" w:rsidRPr="00B76469" w:rsidRDefault="006678BF" w:rsidP="00CC182C">
      <w:pPr>
        <w:pStyle w:val="Paragraph0"/>
        <w:numPr>
          <w:ilvl w:val="0"/>
          <w:numId w:val="46"/>
        </w:numPr>
        <w:tabs>
          <w:tab w:val="clear" w:pos="720"/>
          <w:tab w:val="num" w:pos="360"/>
        </w:tabs>
        <w:ind w:left="360" w:hanging="360"/>
        <w:rPr>
          <w:rFonts w:eastAsiaTheme="minorHAnsi"/>
        </w:rPr>
      </w:pPr>
      <w:del w:id="5728" w:author="GoldenCorpusHarness" w:date="2026-03-28T21:57:49Z">
        <w:r>
          <w:delText>H</w:delText>
        </w:r>
      </w:del>
      <w:ins w:id="5729" w:author="GoldenCorpusHarness" w:date="2026-03-28T21:57:49Z">
        <w:r>
          <w:t xml:space="preserve">A WOCBP must have a negative highly sensitive pregnancy test (urine or serum </w:t>
        </w:r>
      </w:ins>
      <w:r>
        <w:t xml:space="preserve">as </w:t>
      </w:r>
      <w:del w:id="5730" w:author="GoldenCorpusHarness" w:date="2026-03-28T21:57:49Z">
        <w:r>
          <w:delText>p</w:delText>
        </w:r>
      </w:del>
      <w:r>
        <w:t>r</w:t>
      </w:r>
      <w:del w:id="5731" w:author="GoldenCorpusHarness" w:date="2026-03-28T21:57:49Z">
        <w:r>
          <w:delText>o</w:delText>
        </w:r>
      </w:del>
      <w:ins w:id="5732" w:author="GoldenCorpusHarness" w:date="2026-03-28T21:57:49Z">
        <w:r>
          <w:t xml:space="preserve">equired by </w:t>
        </w:r>
      </w:ins>
      <w:r>
        <w:t>lo</w:t>
      </w:r>
      <w:del w:id="5733" w:author="GoldenCorpusHarness" w:date="2026-03-28T21:57:49Z">
        <w:r>
          <w:delText>n</w:delText>
        </w:r>
      </w:del>
      <w:ins w:id="5734" w:author="GoldenCorpusHarness" w:date="2026-03-28T21:57:49Z">
        <w:r>
          <w:t>cal re</w:t>
        </w:r>
      </w:ins>
      <w:r>
        <w:t>g</w:t>
      </w:r>
      <w:ins w:id="5735" w:author="GoldenCorpusHarness" w:date="2026-03-28T21:57:49Z">
        <w:r>
          <w:t>ul</w:t>
        </w:r>
      </w:ins>
      <w:r>
        <w:t>ation</w:t>
      </w:r>
      <w:ins w:id="5736" w:author="GoldenCorpusHarness" w:date="2026-03-28T21:57:49Z">
        <w:r>
          <w:t>s) within 24 hours before the first dose</w:t>
        </w:r>
      </w:ins>
      <w:r>
        <w:t xml:space="preserve"> of </w:t>
      </w:r>
      <w:del w:id="5737" w:author="GoldenCorpusHarness" w:date="2026-03-28T21:57:49Z">
        <w:r>
          <w:delText>QTc</w:delText>
        </w:r>
      </w:del>
      <w:ins w:id="5738" w:author="GoldenCorpusHarness" w:date="2026-03-28T21:57:49Z">
        <w:r>
          <w:t>study</w:t>
        </w:r>
      </w:ins>
      <w:r>
        <w:t xml:space="preserve"> interv</w:t>
      </w:r>
      <w:del w:id="5739" w:author="GoldenCorpusHarness" w:date="2026-03-28T21:57:49Z">
        <w:r>
          <w:delText>al (calcula</w:delText>
        </w:r>
      </w:del>
      <w:ins w:id="5740" w:author="GoldenCorpusHarness" w:date="2026-03-28T21:57:49Z">
        <w:r>
          <w:t>en</w:t>
        </w:r>
      </w:ins>
      <w:r>
        <w:t>t</w:t>
      </w:r>
      <w:del w:id="5741" w:author="GoldenCorpusHarness" w:date="2026-03-28T21:57:49Z">
        <w:r>
          <w:delText>ed us</w:delText>
        </w:r>
      </w:del>
      <w:r>
        <w:t>i</w:t>
      </w:r>
      <w:ins w:id="5742" w:author="GoldenCorpusHarness" w:date="2026-03-28T21:57:49Z">
        <w:r>
          <w:t>o</w:t>
        </w:r>
      </w:ins>
      <w:r>
        <w:t>n</w:t>
      </w:r>
      <w:del w:id="5743" w:author="GoldenCorpusHarness" w:date="2026-03-28T21:57:49Z">
        <w:r>
          <w:delText>g Fridericia’s formula) to &gt;480 msec</w:delText>
        </w:r>
      </w:del>
      <w:r>
        <w:t>.</w:t>
      </w:r>
      <w:del w:id="5744" w:author="GoldenCorpusHarness" w:date="2026-03-28T21:57:49Z">
        <w:r>
          <w:delText xml:space="preserve"> </w:delText>
        </w:r>
      </w:del>
    </w:p>
    <w:p ns2:paraId="188D3BAA" ns2:textId="3DF39264" w:rsidR="006678BF" w:rsidRPr="00B76469" w:rsidRDefault="006678BF" w:rsidP="00CC182C">
      <w:pPr>
        <w:pStyle w:val="Paragraph0"/>
        <w:numPr>
          <w:ilvl w:val="0"/>
          <w:numId w:val="46"/>
        </w:numPr>
        <w:tabs>
          <w:tab w:val="clear" w:pos="720"/>
          <w:tab w:val="num" w:pos="360"/>
        </w:tabs>
        <w:ind w:left="360" w:hanging="360"/>
        <w:rPr>
          <w:rFonts w:eastAsiaTheme="minorHAnsi"/>
        </w:rPr>
      </w:pPr>
      <w:del w:id="5745" w:author="GoldenCorpusHarness" w:date="2026-03-28T21:57:49Z">
        <w:r>
          <w:delText>Has a LVEF</w:delText>
        </w:r>
      </w:del>
      <w:ins w:id="5746" w:author="GoldenCorpusHarness" w:date="2026-03-28T21:57:49Z">
        <w:r>
          <w:t>If a urine test cannot</w:t>
        </w:r>
      </w:ins>
      <w:r>
        <w:t xml:space="preserve"> be</w:t>
      </w:r>
      <w:ins w:id="5747" w:author="GoldenCorpusHarness" w:date="2026-03-28T21:57:49Z">
        <w:r>
          <w:t xml:space="preserve"> confirmed as negative (eg, an ambiguous resu</w:t>
        </w:r>
      </w:ins>
      <w:r>
        <w:t>l</w:t>
      </w:r>
      <w:del w:id="5748" w:author="GoldenCorpusHarness" w:date="2026-03-28T21:57:49Z">
        <w:r>
          <w:delText>ow t</w:delText>
        </w:r>
      </w:del>
      <w:ins w:id="5749" w:author="GoldenCorpusHarness" w:date="2026-03-28T21:57:49Z">
        <w:r>
          <w:t>t), a serum pregnancy test is required. In suc</w:t>
        </w:r>
      </w:ins>
      <w:r>
        <w:t>h</w:t>
      </w:r>
      <w:del w:id="5750" w:author="GoldenCorpusHarness" w:date="2026-03-28T21:57:49Z">
        <w:r>
          <w:delText>e institutiona</w:delText>
        </w:r>
      </w:del>
      <w:ins w:id="5751" w:author="GoldenCorpusHarness" w:date="2026-03-28T21:57:49Z">
        <w:r>
          <w:t xml:space="preserve"> cases, the participant must be exc</w:t>
        </w:r>
      </w:ins>
      <w:r>
        <w:t>l</w:t>
      </w:r>
      <w:del w:id="5752" w:author="GoldenCorpusHarness" w:date="2026-03-28T21:57:49Z">
        <w:r>
          <w:delText xml:space="preserve"> (or </w:delText>
        </w:r>
      </w:del>
      <w:ins w:id="5753" w:author="GoldenCorpusHarness" w:date="2026-03-28T21:57:49Z">
        <w:r>
          <w:t>uded from participation if the serum pregnancy resu</w:t>
        </w:r>
      </w:ins>
      <w:r>
        <w:t>l</w:t>
      </w:r>
      <w:del w:id="5754" w:author="GoldenCorpusHarness" w:date="2026-03-28T21:57:49Z">
        <w:r>
          <w:delText>ocal laboratory) normal range, as determined by MUGA or ECHO</w:delText>
        </w:r>
      </w:del>
      <w:ins w:id="5755" w:author="GoldenCorpusHarness" w:date="2026-03-28T21:57:49Z">
        <w:r>
          <w:t>t is positive</w:t>
        </w:r>
      </w:ins>
      <w:r>
        <w:t xml:space="preserve">. </w:t>
      </w:r>
    </w:p>
    <w:p ns2:paraId="3CB71E13" ns2:textId="6844AFC5" w:rsidR="002D38C6" w:rsidRDefault="00D80FE3" w:rsidP="00CC182C">
      <w:pPr>
        <w:pStyle w:val="Paragraph0"/>
        <w:numPr>
          <w:ilvl w:val="0"/>
          <w:numId w:val="46"/>
        </w:numPr>
        <w:tabs>
          <w:tab w:val="clear" w:pos="720"/>
          <w:tab w:val="num" w:pos="360"/>
        </w:tabs>
        <w:ind w:left="360" w:hanging="360"/>
        <w:rPr>
          <w:rFonts w:eastAsiaTheme="minorHAnsi"/>
        </w:rPr>
      </w:pPr>
      <w:del w:id="5756" w:author="GoldenCorpusHarness" w:date="2026-03-28T21:57:49Z">
        <w:r>
          <w:delText>H</w:delText>
        </w:r>
      </w:del>
      <w:ins w:id="5757" w:author="GoldenCorpusHarness" w:date="2026-03-28T21:57:49Z">
        <w:r>
          <w:t>Addition</w:t>
        </w:r>
      </w:ins>
      <w:r>
        <w:t>a</w:t>
      </w:r>
      <w:ins w:id="5758" w:author="GoldenCorpusHarness" w:date="2026-03-28T21:57:49Z">
        <w:r>
          <w:t>l requirement</w:t>
        </w:r>
      </w:ins>
      <w:r>
        <w:t xml:space="preserve">s </w:t>
      </w:r>
      <w:del w:id="5759" w:author="GoldenCorpusHarness" w:date="2026-03-28T21:57:49Z">
        <w:r>
          <w:delText>a</w:delText>
        </w:r>
      </w:del>
      <w:ins w:id="5760" w:author="GoldenCorpusHarness" w:date="2026-03-28T21:57:49Z">
        <w:r>
          <w:t>for</w:t>
        </w:r>
      </w:ins>
      <w:r>
        <w:t xml:space="preserve"> </w:t>
      </w:r>
      <w:del w:id="5761" w:author="GoldenCorpusHarness" w:date="2026-03-28T21:57:49Z">
        <w:r>
          <w:delText>dia</w:delText>
        </w:r>
      </w:del>
      <w:ins w:id="5762" w:author="GoldenCorpusHarness" w:date="2026-03-28T21:57:49Z">
        <w:r>
          <w:t>pre</w:t>
        </w:r>
      </w:ins>
      <w:r>
        <w:t>gn</w:t>
      </w:r>
      <w:del w:id="5763" w:author="GoldenCorpusHarness" w:date="2026-03-28T21:57:49Z">
        <w:r>
          <w:delText>osis of immunodeficie</w:delText>
        </w:r>
      </w:del>
      <w:ins w:id="5764" w:author="GoldenCorpusHarness" w:date="2026-03-28T21:57:49Z">
        <w:r>
          <w:t>a</w:t>
        </w:r>
      </w:ins>
      <w:r>
        <w:t xml:space="preserve">ncy </w:t>
      </w:r>
      <w:del w:id="5765" w:author="GoldenCorpusHarness" w:date="2026-03-28T21:57:49Z">
        <w:r>
          <w:delText>or i</w:delText>
        </w:r>
      </w:del>
      <w:ins w:id="5766" w:author="GoldenCorpusHarness" w:date="2026-03-28T21:57:49Z">
        <w:r>
          <w:t>te</w:t>
        </w:r>
      </w:ins>
      <w:r>
        <w:t>s</w:t>
      </w:r>
      <w:del w:id="5767" w:author="GoldenCorpusHarness" w:date="2026-03-28T21:57:49Z">
        <w:r>
          <w:delText xml:space="preserve"> receiv</w:delText>
        </w:r>
      </w:del>
      <w:ins w:id="5768" w:author="GoldenCorpusHarness" w:date="2026-03-28T21:57:49Z">
        <w:r>
          <w:t>t</w:t>
        </w:r>
      </w:ins>
      <w:r>
        <w:t xml:space="preserve">ing </w:t>
      </w:r>
      <w:del w:id="5769" w:author="GoldenCorpusHarness" w:date="2026-03-28T21:57:49Z">
        <w:r>
          <w:delText>ch</w:delText>
        </w:r>
      </w:del>
      <w:ins w:id="5770" w:author="GoldenCorpusHarness" w:date="2026-03-28T21:57:49Z">
        <w:r>
          <w:t>du</w:t>
        </w:r>
      </w:ins>
      <w:r>
        <w:t>r</w:t>
      </w:r>
      <w:del w:id="5771" w:author="GoldenCorpusHarness" w:date="2026-03-28T21:57:49Z">
        <w:r>
          <w:delText>onic systemic steroid therapy (in dos</w:delText>
        </w:r>
      </w:del>
      <w:r>
        <w:t xml:space="preserve">ing </w:t>
      </w:r>
      <w:del w:id="5772" w:author="GoldenCorpusHarness" w:date="2026-03-28T21:57:49Z">
        <w:r>
          <w:delText>excee</w:delText>
        </w:r>
      </w:del>
      <w:ins w:id="5773" w:author="GoldenCorpusHarness" w:date="2026-03-28T21:57:49Z">
        <w:r>
          <w:t>an</w:t>
        </w:r>
      </w:ins>
      <w:r>
        <w:t>d</w:t>
      </w:r>
      <w:del w:id="5774" w:author="GoldenCorpusHarness" w:date="2026-03-28T21:57:49Z">
        <w:r>
          <w:delText>ing 10 mg daily of prednisone equivalent) or</w:delText>
        </w:r>
      </w:del>
      <w:r>
        <w:t xml:space="preserve"> a</w:t>
      </w:r>
      <w:del w:id="5775" w:author="GoldenCorpusHarness" w:date="2026-03-28T21:57:49Z">
        <w:r>
          <w:delText>ny o</w:delText>
        </w:r>
      </w:del>
      <w:ins w:id="5776" w:author="GoldenCorpusHarness" w:date="2026-03-28T21:57:49Z">
        <w:r>
          <w:t>f</w:t>
        </w:r>
      </w:ins>
      <w:r>
        <w:t>t</w:t>
      </w:r>
      <w:del w:id="5777" w:author="GoldenCorpusHarness" w:date="2026-03-28T21:57:49Z">
        <w:r>
          <w:delText>h</w:delText>
        </w:r>
      </w:del>
      <w:r>
        <w:t>er</w:t>
      </w:r>
      <w:del w:id="5778" w:author="GoldenCorpusHarness" w:date="2026-03-28T21:57:49Z">
        <w:r>
          <w:delText xml:space="preserve"> form of immunosuppressive therapy within 7 days prior the first dose of</w:delText>
        </w:r>
      </w:del>
      <w:r>
        <w:t xml:space="preserve"> study intervention</w:t>
      </w:r>
      <w:ins w:id="5779" w:author="GoldenCorpusHarness" w:date="2026-03-28T21:57:49Z">
        <w:r>
          <w:t xml:space="preserve"> are located in Appendix 2</w:t>
        </w:r>
      </w:ins>
      <w:r>
        <w:t>.</w:t>
      </w:r>
      <w:del w:id="5780" w:author="GoldenCorpusHarness" w:date="2026-03-28T21:57:49Z">
        <w:r>
          <w:delText xml:space="preserve"> </w:delText>
        </w:r>
      </w:del>
    </w:p>
    <w:p ns2:paraId="7D67E0F3" ns2:textId="2A2DDE55" w:rsidR="00D80FE3" w:rsidRPr="002D38C6" w:rsidRDefault="00D80FE3" w:rsidP="00DE2689">
      <w:pPr>
        <w:pStyle w:val="Paragraph0"/>
        <w:numPr>
          <w:ilvl w:val="0"/>
          <w:numId w:val="46"/>
        </w:numPr>
        <w:tabs>
          <w:tab w:val="clear" w:pos="720"/>
          <w:tab w:val="num" w:pos="360"/>
        </w:tabs>
        <w:ind w:left="360" w:hanging="360"/>
        <w:rPr>
          <w:rFonts w:eastAsiaTheme="minorHAnsi"/>
        </w:rPr>
      </w:pPr>
      <w:del w:id="5781" w:author="GoldenCorpusHarness" w:date="2026-03-28T21:57:49Z">
        <w:r>
          <w:delText>H</w:delText>
        </w:r>
      </w:del>
      <w:ins w:id="5782" w:author="GoldenCorpusHarness" w:date="2026-03-28T21:57:49Z">
        <w:r>
          <w:t>The investigator is responsible for review of medical history, menstrual history, and recent sexual activity to decre</w:t>
        </w:r>
      </w:ins>
      <w:r>
        <w:t>as</w:t>
      </w:r>
      <w:ins w:id="5783" w:author="GoldenCorpusHarness" w:date="2026-03-28T21:57:49Z">
        <w:r>
          <w:t>e the risk for inclusion of</w:t>
        </w:r>
      </w:ins>
      <w:r>
        <w:t xml:space="preserve"> a </w:t>
      </w:r>
      <w:del w:id="5784" w:author="GoldenCorpusHarness" w:date="2026-03-28T21:57:49Z">
        <w:r>
          <w:delText>kn</w:delText>
        </w:r>
      </w:del>
      <w:ins w:id="5785" w:author="GoldenCorpusHarness" w:date="2026-03-28T21:57:49Z">
        <w:r>
          <w:t>w</w:t>
        </w:r>
      </w:ins>
      <w:r>
        <w:t>o</w:t>
      </w:r>
      <w:del w:id="5786" w:author="GoldenCorpusHarness" w:date="2026-03-28T21:57:49Z">
        <w:r>
          <w:delText>w</w:delText>
        </w:r>
      </w:del>
      <w:ins w:id="5787" w:author="GoldenCorpusHarness" w:date="2026-03-28T21:57:49Z">
        <w:r>
          <w:t>ma</w:t>
        </w:r>
      </w:ins>
      <w:r>
        <w:t xml:space="preserve">n </w:t>
      </w:r>
      <w:del w:id="5788" w:author="GoldenCorpusHarness" w:date="2026-03-28T21:57:49Z">
        <w:r>
          <w:delText>add</w:delText>
        </w:r>
      </w:del>
      <w:ins w:id="5789" w:author="GoldenCorpusHarness" w:date="2026-03-28T21:57:49Z">
        <w:r>
          <w:t>w</w:t>
        </w:r>
      </w:ins>
      <w:r>
        <w:t>it</w:t>
      </w:r>
      <w:del w:id="5790" w:author="GoldenCorpusHarness" w:date="2026-03-28T21:57:49Z">
        <w:r>
          <w:delText>io</w:delText>
        </w:r>
      </w:del>
      <w:ins w:id="5791" w:author="GoldenCorpusHarness" w:date="2026-03-28T21:57:49Z">
        <w:r>
          <w:t>h a</w:t>
        </w:r>
      </w:ins>
      <w:r>
        <w:t>n</w:t>
      </w:r>
      <w:ins w:id="5792" w:author="GoldenCorpusHarness" w:date="2026-03-28T21:57:49Z">
        <w:r>
          <w:t xml:space="preserve"> e</w:t>
        </w:r>
      </w:ins>
      <w:r>
        <w:t>a</w:t>
      </w:r>
      <w:ins w:id="5793" w:author="GoldenCorpusHarness" w:date="2026-03-28T21:57:49Z">
        <w:r>
          <w:t>r</w:t>
        </w:r>
      </w:ins>
      <w:r>
        <w:t>l</w:t>
      </w:r>
      <w:ins w:id="5794" w:author="GoldenCorpusHarness" w:date="2026-03-28T21:57:49Z">
        <w:r>
          <w:t>y</w:t>
        </w:r>
      </w:ins>
      <w:r>
        <w:t xml:space="preserve"> </w:t>
      </w:r>
      <w:del w:id="5795" w:author="GoldenCorpusHarness" w:date="2026-03-28T21:57:49Z">
        <w:r>
          <w:delText>mali</w:delText>
        </w:r>
      </w:del>
      <w:ins w:id="5796" w:author="GoldenCorpusHarness" w:date="2026-03-28T21:57:49Z">
        <w:r>
          <w:t>undetected pre</w:t>
        </w:r>
      </w:ins>
      <w:r>
        <w:t>gnancy</w:t>
      </w:r>
      <w:ins w:id="5797" w:author="GoldenCorpusHarness" w:date="2026-03-28T21:57:49Z">
        <w:r>
          <w:t>.</w:t>
        </w:r>
      </w:ins>
      <w:r>
        <w:t xml:space="preserve"> </w:t>
      </w:r>
      <w:del w:id="5798" w:author="GoldenCorpusHarness" w:date="2026-03-28T21:57:49Z">
        <w:r>
          <w:delText>that is progressing or has required active treatment within the past 3 years.</w:delText>
        </w:r>
      </w:del>
    </w:p>
    <w:p ns2:paraId="6AB2AC65" ns2:textId="77777777" w:rsidR="002D38C6" w:rsidRDefault="00D80FE3" w:rsidP="00DE2689">
      <w:pPr>
        <w:pStyle w:val="ListNumber"/>
        <w:keepLines w:val="0"/>
        <w:tabs>
          <w:tab w:val="clear" w:pos="720"/>
        </w:tabs>
        <w:spacing w:after="240"/>
        <w:ind w:left="360" w:firstLine="0"/>
      </w:pPr>
      <w:del w:id="5799" w:author="GoldenCorpusHarness" w:date="2026-03-28T21:57:49Z">
        <w:r>
          <w:delText>Note: Participants with basal cell carcinoma of the skin, squamous cell carcinoma of the skin, or carcinoma in situ (eg, breast carcinoma, cervical cancer in situ) that have undergone potentially curative therapy are not excluded.</w:delText>
        </w:r>
      </w:del>
    </w:p>
    <w:p ns2:paraId="24D72D10" ns2:textId="4CF39801" w:rsidR="00D80FE3" w:rsidRPr="002D38C6" w:rsidRDefault="00D80FE3" w:rsidP="00DE2689">
      <w:pPr>
        <w:pStyle w:val="Paragraph0"/>
        <w:numPr>
          <w:ilvl w:val="0"/>
          <w:numId w:val="46"/>
        </w:numPr>
        <w:tabs>
          <w:tab w:val="clear" w:pos="720"/>
          <w:tab w:val="num" w:pos="360"/>
        </w:tabs>
        <w:ind w:left="360" w:hanging="360"/>
      </w:pPr>
      <w:del w:id="5800" w:author="GoldenCorpusHarness" w:date="2026-03-28T21:57:49Z">
        <w:r>
          <w:delText>Has k</w:delText>
        </w:r>
      </w:del>
      <w:ins w:id="5801" w:author="GoldenCorpusHarness" w:date="2026-03-28T21:57:49Z">
        <w:r>
          <w:t>I</w:t>
        </w:r>
      </w:ins>
      <w:r>
        <w:t>n</w:t>
      </w:r>
      <w:del w:id="5802" w:author="GoldenCorpusHarness" w:date="2026-03-28T21:57:49Z">
        <w:r>
          <w:delText>own active CNS metastases and/or carcinomatous meningitis. Participants with previously treated brain metastases may participate provided they are radiologically stable, (ie, without evidence of progression) for at least 4 weeks by repeat imaging (note that the repeat imaging should be per</w:delText>
        </w:r>
      </w:del>
      <w:r>
        <w:t xml:space="preserve">formed </w:t>
      </w:r>
      <w:del w:id="5803" w:author="GoldenCorpusHarness" w:date="2026-03-28T21:57:49Z">
        <w:r>
          <w:delText>duri</w:delText>
        </w:r>
      </w:del>
      <w:ins w:id="5804" w:author="GoldenCorpusHarness" w:date="2026-03-28T21:57:49Z">
        <w:r>
          <w:t>Co</w:t>
        </w:r>
      </w:ins>
      <w:r>
        <w:t>n</w:t>
      </w:r>
      <w:del w:id="5805" w:author="GoldenCorpusHarness" w:date="2026-03-28T21:57:49Z">
        <w:r>
          <w:delText xml:space="preserve">g </w:delText>
        </w:r>
      </w:del>
      <w:r>
        <w:t>s</w:t>
      </w:r>
      <w:del w:id="5806" w:author="GoldenCorpusHarness" w:date="2026-03-28T21:57:49Z">
        <w:r>
          <w:delText>tudy screening), clinically stable and without requirem</w:delText>
        </w:r>
      </w:del>
      <w:r>
        <w:t>ent</w:t>
      </w:r>
      <w:del w:id="5807" w:author="GoldenCorpusHarness" w:date="2026-03-28T21:57:49Z">
        <w:r>
          <w:delText xml:space="preserve"> of steroid treatment for at least 14 days prior to first dose of study intervention.</w:delText>
        </w:r>
      </w:del>
    </w:p>
    <w:p ns2:paraId="253BF724" ns2:textId="10B4FA26" w:rsidR="002D38C6" w:rsidRDefault="00D80FE3" w:rsidP="00CC182C">
      <w:pPr>
        <w:pStyle w:val="Paragraph0"/>
        <w:numPr>
          <w:ilvl w:val="0"/>
          <w:numId w:val="46"/>
        </w:numPr>
        <w:tabs>
          <w:tab w:val="clear" w:pos="720"/>
          <w:tab w:val="num" w:pos="360"/>
        </w:tabs>
        <w:ind w:left="360" w:hanging="360"/>
        <w:rPr>
          <w:rFonts w:eastAsiaTheme="minorHAnsi"/>
        </w:rPr>
      </w:pPr>
      <w:del w:id="5808" w:author="GoldenCorpusHarness" w:date="2026-03-28T21:57:49Z">
        <w:r>
          <w:delText>H</w:delText>
        </w:r>
      </w:del>
      <w:ins w:id="5809" w:author="GoldenCorpusHarness" w:date="2026-03-28T21:57:49Z">
        <w:r>
          <w:t>The p</w:t>
        </w:r>
      </w:ins>
      <w:r>
        <w:t>a</w:t>
      </w:r>
      <w:del w:id="5810" w:author="GoldenCorpusHarness" w:date="2026-03-28T21:57:49Z">
        <w:r>
          <w:delText xml:space="preserve">s </w:delText>
        </w:r>
      </w:del>
      <w:ins w:id="5811" w:author="GoldenCorpusHarness" w:date="2026-03-28T21:57:49Z">
        <w:r>
          <w:t>rticip</w:t>
        </w:r>
      </w:ins>
      <w:r>
        <w:t>an</w:t>
      </w:r>
      <w:ins w:id="5812" w:author="GoldenCorpusHarness" w:date="2026-03-28T21:57:49Z">
        <w:r>
          <w:t>t (or legally</w:t>
        </w:r>
      </w:ins>
      <w:r>
        <w:t xml:space="preserve"> ac</w:t>
      </w:r>
      <w:ins w:id="5813" w:author="GoldenCorpusHarness" w:date="2026-03-28T21:57:49Z">
        <w:r>
          <w:t>ceptable representa</w:t>
        </w:r>
      </w:ins>
      <w:r>
        <w:t>tive</w:t>
      </w:r>
      <w:del w:id="5814" w:author="GoldenCorpusHarness" w:date="2026-03-28T21:57:49Z">
        <w:r>
          <w:delText xml:space="preserve"> autoimmune disease that</w:delText>
        </w:r>
      </w:del>
      <w:ins w:id="5815" w:author="GoldenCorpusHarness" w:date="2026-03-28T21:57:49Z">
        <w:r>
          <w:t>)</w:t>
        </w:r>
      </w:ins>
      <w:r>
        <w:t xml:space="preserve"> has </w:t>
      </w:r>
      <w:ins w:id="5816" w:author="GoldenCorpusHarness" w:date="2026-03-28T21:57:49Z">
        <w:r>
          <w:t>p</w:t>
        </w:r>
      </w:ins>
      <w:r>
        <w:t>r</w:t>
      </w:r>
      <w:del w:id="5817" w:author="GoldenCorpusHarness" w:date="2026-03-28T21:57:49Z">
        <w:r>
          <w:delText>equ</w:delText>
        </w:r>
      </w:del>
      <w:ins w:id="5818" w:author="GoldenCorpusHarness" w:date="2026-03-28T21:57:49Z">
        <w:r>
          <w:t>ov</w:t>
        </w:r>
      </w:ins>
      <w:r>
        <w:t>i</w:t>
      </w:r>
      <w:del w:id="5819" w:author="GoldenCorpusHarness" w:date="2026-03-28T21:57:49Z">
        <w:r>
          <w:delText>r</w:delText>
        </w:r>
      </w:del>
      <w:ins w:id="5820" w:author="GoldenCorpusHarness" w:date="2026-03-28T21:57:49Z">
        <w:r>
          <w:t>d</w:t>
        </w:r>
      </w:ins>
      <w:r>
        <w:t xml:space="preserve">ed </w:t>
      </w:r>
      <w:del w:id="5821" w:author="GoldenCorpusHarness" w:date="2026-03-28T21:57:49Z">
        <w:r>
          <w:delText>systemi</w:delText>
        </w:r>
      </w:del>
      <w:ins w:id="5822" w:author="GoldenCorpusHarness" w:date="2026-03-28T21:57:49Z">
        <w:r>
          <w:t>do</w:t>
        </w:r>
      </w:ins>
      <w:r>
        <w:t>c</w:t>
      </w:r>
      <w:del w:id="5823" w:author="GoldenCorpusHarness" w:date="2026-03-28T21:57:49Z">
        <w:r>
          <w:delText xml:space="preserve"> treat</w:delText>
        </w:r>
      </w:del>
      <w:ins w:id="5824" w:author="GoldenCorpusHarness" w:date="2026-03-28T21:57:49Z">
        <w:r>
          <w:t>u</w:t>
        </w:r>
      </w:ins>
      <w:r>
        <w:t>ment</w:t>
      </w:r>
      <w:ins w:id="5825" w:author="GoldenCorpusHarness" w:date="2026-03-28T21:57:49Z">
        <w:r>
          <w:t>ed</w:t>
        </w:r>
      </w:ins>
      <w:r>
        <w:t xml:space="preserve"> in</w:t>
      </w:r>
      <w:ins w:id="5826" w:author="GoldenCorpusHarness" w:date="2026-03-28T21:57:49Z">
        <w:r>
          <w:t>formed</w:t>
        </w:r>
      </w:ins>
      <w:r>
        <w:t xml:space="preserve"> </w:t>
      </w:r>
      <w:del w:id="5827" w:author="GoldenCorpusHarness" w:date="2026-03-28T21:57:49Z">
        <w:r>
          <w:delText>pa</w:delText>
        </w:r>
      </w:del>
      <w:ins w:id="5828" w:author="GoldenCorpusHarness" w:date="2026-03-28T21:57:49Z">
        <w:r>
          <w:t>con</w:t>
        </w:r>
      </w:ins>
      <w:r>
        <w:t>s</w:t>
      </w:r>
      <w:del w:id="5829" w:author="GoldenCorpusHarness" w:date="2026-03-28T21:57:49Z">
        <w:r>
          <w:delText>t 2 years Replacem</w:delText>
        </w:r>
      </w:del>
      <w:r>
        <w:t xml:space="preserve">ent </w:t>
      </w:r>
      <w:ins w:id="5830" w:author="GoldenCorpusHarness" w:date="2026-03-28T21:57:49Z">
        <w:r>
          <w:t xml:space="preserve">for </w:t>
        </w:r>
      </w:ins>
      <w:r>
        <w:t>the</w:t>
      </w:r>
      <w:del w:id="5831" w:author="GoldenCorpusHarness" w:date="2026-03-28T21:57:49Z">
        <w:r>
          <w:delText>rapy</w:delText>
        </w:r>
      </w:del>
      <w:r>
        <w:t xml:space="preserve"> </w:t>
      </w:r>
      <w:del w:id="5832" w:author="GoldenCorpusHarness" w:date="2026-03-28T21:57:49Z">
        <w:r>
          <w:delText>(eg, thyroxine, insulin, or physiologic cortico</w:delText>
        </w:r>
      </w:del>
      <w:r>
        <w:t>st</w:t>
      </w:r>
      <w:del w:id="5833" w:author="GoldenCorpusHarness" w:date="2026-03-28T21:57:49Z">
        <w:r>
          <w:delText>eroi</w:delText>
        </w:r>
      </w:del>
      <w:ins w:id="5834" w:author="GoldenCorpusHarness" w:date="2026-03-28T21:57:49Z">
        <w:r>
          <w:t>u</w:t>
        </w:r>
      </w:ins>
      <w:r>
        <w:t>d</w:t>
      </w:r>
      <w:del w:id="5835" w:author="GoldenCorpusHarness" w:date="2026-03-28T21:57:49Z">
        <w:r>
          <w:delText>) is allowed</w:delText>
        </w:r>
      </w:del>
      <w:ins w:id="5836" w:author="GoldenCorpusHarness" w:date="2026-03-28T21:57:49Z">
        <w:r>
          <w:t>y</w:t>
        </w:r>
      </w:ins>
      <w:r>
        <w:t xml:space="preserve">. </w:t>
      </w:r>
    </w:p>
    <w:p ns2:paraId="2C06DAD5" ns2:textId="52E1385C" w:rsidR="00D80FE3" w:rsidRPr="002D38C6" w:rsidRDefault="00D80FE3" w:rsidP="00CC182C">
      <w:pPr>
        <w:pStyle w:val="Paragraph0"/>
        <w:numPr>
          <w:ilvl w:val="0"/>
          <w:numId w:val="46"/>
        </w:numPr>
        <w:tabs>
          <w:tab w:val="clear" w:pos="720"/>
          <w:tab w:val="num" w:pos="360"/>
        </w:tabs>
        <w:ind w:left="360" w:hanging="360"/>
        <w:rPr>
          <w:rFonts w:eastAsiaTheme="minorHAnsi"/>
        </w:rPr>
      </w:pPr>
      <w:del w:id="5837" w:author="GoldenCorpusHarness" w:date="2026-03-28T21:57:49Z">
        <w:r>
          <w:delText>Has a h</w:delText>
        </w:r>
      </w:del>
      <w:ins w:id="5838" w:author="GoldenCorpusHarness" w:date="2026-03-28T21:57:49Z">
        <w:r>
          <w:t>Add</w:t>
        </w:r>
      </w:ins>
      <w:r>
        <w:t>i</w:t>
      </w:r>
      <w:del w:id="5839" w:author="GoldenCorpusHarness" w:date="2026-03-28T21:57:49Z">
        <w:r>
          <w:delText>story of (non-infec</w:delText>
        </w:r>
      </w:del>
      <w:r>
        <w:t>tio</w:t>
      </w:r>
      <w:del w:id="5840" w:author="GoldenCorpusHarness" w:date="2026-03-28T21:57:49Z">
        <w:r>
          <w:delText>us)</w:delText>
        </w:r>
      </w:del>
      <w:ins w:id="5841" w:author="GoldenCorpusHarness" w:date="2026-03-28T21:57:49Z">
        <w:r>
          <w:t>nal</w:t>
        </w:r>
      </w:ins>
      <w:r>
        <w:t xml:space="preserve"> </w:t>
      </w:r>
      <w:del w:id="5842" w:author="GoldenCorpusHarness" w:date="2026-03-28T21:57:49Z">
        <w:r>
          <w:delText>pneumonitis th</w:delText>
        </w:r>
      </w:del>
      <w:ins w:id="5843" w:author="GoldenCorpusHarness" w:date="2026-03-28T21:57:49Z">
        <w:r>
          <w:t>C</w:t>
        </w:r>
      </w:ins>
      <w:r>
        <w:t>at</w:t>
      </w:r>
      <w:del w:id="5844" w:author="GoldenCorpusHarness" w:date="2026-03-28T21:57:49Z">
        <w:r>
          <w:delText xml:space="preserve"> r</w:delText>
        </w:r>
      </w:del>
      <w:r>
        <w:t>e</w:t>
      </w:r>
      <w:del w:id="5845" w:author="GoldenCorpusHarness" w:date="2026-03-28T21:57:49Z">
        <w:r>
          <w:delText xml:space="preserve">quired steroids </w:delText>
        </w:r>
      </w:del>
      <w:ins w:id="5846" w:author="GoldenCorpusHarness" w:date="2026-03-28T21:57:49Z">
        <w:r>
          <w:t>g</w:t>
        </w:r>
      </w:ins>
      <w:r>
        <w:t>or</w:t>
      </w:r>
      <w:del w:id="5847" w:author="GoldenCorpusHarness" w:date="2026-03-28T21:57:49Z">
        <w:r>
          <w:delText xml:space="preserve"> ha</w:delText>
        </w:r>
      </w:del>
      <w:ins w:id="5848" w:author="GoldenCorpusHarness" w:date="2026-03-28T21:57:49Z">
        <w:r>
          <w:t>ie</w:t>
        </w:r>
      </w:ins>
      <w:r>
        <w:t>s</w:t>
      </w:r>
      <w:del w:id="5849" w:author="GoldenCorpusHarness" w:date="2026-03-28T21:57:49Z">
        <w:r>
          <w:delText xml:space="preserve"> current pneumonitis.</w:delText>
        </w:r>
      </w:del>
    </w:p>
    <w:p ns2:paraId="588EFEA0" ns2:textId="0D8D546A" w:rsidR="00D80FE3" w:rsidRPr="00B76469" w:rsidRDefault="00D80FE3" w:rsidP="00CC182C">
      <w:pPr>
        <w:pStyle w:val="Paragraph0"/>
        <w:numPr>
          <w:ilvl w:val="0"/>
          <w:numId w:val="46"/>
        </w:numPr>
        <w:tabs>
          <w:tab w:val="clear" w:pos="720"/>
          <w:tab w:val="num" w:pos="360"/>
        </w:tabs>
        <w:ind w:left="360" w:hanging="360"/>
        <w:rPr>
          <w:rFonts w:eastAsiaTheme="minorHAnsi"/>
        </w:rPr>
      </w:pPr>
      <w:r>
        <w:t xml:space="preserve">Has </w:t>
      </w:r>
      <w:ins w:id="5850" w:author="GoldenCorpusHarness" w:date="2026-03-28T21:57:49Z">
        <w:r>
          <w:t>me</w:t>
        </w:r>
      </w:ins>
      <w:r>
        <w:t>a</w:t>
      </w:r>
      <w:del w:id="5851" w:author="GoldenCorpusHarness" w:date="2026-03-28T21:57:49Z">
        <w:r>
          <w:delText>n</w:delText>
        </w:r>
      </w:del>
      <w:ins w:id="5852" w:author="GoldenCorpusHarness" w:date="2026-03-28T21:57:49Z">
        <w:r>
          <w:t>surable disease per RECIST 1.1</w:t>
        </w:r>
      </w:ins>
      <w:r>
        <w:t xml:space="preserve"> a</w:t>
      </w:r>
      <w:del w:id="5853" w:author="GoldenCorpusHarness" w:date="2026-03-28T21:57:49Z">
        <w:r>
          <w:delText>ctiv</w:delText>
        </w:r>
      </w:del>
      <w:ins w:id="5854" w:author="GoldenCorpusHarness" w:date="2026-03-28T21:57:49Z">
        <w:r>
          <w:t>s ass</w:t>
        </w:r>
      </w:ins>
      <w:r>
        <w:t>e</w:t>
      </w:r>
      <w:ins w:id="5855" w:author="GoldenCorpusHarness" w:date="2026-03-28T21:57:49Z">
        <w:r>
          <w:t>ssed</w:t>
        </w:r>
      </w:ins>
      <w:r>
        <w:t xml:space="preserve"> </w:t>
      </w:r>
      <w:del w:id="5856" w:author="GoldenCorpusHarness" w:date="2026-03-28T21:57:49Z">
        <w:r>
          <w:delText>infection requiring systemic therap</w:delText>
        </w:r>
      </w:del>
      <w:ins w:id="5857" w:author="GoldenCorpusHarness" w:date="2026-03-28T21:57:49Z">
        <w:r>
          <w:t>b</w:t>
        </w:r>
      </w:ins>
      <w:r>
        <w:t xml:space="preserve">y </w:t>
      </w:r>
      <w:del w:id="5858" w:author="GoldenCorpusHarness" w:date="2026-03-28T21:57:49Z">
        <w:r>
          <w:delText>(eg, tuberculosis, known viral or bacterial infections, etc</w:delText>
        </w:r>
      </w:del>
      <w:ins w:id="5859" w:author="GoldenCorpusHarness" w:date="2026-03-28T21:57:49Z">
        <w:r>
          <w:t>BICR</w:t>
        </w:r>
      </w:ins>
      <w:r>
        <w:t>.</w:t>
      </w:r>
      <w:del w:id="5860" w:author="GoldenCorpusHarness" w:date="2026-03-28T21:57:49Z">
        <w:r>
          <w:delText xml:space="preserve">). </w:delText>
        </w:r>
      </w:del>
    </w:p>
    <w:p ns2:paraId="59496ACA" ns2:textId="26AFC6AB" w:rsidR="004D6125" w:rsidRPr="00B76469" w:rsidRDefault="00D80FE3" w:rsidP="00CC182C">
      <w:pPr>
        <w:pStyle w:val="Paragraph0"/>
        <w:numPr>
          <w:ilvl w:val="0"/>
          <w:numId w:val="46"/>
        </w:numPr>
        <w:tabs>
          <w:tab w:val="clear" w:pos="720"/>
          <w:tab w:val="num" w:pos="360"/>
        </w:tabs>
        <w:ind w:left="360" w:hanging="360"/>
        <w:rPr>
          <w:rFonts w:eastAsiaTheme="minorHAnsi"/>
        </w:rPr>
      </w:pPr>
      <w:del w:id="5861" w:author="GoldenCorpusHarness" w:date="2026-03-28T21:57:49Z">
        <w:r>
          <w:delText>H</w:delText>
        </w:r>
      </w:del>
      <w:ins w:id="5862" w:author="GoldenCorpusHarness" w:date="2026-03-28T21:57:49Z">
        <w:r>
          <w:t>Note: Lesions situated in a previously irradiated area are considered measurable if progression h</w:t>
        </w:r>
      </w:ins>
      <w:r>
        <w:t xml:space="preserve">as </w:t>
      </w:r>
      <w:del w:id="5863" w:author="GoldenCorpusHarness" w:date="2026-03-28T21:57:49Z">
        <w:r>
          <w:delText>a</w:delText>
        </w:r>
      </w:del>
      <w:ins w:id="5864" w:author="GoldenCorpusHarness" w:date="2026-03-28T21:57:49Z">
        <w:r>
          <w:t>been</w:t>
        </w:r>
      </w:ins>
      <w:r>
        <w:t xml:space="preserve"> </w:t>
      </w:r>
      <w:del w:id="5865" w:author="GoldenCorpusHarness" w:date="2026-03-28T21:57:49Z">
        <w:r>
          <w:delText>kn</w:delText>
        </w:r>
      </w:del>
      <w:ins w:id="5866" w:author="GoldenCorpusHarness" w:date="2026-03-28T21:57:49Z">
        <w:r>
          <w:t>sh</w:t>
        </w:r>
      </w:ins>
      <w:r>
        <w:t xml:space="preserve">own </w:t>
      </w:r>
      <w:del w:id="5867" w:author="GoldenCorpusHarness" w:date="2026-03-28T21:57:49Z">
        <w:r>
          <w:delText xml:space="preserve">history of HIV </w:delText>
        </w:r>
      </w:del>
      <w:r>
        <w:t>in</w:t>
      </w:r>
      <w:del w:id="5868" w:author="GoldenCorpusHarness" w:date="2026-03-28T21:57:49Z">
        <w:r>
          <w:delText>f</w:delText>
        </w:r>
      </w:del>
      <w:ins w:id="5869" w:author="GoldenCorpusHarness" w:date="2026-03-28T21:57:49Z">
        <w:r>
          <w:t xml:space="preserve"> such l</w:t>
        </w:r>
      </w:ins>
      <w:r>
        <w:t>e</w:t>
      </w:r>
      <w:del w:id="5870" w:author="GoldenCorpusHarness" w:date="2026-03-28T21:57:49Z">
        <w:r>
          <w:delText>ct</w:delText>
        </w:r>
      </w:del>
      <w:ins w:id="5871" w:author="GoldenCorpusHarness" w:date="2026-03-28T21:57:49Z">
        <w:r>
          <w:t>s</w:t>
        </w:r>
      </w:ins>
      <w:r>
        <w:t>ion</w:t>
      </w:r>
      <w:ins w:id="5872" w:author="GoldenCorpusHarness" w:date="2026-03-28T21:57:49Z">
        <w:r>
          <w:t>s</w:t>
        </w:r>
      </w:ins>
      <w:r>
        <w:t>.</w:t>
      </w:r>
      <w:del w:id="5873" w:author="GoldenCorpusHarness" w:date="2026-03-28T21:57:49Z">
        <w:r>
          <w:delText xml:space="preserve"> </w:delText>
        </w:r>
      </w:del>
    </w:p>
    <w:p ns2:paraId="1C8E46D0" ns2:textId="77777777" w:rsidR="002D38C6" w:rsidRDefault="004D6125" w:rsidP="002D38C6">
      <w:pPr>
        <w:pStyle w:val="Paragraph0"/>
        <w:ind w:left="360"/>
      </w:pPr>
      <w:ins w:id="5874" w:author="GoldenCorpusHarness" w:date="2026-03-28T21:57:49Z">
        <w:r>
          <w:t xml:space="preserve">Has provided an archival tumor tissue sample or newly obtained core, excisional, or incisional biopsy of a tumor lesion not previously irradiated. FFPE tissue blocks are preferred to slides. </w:t>
        </w:r>
      </w:ins>
      <w:r>
        <w:t>N</w:t>
      </w:r>
      <w:del w:id="5875" w:author="GoldenCorpusHarness" w:date="2026-03-28T21:57:49Z">
        <w:r>
          <w:delText xml:space="preserve">ote: No HIV testing is required unless mandated by local </w:delText>
        </w:r>
      </w:del>
      <w:ins w:id="5876" w:author="GoldenCorpusHarness" w:date="2026-03-28T21:57:49Z">
        <w:r>
          <w:t>ewly obtained biopsies are preferred to arc</w:t>
        </w:r>
      </w:ins>
      <w:r>
        <w:t>h</w:t>
      </w:r>
      <w:del w:id="5877" w:author="GoldenCorpusHarness" w:date="2026-03-28T21:57:49Z">
        <w:r>
          <w:delText>ealth authority</w:delText>
        </w:r>
      </w:del>
      <w:ins w:id="5878" w:author="GoldenCorpusHarness" w:date="2026-03-28T21:57:49Z">
        <w:r>
          <w:t>ived tissue</w:t>
        </w:r>
      </w:ins>
      <w:r>
        <w:t>.</w:t>
      </w:r>
      <w:ins w:id="5879" w:author="GoldenCorpusHarness" w:date="2026-03-28T21:57:49Z">
        <w:r>
          <w:t xml:space="preserve"> </w:t>
        </w:r>
      </w:ins>
    </w:p>
    <w:p ns2:paraId="1A781F59" ns2:textId="243949B8" w:rsidR="00D80FE3" w:rsidRPr="002D38C6" w:rsidRDefault="00D80FE3" w:rsidP="00CC182C">
      <w:pPr>
        <w:pStyle w:val="Paragraph0"/>
        <w:numPr>
          <w:ilvl w:val="0"/>
          <w:numId w:val="46"/>
        </w:numPr>
        <w:tabs>
          <w:tab w:val="clear" w:pos="720"/>
          <w:tab w:val="num" w:pos="360"/>
        </w:tabs>
      </w:pPr>
      <w:del w:id="5880" w:author="GoldenCorpusHarness" w:date="2026-03-28T21:57:49Z">
        <w:r>
          <w:delText>H</w:delText>
        </w:r>
      </w:del>
      <w:ins w:id="5881" w:author="GoldenCorpusHarness" w:date="2026-03-28T21:57:49Z">
        <w:r>
          <w:t>Note: Det</w:t>
        </w:r>
      </w:ins>
      <w:r>
        <w:t>a</w:t>
      </w:r>
      <w:ins w:id="5882" w:author="GoldenCorpusHarness" w:date="2026-03-28T21:57:49Z">
        <w:r>
          <w:t>il</w:t>
        </w:r>
      </w:ins>
      <w:r>
        <w:t xml:space="preserve">s </w:t>
      </w:r>
      <w:ins w:id="5883" w:author="GoldenCorpusHarness" w:date="2026-03-28T21:57:49Z">
        <w:r>
          <w:t>pert</w:t>
        </w:r>
      </w:ins>
      <w:r>
        <w:t>a</w:t>
      </w:r>
      <w:ins w:id="5884" w:author="GoldenCorpusHarness" w:date="2026-03-28T21:57:49Z">
        <w:r>
          <w:t>ining</w:t>
        </w:r>
      </w:ins>
      <w:r>
        <w:t xml:space="preserve"> </w:t>
      </w:r>
      <w:del w:id="5885" w:author="GoldenCorpusHarness" w:date="2026-03-28T21:57:49Z">
        <w:r>
          <w:delText>known his</w:delText>
        </w:r>
      </w:del>
      <w:r>
        <w:t>to</w:t>
      </w:r>
      <w:ins w:id="5886" w:author="GoldenCorpusHarness" w:date="2026-03-28T21:57:49Z">
        <w:r>
          <w:t xml:space="preserve"> tumo</w:t>
        </w:r>
      </w:ins>
      <w:r>
        <w:t>r</w:t>
      </w:r>
      <w:del w:id="5887" w:author="GoldenCorpusHarness" w:date="2026-03-28T21:57:49Z">
        <w:r>
          <w:delText>y</w:delText>
        </w:r>
      </w:del>
      <w:r>
        <w:t xml:space="preserve"> </w:t>
      </w:r>
      <w:del w:id="5888" w:author="GoldenCorpusHarness" w:date="2026-03-28T21:57:49Z">
        <w:r>
          <w:delText>of hepati</w:delText>
        </w:r>
      </w:del>
      <w:r>
        <w:t>tis</w:t>
      </w:r>
      <w:ins w:id="5889" w:author="GoldenCorpusHarness" w:date="2026-03-28T21:57:49Z">
        <w:r>
          <w:t>sue</w:t>
        </w:r>
      </w:ins>
      <w:r>
        <w:t xml:space="preserve"> </w:t>
      </w:r>
      <w:del w:id="5890" w:author="GoldenCorpusHarness" w:date="2026-03-28T21:57:49Z">
        <w:r>
          <w:delText>B</w:delText>
        </w:r>
      </w:del>
      <w:ins w:id="5891" w:author="GoldenCorpusHarness" w:date="2026-03-28T21:57:49Z">
        <w:r>
          <w:t>submission</w:t>
        </w:r>
      </w:ins>
      <w:r>
        <w:t xml:space="preserve"> </w:t>
      </w:r>
      <w:del w:id="5892" w:author="GoldenCorpusHarness" w:date="2026-03-28T21:57:49Z">
        <w:r>
          <w:delText>(</w:delText>
        </w:r>
      </w:del>
      <w:ins w:id="5893" w:author="GoldenCorpusHarness" w:date="2026-03-28T21:57:49Z">
        <w:r>
          <w:t>can be foun</w:t>
        </w:r>
      </w:ins>
      <w:r>
        <w:t>d</w:t>
      </w:r>
      <w:del w:id="5894" w:author="GoldenCorpusHarness" w:date="2026-03-28T21:57:49Z">
        <w:r>
          <w:delText>ef</w:delText>
        </w:r>
      </w:del>
      <w:ins w:id="5895" w:author="GoldenCorpusHarness" w:date="2026-03-28T21:57:49Z">
        <w:r>
          <w:t xml:space="preserve"> </w:t>
        </w:r>
      </w:ins>
      <w:r>
        <w:t>in</w:t>
      </w:r>
      <w:ins w:id="5896" w:author="GoldenCorpusHarness" w:date="2026-03-28T21:57:49Z">
        <w:r>
          <w:t xml:space="preserve"> the Proc</w:t>
        </w:r>
      </w:ins>
      <w:r>
        <w:t>ed</w:t>
      </w:r>
      <w:del w:id="5897" w:author="GoldenCorpusHarness" w:date="2026-03-28T21:57:49Z">
        <w:r>
          <w:delText xml:space="preserve"> a</w:delText>
        </w:r>
      </w:del>
      <w:ins w:id="5898" w:author="GoldenCorpusHarness" w:date="2026-03-28T21:57:49Z">
        <w:r>
          <w:t>ure</w:t>
        </w:r>
      </w:ins>
      <w:r>
        <w:t xml:space="preserve">s </w:t>
      </w:r>
      <w:del w:id="5899" w:author="GoldenCorpusHarness" w:date="2026-03-28T21:57:49Z">
        <w:r>
          <w:delText>HBsAg re</w:delText>
        </w:r>
      </w:del>
      <w:ins w:id="5900" w:author="GoldenCorpusHarness" w:date="2026-03-28T21:57:49Z">
        <w:r>
          <w:t>M</w:t>
        </w:r>
      </w:ins>
      <w:r>
        <w:t>a</w:t>
      </w:r>
      <w:del w:id="5901" w:author="GoldenCorpusHarness" w:date="2026-03-28T21:57:49Z">
        <w:r>
          <w:delText>ctive) or k</w:delText>
        </w:r>
      </w:del>
      <w:r>
        <w:t>n</w:t>
      </w:r>
      <w:del w:id="5902" w:author="GoldenCorpusHarness" w:date="2026-03-28T21:57:49Z">
        <w:r>
          <w:delText>own active hepatitis C virus (defined as HCV RNA [q</w:delText>
        </w:r>
      </w:del>
      <w:r>
        <w:t>ual</w:t>
      </w:r>
      <w:del w:id="5903" w:author="GoldenCorpusHarness" w:date="2026-03-28T21:57:49Z">
        <w:r>
          <w:delText>itative] is detected) infection</w:delText>
        </w:r>
      </w:del>
      <w:r>
        <w:t>.</w:t>
      </w:r>
      <w:del w:id="5904" w:author="GoldenCorpusHarness" w:date="2026-03-28T21:57:49Z">
        <w:r>
          <w:delText xml:space="preserve"> </w:delText>
        </w:r>
      </w:del>
    </w:p>
    <w:p ns2:paraId="3A91E453" ns2:textId="7CC3435E" w:rsidR="00D80FE3" w:rsidRDefault="00D80FE3" w:rsidP="00472075">
      <w:pPr>
        <w:pStyle w:val="Paragraph0"/>
        <w:tabs>
          <w:tab w:val="left" w:pos="360"/>
        </w:tabs>
        <w:ind w:left="450" w:hanging="90"/>
      </w:pPr>
      <w:del w:id="5905" w:author="GoldenCorpusHarness" w:date="2026-03-28T21:57:49Z">
        <w:r>
          <w:delText>N</w:delText>
        </w:r>
      </w:del>
      <w:ins w:id="5906" w:author="GoldenCorpusHarness" w:date="2026-03-28T21:57:49Z">
        <w:r>
          <w:t>Has a PD-L1 p</w:t>
        </w:r>
      </w:ins>
      <w:r>
        <w:t>o</w:t>
      </w:r>
      <w:ins w:id="5907" w:author="GoldenCorpusHarness" w:date="2026-03-28T21:57:49Z">
        <w:r>
          <w:t>si</w:t>
        </w:r>
      </w:ins>
      <w:r>
        <w:t>t</w:t>
      </w:r>
      <w:ins w:id="5908" w:author="GoldenCorpusHarness" w:date="2026-03-28T21:57:49Z">
        <w:r>
          <w:t>iv</w:t>
        </w:r>
      </w:ins>
      <w:r>
        <w:t>e</w:t>
      </w:r>
      <w:del w:id="5909" w:author="GoldenCorpusHarness" w:date="2026-03-28T21:57:49Z">
        <w:r>
          <w:delText>:</w:delText>
        </w:r>
      </w:del>
      <w:r>
        <w:t xml:space="preserve"> </w:t>
      </w:r>
      <w:del w:id="5910" w:author="GoldenCorpusHarness" w:date="2026-03-28T21:57:49Z">
        <w:r>
          <w:delText>No</w:delText>
        </w:r>
      </w:del>
      <w:ins w:id="5911" w:author="GoldenCorpusHarness" w:date="2026-03-28T21:57:49Z">
        <w:r>
          <w:t>(CPS ≥1)</w:t>
        </w:r>
      </w:ins>
      <w:r>
        <w:t xml:space="preserve"> t</w:t>
      </w:r>
      <w:del w:id="5912" w:author="GoldenCorpusHarness" w:date="2026-03-28T21:57:49Z">
        <w:r>
          <w:delText>esting f</w:delText>
        </w:r>
      </w:del>
      <w:ins w:id="5913" w:author="GoldenCorpusHarness" w:date="2026-03-28T21:57:49Z">
        <w:r>
          <w:t>um</w:t>
        </w:r>
      </w:ins>
      <w:r>
        <w:t xml:space="preserve">or </w:t>
      </w:r>
      <w:del w:id="5914" w:author="GoldenCorpusHarness" w:date="2026-03-28T21:57:49Z">
        <w:r>
          <w:delText>hep</w:delText>
        </w:r>
      </w:del>
      <w:r>
        <w:t>a</w:t>
      </w:r>
      <w:del w:id="5915" w:author="GoldenCorpusHarness" w:date="2026-03-28T21:57:49Z">
        <w:r>
          <w:delText>titi</w:delText>
        </w:r>
      </w:del>
      <w:r>
        <w:t xml:space="preserve">s </w:t>
      </w:r>
      <w:del w:id="5916" w:author="GoldenCorpusHarness" w:date="2026-03-28T21:57:49Z">
        <w:r>
          <w:delText>B a</w:delText>
        </w:r>
      </w:del>
      <w:ins w:id="5917" w:author="GoldenCorpusHarness" w:date="2026-03-28T21:57:49Z">
        <w:r>
          <w:t>determi</w:t>
        </w:r>
      </w:ins>
      <w:r>
        <w:t>n</w:t>
      </w:r>
      <w:del w:id="5918" w:author="GoldenCorpusHarness" w:date="2026-03-28T21:57:49Z">
        <w:r>
          <w:delText>d hepatitis C is required unless mandat</w:delText>
        </w:r>
      </w:del>
      <w:r>
        <w:t xml:space="preserve">ed by </w:t>
      </w:r>
      <w:del w:id="5919" w:author="GoldenCorpusHarness" w:date="2026-03-28T21:57:49Z">
        <w:r>
          <w:delText>lo</w:delText>
        </w:r>
      </w:del>
      <w:ins w:id="5920" w:author="GoldenCorpusHarness" w:date="2026-03-28T21:57:49Z">
        <w:r>
          <w:t xml:space="preserve">the </w:t>
        </w:r>
      </w:ins>
      <w:r>
        <w:t>c</w:t>
      </w:r>
      <w:ins w:id="5921" w:author="GoldenCorpusHarness" w:date="2026-03-28T21:57:49Z">
        <w:r>
          <w:t>entr</w:t>
        </w:r>
      </w:ins>
      <w:r>
        <w:t xml:space="preserve">al </w:t>
      </w:r>
      <w:del w:id="5922" w:author="GoldenCorpusHarness" w:date="2026-03-28T21:57:49Z">
        <w:r>
          <w:delText>he</w:delText>
        </w:r>
      </w:del>
      <w:ins w:id="5923" w:author="GoldenCorpusHarness" w:date="2026-03-28T21:57:49Z">
        <w:r>
          <w:t>l</w:t>
        </w:r>
      </w:ins>
      <w:r>
        <w:t>a</w:t>
      </w:r>
      <w:del w:id="5924" w:author="GoldenCorpusHarness" w:date="2026-03-28T21:57:49Z">
        <w:r>
          <w:delText>lth auth</w:delText>
        </w:r>
      </w:del>
      <w:ins w:id="5925" w:author="GoldenCorpusHarness" w:date="2026-03-28T21:57:49Z">
        <w:r>
          <w:t>b</w:t>
        </w:r>
      </w:ins>
      <w:r>
        <w:t>or</w:t>
      </w:r>
      <w:del w:id="5926" w:author="GoldenCorpusHarness" w:date="2026-03-28T21:57:49Z">
        <w:r>
          <w:delText>i</w:delText>
        </w:r>
      </w:del>
      <w:ins w:id="5927" w:author="GoldenCorpusHarness" w:date="2026-03-28T21:57:49Z">
        <w:r>
          <w:t>a</w:t>
        </w:r>
      </w:ins>
      <w:r>
        <w:t>t</w:t>
      </w:r>
      <w:ins w:id="5928" w:author="GoldenCorpusHarness" w:date="2026-03-28T21:57:49Z">
        <w:r>
          <w:t>or</w:t>
        </w:r>
      </w:ins>
      <w:r>
        <w:t xml:space="preserve">y. </w:t>
      </w:r>
    </w:p>
    <w:p ns2:paraId="7ED84058" ns2:textId="7F4EC2F5" w:rsidR="00D80FE3" w:rsidRPr="00B76469" w:rsidRDefault="00D80FE3" w:rsidP="00CC182C">
      <w:pPr>
        <w:pStyle w:val="Paragraph0"/>
        <w:numPr>
          <w:ilvl w:val="0"/>
          <w:numId w:val="46"/>
        </w:numPr>
        <w:tabs>
          <w:tab w:val="clear" w:pos="720"/>
          <w:tab w:val="num" w:pos="360"/>
        </w:tabs>
        <w:ind w:left="360" w:hanging="360"/>
        <w:rPr>
          <w:rFonts w:eastAsiaTheme="minorHAnsi"/>
        </w:rPr>
      </w:pPr>
      <w:del w:id="5929" w:author="GoldenCorpusHarness" w:date="2026-03-28T21:57:49Z">
        <w:r>
          <w:delText>Has a history or current e</w:delText>
        </w:r>
      </w:del>
      <w:ins w:id="5930" w:author="GoldenCorpusHarness" w:date="2026-03-28T21:57:49Z">
        <w:r>
          <w:t>Participants with oropharyngeal cancer must ha</w:t>
        </w:r>
      </w:ins>
      <w:r>
        <w:t>v</w:t>
      </w:r>
      <w:del w:id="5931" w:author="GoldenCorpusHarness" w:date="2026-03-28T21:57:49Z">
        <w:r>
          <w:delText>idence of any condition</w:delText>
        </w:r>
      </w:del>
      <w:ins w:id="5932" w:author="GoldenCorpusHarness" w:date="2026-03-28T21:57:49Z">
        <w:r>
          <w:t>e results from testing of HPV status defined as p16 IHC testing using CINtec® p16 Histology assay and a 70% cutoff point. If HPV status was previously tested using this method</w:t>
        </w:r>
      </w:ins>
      <w:r>
        <w:t xml:space="preserve">, </w:t>
      </w:r>
      <w:del w:id="5933" w:author="GoldenCorpusHarness" w:date="2026-03-28T21:57:49Z">
        <w:r>
          <w:delText>therapy, or laboratory abnormality that might confound the results of the study, interfere with the participant’s participation for the full duration of the study, or is not in the best interest of the participant to participate, in the opinion of the treating investigator</w:delText>
        </w:r>
      </w:del>
      <w:ins w:id="5934" w:author="GoldenCorpusHarness" w:date="2026-03-28T21:57:49Z">
        <w:r>
          <w:t>no additional testing is required</w:t>
        </w:r>
      </w:ins>
      <w:r>
        <w:t>.</w:t>
      </w:r>
      <w:del w:id="5935" w:author="GoldenCorpusHarness" w:date="2026-03-28T21:57:49Z">
        <w:r>
          <w:delText xml:space="preserve"> </w:delText>
        </w:r>
      </w:del>
    </w:p>
    <w:p ns2:paraId="49297005" ns2:textId="054C9E6A" w:rsidR="00D80FE3" w:rsidRPr="00B76469" w:rsidRDefault="00D80FE3" w:rsidP="00CC182C">
      <w:pPr>
        <w:pStyle w:val="Paragraph0"/>
        <w:numPr>
          <w:ilvl w:val="0"/>
          <w:numId w:val="46"/>
        </w:numPr>
        <w:tabs>
          <w:tab w:val="clear" w:pos="720"/>
          <w:tab w:val="num" w:pos="360"/>
        </w:tabs>
        <w:ind w:left="360" w:hanging="360"/>
        <w:rPr>
          <w:rFonts w:eastAsiaTheme="minorHAnsi"/>
        </w:rPr>
      </w:pPr>
      <w:del w:id="5936" w:author="GoldenCorpusHarness" w:date="2026-03-28T21:57:49Z">
        <w:r>
          <w:delText>Has a known</w:delText>
        </w:r>
      </w:del>
      <w:ins w:id="5937" w:author="GoldenCorpusHarness" w:date="2026-03-28T21:57:49Z">
        <w:r>
          <w:t>Note:  If local</w:t>
        </w:r>
      </w:ins>
      <w:r>
        <w:t xml:space="preserve"> p</w:t>
      </w:r>
      <w:del w:id="5938" w:author="GoldenCorpusHarness" w:date="2026-03-28T21:57:49Z">
        <w:r>
          <w:delText>s</w:delText>
        </w:r>
      </w:del>
      <w:ins w:id="5939" w:author="GoldenCorpusHarness" w:date="2026-03-28T21:57:49Z">
        <w:r>
          <w:t>16 testing results are not available or cannot be assessed using this method, a tumor tissue sample must be submitted for p16 testing at the designated central laborator</w:t>
        </w:r>
      </w:ins>
      <w:r>
        <w:t>y</w:t>
      </w:r>
      <w:del w:id="5940" w:author="GoldenCorpusHarness" w:date="2026-03-28T21:57:49Z">
        <w:r>
          <w:delText>chiatric or substance abuse disorder that would inter</w:delText>
        </w:r>
      </w:del>
      <w:ins w:id="5941" w:author="GoldenCorpusHarness" w:date="2026-03-28T21:57:49Z">
        <w:r>
          <w:t>, and results must be received be</w:t>
        </w:r>
      </w:ins>
      <w:r>
        <w:t>f</w:t>
      </w:r>
      <w:del w:id="5942" w:author="GoldenCorpusHarness" w:date="2026-03-28T21:57:49Z">
        <w:r>
          <w:delText>ere with the participant’s ability to cooperate with the requirements of the study</w:delText>
        </w:r>
      </w:del>
      <w:ins w:id="5943" w:author="GoldenCorpusHarness" w:date="2026-03-28T21:57:49Z">
        <w:r>
          <w:t>ore randomization</w:t>
        </w:r>
      </w:ins>
      <w:r>
        <w:t>.</w:t>
      </w:r>
      <w:del w:id="5944" w:author="GoldenCorpusHarness" w:date="2026-03-28T21:57:49Z">
        <w:r>
          <w:delText xml:space="preserve"> </w:delText>
        </w:r>
      </w:del>
    </w:p>
    <w:p ns2:paraId="5A35B263" ns2:textId="402108B0" w:rsidR="00AB4A58" w:rsidRDefault="006D4A57" w:rsidP="00DE2689">
      <w:pPr>
        <w:pStyle w:val="Paragraph0"/>
        <w:rPr>
          <w:b/>
        </w:rPr>
      </w:pPr>
      <w:ins w:id="5945" w:author="GoldenCorpusHarness" w:date="2026-03-28T21:57:49Z">
        <w:r>
          <w:t xml:space="preserve"> Has an EC</w:t>
        </w:r>
      </w:ins>
      <w:r>
        <w:t>O</w:t>
      </w:r>
      <w:del w:id="5946" w:author="GoldenCorpusHarness" w:date="2026-03-28T21:57:49Z">
        <w:r>
          <w:delText>th</w:delText>
        </w:r>
      </w:del>
      <w:ins w:id="5947" w:author="GoldenCorpusHarness" w:date="2026-03-28T21:57:49Z">
        <w:r>
          <w:t>G p</w:t>
        </w:r>
      </w:ins>
      <w:r>
        <w:t>er</w:t>
      </w:r>
      <w:ins w:id="5948" w:author="GoldenCorpusHarness" w:date="2026-03-28T21:57:49Z">
        <w:r>
          <w:t>formance</w:t>
        </w:r>
      </w:ins>
      <w:r>
        <w:t xml:space="preserve"> </w:t>
      </w:r>
      <w:del w:id="5949" w:author="GoldenCorpusHarness" w:date="2026-03-28T21:57:49Z">
        <w:r>
          <w:delText>Ex</w:delText>
        </w:r>
      </w:del>
      <w:ins w:id="5950" w:author="GoldenCorpusHarness" w:date="2026-03-28T21:57:49Z">
        <w:r>
          <w:t>s</w:t>
        </w:r>
      </w:ins>
      <w:r>
        <w:t>c</w:t>
      </w:r>
      <w:del w:id="5951" w:author="GoldenCorpusHarness" w:date="2026-03-28T21:57:49Z">
        <w:r>
          <w:delText>lusi</w:delText>
        </w:r>
      </w:del>
      <w:r>
        <w:t>o</w:t>
      </w:r>
      <w:del w:id="5952" w:author="GoldenCorpusHarness" w:date="2026-03-28T21:57:49Z">
        <w:r>
          <w:delText>ns</w:delText>
        </w:r>
      </w:del>
      <w:ins w:id="5953" w:author="GoldenCorpusHarness" w:date="2026-03-28T21:57:49Z">
        <w:r>
          <w:t>re of 0 to 1.</w:t>
        </w:r>
      </w:ins>
    </w:p>
    <w:p ns2:paraId="5D991090" ns2:textId="3BCFE2CC" w:rsidR="00D80FE3" w:rsidRPr="00B76469" w:rsidRDefault="00D80FE3" w:rsidP="00DE2689">
      <w:pPr>
        <w:pStyle w:val="Paragraph0"/>
        <w:numPr>
          <w:ilvl w:val="0"/>
          <w:numId w:val="46"/>
        </w:numPr>
        <w:tabs>
          <w:tab w:val="clear" w:pos="720"/>
          <w:tab w:val="num" w:pos="360"/>
        </w:tabs>
        <w:ind w:left="360" w:hanging="360"/>
        <w:rPr>
          <w:rFonts w:eastAsiaTheme="minorHAnsi"/>
        </w:rPr>
      </w:pPr>
      <w:del w:id="5954" w:author="GoldenCorpusHarness" w:date="2026-03-28T21:57:49Z">
        <w:r>
          <w:delText xml:space="preserve">Is pregnant or breastfeeding or expecting to conceive or father children within the projected duration of the study, starting with the screening visit through 120 days after the last dose of study intervention. </w:delText>
        </w:r>
      </w:del>
    </w:p>
    <w:p ns2:paraId="52D0886D" ns2:textId="7768B9C4" w:rsidR="00AB4A58" w:rsidRPr="00B76469" w:rsidRDefault="00D80FE3" w:rsidP="00DE2689">
      <w:pPr>
        <w:pStyle w:val="Paragraph0"/>
        <w:numPr>
          <w:ilvl w:val="0"/>
          <w:numId w:val="46"/>
        </w:numPr>
        <w:tabs>
          <w:tab w:val="clear" w:pos="720"/>
          <w:tab w:val="num" w:pos="360"/>
        </w:tabs>
        <w:rPr>
          <w:rFonts w:eastAsiaTheme="minorHAnsi"/>
        </w:rPr>
      </w:pPr>
      <w:r>
        <w:t>H</w:t>
      </w:r>
      <w:ins w:id="5955" w:author="GoldenCorpusHarness" w:date="2026-03-28T21:57:49Z">
        <w:r>
          <w:t xml:space="preserve">ave adequately controlled BP with or without antihypertensive medications, defined </w:t>
        </w:r>
      </w:ins>
      <w:r>
        <w:t xml:space="preserve">as </w:t>
      </w:r>
      <w:ins w:id="5956" w:author="GoldenCorpusHarness" w:date="2026-03-28T21:57:49Z">
        <w:r>
          <w:t>BP ≤150/90 mm Hg with no c</w:t>
        </w:r>
      </w:ins>
      <w:r>
        <w:t>ha</w:t>
      </w:r>
      <w:del w:id="5957" w:author="GoldenCorpusHarness" w:date="2026-03-28T21:57:49Z">
        <w:r>
          <w:delText>d</w:delText>
        </w:r>
      </w:del>
      <w:ins w:id="5958" w:author="GoldenCorpusHarness" w:date="2026-03-28T21:57:49Z">
        <w:r>
          <w:t>nge in</w:t>
        </w:r>
      </w:ins>
      <w:r>
        <w:t xml:space="preserve"> an</w:t>
      </w:r>
      <w:del w:id="5959" w:author="GoldenCorpusHarness" w:date="2026-03-28T21:57:49Z">
        <w:r>
          <w:delText xml:space="preserve"> allog</w:delText>
        </w:r>
      </w:del>
      <w:ins w:id="5960" w:author="GoldenCorpusHarness" w:date="2026-03-28T21:57:49Z">
        <w:r>
          <w:t>tihypert</w:t>
        </w:r>
      </w:ins>
      <w:r>
        <w:t>en</w:t>
      </w:r>
      <w:ins w:id="5961" w:author="GoldenCorpusHarness" w:date="2026-03-28T21:57:49Z">
        <w:r>
          <w:t>sive med</w:t>
        </w:r>
      </w:ins>
      <w:r>
        <w:t>ic</w:t>
      </w:r>
      <w:ins w:id="5962" w:author="GoldenCorpusHarness" w:date="2026-03-28T21:57:49Z">
        <w:r>
          <w:t>ations within 1 week prior</w:t>
        </w:r>
      </w:ins>
      <w:r>
        <w:t xml:space="preserve"> t</w:t>
      </w:r>
      <w:del w:id="5963" w:author="GoldenCorpusHarness" w:date="2026-03-28T21:57:49Z">
        <w:r>
          <w:delText>issue/s</w:delText>
        </w:r>
      </w:del>
      <w:r>
        <w:t>o</w:t>
      </w:r>
      <w:del w:id="5964" w:author="GoldenCorpusHarness" w:date="2026-03-28T21:57:49Z">
        <w:r>
          <w:delText>lid</w:delText>
        </w:r>
      </w:del>
      <w:r>
        <w:t xml:space="preserve"> </w:t>
      </w:r>
      <w:del w:id="5965" w:author="GoldenCorpusHarness" w:date="2026-03-28T21:57:49Z">
        <w:r>
          <w:delText>organ t</w:delText>
        </w:r>
      </w:del>
      <w:r>
        <w:t>ran</w:t>
      </w:r>
      <w:del w:id="5966" w:author="GoldenCorpusHarness" w:date="2026-03-28T21:57:49Z">
        <w:r>
          <w:delText>spl</w:delText>
        </w:r>
      </w:del>
      <w:ins w:id="5967" w:author="GoldenCorpusHarness" w:date="2026-03-28T21:57:49Z">
        <w:r>
          <w:t>domiz</w:t>
        </w:r>
      </w:ins>
      <w:r>
        <w:t>a</w:t>
      </w:r>
      <w:ins w:id="5968" w:author="GoldenCorpusHarness" w:date="2026-03-28T21:57:49Z">
        <w:r>
          <w:t>tio</w:t>
        </w:r>
      </w:ins>
      <w:r>
        <w:t>n</w:t>
      </w:r>
      <w:del w:id="5969" w:author="GoldenCorpusHarness" w:date="2026-03-28T21:57:49Z">
        <w:r>
          <w:delText>t</w:delText>
        </w:r>
      </w:del>
      <w:r>
        <w:t>.</w:t>
      </w:r>
    </w:p>
    <w:p ns2:paraId="34363C38" ns2:textId="00965C59" w:rsidR="007B701A" w:rsidRDefault="003A7DB1" w:rsidP="001274F7">
      <w:pPr>
        <w:pStyle w:val="Heading2"/>
      </w:pPr>
      <w:del w:id="5970" w:author="GoldenCorpusHarness" w:date="2026-03-28T21:57:49Z">
        <w:r>
          <w:delText>Lifestyle Considerations</w:delText>
        </w:r>
      </w:del>
    </w:p>
    <w:p ns2:paraId="05C4BD3A" ns2:textId="749EFA91" w:rsidR="001F3CCD" w:rsidRPr="00221C39" w:rsidRDefault="004267FF" w:rsidP="009A0360">
      <w:pPr>
        <w:pStyle w:val="Heading3"/>
      </w:pPr>
      <w:del w:id="5971" w:author="GoldenCorpusHarness" w:date="2026-03-28T21:57:49Z">
        <w:r>
          <w:delText>Me</w:delText>
        </w:r>
      </w:del>
      <w:ins w:id="5972" w:author="GoldenCorpusHarness" w:date="2026-03-28T21:57:49Z">
        <w:r>
          <w:t>H</w:t>
        </w:r>
      </w:ins>
      <w:r>
        <w:t>a</w:t>
      </w:r>
      <w:del w:id="5973" w:author="GoldenCorpusHarness" w:date="2026-03-28T21:57:49Z">
        <w:r>
          <w:delText>l</w:delText>
        </w:r>
      </w:del>
      <w:r>
        <w:t>s a</w:t>
      </w:r>
      <w:ins w:id="5974" w:author="GoldenCorpusHarness" w:date="2026-03-28T21:57:49Z">
        <w:r>
          <w:t>dequate orga</w:t>
        </w:r>
      </w:ins>
      <w:r>
        <w:t>n</w:t>
      </w:r>
      <w:del w:id="5975" w:author="GoldenCorpusHarness" w:date="2026-03-28T21:57:49Z">
        <w:r>
          <w:delText>d</w:delText>
        </w:r>
      </w:del>
      <w:r>
        <w:t xml:space="preserve"> </w:t>
      </w:r>
      <w:del w:id="5976" w:author="GoldenCorpusHarness" w:date="2026-03-28T21:57:49Z">
        <w:r>
          <w:delText>Dietary Restri</w:delText>
        </w:r>
      </w:del>
      <w:ins w:id="5977" w:author="GoldenCorpusHarness" w:date="2026-03-28T21:57:49Z">
        <w:r>
          <w:t>fun</w:t>
        </w:r>
      </w:ins>
      <w:r>
        <w:t>ction</w:t>
      </w:r>
      <w:ins w:id="5978" w:author="GoldenCorpusHarness" w:date="2026-03-28T21:57:49Z">
        <w:r>
          <w:t xml:space="preserve"> a</w:t>
        </w:r>
      </w:ins>
      <w:r>
        <w:t>s</w:t>
      </w:r>
      <w:ins w:id="5979" w:author="GoldenCorpusHarness" w:date="2026-03-28T21:57:49Z">
        <w:r>
          <w:t xml:space="preserve"> defined in the following table (Table 3). Specimens must be collected within 7 days before the start of study intervention.</w:t>
        </w:r>
      </w:ins>
    </w:p>
    <w:p ns2:paraId="0F9095F3" ns2:textId="4265BAAA" w:rsidR="00D80FE3" w:rsidRDefault="00D80FE3" w:rsidP="00D80FE3">
      <w:pPr>
        <w:pStyle w:val="Paragraph0"/>
      </w:pPr>
      <w:del w:id="5980" w:author="GoldenCorpusHarness" w:date="2026-03-28T21:57:49Z">
        <w:r>
          <w:delText>Participants should maintain a normal diet unless modifications are required to manage an AE such as diarrhea, nausea, or vomiting.</w:delText>
        </w:r>
      </w:del>
    </w:p>
    <w:p ns2:paraId="36F24EF4" ns2:textId="2E6E8EAA" w:rsidR="005C60F5" w:rsidRDefault="005C60F5" w:rsidP="005C60F5">
      <w:pPr>
        <w:pStyle w:val="Heading2"/>
      </w:pPr>
      <w:del w:id="5981" w:author="GoldenCorpusHarness" w:date="2026-03-28T21:57:49Z">
        <w:r>
          <w:delText>Sc</w:delText>
        </w:r>
      </w:del>
      <w:ins w:id="5982" w:author="GoldenCorpusHarness" w:date="2026-03-28T21:57:49Z">
        <w:r>
          <w:t>Table 3Adequate O</w:t>
        </w:r>
      </w:ins>
      <w:r>
        <w:t>r</w:t>
      </w:r>
      <w:del w:id="5983" w:author="GoldenCorpusHarness" w:date="2026-03-28T21:57:49Z">
        <w:r>
          <w:delText>ee</w:delText>
        </w:r>
      </w:del>
      <w:ins w:id="5984" w:author="GoldenCorpusHarness" w:date="2026-03-28T21:57:49Z">
        <w:r>
          <w:t>ga</w:t>
        </w:r>
      </w:ins>
      <w:r>
        <w:t>n F</w:t>
      </w:r>
      <w:ins w:id="5985" w:author="GoldenCorpusHarness" w:date="2026-03-28T21:57:49Z">
        <w:r>
          <w:t>unction L</w:t>
        </w:r>
      </w:ins>
      <w:r>
        <w:t>a</w:t>
      </w:r>
      <w:del w:id="5986" w:author="GoldenCorpusHarness" w:date="2026-03-28T21:57:49Z">
        <w:r>
          <w:delText>i</w:delText>
        </w:r>
      </w:del>
      <w:ins w:id="5987" w:author="GoldenCorpusHarness" w:date="2026-03-28T21:57:49Z">
        <w:r>
          <w:t>boratory Va</w:t>
        </w:r>
      </w:ins>
      <w:r>
        <w:t>lu</w:t>
      </w:r>
      <w:del w:id="5988" w:author="GoldenCorpusHarness" w:date="2026-03-28T21:57:49Z">
        <w:r>
          <w:delText>r</w:delText>
        </w:r>
      </w:del>
      <w:r>
        <w:t>es</w:t>
      </w:r>
    </w:p>
    <w:p ns2:paraId="1240D72F" ns2:textId="7B5FC0A0" w:rsidR="00D80FE3" w:rsidRDefault="00D80FE3" w:rsidP="00D80FE3">
      <w:pPr>
        <w:pStyle w:val="Paragraph0"/>
      </w:pPr>
      <w:r w:rsidRPr="001B68BF">
        <w:t>Screen failures are defined as participants who consent to participate in the clinical study, but are not subsequently</w:t>
      </w:r>
      <w:r>
        <w:t xml:space="preserve"> </w:t>
      </w:r>
      <w:r w:rsidRPr="001B68BF">
        <w:t xml:space="preserve">randomized </w:t>
      </w:r>
      <w:r>
        <w:t>in the study</w:t>
      </w:r>
      <w:r w:rsidRPr="001B68BF">
        <w:t xml:space="preserve">. </w:t>
      </w:r>
      <w:r>
        <w:t>A minimal set of screen failure information is required to ensure transparent reporting of screen failure participants to meet</w:t>
      </w:r>
      <w:r w:rsidRPr="001B68BF">
        <w:t xml:space="preserve"> the CONSORT publishing requirements and to respond to queries from regulatory authorities</w:t>
      </w:r>
      <w:r>
        <w:t xml:space="preserve">. </w:t>
      </w:r>
      <w:r w:rsidRPr="001B68BF">
        <w:t xml:space="preserve">Minimal information includes demography, screen failure details, eligibility criteria, and </w:t>
      </w:r>
      <w:r>
        <w:t xml:space="preserve">any </w:t>
      </w:r>
      <w:r w:rsidRPr="001B68BF">
        <w:t>AEs or SAEs meeting reporting requirements as outlined in the data entry guidelines.</w:t>
      </w:r>
      <w:r w:rsidRPr="00BB247E">
        <w:t xml:space="preserve"> </w:t>
      </w:r>
    </w:p>
    <w:p ns2:paraId="740401FF" ns2:textId="4499C757" w:rsidR="00E47515" w:rsidRDefault="00E47515" w:rsidP="00E47515">
      <w:pPr>
        <w:pStyle w:val="Heading2"/>
      </w:pPr>
      <w:del w:id="5989" w:author="GoldenCorpusHarness" w:date="2026-03-28T21:57:49Z">
        <w:r>
          <w:delText>Participant Replacement Strategy</w:delText>
        </w:r>
      </w:del>
    </w:p>
    <w:p ns2:paraId="1E342406" ns2:textId="62A7319E" w:rsidR="00D80FE3" w:rsidRDefault="006A0A90" w:rsidP="00D80FE3">
      <w:pPr>
        <w:pStyle w:val="Paragraph0"/>
      </w:pPr>
      <w:del w:id="5990" w:author="GoldenCorpusHarness" w:date="2026-03-28T21:57:49Z">
        <w:r>
          <w:delText>A parti</w:delText>
        </w:r>
      </w:del>
      <w:ins w:id="5991" w:author="GoldenCorpusHarness" w:date="2026-03-28T21:57:49Z">
        <w:r>
          <w:t>Ex</w:t>
        </w:r>
      </w:ins>
      <w:r>
        <w:t>c</w:t>
      </w:r>
      <w:del w:id="5992" w:author="GoldenCorpusHarness" w:date="2026-03-28T21:57:49Z">
        <w:r>
          <w:delText>ipant who di</w:delText>
        </w:r>
      </w:del>
      <w:ins w:id="5993" w:author="GoldenCorpusHarness" w:date="2026-03-28T21:57:49Z">
        <w:r>
          <w:t>lu</w:t>
        </w:r>
      </w:ins>
      <w:r>
        <w:t>s</w:t>
      </w:r>
      <w:del w:id="5994" w:author="GoldenCorpusHarness" w:date="2026-03-28T21:57:49Z">
        <w:r>
          <w:delText>continues from study intervent</w:delText>
        </w:r>
      </w:del>
      <w:r>
        <w:t xml:space="preserve">ion </w:t>
      </w:r>
      <w:del w:id="5995" w:author="GoldenCorpusHarness" w:date="2026-03-28T21:57:49Z">
        <w:r>
          <w:delText>OR w</w:delText>
        </w:r>
      </w:del>
      <w:ins w:id="5996" w:author="GoldenCorpusHarness" w:date="2026-03-28T21:57:49Z">
        <w:r>
          <w:t>Cr</w:t>
        </w:r>
      </w:ins>
      <w:r>
        <w:t>it</w:t>
      </w:r>
      <w:del w:id="5997" w:author="GoldenCorpusHarness" w:date="2026-03-28T21:57:49Z">
        <w:r>
          <w:delText>hd</w:delText>
        </w:r>
      </w:del>
      <w:ins w:id="5998" w:author="GoldenCorpusHarness" w:date="2026-03-28T21:57:49Z">
        <w:r>
          <w:t>e</w:t>
        </w:r>
      </w:ins>
      <w:r>
        <w:t>r</w:t>
      </w:r>
      <w:ins w:id="5999" w:author="GoldenCorpusHarness" w:date="2026-03-28T21:57:49Z">
        <w:r>
          <w:t>i</w:t>
        </w:r>
      </w:ins>
      <w:r>
        <w:t>a</w:t>
      </w:r>
      <w:del w:id="6000" w:author="GoldenCorpusHarness" w:date="2026-03-28T21:57:49Z">
        <w:r>
          <w:delText>ws from the study will not be replaced.</w:delText>
        </w:r>
      </w:del>
    </w:p>
    <w:p ns2:paraId="538F5264" ns2:textId="3AB5F477" w:rsidR="003F7298" w:rsidRPr="00501903" w:rsidRDefault="003F7298" w:rsidP="003F7298">
      <w:pPr>
        <w:pStyle w:val="Heading1"/>
      </w:pPr>
      <w:del w:id="6001" w:author="GoldenCorpusHarness" w:date="2026-03-28T21:57:49Z">
        <w:r>
          <w:delText>S</w:delText>
        </w:r>
      </w:del>
      <w:ins w:id="6002" w:author="GoldenCorpusHarness" w:date="2026-03-28T21:57:49Z">
        <w:r>
          <w:t>The participant must be excluded from the s</w:t>
        </w:r>
      </w:ins>
      <w:r>
        <w:t xml:space="preserve">tudy </w:t>
      </w:r>
      <w:del w:id="6003" w:author="GoldenCorpusHarness" w:date="2026-03-28T21:57:49Z">
        <w:r>
          <w:delText>I</w:delText>
        </w:r>
      </w:del>
      <w:ins w:id="6004" w:author="GoldenCorpusHarness" w:date="2026-03-28T21:57:49Z">
        <w:r>
          <w:t>if the participa</w:t>
        </w:r>
      </w:ins>
      <w:r>
        <w:t>n</w:t>
      </w:r>
      <w:ins w:id="6005" w:author="GoldenCorpusHarness" w:date="2026-03-28T21:57:49Z">
        <w:r>
          <w:t>t meets any of the following cri</w:t>
        </w:r>
      </w:ins>
      <w:r>
        <w:t>ter</w:t>
      </w:r>
      <w:del w:id="6006" w:author="GoldenCorpusHarness" w:date="2026-03-28T21:57:49Z">
        <w:r>
          <w:delText>vent</w:delText>
        </w:r>
      </w:del>
      <w:r>
        <w:t>i</w:t>
      </w:r>
      <w:del w:id="6007" w:author="GoldenCorpusHarness" w:date="2026-03-28T21:57:49Z">
        <w:r>
          <w:delText>on</w:delText>
        </w:r>
      </w:del>
      <w:ins w:id="6008" w:author="GoldenCorpusHarness" w:date="2026-03-28T21:57:49Z">
        <w:r>
          <w:t>a:</w:t>
        </w:r>
      </w:ins>
    </w:p>
    <w:p ns2:paraId="62047C81" ns2:textId="088A7B78" w:rsidR="00A45745" w:rsidRPr="00CC1153" w:rsidRDefault="00687B0B" w:rsidP="0073563D">
      <w:pPr>
        <w:pStyle w:val="Paragraph0"/>
      </w:pPr>
      <w:del w:id="6009" w:author="GoldenCorpusHarness" w:date="2026-03-28T21:57:49Z">
        <w:r>
          <w:delText>Study intervention is defined as any investigational intervention(s), marketed product(s), placebo, or m</w:delText>
        </w:r>
      </w:del>
      <w:ins w:id="6010" w:author="GoldenCorpusHarness" w:date="2026-03-28T21:57:49Z">
        <w:r>
          <w:t>M</w:t>
        </w:r>
      </w:ins>
      <w:r>
        <w:t xml:space="preserve">edical </w:t>
      </w:r>
      <w:del w:id="6011" w:author="GoldenCorpusHarness" w:date="2026-03-28T21:57:49Z">
        <w:r>
          <w:delText>device(s) inte</w:delText>
        </w:r>
      </w:del>
      <w:ins w:id="6012" w:author="GoldenCorpusHarness" w:date="2026-03-28T21:57:49Z">
        <w:r>
          <w:t>Co</w:t>
        </w:r>
      </w:ins>
      <w:r>
        <w:t>nd</w:t>
      </w:r>
      <w:del w:id="6013" w:author="GoldenCorpusHarness" w:date="2026-03-28T21:57:49Z">
        <w:r>
          <w:delText>ed to be adm</w:delText>
        </w:r>
      </w:del>
      <w:r>
        <w:t>i</w:t>
      </w:r>
      <w:del w:id="6014" w:author="GoldenCorpusHarness" w:date="2026-03-28T21:57:49Z">
        <w:r>
          <w:delText>nistered to a study par</w:delText>
        </w:r>
      </w:del>
      <w:r>
        <w:t>ti</w:t>
      </w:r>
      <w:del w:id="6015" w:author="GoldenCorpusHarness" w:date="2026-03-28T21:57:49Z">
        <w:r>
          <w:delText>cipa</w:delText>
        </w:r>
      </w:del>
      <w:ins w:id="6016" w:author="GoldenCorpusHarness" w:date="2026-03-28T21:57:49Z">
        <w:r>
          <w:t>o</w:t>
        </w:r>
      </w:ins>
      <w:r>
        <w:t>n</w:t>
      </w:r>
      <w:del w:id="6017" w:author="GoldenCorpusHarness" w:date="2026-03-28T21:57:49Z">
        <w:r>
          <w:delText xml:space="preserve">t according to the </w:delText>
        </w:r>
      </w:del>
      <w:r>
        <w:t>s</w:t>
      </w:r>
      <w:del w:id="6018" w:author="GoldenCorpusHarness" w:date="2026-03-28T21:57:49Z">
        <w:r>
          <w:delText>tudy protocol.</w:delText>
        </w:r>
      </w:del>
    </w:p>
    <w:p ns2:paraId="52116325" ns2:textId="2F856C62" w:rsidR="00282D80" w:rsidRPr="00CC1153" w:rsidRDefault="00A45745" w:rsidP="009A0360">
      <w:pPr>
        <w:pStyle w:val="Paragraph0"/>
      </w:pPr>
      <w:del w:id="6019" w:author="GoldenCorpusHarness" w:date="2026-03-28T21:57:49Z">
        <w:r>
          <w:delText>Clinic</w:delText>
        </w:r>
      </w:del>
      <w:ins w:id="6020" w:author="GoldenCorpusHarness" w:date="2026-03-28T21:57:49Z">
        <w:r>
          <w:t>H</w:t>
        </w:r>
      </w:ins>
      <w:r>
        <w:t>a</w:t>
      </w:r>
      <w:del w:id="6021" w:author="GoldenCorpusHarness" w:date="2026-03-28T21:57:49Z">
        <w:r>
          <w:delText xml:space="preserve">l </w:delText>
        </w:r>
      </w:del>
      <w:r>
        <w:t>s</w:t>
      </w:r>
      <w:del w:id="6022" w:author="GoldenCorpusHarness" w:date="2026-03-28T21:57:49Z">
        <w:r>
          <w:delText>upplies (pembrolizumab</w:delText>
        </w:r>
      </w:del>
      <w:r>
        <w:t xml:space="preserve"> an</w:t>
      </w:r>
      <w:ins w:id="6023" w:author="GoldenCorpusHarness" w:date="2026-03-28T21:57:49Z">
        <w:r>
          <w:t>y evi</w:t>
        </w:r>
      </w:ins>
      <w:r>
        <w:t>d</w:t>
      </w:r>
      <w:ins w:id="6024" w:author="GoldenCorpusHarness" w:date="2026-03-28T21:57:49Z">
        <w:r>
          <w:t>ence</w:t>
        </w:r>
      </w:ins>
      <w:r>
        <w:t xml:space="preserve"> </w:t>
      </w:r>
      <w:ins w:id="6025" w:author="GoldenCorpusHarness" w:date="2026-03-28T21:57:49Z">
        <w:r>
          <w:t>of symptoms or signs of active tumor b</w:t>
        </w:r>
      </w:ins>
      <w:r>
        <w:t>le</w:t>
      </w:r>
      <w:del w:id="6026" w:author="GoldenCorpusHarness" w:date="2026-03-28T21:57:49Z">
        <w:r>
          <w:delText>nvatinib/match</w:delText>
        </w:r>
      </w:del>
      <w:ins w:id="6027" w:author="GoldenCorpusHarness" w:date="2026-03-28T21:57:49Z">
        <w:r>
          <w:t>ed</w:t>
        </w:r>
      </w:ins>
      <w:r>
        <w:t>ing</w:t>
      </w:r>
      <w:del w:id="6028" w:author="GoldenCorpusHarness" w:date="2026-03-28T21:57:49Z">
        <w:r>
          <w:delText xml:space="preserve"> placebo) will be packaged to support enrollment as required. Clinical supplies will be affixed</w:delText>
        </w:r>
      </w:del>
      <w:r>
        <w:t xml:space="preserve"> with</w:t>
      </w:r>
      <w:del w:id="6029" w:author="GoldenCorpusHarness" w:date="2026-03-28T21:57:49Z">
        <w:r>
          <w:delText xml:space="preserve"> a clinical label </w:delText>
        </w:r>
      </w:del>
      <w:r>
        <w:t xml:space="preserve">in </w:t>
      </w:r>
      <w:del w:id="6030" w:author="GoldenCorpusHarness" w:date="2026-03-28T21:57:49Z">
        <w:r>
          <w:delText>acc</w:delText>
        </w:r>
      </w:del>
      <w:ins w:id="6031" w:author="GoldenCorpusHarness" w:date="2026-03-28T21:57:49Z">
        <w:r>
          <w:t>6 months bef</w:t>
        </w:r>
      </w:ins>
      <w:r>
        <w:t>or</w:t>
      </w:r>
      <w:del w:id="6032" w:author="GoldenCorpusHarness" w:date="2026-03-28T21:57:49Z">
        <w:r>
          <w:delText>d</w:delText>
        </w:r>
      </w:del>
      <w:ins w:id="6033" w:author="GoldenCorpusHarness" w:date="2026-03-28T21:57:49Z">
        <w:r>
          <w:t>e r</w:t>
        </w:r>
      </w:ins>
      <w:r>
        <w:t>an</w:t>
      </w:r>
      <w:del w:id="6034" w:author="GoldenCorpusHarness" w:date="2026-03-28T21:57:49Z">
        <w:r>
          <w:delText>ce w</w:delText>
        </w:r>
      </w:del>
      <w:ins w:id="6035" w:author="GoldenCorpusHarness" w:date="2026-03-28T21:57:49Z">
        <w:r>
          <w:t>dom</w:t>
        </w:r>
      </w:ins>
      <w:r>
        <w:t>i</w:t>
      </w:r>
      <w:del w:id="6036" w:author="GoldenCorpusHarness" w:date="2026-03-28T21:57:49Z">
        <w:r>
          <w:delText>th regul</w:delText>
        </w:r>
      </w:del>
      <w:ins w:id="6037" w:author="GoldenCorpusHarness" w:date="2026-03-28T21:57:49Z">
        <w:r>
          <w:t>z</w:t>
        </w:r>
      </w:ins>
      <w:r>
        <w:t>at</w:t>
      </w:r>
      <w:ins w:id="6038" w:author="GoldenCorpusHarness" w:date="2026-03-28T21:57:49Z">
        <w:r>
          <w:t>i</w:t>
        </w:r>
      </w:ins>
      <w:r>
        <w:t>o</w:t>
      </w:r>
      <w:del w:id="6039" w:author="GoldenCorpusHarness" w:date="2026-03-28T21:57:49Z">
        <w:r>
          <w:delText>ry</w:delText>
        </w:r>
      </w:del>
      <w:ins w:id="6040" w:author="GoldenCorpusHarness" w:date="2026-03-28T21:57:49Z">
        <w:r>
          <w:t>n.</w:t>
        </w:r>
      </w:ins>
      <w:r>
        <w:t xml:space="preserve"> </w:t>
      </w:r>
      <w:del w:id="6041" w:author="GoldenCorpusHarness" w:date="2026-03-28T21:57:49Z">
        <w:r>
          <w:delText>requirements.</w:delText>
        </w:r>
      </w:del>
    </w:p>
    <w:p ns2:paraId="50EACCF3" ns2:textId="4DA6172D" w:rsidR="009B438C" w:rsidRDefault="00C742B5" w:rsidP="009B438C">
      <w:pPr>
        <w:pStyle w:val="Heading2"/>
      </w:pPr>
      <w:del w:id="6042" w:author="GoldenCorpusHarness" w:date="2026-03-28T21:57:49Z">
        <w:r>
          <w:delText>Stu</w:delText>
        </w:r>
      </w:del>
      <w:ins w:id="6043" w:author="GoldenCorpusHarness" w:date="2026-03-28T21:57:49Z">
        <w:r>
          <w:t>Has ra</w:t>
        </w:r>
      </w:ins>
      <w:r>
        <w:t>d</w:t>
      </w:r>
      <w:del w:id="6044" w:author="GoldenCorpusHarness" w:date="2026-03-28T21:57:49Z">
        <w:r>
          <w:delText>y</w:delText>
        </w:r>
      </w:del>
      <w:ins w:id="6045" w:author="GoldenCorpusHarness" w:date="2026-03-28T21:57:49Z">
        <w:r>
          <w:t>iographic</w:t>
        </w:r>
      </w:ins>
      <w:r>
        <w:t xml:space="preserve"> </w:t>
      </w:r>
      <w:del w:id="6046" w:author="GoldenCorpusHarness" w:date="2026-03-28T21:57:49Z">
        <w:r>
          <w:delText>I</w:delText>
        </w:r>
      </w:del>
      <w:ins w:id="6047" w:author="GoldenCorpusHarness" w:date="2026-03-28T21:57:49Z">
        <w:r>
          <w:t>evide</w:t>
        </w:r>
      </w:ins>
      <w:r>
        <w:t>n</w:t>
      </w:r>
      <w:del w:id="6048" w:author="GoldenCorpusHarness" w:date="2026-03-28T21:57:49Z">
        <w:r>
          <w:delText>t</w:delText>
        </w:r>
      </w:del>
      <w:ins w:id="6049" w:author="GoldenCorpusHarness" w:date="2026-03-28T21:57:49Z">
        <w:r>
          <w:t>c</w:t>
        </w:r>
      </w:ins>
      <w:r>
        <w:t>e</w:t>
      </w:r>
      <w:ins w:id="6050" w:author="GoldenCorpusHarness" w:date="2026-03-28T21:57:49Z">
        <w:r>
          <w:t xml:space="preserve"> of majo</w:t>
        </w:r>
      </w:ins>
      <w:r>
        <w:t>r</w:t>
      </w:r>
      <w:ins w:id="6051" w:author="GoldenCorpusHarness" w:date="2026-03-28T21:57:49Z">
        <w:r>
          <w:t xml:space="preserve"> blood </w:t>
        </w:r>
      </w:ins>
      <w:r>
        <w:t>ve</w:t>
      </w:r>
      <w:ins w:id="6052" w:author="GoldenCorpusHarness" w:date="2026-03-28T21:57:49Z">
        <w:r>
          <w:t>ssel i</w:t>
        </w:r>
      </w:ins>
      <w:r>
        <w:t>n</w:t>
      </w:r>
      <w:ins w:id="6053" w:author="GoldenCorpusHarness" w:date="2026-03-28T21:57:49Z">
        <w:r>
          <w:t>vasion/infiltra</w:t>
        </w:r>
      </w:ins>
      <w:r>
        <w:t>tion</w:t>
      </w:r>
      <w:del w:id="6054" w:author="GoldenCorpusHarness" w:date="2026-03-28T21:57:49Z">
        <w:r>
          <w:delText>(s)</w:delText>
        </w:r>
      </w:del>
      <w:r>
        <w:t xml:space="preserve"> </w:t>
      </w:r>
      <w:del w:id="6055" w:author="GoldenCorpusHarness" w:date="2026-03-28T21:57:49Z">
        <w:r>
          <w:delText>A</w:delText>
        </w:r>
      </w:del>
      <w:ins w:id="6056" w:author="GoldenCorpusHarness" w:date="2026-03-28T21:57:49Z">
        <w:r>
          <w:t xml:space="preserve">or tumor </w:t>
        </w:r>
      </w:ins>
      <w:r>
        <w:t>d</w:t>
      </w:r>
      <w:ins w:id="6057" w:author="GoldenCorpusHarness" w:date="2026-03-28T21:57:49Z">
        <w:r>
          <w:t>e</w:t>
        </w:r>
      </w:ins>
      <w:r>
        <w:t>m</w:t>
      </w:r>
      <w:del w:id="6058" w:author="GoldenCorpusHarness" w:date="2026-03-28T21:57:49Z">
        <w:r>
          <w:delText>i</w:delText>
        </w:r>
      </w:del>
      <w:ins w:id="6059" w:author="GoldenCorpusHarness" w:date="2026-03-28T21:57:49Z">
        <w:r>
          <w:t>o</w:t>
        </w:r>
      </w:ins>
      <w:r>
        <w:t>n</w:t>
      </w:r>
      <w:del w:id="6060" w:author="GoldenCorpusHarness" w:date="2026-03-28T21:57:49Z">
        <w:r>
          <w:delText>i</w:delText>
        </w:r>
      </w:del>
      <w:r>
        <w:t>st</w:t>
      </w:r>
      <w:ins w:id="6061" w:author="GoldenCorpusHarness" w:date="2026-03-28T21:57:49Z">
        <w:r>
          <w:t>rat</w:t>
        </w:r>
      </w:ins>
      <w:r>
        <w:t>e</w:t>
      </w:r>
      <w:ins w:id="6062" w:author="GoldenCorpusHarness" w:date="2026-03-28T21:57:49Z">
        <w:r>
          <w:t>s &gt;90 deg</w:t>
        </w:r>
      </w:ins>
      <w:r>
        <w:t>re</w:t>
      </w:r>
      <w:ins w:id="6063" w:author="GoldenCorpusHarness" w:date="2026-03-28T21:57:49Z">
        <w:r>
          <w:t>e abutment or encasement of a major bloo</w:t>
        </w:r>
      </w:ins>
      <w:r>
        <w:t>d</w:t>
      </w:r>
      <w:ins w:id="6064" w:author="GoldenCorpusHarness" w:date="2026-03-28T21:57:49Z">
        <w:r>
          <w:t xml:space="preserve"> vessel. </w:t>
        </w:r>
      </w:ins>
    </w:p>
    <w:p ns2:paraId="3636DCD2" ns2:textId="0730869A" w:rsidR="002F45FA" w:rsidRDefault="003F7298" w:rsidP="009A0360">
      <w:pPr>
        <w:pStyle w:val="Paragraph0"/>
      </w:pPr>
      <w:ins w:id="6065" w:author="GoldenCorpusHarness" w:date="2026-03-28T21:57:49Z">
        <w:r>
          <w:t xml:space="preserve">Note: </w:t>
        </w:r>
      </w:ins>
      <w:r>
        <w:t xml:space="preserve">The </w:t>
      </w:r>
      <w:del w:id="6066" w:author="GoldenCorpusHarness" w:date="2026-03-28T21:57:49Z">
        <w:r>
          <w:delText>s</w:delText>
        </w:r>
      </w:del>
      <w:ins w:id="6067" w:author="GoldenCorpusHarness" w:date="2026-03-28T21:57:49Z">
        <w:r>
          <w:t>degree of proximi</w:t>
        </w:r>
      </w:ins>
      <w:r>
        <w:t>t</w:t>
      </w:r>
      <w:del w:id="6068" w:author="GoldenCorpusHarness" w:date="2026-03-28T21:57:49Z">
        <w:r>
          <w:delText>ud</w:delText>
        </w:r>
      </w:del>
      <w:r>
        <w:t xml:space="preserve">y </w:t>
      </w:r>
      <w:ins w:id="6069" w:author="GoldenCorpusHarness" w:date="2026-03-28T21:57:49Z">
        <w:r>
          <w:t>to major blood vessels should be cons</w:t>
        </w:r>
      </w:ins>
      <w:r>
        <w:t>i</w:t>
      </w:r>
      <w:del w:id="6070" w:author="GoldenCorpusHarness" w:date="2026-03-28T21:57:49Z">
        <w:r>
          <w:delText>nt</w:delText>
        </w:r>
      </w:del>
      <w:ins w:id="6071" w:author="GoldenCorpusHarness" w:date="2026-03-28T21:57:49Z">
        <w:r>
          <w:t>d</w:t>
        </w:r>
      </w:ins>
      <w:r>
        <w:t>er</w:t>
      </w:r>
      <w:del w:id="6072" w:author="GoldenCorpusHarness" w:date="2026-03-28T21:57:49Z">
        <w:r>
          <w:delText>v</w:delText>
        </w:r>
      </w:del>
      <w:ins w:id="6073" w:author="GoldenCorpusHarness" w:date="2026-03-28T21:57:49Z">
        <w:r>
          <w:t>ed because of the pot</w:t>
        </w:r>
      </w:ins>
      <w:r>
        <w:t>enti</w:t>
      </w:r>
      <w:ins w:id="6074" w:author="GoldenCorpusHarness" w:date="2026-03-28T21:57:49Z">
        <w:r>
          <w:t xml:space="preserve">al risk </w:t>
        </w:r>
      </w:ins>
      <w:r>
        <w:t>o</w:t>
      </w:r>
      <w:del w:id="6075" w:author="GoldenCorpusHarness" w:date="2026-03-28T21:57:49Z">
        <w:r>
          <w:delText>n(</w:delText>
        </w:r>
      </w:del>
      <w:ins w:id="6076" w:author="GoldenCorpusHarness" w:date="2026-03-28T21:57:49Z">
        <w:r>
          <w:t xml:space="preserve">f </w:t>
        </w:r>
      </w:ins>
      <w:r>
        <w:t>s</w:t>
      </w:r>
      <w:del w:id="6077" w:author="GoldenCorpusHarness" w:date="2026-03-28T21:57:49Z">
        <w:r>
          <w:delText>) to b</w:delText>
        </w:r>
      </w:del>
      <w:ins w:id="6078" w:author="GoldenCorpusHarness" w:date="2026-03-28T21:57:49Z">
        <w:r>
          <w:t>ever</w:t>
        </w:r>
      </w:ins>
      <w:r>
        <w:t xml:space="preserve">e </w:t>
      </w:r>
      <w:del w:id="6079" w:author="GoldenCorpusHarness" w:date="2026-03-28T21:57:49Z">
        <w:r>
          <w:delText>u</w:delText>
        </w:r>
      </w:del>
      <w:ins w:id="6080" w:author="GoldenCorpusHarness" w:date="2026-03-28T21:57:49Z">
        <w:r>
          <w:t>hemorrhage a</w:t>
        </w:r>
      </w:ins>
      <w:r>
        <w:t>s</w:t>
      </w:r>
      <w:ins w:id="6081" w:author="GoldenCorpusHarness" w:date="2026-03-28T21:57:49Z">
        <w:r>
          <w:t>sociat</w:t>
        </w:r>
      </w:ins>
      <w:r>
        <w:t xml:space="preserve">ed </w:t>
      </w:r>
      <w:ins w:id="6082" w:author="GoldenCorpusHarness" w:date="2026-03-28T21:57:49Z">
        <w:r>
          <w:t>with tumor shr</w:t>
        </w:r>
      </w:ins>
      <w:r>
        <w:t>in</w:t>
      </w:r>
      <w:ins w:id="6083" w:author="GoldenCorpusHarness" w:date="2026-03-28T21:57:49Z">
        <w:r>
          <w:t>kage/necrosis after lenvatinib</w:t>
        </w:r>
      </w:ins>
      <w:r>
        <w:t xml:space="preserve"> th</w:t>
      </w:r>
      <w:del w:id="6084" w:author="GoldenCorpusHarness" w:date="2026-03-28T21:57:49Z">
        <w:r>
          <w:delText>is stud</w:delText>
        </w:r>
      </w:del>
      <w:ins w:id="6085" w:author="GoldenCorpusHarness" w:date="2026-03-28T21:57:49Z">
        <w:r>
          <w:t>erap</w:t>
        </w:r>
      </w:ins>
      <w:r>
        <w:t>y</w:t>
      </w:r>
      <w:del w:id="6086" w:author="GoldenCorpusHarness" w:date="2026-03-28T21:57:49Z">
        <w:r>
          <w:delText xml:space="preserve"> are outlined in Table 4</w:delText>
        </w:r>
      </w:del>
      <w:r>
        <w:t>.</w:t>
      </w:r>
    </w:p>
    <w:p ns2:paraId="6F7A02A8" ns2:textId="77777777" w:rsidR="00E277A4" w:rsidRPr="00DE2689" w:rsidRDefault="00E277A4" w:rsidP="00DE2689">
      <w:pPr>
        <w:pStyle w:val="Paragraph0"/>
        <w:rPr>
          <w:b/>
          <w:bCs/>
        </w:rPr>
      </w:pPr>
      <w:del w:id="6087" w:author="GoldenCorpusHarness" w:date="2026-03-28T21:57:49Z">
        <w:r>
          <w:delText>C</w:delText>
        </w:r>
      </w:del>
      <w:ins w:id="6088" w:author="GoldenCorpusHarness" w:date="2026-03-28T21:57:49Z">
        <w:r>
          <w:t>Has a hist</w:t>
        </w:r>
      </w:ins>
      <w:r>
        <w:t>o</w:t>
      </w:r>
      <w:del w:id="6089" w:author="GoldenCorpusHarness" w:date="2026-03-28T21:57:49Z">
        <w:r>
          <w:delText>unt</w:delText>
        </w:r>
      </w:del>
      <w:r>
        <w:t>ry</w:t>
      </w:r>
      <w:ins w:id="6090" w:author="GoldenCorpusHarness" w:date="2026-03-28T21:57:49Z">
        <w:r>
          <w:t xml:space="preserve"> of re</w:t>
        </w:r>
      </w:ins>
      <w:r>
        <w:t>-</w:t>
      </w:r>
      <w:del w:id="6091" w:author="GoldenCorpusHarness" w:date="2026-03-28T21:57:49Z">
        <w:r>
          <w:delText>sp</w:delText>
        </w:r>
      </w:del>
      <w:ins w:id="6092" w:author="GoldenCorpusHarness" w:date="2026-03-28T21:57:49Z">
        <w:r>
          <w:t>irradiation to any head and n</w:t>
        </w:r>
      </w:ins>
      <w:r>
        <w:t>ec</w:t>
      </w:r>
      <w:ins w:id="6093" w:author="GoldenCorpusHarness" w:date="2026-03-28T21:57:49Z">
        <w:r>
          <w:t>k s</w:t>
        </w:r>
      </w:ins>
      <w:r>
        <w:t>i</w:t>
      </w:r>
      <w:ins w:id="6094" w:author="GoldenCorpusHarness" w:date="2026-03-28T21:57:49Z">
        <w:r>
          <w:t>tes o</w:t>
        </w:r>
      </w:ins>
      <w:r>
        <w:t>f</w:t>
      </w:r>
      <w:del w:id="6095" w:author="GoldenCorpusHarness" w:date="2026-03-28T21:57:49Z">
        <w:r>
          <w:delText>ic</w:delText>
        </w:r>
      </w:del>
      <w:r>
        <w:t xml:space="preserve"> di</w:t>
      </w:r>
      <w:del w:id="6096" w:author="GoldenCorpusHarness" w:date="2026-03-28T21:57:49Z">
        <w:r>
          <w:delText>ff</w:delText>
        </w:r>
      </w:del>
      <w:ins w:id="6097" w:author="GoldenCorpusHarness" w:date="2026-03-28T21:57:49Z">
        <w:r>
          <w:t>sease including the c</w:t>
        </w:r>
      </w:ins>
      <w:r>
        <w:t>er</w:t>
      </w:r>
      <w:ins w:id="6098" w:author="GoldenCorpusHarness" w:date="2026-03-28T21:57:49Z">
        <w:r>
          <w:t>vical, infraclavicular or supraclavicular lymph nod</w:t>
        </w:r>
      </w:ins>
      <w:r>
        <w:t>e</w:t>
      </w:r>
      <w:ins w:id="6099" w:author="GoldenCorpusHarness" w:date="2026-03-28T21:57:49Z">
        <w:r>
          <w:t>s for head and neck ca</w:t>
        </w:r>
      </w:ins>
      <w:r>
        <w:t>nce</w:t>
      </w:r>
      <w:del w:id="6100" w:author="GoldenCorpusHarness" w:date="2026-03-28T21:57:49Z">
        <w:r>
          <w:delText>s</w:delText>
        </w:r>
      </w:del>
      <w:ins w:id="6101" w:author="GoldenCorpusHarness" w:date="2026-03-28T21:57:49Z">
        <w:r>
          <w:t>r.</w:t>
        </w:r>
      </w:ins>
      <w:r>
        <w:t xml:space="preserve"> </w:t>
      </w:r>
      <w:del w:id="6102" w:author="GoldenCorpusHarness" w:date="2026-03-28T21:57:49Z">
        <w:r>
          <w:delText>are noted in Appendix 7.</w:delText>
        </w:r>
      </w:del>
    </w:p>
    <w:p ns2:paraId="10BAC8A1" ns2:textId="77777777" w:rsidR="00132383" w:rsidRDefault="00132383" w:rsidP="00A72B20">
      <w:ins w:id="6103" w:author="GoldenCorpusHarness" w:date="2026-03-28T21:57:49Z">
        <w:r>
          <w:t xml:space="preserve">Has ulceration and/or fungation of disease onto the skin surface. </w:t>
        </w:r>
      </w:ins>
    </w:p>
    <w:p ns2:paraId="2B28B76F" ns2:textId="3D8ACBD7" w:rsidR="00E277A4" w:rsidRDefault="00E277A4" w:rsidP="00A72B20">
      <w:pPr>
        <w:sectPr w:rsidR="00E277A4" w:rsidSect="001177E8">
          <w:headerReference w:type="default" ns3:id="rId31"/>
          <w:footerReference w:type="default" ns3:id="rId32"/>
          <w:pgSz w:w="12240" w:h="15840" w:code="1"/>
          <w:pgMar w:top="1440" w:right="1440" w:bottom="1440" w:left="1800" w:header="720" w:footer="720" w:gutter="0"/>
          <w:cols w:space="720"/>
          <w:docGrid w:linePitch="360"/>
        </w:sectPr>
      </w:pPr>
      <w:ins w:id="6104" w:author="GoldenCorpusHarness" w:date="2026-03-28T21:57:49Z">
        <w:r>
          <w:t xml:space="preserve"> Has a life expectancy of less than 3 months and/or has rapidly progressing disease (eg, uncontrolled tumor pain) in the opinion of the treating investigator.</w:t>
        </w:r>
      </w:ins>
    </w:p>
    <w:p ns2:paraId="0E737C5F" ns2:textId="14BF1082" w:rsidR="002E6816" w:rsidRDefault="00D24D37" w:rsidP="002D1EA4">
      <w:pPr>
        <w:pStyle w:val="Caption"/>
      </w:pPr>
      <w:del w:id="6105" w:author="GoldenCorpusHarness" w:date="2026-03-28T21:57:49Z">
        <w:r>
          <w:delText>T</w:delText>
        </w:r>
      </w:del>
      <w:ins w:id="6106" w:author="GoldenCorpusHarness" w:date="2026-03-28T21:57:49Z">
        <w:r>
          <w:t>H</w:t>
        </w:r>
      </w:ins>
      <w:r>
        <w:t>a</w:t>
      </w:r>
      <w:del w:id="6107" w:author="GoldenCorpusHarness" w:date="2026-03-28T21:57:49Z">
        <w:r>
          <w:delText>ble</w:delText>
        </w:r>
      </w:del>
      <w:ins w:id="6108" w:author="GoldenCorpusHarness" w:date="2026-03-28T21:57:49Z">
        <w:r>
          <w:t>s</w:t>
        </w:r>
      </w:ins>
      <w:r>
        <w:t xml:space="preserve"> </w:t>
      </w:r>
      <w:del w:id="6109" w:author="GoldenCorpusHarness" w:date="2026-03-28T21:57:49Z">
        <w:r>
          <w:delText>4S</w:delText>
        </w:r>
      </w:del>
      <w:ins w:id="6110" w:author="GoldenCorpusHarness" w:date="2026-03-28T21:57:49Z">
        <w:r>
          <w:t>a his</w:t>
        </w:r>
      </w:ins>
      <w:r>
        <w:t>t</w:t>
      </w:r>
      <w:del w:id="6111" w:author="GoldenCorpusHarness" w:date="2026-03-28T21:57:49Z">
        <w:r>
          <w:delText>ud</w:delText>
        </w:r>
      </w:del>
      <w:ins w:id="6112" w:author="GoldenCorpusHarness" w:date="2026-03-28T21:57:49Z">
        <w:r>
          <w:t>or</w:t>
        </w:r>
      </w:ins>
      <w:r>
        <w:t xml:space="preserve">y </w:t>
      </w:r>
      <w:del w:id="6113" w:author="GoldenCorpusHarness" w:date="2026-03-28T21:57:49Z">
        <w:r>
          <w:delText>I</w:delText>
        </w:r>
      </w:del>
      <w:ins w:id="6114" w:author="GoldenCorpusHarness" w:date="2026-03-28T21:57:49Z">
        <w:r>
          <w:t>of any co</w:t>
        </w:r>
      </w:ins>
      <w:r>
        <w:t>nt</w:t>
      </w:r>
      <w:del w:id="6115" w:author="GoldenCorpusHarness" w:date="2026-03-28T21:57:49Z">
        <w:r>
          <w:delText>e</w:delText>
        </w:r>
      </w:del>
      <w:r>
        <w:t>r</w:t>
      </w:r>
      <w:del w:id="6116" w:author="GoldenCorpusHarness" w:date="2026-03-28T21:57:49Z">
        <w:r>
          <w:delText>ve</w:delText>
        </w:r>
      </w:del>
      <w:ins w:id="6117" w:author="GoldenCorpusHarness" w:date="2026-03-28T21:57:49Z">
        <w:r>
          <w:t>ai</w:t>
        </w:r>
      </w:ins>
      <w:r>
        <w:t>n</w:t>
      </w:r>
      <w:ins w:id="6118" w:author="GoldenCorpusHarness" w:date="2026-03-28T21:57:49Z">
        <w:r>
          <w:t>dica</w:t>
        </w:r>
      </w:ins>
      <w:r>
        <w:t>tion</w:t>
      </w:r>
      <w:ins w:id="6119" w:author="GoldenCorpusHarness" w:date="2026-03-28T21:57:49Z">
        <w:r>
          <w:t xml:space="preserve"> or ha</w:t>
        </w:r>
      </w:ins>
      <w:r>
        <w:t>s</w:t>
      </w:r>
      <w:ins w:id="6120" w:author="GoldenCorpusHarness" w:date="2026-03-28T21:57:49Z">
        <w:r>
          <w:t xml:space="preserve"> a severe hypersensitivity to any components of pembrolizumab (≥Grade 3) or lenvatinib. </w:t>
        </w:r>
      </w:ins>
    </w:p>
    <w:tbl>
      <w:tblPr>
        <w:tblStyle w:val="TableGrid30"/>
        <w:tblW w:w="4932" w:type="pct"/>
        <w:tblLayout w:type="fixed"/>
        <w:tblLook w:val="04A0" w:firstRow="1" w:lastRow="0" w:firstColumn="1" w:lastColumn="0" w:noHBand="0" w:noVBand="1"/>
      </w:tblPr>
      <w:tblGrid>
        <w:gridCol w:w="723"/>
        <w:gridCol w:w="1237"/>
        <w:gridCol w:w="1335"/>
        <w:gridCol w:w="802"/>
        <w:gridCol w:w="1335"/>
        <w:gridCol w:w="1246"/>
        <w:gridCol w:w="967"/>
        <w:gridCol w:w="1166"/>
        <w:gridCol w:w="1263"/>
        <w:gridCol w:w="905"/>
        <w:gridCol w:w="802"/>
        <w:gridCol w:w="993"/>
      </w:tblGrid>
      <w:tr w:rsidR="005B425D" w:rsidRPr="005B425D" ns2:paraId="74B38766" ns2:textId="77777777" w:rsidTr="003D7C32">
        <w:trPr>
          <w:cantSplit/>
          <w:tblHeader/>
        </w:trPr>
        <w:tc>
          <w:tcPr>
            <w:tcW w:w="724" w:type="dxa"/>
            <w:vAlign w:val="bottom"/>
          </w:tcPr>
          <w:p ns2:paraId="4B1B65DD" ns2:textId="77777777" w:rsidR="005B425D" w:rsidRPr="005B425D" w:rsidRDefault="005B425D" w:rsidP="00DE2689">
            <w:pPr>
              <w:pStyle w:val="Paragraph0"/>
              <w:spacing w:after="60"/>
              <w:ind w:right="-96"/>
              <w:rPr>
                <w:b/>
                <w:sz w:val="20"/>
                <w:szCs w:val="20"/>
              </w:rPr>
            </w:pPr>
            <w:r w:rsidRPr="005B425D">
              <w:rPr>
                <w:b/>
                <w:sz w:val="20"/>
                <w:szCs w:val="20"/>
              </w:rPr>
              <w:t>Arm Name</w:t>
            </w:r>
          </w:p>
        </w:tc>
        <w:tc>
          <w:tcPr>
            <w:tcW w:w="1237" w:type="dxa"/>
            <w:vAlign w:val="bottom"/>
          </w:tcPr>
          <w:p ns2:paraId="751F9C29" ns2:textId="77777777" w:rsidR="005B425D" w:rsidRPr="005B425D" w:rsidRDefault="005B425D" w:rsidP="00DE2689">
            <w:pPr>
              <w:pStyle w:val="Paragraph0"/>
              <w:spacing w:after="60"/>
              <w:ind w:right="-90"/>
              <w:rPr>
                <w:b/>
                <w:sz w:val="20"/>
                <w:szCs w:val="20"/>
              </w:rPr>
            </w:pPr>
            <w:r w:rsidRPr="005B425D">
              <w:rPr>
                <w:b/>
                <w:sz w:val="20"/>
                <w:szCs w:val="20"/>
              </w:rPr>
              <w:t>Arm Type</w:t>
            </w:r>
          </w:p>
        </w:tc>
        <w:tc>
          <w:tcPr>
            <w:tcW w:w="1335" w:type="dxa"/>
            <w:vAlign w:val="bottom"/>
          </w:tcPr>
          <w:p ns2:paraId="58B6B8AB" ns2:textId="77777777" w:rsidR="005B425D" w:rsidRPr="005B425D" w:rsidRDefault="005B425D" w:rsidP="00DE2689">
            <w:pPr>
              <w:pStyle w:val="Paragraph0"/>
              <w:spacing w:after="60"/>
              <w:rPr>
                <w:b/>
                <w:sz w:val="20"/>
                <w:szCs w:val="20"/>
              </w:rPr>
            </w:pPr>
            <w:r w:rsidRPr="005B425D">
              <w:rPr>
                <w:b/>
                <w:sz w:val="20"/>
                <w:szCs w:val="20"/>
              </w:rPr>
              <w:t>Intervention Name</w:t>
            </w:r>
          </w:p>
        </w:tc>
        <w:tc>
          <w:tcPr>
            <w:tcW w:w="802" w:type="dxa"/>
            <w:vAlign w:val="bottom"/>
          </w:tcPr>
          <w:p ns2:paraId="74D767FC" ns2:textId="77777777" w:rsidR="005B425D" w:rsidRPr="005B425D" w:rsidRDefault="005B425D" w:rsidP="00DE2689">
            <w:pPr>
              <w:pStyle w:val="Paragraph0"/>
              <w:spacing w:after="60"/>
              <w:rPr>
                <w:b/>
                <w:sz w:val="20"/>
                <w:szCs w:val="20"/>
              </w:rPr>
            </w:pPr>
            <w:r w:rsidRPr="005B425D">
              <w:rPr>
                <w:b/>
                <w:sz w:val="20"/>
                <w:szCs w:val="20"/>
              </w:rPr>
              <w:t>Type</w:t>
            </w:r>
          </w:p>
        </w:tc>
        <w:tc>
          <w:tcPr>
            <w:tcW w:w="1335" w:type="dxa"/>
            <w:vAlign w:val="bottom"/>
          </w:tcPr>
          <w:p ns2:paraId="06BD3605" ns2:textId="77777777" w:rsidR="005B425D" w:rsidRPr="005B425D" w:rsidRDefault="005B425D" w:rsidP="00DE2689">
            <w:pPr>
              <w:pStyle w:val="Paragraph0"/>
              <w:spacing w:after="60"/>
              <w:rPr>
                <w:b/>
                <w:sz w:val="20"/>
                <w:szCs w:val="20"/>
              </w:rPr>
            </w:pPr>
            <w:r w:rsidRPr="005B425D">
              <w:rPr>
                <w:b/>
                <w:sz w:val="20"/>
                <w:szCs w:val="20"/>
              </w:rPr>
              <w:t>Dose Formulation</w:t>
            </w:r>
          </w:p>
        </w:tc>
        <w:tc>
          <w:tcPr>
            <w:tcW w:w="1246" w:type="dxa"/>
            <w:vAlign w:val="bottom"/>
          </w:tcPr>
          <w:p ns2:paraId="23CE20E1" ns2:textId="77777777" w:rsidR="005B425D" w:rsidRPr="005B425D" w:rsidRDefault="005B425D" w:rsidP="00DE2689">
            <w:pPr>
              <w:pStyle w:val="Paragraph0"/>
              <w:spacing w:after="60"/>
              <w:rPr>
                <w:b/>
                <w:sz w:val="20"/>
                <w:szCs w:val="20"/>
              </w:rPr>
            </w:pPr>
            <w:r w:rsidRPr="005B425D">
              <w:rPr>
                <w:b/>
                <w:sz w:val="20"/>
                <w:szCs w:val="20"/>
              </w:rPr>
              <w:t>Unit Dose Strength(s)</w:t>
            </w:r>
          </w:p>
        </w:tc>
        <w:tc>
          <w:tcPr>
            <w:tcW w:w="967" w:type="dxa"/>
            <w:vAlign w:val="bottom"/>
          </w:tcPr>
          <w:p ns2:paraId="35D02105" ns2:textId="77777777" w:rsidR="005B425D" w:rsidRPr="005B425D" w:rsidRDefault="005B425D" w:rsidP="00DE2689">
            <w:pPr>
              <w:pStyle w:val="Paragraph0"/>
              <w:spacing w:after="60"/>
              <w:rPr>
                <w:b/>
                <w:sz w:val="20"/>
                <w:szCs w:val="20"/>
              </w:rPr>
            </w:pPr>
            <w:r w:rsidRPr="005B425D">
              <w:rPr>
                <w:b/>
                <w:sz w:val="20"/>
                <w:szCs w:val="20"/>
              </w:rPr>
              <w:t>Dosage Level(s)</w:t>
            </w:r>
          </w:p>
        </w:tc>
        <w:tc>
          <w:tcPr>
            <w:tcW w:w="1166" w:type="dxa"/>
            <w:vAlign w:val="bottom"/>
          </w:tcPr>
          <w:p ns2:paraId="0C8F8906" ns2:textId="5C8C5FF2" w:rsidR="005B425D" w:rsidRPr="005B425D" w:rsidRDefault="005B425D" w:rsidP="00DE2689">
            <w:pPr>
              <w:pStyle w:val="Paragraph0"/>
              <w:spacing w:after="60"/>
              <w:rPr>
                <w:b/>
                <w:sz w:val="20"/>
                <w:szCs w:val="20"/>
              </w:rPr>
            </w:pPr>
            <w:r w:rsidRPr="005B425D">
              <w:rPr>
                <w:b/>
                <w:sz w:val="20"/>
                <w:szCs w:val="20"/>
              </w:rPr>
              <w:t>Route of Adminis</w:t>
            </w:r>
            <w:r w:rsidR="003D7C32">
              <w:rPr>
                <w:b/>
                <w:sz w:val="20"/>
                <w:szCs w:val="20"/>
              </w:rPr>
              <w:t>-</w:t>
            </w:r>
            <w:r w:rsidRPr="005B425D">
              <w:rPr>
                <w:b/>
                <w:sz w:val="20"/>
                <w:szCs w:val="20"/>
              </w:rPr>
              <w:t>tration</w:t>
            </w:r>
          </w:p>
        </w:tc>
        <w:tc>
          <w:tcPr>
            <w:tcW w:w="1263" w:type="dxa"/>
            <w:vAlign w:val="bottom"/>
          </w:tcPr>
          <w:p ns2:paraId="7988543D" ns2:textId="721EC430" w:rsidR="005B425D" w:rsidRPr="005B425D" w:rsidRDefault="005B425D" w:rsidP="00DE2689">
            <w:pPr>
              <w:pStyle w:val="Paragraph0"/>
              <w:spacing w:after="60"/>
              <w:ind w:right="-102"/>
              <w:rPr>
                <w:b/>
                <w:sz w:val="20"/>
                <w:szCs w:val="20"/>
              </w:rPr>
            </w:pPr>
            <w:r w:rsidRPr="005B425D">
              <w:rPr>
                <w:b/>
                <w:sz w:val="20"/>
                <w:szCs w:val="20"/>
              </w:rPr>
              <w:t>Regimen/</w:t>
            </w:r>
            <w:r w:rsidR="003D7C32">
              <w:rPr>
                <w:b/>
                <w:sz w:val="20"/>
                <w:szCs w:val="20"/>
              </w:rPr>
              <w:br/>
            </w:r>
            <w:r w:rsidRPr="005B425D">
              <w:rPr>
                <w:b/>
                <w:sz w:val="20"/>
                <w:szCs w:val="20"/>
              </w:rPr>
              <w:t>Treatment Period</w:t>
            </w:r>
          </w:p>
        </w:tc>
        <w:tc>
          <w:tcPr>
            <w:tcW w:w="905" w:type="dxa"/>
            <w:vAlign w:val="bottom"/>
          </w:tcPr>
          <w:p ns2:paraId="7E1496AD" ns2:textId="77777777" w:rsidR="005B425D" w:rsidRPr="005B425D" w:rsidRDefault="005B425D" w:rsidP="00DE2689">
            <w:pPr>
              <w:pStyle w:val="Paragraph0"/>
              <w:spacing w:after="60"/>
              <w:rPr>
                <w:b/>
                <w:sz w:val="20"/>
                <w:szCs w:val="20"/>
              </w:rPr>
            </w:pPr>
            <w:r w:rsidRPr="005B425D">
              <w:rPr>
                <w:b/>
                <w:sz w:val="20"/>
                <w:szCs w:val="20"/>
              </w:rPr>
              <w:t>Use</w:t>
            </w:r>
          </w:p>
        </w:tc>
        <w:tc>
          <w:tcPr>
            <w:tcW w:w="802" w:type="dxa"/>
            <w:vAlign w:val="bottom"/>
          </w:tcPr>
          <w:p ns2:paraId="76E5680D" ns2:textId="736EB861" w:rsidR="005B425D" w:rsidRPr="005B425D" w:rsidRDefault="005B425D" w:rsidP="00DE2689">
            <w:pPr>
              <w:pStyle w:val="Paragraph0"/>
              <w:spacing w:after="60"/>
              <w:rPr>
                <w:b/>
                <w:sz w:val="20"/>
                <w:szCs w:val="20"/>
              </w:rPr>
            </w:pPr>
            <w:r w:rsidRPr="005B425D">
              <w:rPr>
                <w:b/>
                <w:sz w:val="20"/>
                <w:szCs w:val="20"/>
              </w:rPr>
              <w:t>IMP/</w:t>
            </w:r>
            <w:r w:rsidR="006A07FD">
              <w:rPr>
                <w:b/>
                <w:sz w:val="20"/>
                <w:szCs w:val="20"/>
              </w:rPr>
              <w:br/>
            </w:r>
            <w:r w:rsidRPr="005B425D">
              <w:rPr>
                <w:b/>
                <w:sz w:val="20"/>
                <w:szCs w:val="20"/>
              </w:rPr>
              <w:t>NIMP</w:t>
            </w:r>
          </w:p>
        </w:tc>
        <w:tc>
          <w:tcPr>
            <w:tcW w:w="993" w:type="dxa"/>
            <w:vAlign w:val="bottom"/>
          </w:tcPr>
          <w:p ns2:paraId="59D5A8A4" ns2:textId="77777777" w:rsidR="005B425D" w:rsidRPr="005B425D" w:rsidRDefault="005B425D" w:rsidP="00DE2689">
            <w:pPr>
              <w:pStyle w:val="Paragraph0"/>
              <w:spacing w:after="60"/>
              <w:rPr>
                <w:b/>
                <w:sz w:val="20"/>
                <w:szCs w:val="20"/>
              </w:rPr>
            </w:pPr>
            <w:r w:rsidRPr="005B425D">
              <w:rPr>
                <w:b/>
                <w:sz w:val="20"/>
                <w:szCs w:val="20"/>
              </w:rPr>
              <w:t>Sourcing</w:t>
            </w:r>
          </w:p>
        </w:tc>
      </w:tr>
      <w:tr w:rsidR="005B425D" w:rsidRPr="005B425D" ns2:paraId="33DF79A2" ns2:textId="77777777" w:rsidTr="003D7C32">
        <w:trPr>
          <w:cantSplit/>
          <w:trHeight w:val="602"/>
        </w:trPr>
        <w:tc>
          <w:tcPr>
            <w:tcW w:w="724" w:type="dxa"/>
          </w:tcPr>
          <w:p ns2:paraId="265E3C82" ns2:textId="6E873D57" w:rsidR="005B425D" w:rsidRPr="005B425D" w:rsidRDefault="005B425D" w:rsidP="00DE2689">
            <w:pPr>
              <w:pStyle w:val="Paragraph0"/>
              <w:spacing w:after="60"/>
              <w:ind w:right="-96"/>
              <w:rPr>
                <w:sz w:val="18"/>
                <w:szCs w:val="18"/>
              </w:rPr>
            </w:pPr>
            <w:r w:rsidRPr="005B425D">
              <w:rPr>
                <w:sz w:val="18"/>
                <w:szCs w:val="18"/>
              </w:rPr>
              <w:t>Arm 1</w:t>
            </w:r>
          </w:p>
        </w:tc>
        <w:tc>
          <w:tcPr>
            <w:tcW w:w="1237" w:type="dxa"/>
          </w:tcPr>
          <w:p ns2:paraId="084402CC" ns2:textId="682BF90A" w:rsidR="005B425D" w:rsidRPr="005B425D" w:rsidRDefault="00F26050" w:rsidP="00DE2689">
            <w:pPr>
              <w:pStyle w:val="Paragraph0"/>
              <w:spacing w:after="60"/>
              <w:rPr>
                <w:sz w:val="18"/>
                <w:szCs w:val="18"/>
              </w:rPr>
            </w:pPr>
            <w:r>
              <w:rPr>
                <w:sz w:val="18"/>
                <w:szCs w:val="18"/>
              </w:rPr>
              <w:t>Experimental</w:t>
            </w:r>
          </w:p>
        </w:tc>
        <w:tc>
          <w:tcPr>
            <w:tcW w:w="1335" w:type="dxa"/>
          </w:tcPr>
          <w:p ns2:paraId="342C0F19" ns2:textId="037AD11F" w:rsidR="005B425D" w:rsidRPr="005B425D" w:rsidRDefault="005B425D" w:rsidP="00DE2689">
            <w:pPr>
              <w:pStyle w:val="Paragraph0"/>
              <w:spacing w:after="60"/>
              <w:rPr>
                <w:sz w:val="18"/>
                <w:szCs w:val="18"/>
              </w:rPr>
            </w:pPr>
            <w:r w:rsidRPr="005B425D">
              <w:rPr>
                <w:sz w:val="18"/>
                <w:szCs w:val="18"/>
              </w:rPr>
              <w:t>Lenvatinib</w:t>
            </w:r>
          </w:p>
        </w:tc>
        <w:tc>
          <w:tcPr>
            <w:tcW w:w="802" w:type="dxa"/>
          </w:tcPr>
          <w:p ns2:paraId="194BF465" ns2:textId="5309990F" w:rsidR="005B425D" w:rsidRPr="005B425D" w:rsidRDefault="005B425D" w:rsidP="00DE2689">
            <w:pPr>
              <w:pStyle w:val="Paragraph0"/>
              <w:spacing w:after="60"/>
              <w:rPr>
                <w:sz w:val="18"/>
                <w:szCs w:val="18"/>
              </w:rPr>
            </w:pPr>
            <w:r w:rsidRPr="005B425D">
              <w:rPr>
                <w:sz w:val="18"/>
                <w:szCs w:val="18"/>
              </w:rPr>
              <w:t>Drug</w:t>
            </w:r>
          </w:p>
        </w:tc>
        <w:tc>
          <w:tcPr>
            <w:tcW w:w="1335" w:type="dxa"/>
          </w:tcPr>
          <w:p ns2:paraId="11EB9705" ns2:textId="648A55B5" w:rsidR="005B425D" w:rsidRPr="005B425D" w:rsidRDefault="005B425D" w:rsidP="00DE2689">
            <w:pPr>
              <w:pStyle w:val="Paragraph0"/>
              <w:spacing w:after="60"/>
              <w:rPr>
                <w:sz w:val="18"/>
                <w:szCs w:val="18"/>
              </w:rPr>
            </w:pPr>
            <w:r w:rsidRPr="005B425D">
              <w:rPr>
                <w:sz w:val="18"/>
                <w:szCs w:val="18"/>
              </w:rPr>
              <w:t>Capsule</w:t>
            </w:r>
          </w:p>
        </w:tc>
        <w:tc>
          <w:tcPr>
            <w:tcW w:w="1246" w:type="dxa"/>
          </w:tcPr>
          <w:p ns2:paraId="160D4381" ns2:textId="61DAB837" w:rsidR="005B425D" w:rsidRPr="005B425D" w:rsidRDefault="005B425D" w:rsidP="00DE2689">
            <w:pPr>
              <w:pStyle w:val="Paragraph0"/>
              <w:spacing w:after="60"/>
              <w:rPr>
                <w:sz w:val="18"/>
                <w:szCs w:val="18"/>
              </w:rPr>
            </w:pPr>
            <w:r w:rsidRPr="005B425D">
              <w:rPr>
                <w:sz w:val="18"/>
                <w:szCs w:val="18"/>
              </w:rPr>
              <w:t>10 mg</w:t>
            </w:r>
            <w:r w:rsidRPr="005B425D">
              <w:rPr>
                <w:sz w:val="18"/>
                <w:szCs w:val="18"/>
              </w:rPr>
              <w:br/>
              <w:t>4 mg</w:t>
            </w:r>
            <w:r w:rsidRPr="005B425D">
              <w:rPr>
                <w:sz w:val="18"/>
                <w:szCs w:val="18"/>
                <w:vertAlign w:val="superscript"/>
              </w:rPr>
              <w:t>a</w:t>
            </w:r>
          </w:p>
        </w:tc>
        <w:tc>
          <w:tcPr>
            <w:tcW w:w="967" w:type="dxa"/>
          </w:tcPr>
          <w:p ns2:paraId="15E3778B" ns2:textId="213C9164" w:rsidR="005B425D" w:rsidRPr="005B425D" w:rsidRDefault="005B425D" w:rsidP="00DE2689">
            <w:pPr>
              <w:pStyle w:val="Paragraph0"/>
              <w:spacing w:after="60"/>
              <w:rPr>
                <w:sz w:val="18"/>
                <w:szCs w:val="18"/>
              </w:rPr>
            </w:pPr>
            <w:r w:rsidRPr="005B425D">
              <w:rPr>
                <w:sz w:val="18"/>
                <w:szCs w:val="18"/>
              </w:rPr>
              <w:t>20 mg</w:t>
            </w:r>
          </w:p>
        </w:tc>
        <w:tc>
          <w:tcPr>
            <w:tcW w:w="1166" w:type="dxa"/>
          </w:tcPr>
          <w:p ns2:paraId="526DD481" ns2:textId="740F661E" w:rsidR="005B425D" w:rsidRPr="005B425D" w:rsidRDefault="005B425D" w:rsidP="00DE2689">
            <w:pPr>
              <w:pStyle w:val="Paragraph0"/>
              <w:spacing w:after="60"/>
              <w:rPr>
                <w:sz w:val="18"/>
                <w:szCs w:val="18"/>
              </w:rPr>
            </w:pPr>
            <w:r w:rsidRPr="005B425D">
              <w:rPr>
                <w:sz w:val="18"/>
                <w:szCs w:val="18"/>
              </w:rPr>
              <w:t>Oral</w:t>
            </w:r>
          </w:p>
        </w:tc>
        <w:tc>
          <w:tcPr>
            <w:tcW w:w="1263" w:type="dxa"/>
          </w:tcPr>
          <w:p ns2:paraId="5A7E3DDE" ns2:textId="15490C23" w:rsidR="005B425D" w:rsidRPr="005B425D" w:rsidRDefault="005B425D" w:rsidP="00DE2689">
            <w:pPr>
              <w:pStyle w:val="Paragraph0"/>
              <w:spacing w:after="60"/>
              <w:rPr>
                <w:sz w:val="18"/>
                <w:szCs w:val="18"/>
              </w:rPr>
            </w:pPr>
            <w:r w:rsidRPr="00CC108B">
              <w:rPr>
                <w:sz w:val="18"/>
                <w:szCs w:val="18"/>
              </w:rPr>
              <w:t>QD</w:t>
            </w:r>
            <w:r w:rsidR="00444786">
              <w:rPr>
                <w:sz w:val="18"/>
                <w:szCs w:val="18"/>
              </w:rPr>
              <w:t>, no treatment duration limit</w:t>
            </w:r>
          </w:p>
        </w:tc>
        <w:tc>
          <w:tcPr>
            <w:tcW w:w="905" w:type="dxa"/>
          </w:tcPr>
          <w:p ns2:paraId="381841CB" ns2:textId="51BACF4A"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ns2:paraId="15A0E1EA" ns2:textId="2319CA2B" w:rsidR="005B425D" w:rsidRPr="005B425D" w:rsidRDefault="005B425D" w:rsidP="00DE2689">
            <w:pPr>
              <w:pStyle w:val="Paragraph0"/>
              <w:spacing w:after="60"/>
              <w:rPr>
                <w:sz w:val="18"/>
                <w:szCs w:val="18"/>
              </w:rPr>
            </w:pPr>
            <w:r w:rsidRPr="005B425D">
              <w:rPr>
                <w:sz w:val="18"/>
                <w:szCs w:val="18"/>
              </w:rPr>
              <w:t>IMP</w:t>
            </w:r>
          </w:p>
        </w:tc>
        <w:tc>
          <w:tcPr>
            <w:tcW w:w="993" w:type="dxa"/>
          </w:tcPr>
          <w:p ns2:paraId="58078754" ns2:textId="72E17BE6"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1689A412" ns2:textId="77777777" w:rsidTr="003D7C32">
        <w:trPr>
          <w:cantSplit/>
        </w:trPr>
        <w:tc>
          <w:tcPr>
            <w:tcW w:w="724" w:type="dxa"/>
          </w:tcPr>
          <w:p ns2:paraId="1F4A06B5" ns2:textId="622718D3"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1</w:t>
            </w:r>
          </w:p>
        </w:tc>
        <w:tc>
          <w:tcPr>
            <w:tcW w:w="1237" w:type="dxa"/>
          </w:tcPr>
          <w:p ns2:paraId="75F012D6" ns2:textId="1DA3D30E" w:rsidR="005B425D" w:rsidRPr="005B425D" w:rsidRDefault="00F26050" w:rsidP="00DE2689">
            <w:pPr>
              <w:pStyle w:val="Paragraph0"/>
              <w:spacing w:after="60"/>
              <w:rPr>
                <w:sz w:val="18"/>
                <w:szCs w:val="18"/>
              </w:rPr>
            </w:pPr>
            <w:r>
              <w:rPr>
                <w:sz w:val="18"/>
                <w:szCs w:val="18"/>
              </w:rPr>
              <w:t>Experimental</w:t>
            </w:r>
          </w:p>
        </w:tc>
        <w:tc>
          <w:tcPr>
            <w:tcW w:w="1335" w:type="dxa"/>
          </w:tcPr>
          <w:p ns2:paraId="160F87B7" ns2:textId="7113A22C"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ns2:paraId="6CD64794" ns2:textId="1E82CAA4" w:rsidR="005B425D" w:rsidRPr="005B425D" w:rsidRDefault="005B425D" w:rsidP="00DE2689">
            <w:pPr>
              <w:pStyle w:val="Paragraph0"/>
              <w:spacing w:after="60"/>
              <w:rPr>
                <w:sz w:val="18"/>
                <w:szCs w:val="18"/>
              </w:rPr>
            </w:pPr>
            <w:r w:rsidRPr="005B425D">
              <w:rPr>
                <w:sz w:val="18"/>
                <w:szCs w:val="18"/>
              </w:rPr>
              <w:t>Drug</w:t>
            </w:r>
          </w:p>
        </w:tc>
        <w:tc>
          <w:tcPr>
            <w:tcW w:w="1335" w:type="dxa"/>
          </w:tcPr>
          <w:p ns2:paraId="7384D945" ns2:textId="66D9D560" w:rsidR="005B425D" w:rsidRPr="005B425D" w:rsidRDefault="005B425D" w:rsidP="00DE2689">
            <w:pPr>
              <w:pStyle w:val="Paragraph0"/>
              <w:spacing w:after="60"/>
              <w:rPr>
                <w:i/>
                <w:sz w:val="18"/>
                <w:szCs w:val="18"/>
              </w:rPr>
            </w:pPr>
            <w:r w:rsidRPr="005B425D">
              <w:rPr>
                <w:rStyle w:val="Emphasis"/>
                <w:i w:val="0"/>
                <w:sz w:val="18"/>
                <w:szCs w:val="18"/>
              </w:rPr>
              <w:t>Solution for Infusion</w:t>
            </w:r>
          </w:p>
        </w:tc>
        <w:tc>
          <w:tcPr>
            <w:tcW w:w="1246" w:type="dxa"/>
          </w:tcPr>
          <w:p ns2:paraId="4A902A78" ns2:textId="00D1C74F" w:rsidR="005B425D" w:rsidRPr="005B425D" w:rsidRDefault="005B425D" w:rsidP="00DE2689">
            <w:pPr>
              <w:pStyle w:val="Paragraph0"/>
              <w:spacing w:after="60"/>
              <w:rPr>
                <w:sz w:val="18"/>
                <w:szCs w:val="18"/>
              </w:rPr>
            </w:pPr>
            <w:r w:rsidRPr="005B425D">
              <w:rPr>
                <w:sz w:val="18"/>
                <w:szCs w:val="18"/>
              </w:rPr>
              <w:t>25 mg/mL</w:t>
            </w:r>
          </w:p>
        </w:tc>
        <w:tc>
          <w:tcPr>
            <w:tcW w:w="967" w:type="dxa"/>
          </w:tcPr>
          <w:p ns2:paraId="17BA27EB" ns2:textId="78EC658C" w:rsidR="005B425D" w:rsidRPr="005B425D" w:rsidRDefault="005B425D" w:rsidP="00DE2689">
            <w:pPr>
              <w:pStyle w:val="Paragraph0"/>
              <w:spacing w:after="60"/>
              <w:rPr>
                <w:sz w:val="18"/>
                <w:szCs w:val="18"/>
              </w:rPr>
            </w:pPr>
            <w:r w:rsidRPr="005B425D">
              <w:rPr>
                <w:sz w:val="18"/>
                <w:szCs w:val="18"/>
              </w:rPr>
              <w:t>200 mg</w:t>
            </w:r>
          </w:p>
        </w:tc>
        <w:tc>
          <w:tcPr>
            <w:tcW w:w="1166" w:type="dxa"/>
          </w:tcPr>
          <w:p ns2:paraId="5B9A328B" ns2:textId="1E411782" w:rsidR="005B425D" w:rsidRPr="005B425D" w:rsidRDefault="005B425D" w:rsidP="00DE2689">
            <w:pPr>
              <w:pStyle w:val="Paragraph0"/>
              <w:spacing w:after="60"/>
              <w:rPr>
                <w:sz w:val="18"/>
                <w:szCs w:val="18"/>
              </w:rPr>
            </w:pPr>
            <w:r w:rsidRPr="005B425D">
              <w:rPr>
                <w:sz w:val="18"/>
                <w:szCs w:val="18"/>
              </w:rPr>
              <w:t>IV Infusion</w:t>
            </w:r>
          </w:p>
        </w:tc>
        <w:tc>
          <w:tcPr>
            <w:tcW w:w="1263" w:type="dxa"/>
          </w:tcPr>
          <w:p ns2:paraId="4591E5F9" ns2:textId="372BB647"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ns2:paraId="09305561" ns2:textId="096E7724" w:rsidR="005B425D" w:rsidRPr="005B425D" w:rsidRDefault="002E1108" w:rsidP="00DE2689">
            <w:pPr>
              <w:pStyle w:val="Paragraph0"/>
              <w:spacing w:after="60"/>
              <w:rPr>
                <w:sz w:val="18"/>
                <w:szCs w:val="18"/>
              </w:rPr>
            </w:pPr>
            <w:r>
              <w:rPr>
                <w:sz w:val="18"/>
                <w:szCs w:val="18"/>
              </w:rPr>
              <w:t>Experi</w:t>
            </w:r>
            <w:r w:rsidR="006A07FD">
              <w:rPr>
                <w:sz w:val="18"/>
                <w:szCs w:val="18"/>
              </w:rPr>
              <w:t>-</w:t>
            </w:r>
            <w:r>
              <w:rPr>
                <w:sz w:val="18"/>
                <w:szCs w:val="18"/>
              </w:rPr>
              <w:t>mental</w:t>
            </w:r>
          </w:p>
        </w:tc>
        <w:tc>
          <w:tcPr>
            <w:tcW w:w="802" w:type="dxa"/>
          </w:tcPr>
          <w:p ns2:paraId="1E482E80" ns2:textId="1B2BF5FE" w:rsidR="005B425D" w:rsidRPr="005B425D" w:rsidRDefault="005B425D" w:rsidP="00DE2689">
            <w:pPr>
              <w:pStyle w:val="Paragraph0"/>
              <w:spacing w:after="60"/>
              <w:rPr>
                <w:sz w:val="18"/>
                <w:szCs w:val="18"/>
              </w:rPr>
            </w:pPr>
            <w:r w:rsidRPr="005B425D">
              <w:rPr>
                <w:sz w:val="18"/>
                <w:szCs w:val="18"/>
              </w:rPr>
              <w:t>IMP</w:t>
            </w:r>
          </w:p>
        </w:tc>
        <w:tc>
          <w:tcPr>
            <w:tcW w:w="993" w:type="dxa"/>
          </w:tcPr>
          <w:p ns2:paraId="522CAA2F" ns2:textId="1E06C235"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100E59F3" ns2:textId="77777777" w:rsidTr="003D7C32">
        <w:trPr>
          <w:cantSplit/>
        </w:trPr>
        <w:tc>
          <w:tcPr>
            <w:tcW w:w="724" w:type="dxa"/>
          </w:tcPr>
          <w:p ns2:paraId="65203004" ns2:textId="6DA013FB"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ns2:paraId="1EDEE70A" ns2:textId="4AF80188" w:rsidR="005B425D" w:rsidRPr="005B425D" w:rsidRDefault="00F26050" w:rsidP="00DE2689">
            <w:pPr>
              <w:pStyle w:val="Paragraph0"/>
              <w:spacing w:after="60"/>
              <w:ind w:right="-90"/>
              <w:rPr>
                <w:sz w:val="18"/>
                <w:szCs w:val="18"/>
              </w:rPr>
            </w:pPr>
            <w:r>
              <w:rPr>
                <w:sz w:val="18"/>
                <w:szCs w:val="18"/>
              </w:rPr>
              <w:t>Experimental</w:t>
            </w:r>
          </w:p>
        </w:tc>
        <w:tc>
          <w:tcPr>
            <w:tcW w:w="1335" w:type="dxa"/>
          </w:tcPr>
          <w:p ns2:paraId="68523F73" ns2:textId="34D61B0F" w:rsidR="005B425D" w:rsidRPr="005B425D" w:rsidRDefault="00CC108B" w:rsidP="00DE2689">
            <w:pPr>
              <w:pStyle w:val="Paragraph0"/>
              <w:spacing w:after="60"/>
              <w:rPr>
                <w:sz w:val="18"/>
                <w:szCs w:val="18"/>
              </w:rPr>
            </w:pPr>
            <w:r>
              <w:rPr>
                <w:sz w:val="18"/>
                <w:szCs w:val="18"/>
              </w:rPr>
              <w:t>Matching pl</w:t>
            </w:r>
            <w:r w:rsidR="005B425D" w:rsidRPr="005B425D">
              <w:rPr>
                <w:sz w:val="18"/>
                <w:szCs w:val="18"/>
              </w:rPr>
              <w:t>acebo</w:t>
            </w:r>
          </w:p>
        </w:tc>
        <w:tc>
          <w:tcPr>
            <w:tcW w:w="802" w:type="dxa"/>
          </w:tcPr>
          <w:p ns2:paraId="3659104B" ns2:textId="3C85B246" w:rsidR="005B425D" w:rsidRPr="005B425D" w:rsidRDefault="005B425D" w:rsidP="00DE2689">
            <w:pPr>
              <w:pStyle w:val="Paragraph0"/>
              <w:spacing w:after="60"/>
              <w:rPr>
                <w:sz w:val="18"/>
                <w:szCs w:val="18"/>
              </w:rPr>
            </w:pPr>
            <w:r w:rsidRPr="005B425D">
              <w:rPr>
                <w:sz w:val="18"/>
                <w:szCs w:val="18"/>
              </w:rPr>
              <w:t>Drug</w:t>
            </w:r>
          </w:p>
        </w:tc>
        <w:tc>
          <w:tcPr>
            <w:tcW w:w="1335" w:type="dxa"/>
          </w:tcPr>
          <w:p ns2:paraId="11D2EE35" ns2:textId="0D895067" w:rsidR="005B425D" w:rsidRPr="005B425D" w:rsidRDefault="005B425D" w:rsidP="00DE2689">
            <w:pPr>
              <w:pStyle w:val="Paragraph0"/>
              <w:spacing w:after="60"/>
              <w:rPr>
                <w:sz w:val="18"/>
                <w:szCs w:val="18"/>
              </w:rPr>
            </w:pPr>
            <w:r w:rsidRPr="005B425D">
              <w:rPr>
                <w:rStyle w:val="Emphasis"/>
                <w:i w:val="0"/>
                <w:sz w:val="18"/>
                <w:szCs w:val="18"/>
              </w:rPr>
              <w:t>Capsule</w:t>
            </w:r>
          </w:p>
        </w:tc>
        <w:tc>
          <w:tcPr>
            <w:tcW w:w="1246" w:type="dxa"/>
          </w:tcPr>
          <w:p ns2:paraId="64091C60" ns2:textId="391BE578" w:rsidR="005B425D" w:rsidRPr="005B425D" w:rsidRDefault="005B425D" w:rsidP="00DE2689">
            <w:pPr>
              <w:pStyle w:val="Paragraph0"/>
              <w:spacing w:after="60"/>
              <w:rPr>
                <w:sz w:val="18"/>
                <w:szCs w:val="18"/>
              </w:rPr>
            </w:pPr>
            <w:r w:rsidRPr="005B425D">
              <w:rPr>
                <w:sz w:val="18"/>
                <w:szCs w:val="18"/>
              </w:rPr>
              <w:t>N/A</w:t>
            </w:r>
          </w:p>
        </w:tc>
        <w:tc>
          <w:tcPr>
            <w:tcW w:w="967" w:type="dxa"/>
          </w:tcPr>
          <w:p ns2:paraId="4C9286C3" ns2:textId="2F5D877D" w:rsidR="005B425D" w:rsidRPr="005B425D" w:rsidRDefault="005B425D" w:rsidP="00DE2689">
            <w:pPr>
              <w:pStyle w:val="Paragraph0"/>
              <w:spacing w:after="60"/>
              <w:rPr>
                <w:sz w:val="18"/>
                <w:szCs w:val="18"/>
              </w:rPr>
            </w:pPr>
            <w:r w:rsidRPr="005B425D">
              <w:rPr>
                <w:sz w:val="18"/>
                <w:szCs w:val="18"/>
              </w:rPr>
              <w:t>N/A</w:t>
            </w:r>
          </w:p>
        </w:tc>
        <w:tc>
          <w:tcPr>
            <w:tcW w:w="1166" w:type="dxa"/>
          </w:tcPr>
          <w:p ns2:paraId="2C48B24B" ns2:textId="3982795C" w:rsidR="005B425D" w:rsidRPr="005B425D" w:rsidRDefault="005B425D" w:rsidP="00DE2689">
            <w:pPr>
              <w:pStyle w:val="Paragraph0"/>
              <w:spacing w:after="60"/>
              <w:rPr>
                <w:sz w:val="18"/>
                <w:szCs w:val="18"/>
              </w:rPr>
            </w:pPr>
            <w:r w:rsidRPr="005B425D">
              <w:rPr>
                <w:sz w:val="18"/>
                <w:szCs w:val="18"/>
              </w:rPr>
              <w:t>Oral</w:t>
            </w:r>
          </w:p>
        </w:tc>
        <w:tc>
          <w:tcPr>
            <w:tcW w:w="1263" w:type="dxa"/>
          </w:tcPr>
          <w:p ns2:paraId="7BECBDB6" ns2:textId="0E1EE959" w:rsidR="005B425D" w:rsidRPr="005B425D" w:rsidRDefault="005B425D" w:rsidP="00DE2689">
            <w:pPr>
              <w:pStyle w:val="Paragraph0"/>
              <w:spacing w:after="60"/>
              <w:rPr>
                <w:sz w:val="18"/>
                <w:szCs w:val="18"/>
              </w:rPr>
            </w:pPr>
            <w:r w:rsidRPr="005B425D">
              <w:rPr>
                <w:sz w:val="18"/>
                <w:szCs w:val="18"/>
              </w:rPr>
              <w:t>QD</w:t>
            </w:r>
            <w:r w:rsidR="00444786">
              <w:rPr>
                <w:sz w:val="18"/>
                <w:szCs w:val="18"/>
              </w:rPr>
              <w:t>, no treatment duration limit</w:t>
            </w:r>
          </w:p>
        </w:tc>
        <w:tc>
          <w:tcPr>
            <w:tcW w:w="905" w:type="dxa"/>
          </w:tcPr>
          <w:p ns2:paraId="4436E07C" ns2:textId="2C335E43" w:rsidR="005B425D" w:rsidRPr="005B425D" w:rsidRDefault="005B425D" w:rsidP="00DE2689">
            <w:pPr>
              <w:pStyle w:val="Paragraph0"/>
              <w:spacing w:after="60"/>
              <w:rPr>
                <w:sz w:val="18"/>
                <w:szCs w:val="18"/>
              </w:rPr>
            </w:pPr>
            <w:r w:rsidRPr="005B425D">
              <w:rPr>
                <w:sz w:val="18"/>
                <w:szCs w:val="18"/>
              </w:rPr>
              <w:t>Placebo</w:t>
            </w:r>
          </w:p>
        </w:tc>
        <w:tc>
          <w:tcPr>
            <w:tcW w:w="802" w:type="dxa"/>
          </w:tcPr>
          <w:p ns2:paraId="084EC825" ns2:textId="1D82E24C" w:rsidR="005B425D" w:rsidRPr="005B425D" w:rsidRDefault="005B425D" w:rsidP="00DE2689">
            <w:pPr>
              <w:pStyle w:val="Paragraph0"/>
              <w:spacing w:after="60"/>
              <w:rPr>
                <w:sz w:val="18"/>
                <w:szCs w:val="18"/>
              </w:rPr>
            </w:pPr>
            <w:r w:rsidRPr="005B425D">
              <w:rPr>
                <w:sz w:val="18"/>
                <w:szCs w:val="18"/>
              </w:rPr>
              <w:t>IMP</w:t>
            </w:r>
          </w:p>
        </w:tc>
        <w:tc>
          <w:tcPr>
            <w:tcW w:w="993" w:type="dxa"/>
          </w:tcPr>
          <w:p ns2:paraId="5160F7C6" ns2:textId="1C89B82F" w:rsidR="005B425D" w:rsidRPr="005B425D" w:rsidRDefault="005B425D" w:rsidP="00DE2689">
            <w:pPr>
              <w:pStyle w:val="Paragraph0"/>
              <w:spacing w:after="60"/>
              <w:rPr>
                <w:sz w:val="18"/>
                <w:szCs w:val="18"/>
              </w:rPr>
            </w:pPr>
            <w:r w:rsidRPr="005B425D">
              <w:rPr>
                <w:sz w:val="18"/>
                <w:szCs w:val="18"/>
              </w:rPr>
              <w:t>Central</w:t>
            </w:r>
          </w:p>
        </w:tc>
      </w:tr>
      <w:tr w:rsidR="005B425D" w:rsidRPr="005B425D" ns2:paraId="7FF104EC" ns2:textId="77777777" w:rsidTr="003D7C32">
        <w:trPr>
          <w:cantSplit/>
        </w:trPr>
        <w:tc>
          <w:tcPr>
            <w:tcW w:w="724" w:type="dxa"/>
          </w:tcPr>
          <w:p ns2:paraId="3967F598" ns2:textId="5CCAB94A" w:rsidR="005B425D" w:rsidRPr="005B425D" w:rsidRDefault="005B425D" w:rsidP="00DE2689">
            <w:pPr>
              <w:pStyle w:val="Paragraph0"/>
              <w:spacing w:after="60"/>
              <w:ind w:right="-96"/>
              <w:rPr>
                <w:sz w:val="18"/>
                <w:szCs w:val="18"/>
              </w:rPr>
            </w:pPr>
            <w:r w:rsidRPr="005B425D">
              <w:rPr>
                <w:sz w:val="18"/>
                <w:szCs w:val="18"/>
              </w:rPr>
              <w:t xml:space="preserve">Arm </w:t>
            </w:r>
            <w:r w:rsidR="00CC108B">
              <w:rPr>
                <w:sz w:val="18"/>
                <w:szCs w:val="18"/>
              </w:rPr>
              <w:t>2</w:t>
            </w:r>
          </w:p>
        </w:tc>
        <w:tc>
          <w:tcPr>
            <w:tcW w:w="1237" w:type="dxa"/>
          </w:tcPr>
          <w:p ns2:paraId="6445A4C1" ns2:textId="18C5418B" w:rsidR="005B425D" w:rsidRPr="005B425D" w:rsidRDefault="00F26050" w:rsidP="00DE2689">
            <w:pPr>
              <w:pStyle w:val="Paragraph0"/>
              <w:spacing w:after="60"/>
              <w:rPr>
                <w:sz w:val="18"/>
                <w:szCs w:val="18"/>
              </w:rPr>
            </w:pPr>
            <w:r>
              <w:rPr>
                <w:sz w:val="18"/>
                <w:szCs w:val="18"/>
              </w:rPr>
              <w:t>Experimental</w:t>
            </w:r>
          </w:p>
        </w:tc>
        <w:tc>
          <w:tcPr>
            <w:tcW w:w="1335" w:type="dxa"/>
          </w:tcPr>
          <w:p ns2:paraId="5ECE6677" ns2:textId="4B3DD5EE" w:rsidR="005B425D" w:rsidRPr="005B425D" w:rsidRDefault="005B425D" w:rsidP="00DE2689">
            <w:pPr>
              <w:pStyle w:val="Paragraph0"/>
              <w:spacing w:after="60"/>
              <w:ind w:right="-96"/>
              <w:rPr>
                <w:sz w:val="18"/>
                <w:szCs w:val="18"/>
              </w:rPr>
            </w:pPr>
            <w:r w:rsidRPr="005B425D">
              <w:rPr>
                <w:sz w:val="18"/>
                <w:szCs w:val="18"/>
              </w:rPr>
              <w:t>Pembrolizumab</w:t>
            </w:r>
          </w:p>
        </w:tc>
        <w:tc>
          <w:tcPr>
            <w:tcW w:w="802" w:type="dxa"/>
          </w:tcPr>
          <w:p ns2:paraId="2F3DC1B7" ns2:textId="6DF8E71A" w:rsidR="005B425D" w:rsidRPr="005B425D" w:rsidRDefault="005B425D" w:rsidP="00DE2689">
            <w:pPr>
              <w:pStyle w:val="Paragraph0"/>
              <w:spacing w:after="60"/>
              <w:rPr>
                <w:sz w:val="18"/>
                <w:szCs w:val="18"/>
              </w:rPr>
            </w:pPr>
            <w:r w:rsidRPr="005B425D">
              <w:rPr>
                <w:sz w:val="18"/>
                <w:szCs w:val="18"/>
              </w:rPr>
              <w:t>Drug</w:t>
            </w:r>
          </w:p>
        </w:tc>
        <w:tc>
          <w:tcPr>
            <w:tcW w:w="1335" w:type="dxa"/>
          </w:tcPr>
          <w:p ns2:paraId="6F3D6531" ns2:textId="41E02C90" w:rsidR="005B425D" w:rsidRPr="005B425D" w:rsidRDefault="005B425D" w:rsidP="00DE2689">
            <w:pPr>
              <w:pStyle w:val="Paragraph0"/>
              <w:spacing w:after="60"/>
              <w:rPr>
                <w:sz w:val="18"/>
                <w:szCs w:val="18"/>
              </w:rPr>
            </w:pPr>
            <w:r w:rsidRPr="005B425D">
              <w:rPr>
                <w:rStyle w:val="Emphasis"/>
                <w:i w:val="0"/>
                <w:sz w:val="18"/>
                <w:szCs w:val="18"/>
              </w:rPr>
              <w:t>Solution for Infusion</w:t>
            </w:r>
          </w:p>
        </w:tc>
        <w:tc>
          <w:tcPr>
            <w:tcW w:w="1246" w:type="dxa"/>
          </w:tcPr>
          <w:p ns2:paraId="215FEF3B" ns2:textId="2118A99A" w:rsidR="005B425D" w:rsidRPr="005B425D" w:rsidRDefault="005B425D" w:rsidP="00DE2689">
            <w:pPr>
              <w:pStyle w:val="Paragraph0"/>
              <w:spacing w:after="60"/>
              <w:rPr>
                <w:sz w:val="18"/>
                <w:szCs w:val="18"/>
              </w:rPr>
            </w:pPr>
            <w:r w:rsidRPr="005B425D">
              <w:rPr>
                <w:sz w:val="18"/>
                <w:szCs w:val="18"/>
              </w:rPr>
              <w:t>25 mg/mL</w:t>
            </w:r>
          </w:p>
        </w:tc>
        <w:tc>
          <w:tcPr>
            <w:tcW w:w="967" w:type="dxa"/>
          </w:tcPr>
          <w:p ns2:paraId="78696998" ns2:textId="618B6CF5" w:rsidR="005B425D" w:rsidRPr="005B425D" w:rsidRDefault="005B425D" w:rsidP="00DE2689">
            <w:pPr>
              <w:pStyle w:val="Paragraph0"/>
              <w:spacing w:after="60"/>
              <w:rPr>
                <w:sz w:val="18"/>
                <w:szCs w:val="18"/>
              </w:rPr>
            </w:pPr>
            <w:r w:rsidRPr="005B425D">
              <w:rPr>
                <w:sz w:val="18"/>
                <w:szCs w:val="18"/>
              </w:rPr>
              <w:t>200 mg</w:t>
            </w:r>
          </w:p>
        </w:tc>
        <w:tc>
          <w:tcPr>
            <w:tcW w:w="1166" w:type="dxa"/>
          </w:tcPr>
          <w:p ns2:paraId="7F04F123" ns2:textId="272411E3" w:rsidR="005B425D" w:rsidRPr="005B425D" w:rsidRDefault="005B425D" w:rsidP="00DE2689">
            <w:pPr>
              <w:pStyle w:val="Paragraph0"/>
              <w:spacing w:after="60"/>
              <w:rPr>
                <w:sz w:val="18"/>
                <w:szCs w:val="18"/>
              </w:rPr>
            </w:pPr>
            <w:r w:rsidRPr="005B425D">
              <w:rPr>
                <w:sz w:val="18"/>
                <w:szCs w:val="18"/>
              </w:rPr>
              <w:t>IV Infusion</w:t>
            </w:r>
          </w:p>
        </w:tc>
        <w:tc>
          <w:tcPr>
            <w:tcW w:w="1263" w:type="dxa"/>
          </w:tcPr>
          <w:p ns2:paraId="7BA3D4E8" ns2:textId="30F8B9D3" w:rsidR="005B425D" w:rsidRPr="005B425D" w:rsidRDefault="005B425D" w:rsidP="00DE2689">
            <w:pPr>
              <w:pStyle w:val="Paragraph0"/>
              <w:spacing w:after="60"/>
              <w:rPr>
                <w:sz w:val="18"/>
                <w:szCs w:val="18"/>
              </w:rPr>
            </w:pPr>
            <w:r w:rsidRPr="005B425D">
              <w:rPr>
                <w:sz w:val="18"/>
                <w:szCs w:val="18"/>
              </w:rPr>
              <w:t>Day 1 of each 21-day cycle</w:t>
            </w:r>
          </w:p>
        </w:tc>
        <w:tc>
          <w:tcPr>
            <w:tcW w:w="905" w:type="dxa"/>
          </w:tcPr>
          <w:p ns2:paraId="572BB899" ns2:textId="6DDD6828" w:rsidR="005B425D" w:rsidRPr="005B425D" w:rsidRDefault="005B425D" w:rsidP="00DE2689">
            <w:pPr>
              <w:pStyle w:val="Paragraph0"/>
              <w:spacing w:after="60"/>
              <w:rPr>
                <w:sz w:val="18"/>
                <w:szCs w:val="18"/>
              </w:rPr>
            </w:pPr>
            <w:r w:rsidRPr="005B425D">
              <w:rPr>
                <w:sz w:val="18"/>
                <w:szCs w:val="18"/>
              </w:rPr>
              <w:t>Experi</w:t>
            </w:r>
            <w:r w:rsidR="006A07FD">
              <w:rPr>
                <w:sz w:val="18"/>
                <w:szCs w:val="18"/>
              </w:rPr>
              <w:t>-</w:t>
            </w:r>
            <w:r w:rsidRPr="005B425D">
              <w:rPr>
                <w:sz w:val="18"/>
                <w:szCs w:val="18"/>
              </w:rPr>
              <w:t>mental</w:t>
            </w:r>
          </w:p>
        </w:tc>
        <w:tc>
          <w:tcPr>
            <w:tcW w:w="802" w:type="dxa"/>
          </w:tcPr>
          <w:p ns2:paraId="4355AA36" ns2:textId="759ABF54" w:rsidR="005B425D" w:rsidRPr="005B425D" w:rsidRDefault="005B425D" w:rsidP="00DE2689">
            <w:pPr>
              <w:pStyle w:val="Paragraph0"/>
              <w:spacing w:after="60"/>
              <w:rPr>
                <w:sz w:val="18"/>
                <w:szCs w:val="18"/>
              </w:rPr>
            </w:pPr>
            <w:r w:rsidRPr="005B425D">
              <w:rPr>
                <w:sz w:val="18"/>
                <w:szCs w:val="18"/>
              </w:rPr>
              <w:t>IMP</w:t>
            </w:r>
          </w:p>
        </w:tc>
        <w:tc>
          <w:tcPr>
            <w:tcW w:w="993" w:type="dxa"/>
          </w:tcPr>
          <w:p ns2:paraId="486FB148" ns2:textId="147AC27A" w:rsidR="005B425D" w:rsidRPr="005B425D" w:rsidRDefault="005B425D" w:rsidP="00DE2689">
            <w:pPr>
              <w:pStyle w:val="Paragraph0"/>
              <w:spacing w:after="60"/>
              <w:rPr>
                <w:sz w:val="18"/>
                <w:szCs w:val="18"/>
              </w:rPr>
            </w:pPr>
            <w:r w:rsidRPr="005B425D">
              <w:rPr>
                <w:sz w:val="18"/>
                <w:szCs w:val="18"/>
              </w:rPr>
              <w:t>Central</w:t>
            </w:r>
          </w:p>
        </w:tc>
      </w:tr>
      <w:tr w:rsidR="005B425D" w:rsidRPr="002E6816" ns2:paraId="0A590F02" ns2:textId="77777777" w:rsidTr="003D7C32">
        <w:trPr>
          <w:cantSplit/>
        </w:trPr>
        <w:tc>
          <w:tcPr>
            <w:tcW w:w="12775" w:type="dxa"/>
            <w:gridSpan w:val="12"/>
          </w:tcPr>
          <w:p ns2:paraId="59431C04" ns2:textId="77777777" w:rsidR="005B425D" w:rsidRDefault="005B425D" w:rsidP="00DE2689">
            <w:pPr>
              <w:pStyle w:val="Paragraph0"/>
              <w:spacing w:after="60"/>
              <w:rPr>
                <w:sz w:val="20"/>
              </w:rPr>
            </w:pPr>
            <w:r w:rsidRPr="000104F5">
              <w:rPr>
                <w:sz w:val="20"/>
                <w:vertAlign w:val="superscript"/>
              </w:rPr>
              <w:t>a</w:t>
            </w:r>
            <w:r>
              <w:rPr>
                <w:sz w:val="20"/>
              </w:rPr>
              <w:t xml:space="preserve"> 4mg capsules provided for successive dose reduction of lenvatinib, if needed, as described in Section 6.6.2.</w:t>
            </w:r>
          </w:p>
          <w:p ns2:paraId="7E96ACA0" ns2:textId="77777777" w:rsidR="005B425D" w:rsidRDefault="005B425D" w:rsidP="00DE2689">
            <w:pPr>
              <w:pStyle w:val="Paragraph0"/>
              <w:spacing w:after="60"/>
              <w:rPr>
                <w:sz w:val="20"/>
              </w:rPr>
            </w:pPr>
            <w:r>
              <w:rPr>
                <w:sz w:val="20"/>
              </w:rPr>
              <w:t>Abbreviations: IMP = investigational medicinal product; IV = intravenous; N/A – not applicable; QD = once daily</w:t>
            </w:r>
          </w:p>
          <w:p ns2:paraId="5C56D5E8" ns2:textId="6A9C9E4C" w:rsidR="005B425D" w:rsidRPr="00FF7011" w:rsidRDefault="005B425D" w:rsidP="00DE2689">
            <w:pPr>
              <w:pStyle w:val="Paragraph0"/>
              <w:spacing w:after="60"/>
              <w:rPr>
                <w:sz w:val="20"/>
                <w:szCs w:val="20"/>
              </w:rPr>
            </w:pPr>
            <w:r w:rsidRPr="00416670">
              <w:rPr>
                <w:sz w:val="20"/>
              </w:rPr>
              <w:t>Definition Investigational Medicinal Product (IMP) and Non-Inv</w:t>
            </w:r>
            <w:r>
              <w:rPr>
                <w:sz w:val="20"/>
              </w:rPr>
              <w:t>estigational Medicinal Product</w:t>
            </w:r>
            <w:r w:rsidRPr="00416670">
              <w:rPr>
                <w:sz w:val="20"/>
              </w:rPr>
              <w:t xml:space="preserve"> (NIMP) is based on guidance issued by the European Commission. Regional and/or Country differences of the definition of IMP/NIMP may exist. In these circumstances, local legislation is followe</w:t>
            </w:r>
            <w:r>
              <w:rPr>
                <w:sz w:val="20"/>
              </w:rPr>
              <w:t>d.</w:t>
            </w:r>
          </w:p>
        </w:tc>
      </w:tr>
    </w:tbl>
    <w:p ns2:paraId="439FE1B2" ns2:textId="67A239FC" w:rsidR="005B425D" w:rsidRDefault="005B425D" w:rsidP="005B425D">
      <w:ins w:id="6121" w:author="GoldenCorpusHarness" w:date="2026-03-28T21:57:49Z">
        <w:r>
          <w:t xml:space="preserve">Has a history of a gastrointestinal condition or procedure that, in the opinion of the investigator, may affect oral study drug absorption. </w:t>
        </w:r>
      </w:ins>
    </w:p>
    <w:p ns2:paraId="32C24738" ns2:textId="77777777" w:rsidR="003C2A01" w:rsidRDefault="003C2A01" w:rsidP="00A72B20">
      <w:pPr>
        <w:sectPr w:rsidR="003C2A01" w:rsidSect="001177E8">
          <w:headerReference w:type="default" ns3:id="rId33"/>
          <w:footerReference w:type="default" ns3:id="rId34"/>
          <w:pgSz w:w="15840" w:h="12240" w:orient="landscape"/>
          <w:pgMar w:top="1800" w:right="1440" w:bottom="1440" w:left="1440" w:header="720" w:footer="720" w:gutter="0"/>
          <w:cols w:space="720"/>
          <w:docGrid w:linePitch="360"/>
        </w:sectPr>
      </w:pPr>
      <w:ins w:id="6122" w:author="GoldenCorpusHarness" w:date="2026-03-28T21:57:49Z">
        <w:r>
          <w:t xml:space="preserve">Has clinically significant cardiovascular impairment within 12 months of the first dose of study intervention, such as history of congestive heart failure greater than NYHA Class II, unstable angina, myocardial infarction or cerebrovascular accident/TIA/stroke, cardiac revascularization, or cardiac arrhythmia associated with hemodynamic instability. </w:t>
        </w:r>
      </w:ins>
    </w:p>
    <w:p ns2:paraId="3C1CE3AA" ns2:textId="01BB7D5A" w:rsidR="00D80FE3" w:rsidRPr="00EF3331" w:rsidRDefault="00D80FE3" w:rsidP="00D80FE3">
      <w:pPr>
        <w:pStyle w:val="Paragraph0"/>
      </w:pPr>
      <w:del w:id="6123" w:author="GoldenCorpusHarness" w:date="2026-03-28T21:57:49Z">
        <w:r>
          <w:delText>A</w:delText>
        </w:r>
      </w:del>
      <w:ins w:id="6124" w:author="GoldenCorpusHarness" w:date="2026-03-28T21:57:49Z">
        <w:r>
          <w:t>Note:  Medica</w:t>
        </w:r>
      </w:ins>
      <w:r>
        <w:t>ll</w:t>
      </w:r>
      <w:ins w:id="6125" w:author="GoldenCorpusHarness" w:date="2026-03-28T21:57:49Z">
        <w:r>
          <w:t>y controlled arrhythmia that is</w:t>
        </w:r>
      </w:ins>
      <w:r>
        <w:t xml:space="preserve"> st</w:t>
      </w:r>
      <w:del w:id="6126" w:author="GoldenCorpusHarness" w:date="2026-03-28T21:57:49Z">
        <w:r>
          <w:delText>u</w:delText>
        </w:r>
      </w:del>
      <w:ins w:id="6127" w:author="GoldenCorpusHarness" w:date="2026-03-28T21:57:49Z">
        <w:r>
          <w:t>able with me</w:t>
        </w:r>
      </w:ins>
      <w:r>
        <w:t>d</w:t>
      </w:r>
      <w:del w:id="6128" w:author="GoldenCorpusHarness" w:date="2026-03-28T21:57:49Z">
        <w:r>
          <w:delText xml:space="preserve">y </w:delText>
        </w:r>
      </w:del>
      <w:r>
        <w:t>i</w:t>
      </w:r>
      <w:del w:id="6129" w:author="GoldenCorpusHarness" w:date="2026-03-28T21:57:49Z">
        <w:r>
          <w:delText>nterven</w:delText>
        </w:r>
      </w:del>
      <w:ins w:id="6130" w:author="GoldenCorpusHarness" w:date="2026-03-28T21:57:49Z">
        <w:r>
          <w:t>ca</w:t>
        </w:r>
      </w:ins>
      <w:r>
        <w:t>tion</w:t>
      </w:r>
      <w:ins w:id="6131" w:author="GoldenCorpusHarness" w:date="2026-03-28T21:57:49Z">
        <w:r>
          <w:t xml:space="preserve"> i</w:t>
        </w:r>
      </w:ins>
      <w:r>
        <w:t xml:space="preserve">s </w:t>
      </w:r>
      <w:del w:id="6132" w:author="GoldenCorpusHarness" w:date="2026-03-28T21:57:49Z">
        <w:r>
          <w:delText>will b</w:delText>
        </w:r>
      </w:del>
      <w:ins w:id="6133" w:author="GoldenCorpusHarness" w:date="2026-03-28T21:57:49Z">
        <w:r>
          <w:t>p</w:t>
        </w:r>
      </w:ins>
      <w:r>
        <w:t>e</w:t>
      </w:r>
      <w:del w:id="6134" w:author="GoldenCorpusHarness" w:date="2026-03-28T21:57:49Z">
        <w:r>
          <w:delText xml:space="preserve"> ad</w:delText>
        </w:r>
      </w:del>
      <w:ins w:id="6135" w:author="GoldenCorpusHarness" w:date="2026-03-28T21:57:49Z">
        <w:r>
          <w:t>r</w:t>
        </w:r>
      </w:ins>
      <w:r>
        <w:t>mi</w:t>
      </w:r>
      <w:del w:id="6136" w:author="GoldenCorpusHarness" w:date="2026-03-28T21:57:49Z">
        <w:r>
          <w:delText>nis</w:delText>
        </w:r>
      </w:del>
      <w:ins w:id="6137" w:author="GoldenCorpusHarness" w:date="2026-03-28T21:57:49Z">
        <w:r>
          <w:t>t</w:t>
        </w:r>
      </w:ins>
      <w:r>
        <w:t>te</w:t>
      </w:r>
      <w:del w:id="6138" w:author="GoldenCorpusHarness" w:date="2026-03-28T21:57:49Z">
        <w:r>
          <w:delText>re</w:delText>
        </w:r>
      </w:del>
      <w:r>
        <w:t>d</w:t>
      </w:r>
      <w:del w:id="6139" w:author="GoldenCorpusHarness" w:date="2026-03-28T21:57:49Z">
        <w:r>
          <w:delText xml:space="preserve"> on an outpatient basis</w:delText>
        </w:r>
      </w:del>
      <w:r>
        <w:t>.</w:t>
      </w:r>
    </w:p>
    <w:p ns2:paraId="3B56D0AB" ns2:textId="6C25BEB8" w:rsidR="00D80FE3" w:rsidRPr="00165411" w:rsidRDefault="00D80FE3" w:rsidP="00D80FE3">
      <w:pPr>
        <w:pStyle w:val="Paragraph0"/>
      </w:pPr>
      <w:del w:id="6140" w:author="GoldenCorpusHarness" w:date="2026-03-28T21:57:49Z">
        <w:r>
          <w:delText>All product</w:delText>
        </w:r>
      </w:del>
      <w:ins w:id="6141" w:author="GoldenCorpusHarness" w:date="2026-03-28T21:57:49Z">
        <w:r>
          <w:t>Ha</w:t>
        </w:r>
      </w:ins>
      <w:r>
        <w:t xml:space="preserve">s </w:t>
      </w:r>
      <w:del w:id="6142" w:author="GoldenCorpusHarness" w:date="2026-03-28T21:57:49Z">
        <w:r>
          <w:delText>in</w:delText>
        </w:r>
      </w:del>
      <w:r>
        <w:t>di</w:t>
      </w:r>
      <w:del w:id="6143" w:author="GoldenCorpusHarness" w:date="2026-03-28T21:57:49Z">
        <w:r>
          <w:delText>c</w:delText>
        </w:r>
      </w:del>
      <w:ins w:id="6144" w:author="GoldenCorpusHarness" w:date="2026-03-28T21:57:49Z">
        <w:r>
          <w:t>sease th</w:t>
        </w:r>
      </w:ins>
      <w:r>
        <w:t>at</w:t>
      </w:r>
      <w:del w:id="6145" w:author="GoldenCorpusHarness" w:date="2026-03-28T21:57:49Z">
        <w:r>
          <w:delText>ed</w:delText>
        </w:r>
      </w:del>
      <w:r>
        <w:t xml:space="preserve"> i</w:t>
      </w:r>
      <w:del w:id="6146" w:author="GoldenCorpusHarness" w:date="2026-03-28T21:57:49Z">
        <w:r>
          <w:delText>n</w:delText>
        </w:r>
      </w:del>
      <w:ins w:id="6147" w:author="GoldenCorpusHarness" w:date="2026-03-28T21:57:49Z">
        <w:r>
          <w:t>s</w:t>
        </w:r>
      </w:ins>
      <w:r>
        <w:t xml:space="preserve"> </w:t>
      </w:r>
      <w:del w:id="6148" w:author="GoldenCorpusHarness" w:date="2026-03-28T21:57:49Z">
        <w:r>
          <w:delText>T</w:delText>
        </w:r>
      </w:del>
      <w:ins w:id="6149" w:author="GoldenCorpusHarness" w:date="2026-03-28T21:57:49Z">
        <w:r>
          <w:t>suit</w:t>
        </w:r>
      </w:ins>
      <w:r>
        <w:t xml:space="preserve">able </w:t>
      </w:r>
      <w:del w:id="6150" w:author="GoldenCorpusHarness" w:date="2026-03-28T21:57:49Z">
        <w:r>
          <w:delText xml:space="preserve">4 will be provided centrally by the Sponsor </w:delText>
        </w:r>
      </w:del>
      <w:ins w:id="6151" w:author="GoldenCorpusHarness" w:date="2026-03-28T21:57:49Z">
        <w:r>
          <w:t>f</w:t>
        </w:r>
      </w:ins>
      <w:r>
        <w:t>or local</w:t>
      </w:r>
      <w:del w:id="6152" w:author="GoldenCorpusHarness" w:date="2026-03-28T21:57:49Z">
        <w:r>
          <w:delText>ly by</w:delText>
        </w:r>
      </w:del>
      <w:r>
        <w:t xml:space="preserve"> the</w:t>
      </w:r>
      <w:ins w:id="6153" w:author="GoldenCorpusHarness" w:date="2026-03-28T21:57:49Z">
        <w:r>
          <w:t>rapy</w:t>
        </w:r>
      </w:ins>
      <w:r>
        <w:t xml:space="preserve"> </w:t>
      </w:r>
      <w:ins w:id="6154" w:author="GoldenCorpusHarness" w:date="2026-03-28T21:57:49Z">
        <w:r>
          <w:t>admini</w:t>
        </w:r>
      </w:ins>
      <w:r>
        <w:t>st</w:t>
      </w:r>
      <w:del w:id="6155" w:author="GoldenCorpusHarness" w:date="2026-03-28T21:57:49Z">
        <w:r>
          <w:delText>u</w:delText>
        </w:r>
      </w:del>
      <w:ins w:id="6156" w:author="GoldenCorpusHarness" w:date="2026-03-28T21:57:49Z">
        <w:r>
          <w:t>ere</w:t>
        </w:r>
      </w:ins>
      <w:r>
        <w:t>d</w:t>
      </w:r>
      <w:del w:id="6157" w:author="GoldenCorpusHarness" w:date="2026-03-28T21:57:49Z">
        <w:r>
          <w:delText>y</w:delText>
        </w:r>
      </w:del>
      <w:r>
        <w:t xml:space="preserve"> </w:t>
      </w:r>
      <w:del w:id="6158" w:author="GoldenCorpusHarness" w:date="2026-03-28T21:57:49Z">
        <w:r>
          <w:delText>s</w:delText>
        </w:r>
      </w:del>
      <w:ins w:id="6159" w:author="GoldenCorpusHarness" w:date="2026-03-28T21:57:49Z">
        <w:r>
          <w:t>w</w:t>
        </w:r>
      </w:ins>
      <w:r>
        <w:t>it</w:t>
      </w:r>
      <w:del w:id="6160" w:author="GoldenCorpusHarness" w:date="2026-03-28T21:57:49Z">
        <w:r>
          <w:delText>e, subsidiary or designee, depending on local</w:delText>
        </w:r>
      </w:del>
      <w:ins w:id="6161" w:author="GoldenCorpusHarness" w:date="2026-03-28T21:57:49Z">
        <w:r>
          <w:t>h</w:t>
        </w:r>
      </w:ins>
      <w:r>
        <w:t xml:space="preserve"> c</w:t>
      </w:r>
      <w:del w:id="6162" w:author="GoldenCorpusHarness" w:date="2026-03-28T21:57:49Z">
        <w:r>
          <w:delText>o</w:delText>
        </w:r>
      </w:del>
      <w:r>
        <w:t>u</w:t>
      </w:r>
      <w:del w:id="6163" w:author="GoldenCorpusHarness" w:date="2026-03-28T21:57:49Z">
        <w:r>
          <w:delText>ntry ope</w:delText>
        </w:r>
      </w:del>
      <w:r>
        <w:t>rati</w:t>
      </w:r>
      <w:del w:id="6164" w:author="GoldenCorpusHarness" w:date="2026-03-28T21:57:49Z">
        <w:r>
          <w:delText>o</w:delText>
        </w:r>
      </w:del>
      <w:ins w:id="6165" w:author="GoldenCorpusHarness" w:date="2026-03-28T21:57:49Z">
        <w:r>
          <w:t>ve i</w:t>
        </w:r>
      </w:ins>
      <w:r>
        <w:t>n</w:t>
      </w:r>
      <w:del w:id="6166" w:author="GoldenCorpusHarness" w:date="2026-03-28T21:57:49Z">
        <w:r>
          <w:delText>al or regula</w:delText>
        </w:r>
      </w:del>
      <w:r>
        <w:t>t</w:t>
      </w:r>
      <w:del w:id="6167" w:author="GoldenCorpusHarness" w:date="2026-03-28T21:57:49Z">
        <w:r>
          <w:delText>ory requirem</w:delText>
        </w:r>
      </w:del>
      <w:r>
        <w:t>ent</w:t>
      </w:r>
      <w:del w:id="6168" w:author="GoldenCorpusHarness" w:date="2026-03-28T21:57:49Z">
        <w:r>
          <w:delText>s</w:delText>
        </w:r>
      </w:del>
      <w:r>
        <w:t>.</w:t>
      </w:r>
      <w:ins w:id="6169" w:author="GoldenCorpusHarness" w:date="2026-03-28T21:57:49Z">
        <w:r>
          <w:t xml:space="preserve"> </w:t>
        </w:r>
      </w:ins>
    </w:p>
    <w:p ns2:paraId="0C8FF6C8" ns2:textId="77777777" w:rsidR="00D80FE3" w:rsidRDefault="00D80FE3" w:rsidP="00D80FE3">
      <w:pPr>
        <w:pStyle w:val="Paragraph0"/>
      </w:pPr>
      <w:del w:id="6170" w:author="GoldenCorpusHarness" w:date="2026-03-28T21:57:49Z">
        <w:r>
          <w:delTex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delText>
        </w:r>
      </w:del>
    </w:p>
    <w:p ns2:paraId="1C50A031" ns2:textId="08187ED5" w:rsidR="000E1007" w:rsidRPr="00CC1153" w:rsidRDefault="00D80FE3" w:rsidP="009A0360">
      <w:pPr>
        <w:pStyle w:val="Paragraph0"/>
      </w:pPr>
      <w:del w:id="6171" w:author="GoldenCorpusHarness" w:date="2026-03-28T21:57:49Z">
        <w:r>
          <w:delText>Refer</w:delText>
        </w:r>
      </w:del>
      <w:ins w:id="6172" w:author="GoldenCorpusHarness" w:date="2026-03-28T21:57:49Z">
        <w:r>
          <w:t>Had</w:t>
        </w:r>
      </w:ins>
      <w:r>
        <w:t xml:space="preserve"> </w:t>
      </w:r>
      <w:ins w:id="6173" w:author="GoldenCorpusHarness" w:date="2026-03-28T21:57:49Z">
        <w:r>
          <w:t>PD wi</w:t>
        </w:r>
      </w:ins>
      <w:r>
        <w:t>t</w:t>
      </w:r>
      <w:del w:id="6174" w:author="GoldenCorpusHarness" w:date="2026-03-28T21:57:49Z">
        <w:r>
          <w:delText>o</w:delText>
        </w:r>
      </w:del>
      <w:ins w:id="6175" w:author="GoldenCorpusHarness" w:date="2026-03-28T21:57:49Z">
        <w:r>
          <w:t>hin</w:t>
        </w:r>
      </w:ins>
      <w:r>
        <w:t xml:space="preserve"> </w:t>
      </w:r>
      <w:del w:id="6176" w:author="GoldenCorpusHarness" w:date="2026-03-28T21:57:49Z">
        <w:r>
          <w:delText>Secti</w:delText>
        </w:r>
      </w:del>
      <w:ins w:id="6177" w:author="GoldenCorpusHarness" w:date="2026-03-28T21:57:49Z">
        <w:r>
          <w:t>6 m</w:t>
        </w:r>
      </w:ins>
      <w:r>
        <w:t>on</w:t>
      </w:r>
      <w:del w:id="6178" w:author="GoldenCorpusHarness" w:date="2026-03-28T21:57:49Z">
        <w:r>
          <w:delText xml:space="preserve"> 8.1.8 for de</w:delText>
        </w:r>
      </w:del>
      <w:r>
        <w:t>t</w:t>
      </w:r>
      <w:del w:id="6179" w:author="GoldenCorpusHarness" w:date="2026-03-28T21:57:49Z">
        <w:r>
          <w:delText>ail</w:delText>
        </w:r>
      </w:del>
      <w:ins w:id="6180" w:author="GoldenCorpusHarness" w:date="2026-03-28T21:57:49Z">
        <w:r>
          <w:t>h</w:t>
        </w:r>
      </w:ins>
      <w:r>
        <w:t xml:space="preserve">s </w:t>
      </w:r>
      <w:del w:id="6181" w:author="GoldenCorpusHarness" w:date="2026-03-28T21:57:49Z">
        <w:r>
          <w:delText>r</w:delText>
        </w:r>
      </w:del>
      <w:ins w:id="6182" w:author="GoldenCorpusHarness" w:date="2026-03-28T21:57:49Z">
        <w:r>
          <w:t>of compl</w:t>
        </w:r>
      </w:ins>
      <w:r>
        <w:t>e</w:t>
      </w:r>
      <w:del w:id="6183" w:author="GoldenCorpusHarness" w:date="2026-03-28T21:57:49Z">
        <w:r>
          <w:delText>garding administra</w:delText>
        </w:r>
      </w:del>
      <w:r>
        <w:t xml:space="preserve">tion of </w:t>
      </w:r>
      <w:ins w:id="6184" w:author="GoldenCorpusHarness" w:date="2026-03-28T21:57:49Z">
        <w:r>
          <w:t>cura</w:t>
        </w:r>
      </w:ins>
      <w:r>
        <w:t>t</w:t>
      </w:r>
      <w:del w:id="6185" w:author="GoldenCorpusHarness" w:date="2026-03-28T21:57:49Z">
        <w:r>
          <w:delText>h</w:delText>
        </w:r>
      </w:del>
      <w:ins w:id="6186" w:author="GoldenCorpusHarness" w:date="2026-03-28T21:57:49Z">
        <w:r>
          <w:t>iv</w:t>
        </w:r>
      </w:ins>
      <w:r>
        <w:t>e</w:t>
      </w:r>
      <w:del w:id="6187" w:author="GoldenCorpusHarness" w:date="2026-03-28T21:57:49Z">
        <w:r>
          <w:delText xml:space="preserve"> stud</w:delText>
        </w:r>
      </w:del>
      <w:ins w:id="6188" w:author="GoldenCorpusHarness" w:date="2026-03-28T21:57:49Z">
        <w:r>
          <w:t>l</w:t>
        </w:r>
      </w:ins>
      <w:r>
        <w:t>y inte</w:t>
      </w:r>
      <w:ins w:id="6189" w:author="GoldenCorpusHarness" w:date="2026-03-28T21:57:49Z">
        <w:r>
          <w:t>nded systemic t</w:t>
        </w:r>
      </w:ins>
      <w:r>
        <w:t>r</w:t>
      </w:r>
      <w:del w:id="6190" w:author="GoldenCorpusHarness" w:date="2026-03-28T21:57:49Z">
        <w:r>
          <w:delText>v</w:delText>
        </w:r>
      </w:del>
      <w:ins w:id="6191" w:author="GoldenCorpusHarness" w:date="2026-03-28T21:57:49Z">
        <w:r>
          <w:t>eatm</w:t>
        </w:r>
      </w:ins>
      <w:r>
        <w:t>ent</w:t>
      </w:r>
      <w:ins w:id="6192" w:author="GoldenCorpusHarness" w:date="2026-03-28T21:57:49Z">
        <w:r>
          <w:t xml:space="preserve"> for locoreg</w:t>
        </w:r>
      </w:ins>
      <w:r>
        <w:t>ion</w:t>
      </w:r>
      <w:ins w:id="6193" w:author="GoldenCorpusHarness" w:date="2026-03-28T21:57:49Z">
        <w:r>
          <w:t>ally advanced HNSCC</w:t>
        </w:r>
      </w:ins>
      <w:r>
        <w:t>.</w:t>
      </w:r>
      <w:ins w:id="6194" w:author="GoldenCorpusHarness" w:date="2026-03-28T21:57:49Z">
        <w:r>
          <w:t xml:space="preserve"> </w:t>
        </w:r>
      </w:ins>
    </w:p>
    <w:p ns2:paraId="1460482A" ns2:textId="7E35C9B0" w:rsidR="00CA2FA1" w:rsidRDefault="006A4071" w:rsidP="006A4071">
      <w:pPr>
        <w:pStyle w:val="Heading2"/>
      </w:pPr>
      <w:ins w:id="6195" w:author="GoldenCorpusHarness" w:date="2026-03-28T21:57:49Z">
        <w:r>
          <w:t xml:space="preserve">Note:  </w:t>
        </w:r>
      </w:ins>
      <w:r>
        <w:t>Pr</w:t>
      </w:r>
      <w:ins w:id="6196" w:author="GoldenCorpusHarness" w:date="2026-03-28T21:57:49Z">
        <w:r>
          <w:t>ior syst</w:t>
        </w:r>
      </w:ins>
      <w:r>
        <w:t>e</w:t>
      </w:r>
      <w:ins w:id="6197" w:author="GoldenCorpusHarness" w:date="2026-03-28T21:57:49Z">
        <w:r>
          <w:t xml:space="preserve">mic therapy administered in the recurrent or metastatic setting is not permitted unless it was given as </w:t>
        </w:r>
      </w:ins>
      <w:r>
        <w:t>par</w:t>
      </w:r>
      <w:ins w:id="6198" w:author="GoldenCorpusHarness" w:date="2026-03-28T21:57:49Z">
        <w:r>
          <w:t>t of a multimodal tre</w:t>
        </w:r>
      </w:ins>
      <w:r>
        <w:t>at</w:t>
      </w:r>
      <w:del w:id="6199" w:author="GoldenCorpusHarness" w:date="2026-03-28T21:57:49Z">
        <w:r>
          <w:delText>i</w:delText>
        </w:r>
      </w:del>
      <w:ins w:id="6200" w:author="GoldenCorpusHarness" w:date="2026-03-28T21:57:49Z">
        <w:r>
          <w:t>ment f</w:t>
        </w:r>
      </w:ins>
      <w:r>
        <w:t>o</w:t>
      </w:r>
      <w:del w:id="6201" w:author="GoldenCorpusHarness" w:date="2026-03-28T21:57:49Z">
        <w:r>
          <w:delText>n/H</w:delText>
        </w:r>
      </w:del>
      <w:ins w:id="6202" w:author="GoldenCorpusHarness" w:date="2026-03-28T21:57:49Z">
        <w:r>
          <w:t>r locally adv</w:t>
        </w:r>
      </w:ins>
      <w:r>
        <w:t>an</w:t>
      </w:r>
      <w:ins w:id="6203" w:author="GoldenCorpusHarness" w:date="2026-03-28T21:57:49Z">
        <w:r>
          <w:t>ce</w:t>
        </w:r>
      </w:ins>
      <w:r>
        <w:t>d</w:t>
      </w:r>
      <w:del w:id="6204" w:author="GoldenCorpusHarness" w:date="2026-03-28T21:57:49Z">
        <w:r>
          <w:delText>l</w:delText>
        </w:r>
      </w:del>
      <w:ins w:id="6205" w:author="GoldenCorpusHarness" w:date="2026-03-28T21:57:49Z">
        <w:r>
          <w:t xml:space="preserve"> d</w:t>
        </w:r>
      </w:ins>
      <w:r>
        <w:t>i</w:t>
      </w:r>
      <w:del w:id="6206" w:author="GoldenCorpusHarness" w:date="2026-03-28T21:57:49Z">
        <w:r>
          <w:delText>ng/Stor</w:delText>
        </w:r>
      </w:del>
      <w:ins w:id="6207" w:author="GoldenCorpusHarness" w:date="2026-03-28T21:57:49Z">
        <w:r>
          <w:t>se</w:t>
        </w:r>
      </w:ins>
      <w:r>
        <w:t>a</w:t>
      </w:r>
      <w:del w:id="6208" w:author="GoldenCorpusHarness" w:date="2026-03-28T21:57:49Z">
        <w:r>
          <w:delText>g</w:delText>
        </w:r>
      </w:del>
      <w:ins w:id="6209" w:author="GoldenCorpusHarness" w:date="2026-03-28T21:57:49Z">
        <w:r>
          <w:t>s</w:t>
        </w:r>
      </w:ins>
      <w:r>
        <w:t>e</w:t>
      </w:r>
      <w:del w:id="6210" w:author="GoldenCorpusHarness" w:date="2026-03-28T21:57:49Z">
        <w:r>
          <w:delText>/Accountability</w:delText>
        </w:r>
      </w:del>
      <w:ins w:id="6211" w:author="GoldenCorpusHarness" w:date="2026-03-28T21:57:49Z">
        <w:r>
          <w:t>.</w:t>
        </w:r>
      </w:ins>
    </w:p>
    <w:p ns2:paraId="5081F4D7" ns2:textId="41550C47" w:rsidR="009A515C" w:rsidRDefault="009A515C" w:rsidP="00F460FD">
      <w:pPr>
        <w:pStyle w:val="Heading3"/>
      </w:pPr>
      <w:del w:id="6212" w:author="GoldenCorpusHarness" w:date="2026-03-28T21:57:49Z">
        <w:r>
          <w:delText>D</w:delText>
        </w:r>
      </w:del>
      <w:ins w:id="6213" w:author="GoldenCorpusHarness" w:date="2026-03-28T21:57:49Z">
        <w:r>
          <w:t>Has had major surgery within 3 weeks before first d</w:t>
        </w:r>
      </w:ins>
      <w:r>
        <w:t xml:space="preserve">ose </w:t>
      </w:r>
      <w:del w:id="6214" w:author="GoldenCorpusHarness" w:date="2026-03-28T21:57:49Z">
        <w:r>
          <w:delText>P</w:delText>
        </w:r>
      </w:del>
      <w:ins w:id="6215" w:author="GoldenCorpusHarness" w:date="2026-03-28T21:57:49Z">
        <w:r>
          <w:t>of study inte</w:t>
        </w:r>
      </w:ins>
      <w:r>
        <w:t>r</w:t>
      </w:r>
      <w:ins w:id="6216" w:author="GoldenCorpusHarness" w:date="2026-03-28T21:57:49Z">
        <w:r>
          <w:t>v</w:t>
        </w:r>
      </w:ins>
      <w:r>
        <w:t>e</w:t>
      </w:r>
      <w:del w:id="6217" w:author="GoldenCorpusHarness" w:date="2026-03-28T21:57:49Z">
        <w:r>
          <w:delText>para</w:delText>
        </w:r>
      </w:del>
      <w:ins w:id="6218" w:author="GoldenCorpusHarness" w:date="2026-03-28T21:57:49Z">
        <w:r>
          <w:t>n</w:t>
        </w:r>
      </w:ins>
      <w:r>
        <w:t>tion</w:t>
      </w:r>
      <w:ins w:id="6219" w:author="GoldenCorpusHarness" w:date="2026-03-28T21:57:49Z">
        <w:r>
          <w:t xml:space="preserve">s. </w:t>
        </w:r>
      </w:ins>
    </w:p>
    <w:p ns2:paraId="13389762" ns2:textId="77777777" w:rsidR="00F273F4" w:rsidRDefault="00D80FE3" w:rsidP="009A0360">
      <w:pPr>
        <w:pStyle w:val="Paragraph0"/>
      </w:pPr>
      <w:del w:id="6220" w:author="GoldenCorpusHarness" w:date="2026-03-28T21:57:49Z">
        <w:r>
          <w:delText>D</w:delText>
        </w:r>
      </w:del>
      <w:ins w:id="6221" w:author="GoldenCorpusHarness" w:date="2026-03-28T21:57:49Z">
        <w:r>
          <w:t>Not</w:t>
        </w:r>
      </w:ins>
      <w:r>
        <w:t>e</w:t>
      </w:r>
      <w:del w:id="6222" w:author="GoldenCorpusHarness" w:date="2026-03-28T21:57:49Z">
        <w:r>
          <w:delText>tails</w:delText>
        </w:r>
      </w:del>
      <w:ins w:id="6223" w:author="GoldenCorpusHarness" w:date="2026-03-28T21:57:49Z">
        <w:r>
          <w:t>:</w:t>
        </w:r>
      </w:ins>
      <w:r>
        <w:t xml:space="preserve"> </w:t>
      </w:r>
      <w:del w:id="6224" w:author="GoldenCorpusHarness" w:date="2026-03-28T21:57:49Z">
        <w:r>
          <w:delText>on</w:delText>
        </w:r>
      </w:del>
      <w:r>
        <w:t xml:space="preserve"> </w:t>
      </w:r>
      <w:del w:id="6225" w:author="GoldenCorpusHarness" w:date="2026-03-28T21:57:49Z">
        <w:r>
          <w:delText>pr</w:delText>
        </w:r>
      </w:del>
      <w:ins w:id="6226" w:author="GoldenCorpusHarness" w:date="2026-03-28T21:57:49Z">
        <w:r>
          <w:t>Ad</w:t>
        </w:r>
      </w:ins>
      <w:r>
        <w:t>e</w:t>
      </w:r>
      <w:del w:id="6227" w:author="GoldenCorpusHarness" w:date="2026-03-28T21:57:49Z">
        <w:r>
          <w:delText>par</w:delText>
        </w:r>
      </w:del>
      <w:ins w:id="6228" w:author="GoldenCorpusHarness" w:date="2026-03-28T21:57:49Z">
        <w:r>
          <w:t>qu</w:t>
        </w:r>
      </w:ins>
      <w:r>
        <w:t>at</w:t>
      </w:r>
      <w:del w:id="6229" w:author="GoldenCorpusHarness" w:date="2026-03-28T21:57:49Z">
        <w:r>
          <w:delText>i</w:delText>
        </w:r>
      </w:del>
      <w:ins w:id="6230" w:author="GoldenCorpusHarness" w:date="2026-03-28T21:57:49Z">
        <w:r>
          <w:t>e w</w:t>
        </w:r>
      </w:ins>
      <w:r>
        <w:t>o</w:t>
      </w:r>
      <w:del w:id="6231" w:author="GoldenCorpusHarness" w:date="2026-03-28T21:57:49Z">
        <w:r>
          <w:delText>n a</w:delText>
        </w:r>
      </w:del>
      <w:ins w:id="6232" w:author="GoldenCorpusHarness" w:date="2026-03-28T21:57:49Z">
        <w:r>
          <w:t>u</w:t>
        </w:r>
      </w:ins>
      <w:r>
        <w:t xml:space="preserve">nd </w:t>
      </w:r>
      <w:ins w:id="6233" w:author="GoldenCorpusHarness" w:date="2026-03-28T21:57:49Z">
        <w:r>
          <w:t>he</w:t>
        </w:r>
      </w:ins>
      <w:r>
        <w:t>a</w:t>
      </w:r>
      <w:ins w:id="6234" w:author="GoldenCorpusHarness" w:date="2026-03-28T21:57:49Z">
        <w:r>
          <w:t>ling after major surgery must be assesse</w:t>
        </w:r>
      </w:ins>
      <w:r>
        <w:t>d</w:t>
      </w:r>
      <w:del w:id="6235" w:author="GoldenCorpusHarness" w:date="2026-03-28T21:57:49Z">
        <w:r>
          <w:delText>m</w:delText>
        </w:r>
      </w:del>
      <w:ins w:id="6236" w:author="GoldenCorpusHarness" w:date="2026-03-28T21:57:49Z">
        <w:r>
          <w:t xml:space="preserve"> cl</w:t>
        </w:r>
      </w:ins>
      <w:r>
        <w:t>ini</w:t>
      </w:r>
      <w:del w:id="6237" w:author="GoldenCorpusHarness" w:date="2026-03-28T21:57:49Z">
        <w:r>
          <w:delText>s</w:delText>
        </w:r>
      </w:del>
      <w:ins w:id="6238" w:author="GoldenCorpusHarness" w:date="2026-03-28T21:57:49Z">
        <w:r>
          <w:t>cally, independen</w:t>
        </w:r>
      </w:ins>
      <w:r>
        <w:t>t</w:t>
      </w:r>
      <w:del w:id="6239" w:author="GoldenCorpusHarness" w:date="2026-03-28T21:57:49Z">
        <w:r>
          <w:delText>ration</w:delText>
        </w:r>
      </w:del>
      <w:r>
        <w:t xml:space="preserve"> of </w:t>
      </w:r>
      <w:del w:id="6240" w:author="GoldenCorpusHarness" w:date="2026-03-28T21:57:49Z">
        <w:r>
          <w:delText>pembrolizumab and lenva</w:delText>
        </w:r>
      </w:del>
      <w:r>
        <w:t>ti</w:t>
      </w:r>
      <w:del w:id="6241" w:author="GoldenCorpusHarness" w:date="2026-03-28T21:57:49Z">
        <w:r>
          <w:delText>nib/p</w:delText>
        </w:r>
      </w:del>
      <w:ins w:id="6242" w:author="GoldenCorpusHarness" w:date="2026-03-28T21:57:49Z">
        <w:r>
          <w:t>me e</w:t>
        </w:r>
      </w:ins>
      <w:r>
        <w:t>la</w:t>
      </w:r>
      <w:del w:id="6243" w:author="GoldenCorpusHarness" w:date="2026-03-28T21:57:49Z">
        <w:r>
          <w:delText xml:space="preserve">cebo are </w:delText>
        </w:r>
      </w:del>
      <w:r>
        <w:t>p</w:t>
      </w:r>
      <w:del w:id="6244" w:author="GoldenCorpusHarness" w:date="2026-03-28T21:57:49Z">
        <w:r>
          <w:delText>rovid</w:delText>
        </w:r>
      </w:del>
      <w:ins w:id="6245" w:author="GoldenCorpusHarness" w:date="2026-03-28T21:57:49Z">
        <w:r>
          <w:t>s</w:t>
        </w:r>
      </w:ins>
      <w:r>
        <w:t xml:space="preserve">ed </w:t>
      </w:r>
      <w:ins w:id="6246" w:author="GoldenCorpusHarness" w:date="2026-03-28T21:57:49Z">
        <w:r>
          <w:t>for el</w:t>
        </w:r>
      </w:ins>
      <w:r>
        <w:t>i</w:t>
      </w:r>
      <w:del w:id="6247" w:author="GoldenCorpusHarness" w:date="2026-03-28T21:57:49Z">
        <w:r>
          <w:delText xml:space="preserve">n </w:delText>
        </w:r>
      </w:del>
      <w:ins w:id="6248" w:author="GoldenCorpusHarness" w:date="2026-03-28T21:57:49Z">
        <w:r>
          <w:t>gibili</w:t>
        </w:r>
      </w:ins>
      <w:r>
        <w:t>t</w:t>
      </w:r>
      <w:del w:id="6249" w:author="GoldenCorpusHarness" w:date="2026-03-28T21:57:49Z">
        <w:r>
          <w:delText>he Pharmac</w:delText>
        </w:r>
      </w:del>
      <w:r>
        <w:t>y</w:t>
      </w:r>
      <w:del w:id="6250" w:author="GoldenCorpusHarness" w:date="2026-03-28T21:57:49Z">
        <w:r>
          <w:delText xml:space="preserve"> Manual</w:delText>
        </w:r>
      </w:del>
      <w:r>
        <w:t>.</w:t>
      </w:r>
    </w:p>
    <w:p ns2:paraId="6BB25E9E" ns2:textId="04D7B3B4" w:rsidR="00050298" w:rsidRPr="00CC1153" w:rsidRDefault="00F273F4" w:rsidP="009A0360">
      <w:pPr>
        <w:pStyle w:val="Paragraph0"/>
      </w:pPr>
      <w:del w:id="6251" w:author="GoldenCorpusHarness" w:date="2026-03-28T21:57:49Z">
        <w:r>
          <w:delText>Lenv</w:delText>
        </w:r>
      </w:del>
      <w:ins w:id="6252" w:author="GoldenCorpusHarness" w:date="2026-03-28T21:57:49Z">
        <w:r>
          <w:t>H</w:t>
        </w:r>
      </w:ins>
      <w:r>
        <w:t>a</w:t>
      </w:r>
      <w:ins w:id="6253" w:author="GoldenCorpusHarness" w:date="2026-03-28T21:57:49Z">
        <w:r>
          <w:t>s difficul</w:t>
        </w:r>
      </w:ins>
      <w:r>
        <w:t>t</w:t>
      </w:r>
      <w:ins w:id="6254" w:author="GoldenCorpusHarness" w:date="2026-03-28T21:57:49Z">
        <w:r>
          <w:t>y swallow</w:t>
        </w:r>
      </w:ins>
      <w:r>
        <w:t>in</w:t>
      </w:r>
      <w:del w:id="6255" w:author="GoldenCorpusHarness" w:date="2026-03-28T21:57:49Z">
        <w:r>
          <w:delText>ib is provided as</w:delText>
        </w:r>
      </w:del>
      <w:ins w:id="6256" w:author="GoldenCorpusHarness" w:date="2026-03-28T21:57:49Z">
        <w:r>
          <w:t>g</w:t>
        </w:r>
      </w:ins>
      <w:r>
        <w:t xml:space="preserve"> capsules </w:t>
      </w:r>
      <w:del w:id="6257" w:author="GoldenCorpusHarness" w:date="2026-03-28T21:57:49Z">
        <w:r>
          <w:delText>f</w:delText>
        </w:r>
      </w:del>
      <w:r>
        <w:t xml:space="preserve">or </w:t>
      </w:r>
      <w:del w:id="6258" w:author="GoldenCorpusHarness" w:date="2026-03-28T21:57:49Z">
        <w:r>
          <w:delText>oral adm</w:delText>
        </w:r>
      </w:del>
      <w:r>
        <w:t>in</w:t>
      </w:r>
      <w:del w:id="6259" w:author="GoldenCorpusHarness" w:date="2026-03-28T21:57:49Z">
        <w:r>
          <w:delText>i</w:delText>
        </w:r>
      </w:del>
      <w:ins w:id="6260" w:author="GoldenCorpusHarness" w:date="2026-03-28T21:57:49Z">
        <w:r>
          <w:t>ge</w:t>
        </w:r>
      </w:ins>
      <w:r>
        <w:t>st</w:t>
      </w:r>
      <w:del w:id="6261" w:author="GoldenCorpusHarness" w:date="2026-03-28T21:57:49Z">
        <w:r>
          <w:delText>rat</w:delText>
        </w:r>
      </w:del>
      <w:r>
        <w:t>i</w:t>
      </w:r>
      <w:del w:id="6262" w:author="GoldenCorpusHarness" w:date="2026-03-28T21:57:49Z">
        <w:r>
          <w:delText>o</w:delText>
        </w:r>
      </w:del>
      <w:r>
        <w:t>n</w:t>
      </w:r>
      <w:del w:id="6263" w:author="GoldenCorpusHarness" w:date="2026-03-28T21:57:49Z">
        <w:r>
          <w:delText xml:space="preserve"> and does not require preparation. For participants unable to swallow capsules,</w:delText>
        </w:r>
      </w:del>
      <w:ins w:id="6264" w:author="GoldenCorpusHarness" w:date="2026-03-28T21:57:49Z">
        <w:r>
          <w:t>g</w:t>
        </w:r>
      </w:ins>
      <w:r>
        <w:t xml:space="preserve"> a suspension </w:t>
      </w:r>
      <w:del w:id="6265" w:author="GoldenCorpusHarness" w:date="2026-03-28T21:57:49Z">
        <w:r>
          <w:delText>c</w:delText>
        </w:r>
      </w:del>
      <w:ins w:id="6266" w:author="GoldenCorpusHarness" w:date="2026-03-28T21:57:49Z">
        <w:r>
          <w:t>or</w:t>
        </w:r>
      </w:ins>
      <w:r>
        <w:t>a</w:t>
      </w:r>
      <w:del w:id="6267" w:author="GoldenCorpusHarness" w:date="2026-03-28T21:57:49Z">
        <w:r>
          <w:delText>n be prepared. Refer to the Pharmac</w:delText>
        </w:r>
      </w:del>
      <w:ins w:id="6268" w:author="GoldenCorpusHarness" w:date="2026-03-28T21:57:49Z">
        <w:r>
          <w:t>ll</w:t>
        </w:r>
      </w:ins>
      <w:r>
        <w:t xml:space="preserve">y </w:t>
      </w:r>
      <w:del w:id="6269" w:author="GoldenCorpusHarness" w:date="2026-03-28T21:57:49Z">
        <w:r>
          <w:delText>Manual f</w:delText>
        </w:r>
      </w:del>
      <w:r>
        <w:t xml:space="preserve">or </w:t>
      </w:r>
      <w:ins w:id="6270" w:author="GoldenCorpusHarness" w:date="2026-03-28T21:57:49Z">
        <w:r>
          <w:t xml:space="preserve">by </w:t>
        </w:r>
      </w:ins>
      <w:r>
        <w:t>a</w:t>
      </w:r>
      <w:del w:id="6271" w:author="GoldenCorpusHarness" w:date="2026-03-28T21:57:49Z">
        <w:r>
          <w:delText>d</w:delText>
        </w:r>
      </w:del>
      <w:ins w:id="6272" w:author="GoldenCorpusHarness" w:date="2026-03-28T21:57:49Z">
        <w:r>
          <w:t xml:space="preserve"> fee</w:t>
        </w:r>
      </w:ins>
      <w:r>
        <w:t>di</w:t>
      </w:r>
      <w:ins w:id="6273" w:author="GoldenCorpusHarness" w:date="2026-03-28T21:57:49Z">
        <w:r>
          <w:t xml:space="preserve">ng </w:t>
        </w:r>
      </w:ins>
      <w:r>
        <w:t>t</w:t>
      </w:r>
      <w:del w:id="6274" w:author="GoldenCorpusHarness" w:date="2026-03-28T21:57:49Z">
        <w:r>
          <w:delText>ional</w:delText>
        </w:r>
      </w:del>
      <w:ins w:id="6275" w:author="GoldenCorpusHarness" w:date="2026-03-28T21:57:49Z">
        <w:r>
          <w:t>ube.</w:t>
        </w:r>
      </w:ins>
      <w:r>
        <w:t xml:space="preserve"> </w:t>
      </w:r>
      <w:del w:id="6276" w:author="GoldenCorpusHarness" w:date="2026-03-28T21:57:49Z">
        <w:r>
          <w:delText>information.</w:delText>
        </w:r>
      </w:del>
    </w:p>
    <w:p ns2:paraId="687571C7" ns2:textId="22CC177B" w:rsidR="00050298" w:rsidRPr="00CC1153" w:rsidRDefault="00050298" w:rsidP="00F460FD">
      <w:pPr>
        <w:pStyle w:val="Heading3"/>
      </w:pPr>
      <w:del w:id="6277" w:author="GoldenCorpusHarness" w:date="2026-03-28T21:57:49Z">
        <w:r>
          <w:delText>Handling, Storage, and Accountability</w:delText>
        </w:r>
      </w:del>
    </w:p>
    <w:p ns2:paraId="7C9AD022" ns2:textId="1CDB6CCF" w:rsidR="00050298" w:rsidRPr="00CC1153" w:rsidRDefault="00050298" w:rsidP="009A0360">
      <w:pPr>
        <w:pStyle w:val="Paragraph0"/>
        <w:rPr>
          <w:rFonts w:eastAsiaTheme="minorHAnsi"/>
        </w:rPr>
      </w:pPr>
      <w:ins w:id="6278" w:author="GoldenCorpusHarness" w:date="2026-03-28T21:57:49Z">
        <w:r>
          <w:t xml:space="preserve">Prior/Concomitant </w:t>
        </w:r>
      </w:ins>
      <w:r>
        <w:t>The</w:t>
      </w:r>
      <w:del w:id="6279" w:author="GoldenCorpusHarness" w:date="2026-03-28T21:57:49Z">
        <w:r>
          <w:delText xml:space="preserve"> investigato</w:delText>
        </w:r>
      </w:del>
      <w:r>
        <w:t>r</w:t>
      </w:r>
      <w:del w:id="6280" w:author="GoldenCorpusHarness" w:date="2026-03-28T21:57:49Z">
        <w:r>
          <w:delText xml:space="preserve"> or designee must confirm </w:delText>
        </w:r>
      </w:del>
      <w:r>
        <w:t>ap</w:t>
      </w:r>
      <w:del w:id="6281" w:author="GoldenCorpusHarness" w:date="2026-03-28T21:57:49Z">
        <w:r>
          <w:delText>propriate temperature conditions have been maintained during transit for all stud</w:delText>
        </w:r>
      </w:del>
      <w:r>
        <w:t>y</w:t>
      </w:r>
      <w:del w:id="6282" w:author="GoldenCorpusHarness" w:date="2026-03-28T21:57:49Z">
        <w:r>
          <w:delText xml:space="preserve"> intervention received, and any discrepancies are reported and resolved before use of the study intervention.</w:delText>
        </w:r>
      </w:del>
    </w:p>
    <w:p ns2:paraId="5A2F9752" ns2:textId="2522482C" w:rsidR="00050298" w:rsidRPr="00CC1153" w:rsidRDefault="00050298" w:rsidP="009A0360">
      <w:pPr>
        <w:pStyle w:val="Paragraph0"/>
        <w:rPr>
          <w:rFonts w:eastAsiaTheme="minorHAnsi"/>
        </w:rPr>
      </w:pPr>
      <w:del w:id="6283" w:author="GoldenCorpusHarness" w:date="2026-03-28T21:57:49Z">
        <w:r>
          <w:delText>Only p</w:delText>
        </w:r>
      </w:del>
      <w:ins w:id="6284" w:author="GoldenCorpusHarness" w:date="2026-03-28T21:57:49Z">
        <w:r>
          <w:t>H</w:t>
        </w:r>
      </w:ins>
      <w:r>
        <w:t>a</w:t>
      </w:r>
      <w:del w:id="6285" w:author="GoldenCorpusHarness" w:date="2026-03-28T21:57:49Z">
        <w:r>
          <w:delText>rticipant</w:delText>
        </w:r>
      </w:del>
      <w:r>
        <w:t>s</w:t>
      </w:r>
      <w:del w:id="6286" w:author="GoldenCorpusHarness" w:date="2026-03-28T21:57:49Z">
        <w:r>
          <w:delText xml:space="preserve"> enrolled in the study may</w:delText>
        </w:r>
      </w:del>
      <w:r>
        <w:t xml:space="preserve"> receive</w:t>
      </w:r>
      <w:del w:id="6287" w:author="GoldenCorpusHarness" w:date="2026-03-28T21:57:49Z">
        <w:r>
          <w:delText xml:space="preserve"> study intervention, an</w:delText>
        </w:r>
      </w:del>
      <w:r>
        <w:t xml:space="preserve">d </w:t>
      </w:r>
      <w:del w:id="6288" w:author="GoldenCorpusHarness" w:date="2026-03-28T21:57:49Z">
        <w:r>
          <w:delText>only autho</w:delText>
        </w:r>
      </w:del>
      <w:ins w:id="6289" w:author="GoldenCorpusHarness" w:date="2026-03-28T21:57:49Z">
        <w:r>
          <w:t>p</w:t>
        </w:r>
      </w:ins>
      <w:r>
        <w:t>ri</w:t>
      </w:r>
      <w:del w:id="6290" w:author="GoldenCorpusHarness" w:date="2026-03-28T21:57:49Z">
        <w:r>
          <w:delText xml:space="preserve">zed site staff may supply </w:delText>
        </w:r>
      </w:del>
      <w:r>
        <w:t xml:space="preserve">or </w:t>
      </w:r>
      <w:del w:id="6291" w:author="GoldenCorpusHarness" w:date="2026-03-28T21:57:49Z">
        <w:r>
          <w:delText>adminis</w:delText>
        </w:r>
      </w:del>
      <w:r>
        <w:t>t</w:t>
      </w:r>
      <w:ins w:id="6292" w:author="GoldenCorpusHarness" w:date="2026-03-28T21:57:49Z">
        <w:r>
          <w:t>h</w:t>
        </w:r>
      </w:ins>
      <w:r>
        <w:t>er</w:t>
      </w:r>
      <w:del w:id="6293" w:author="GoldenCorpusHarness" w:date="2026-03-28T21:57:49Z">
        <w:r>
          <w:delText xml:space="preserve"> stud</w:delText>
        </w:r>
      </w:del>
      <w:ins w:id="6294" w:author="GoldenCorpusHarness" w:date="2026-03-28T21:57:49Z">
        <w:r>
          <w:t>ap</w:t>
        </w:r>
      </w:ins>
      <w:r>
        <w:t>y</w:t>
      </w:r>
      <w:del w:id="6295" w:author="GoldenCorpusHarness" w:date="2026-03-28T21:57:49Z">
        <w:r>
          <w:delText xml:space="preserve"> intervention. All study interventions must be stored in a secure, environmentally controlled, and monitored (manual or automated) area in accordance</w:delText>
        </w:r>
      </w:del>
      <w:r>
        <w:t xml:space="preserve"> with </w:t>
      </w:r>
      <w:del w:id="6296" w:author="GoldenCorpusHarness" w:date="2026-03-28T21:57:49Z">
        <w:r>
          <w:delText>the labe</w:delText>
        </w:r>
      </w:del>
      <w:r>
        <w:t>le</w:t>
      </w:r>
      <w:del w:id="6297" w:author="GoldenCorpusHarness" w:date="2026-03-28T21:57:49Z">
        <w:r>
          <w:delText>d stor</w:delText>
        </w:r>
      </w:del>
      <w:ins w:id="6298" w:author="GoldenCorpusHarness" w:date="2026-03-28T21:57:49Z">
        <w:r>
          <w:t>nv</w:t>
        </w:r>
      </w:ins>
      <w:r>
        <w:t>a</w:t>
      </w:r>
      <w:del w:id="6299" w:author="GoldenCorpusHarness" w:date="2026-03-28T21:57:49Z">
        <w:r>
          <w:delText>ge condi</w:delText>
        </w:r>
      </w:del>
      <w:r>
        <w:t>ti</w:t>
      </w:r>
      <w:del w:id="6300" w:author="GoldenCorpusHarness" w:date="2026-03-28T21:57:49Z">
        <w:r>
          <w:delText>o</w:delText>
        </w:r>
      </w:del>
      <w:r>
        <w:t>n</w:t>
      </w:r>
      <w:del w:id="6301" w:author="GoldenCorpusHarness" w:date="2026-03-28T21:57:49Z">
        <w:r>
          <w:delText>s</w:delText>
        </w:r>
      </w:del>
      <w:ins w:id="6302" w:author="GoldenCorpusHarness" w:date="2026-03-28T21:57:49Z">
        <w:r>
          <w:t>ib</w:t>
        </w:r>
      </w:ins>
      <w:r>
        <w:t xml:space="preserve"> </w:t>
      </w:r>
      <w:del w:id="6303" w:author="GoldenCorpusHarness" w:date="2026-03-28T21:57:49Z">
        <w:r>
          <w:delText>with access limited to the investigat</w:delText>
        </w:r>
      </w:del>
      <w:r>
        <w:t xml:space="preserve">or </w:t>
      </w:r>
      <w:del w:id="6304" w:author="GoldenCorpusHarness" w:date="2026-03-28T21:57:49Z">
        <w:r>
          <w:delText>and auth</w:delText>
        </w:r>
      </w:del>
      <w:ins w:id="6305" w:author="GoldenCorpusHarness" w:date="2026-03-28T21:57:49Z">
        <w:r>
          <w:t>pembr</w:t>
        </w:r>
      </w:ins>
      <w:r>
        <w:t>o</w:t>
      </w:r>
      <w:del w:id="6306" w:author="GoldenCorpusHarness" w:date="2026-03-28T21:57:49Z">
        <w:r>
          <w:delText>r</w:delText>
        </w:r>
      </w:del>
      <w:ins w:id="6307" w:author="GoldenCorpusHarness" w:date="2026-03-28T21:57:49Z">
        <w:r>
          <w:t>l</w:t>
        </w:r>
      </w:ins>
      <w:r>
        <w:t>iz</w:t>
      </w:r>
      <w:del w:id="6308" w:author="GoldenCorpusHarness" w:date="2026-03-28T21:57:49Z">
        <w:r>
          <w:delText>ed</w:delText>
        </w:r>
      </w:del>
      <w:ins w:id="6309" w:author="GoldenCorpusHarness" w:date="2026-03-28T21:57:49Z">
        <w:r>
          <w:t>umab.</w:t>
        </w:r>
      </w:ins>
      <w:r>
        <w:t xml:space="preserve"> </w:t>
      </w:r>
      <w:del w:id="6310" w:author="GoldenCorpusHarness" w:date="2026-03-28T21:57:49Z">
        <w:r>
          <w:delText>site staff.</w:delText>
        </w:r>
      </w:del>
    </w:p>
    <w:p ns2:paraId="6ECCFF13" ns2:textId="024DDAFB" w:rsidR="00050298" w:rsidRPr="00CC1153" w:rsidRDefault="00050298" w:rsidP="009A0360">
      <w:pPr>
        <w:pStyle w:val="Paragraph0"/>
        <w:rPr>
          <w:rFonts w:eastAsiaTheme="minorHAnsi"/>
        </w:rPr>
      </w:pPr>
      <w:del w:id="6311" w:author="GoldenCorpusHarness" w:date="2026-03-28T21:57:49Z">
        <w:r>
          <w:delText>Th</w:delText>
        </w:r>
      </w:del>
      <w:ins w:id="6312" w:author="GoldenCorpusHarness" w:date="2026-03-28T21:57:49Z">
        <w:r>
          <w:t>Received last dos</w:t>
        </w:r>
      </w:ins>
      <w:r>
        <w:t xml:space="preserve">e </w:t>
      </w:r>
      <w:del w:id="6313" w:author="GoldenCorpusHarness" w:date="2026-03-28T21:57:49Z">
        <w:r>
          <w:delText>inve</w:delText>
        </w:r>
      </w:del>
      <w:ins w:id="6314" w:author="GoldenCorpusHarness" w:date="2026-03-28T21:57:49Z">
        <w:r>
          <w:t>of sy</w:t>
        </w:r>
      </w:ins>
      <w:r>
        <w:t>st</w:t>
      </w:r>
      <w:ins w:id="6315" w:author="GoldenCorpusHarness" w:date="2026-03-28T21:57:49Z">
        <w:r>
          <w:t>em</w:t>
        </w:r>
      </w:ins>
      <w:r>
        <w:t>i</w:t>
      </w:r>
      <w:del w:id="6316" w:author="GoldenCorpusHarness" w:date="2026-03-28T21:57:49Z">
        <w:r>
          <w:delText>gator, institution, or</w:delText>
        </w:r>
      </w:del>
      <w:ins w:id="6317" w:author="GoldenCorpusHarness" w:date="2026-03-28T21:57:49Z">
        <w:r>
          <w:t>c</w:t>
        </w:r>
      </w:ins>
      <w:r>
        <w:t xml:space="preserve"> the</w:t>
      </w:r>
      <w:del w:id="6318" w:author="GoldenCorpusHarness" w:date="2026-03-28T21:57:49Z">
        <w:r>
          <w:delText xml:space="preserve"> head of the medical institution (whe</w:delText>
        </w:r>
      </w:del>
      <w:r>
        <w:t>r</w:t>
      </w:r>
      <w:del w:id="6319" w:author="GoldenCorpusHarness" w:date="2026-03-28T21:57:49Z">
        <w:r>
          <w:delText xml:space="preserve">e </w:delText>
        </w:r>
      </w:del>
      <w:r>
        <w:t>ap</w:t>
      </w:r>
      <w:del w:id="6320" w:author="GoldenCorpusHarness" w:date="2026-03-28T21:57:49Z">
        <w:r>
          <w:delText>plicable) is responsible</w:delText>
        </w:r>
      </w:del>
      <w:ins w:id="6321" w:author="GoldenCorpusHarness" w:date="2026-03-28T21:57:49Z">
        <w:r>
          <w:t>y</w:t>
        </w:r>
      </w:ins>
      <w:r>
        <w:t xml:space="preserve"> for </w:t>
      </w:r>
      <w:del w:id="6322" w:author="GoldenCorpusHarness" w:date="2026-03-28T21:57:49Z">
        <w:r>
          <w:delText>study int</w:delText>
        </w:r>
      </w:del>
      <w:ins w:id="6323" w:author="GoldenCorpusHarness" w:date="2026-03-28T21:57:49Z">
        <w:r>
          <w:t>locor</w:t>
        </w:r>
      </w:ins>
      <w:r>
        <w:t>e</w:t>
      </w:r>
      <w:del w:id="6324" w:author="GoldenCorpusHarness" w:date="2026-03-28T21:57:49Z">
        <w:r>
          <w:delText>rvent</w:delText>
        </w:r>
      </w:del>
      <w:ins w:id="6325" w:author="GoldenCorpusHarness" w:date="2026-03-28T21:57:49Z">
        <w:r>
          <w:t>g</w:t>
        </w:r>
      </w:ins>
      <w:r>
        <w:t>ion</w:t>
      </w:r>
      <w:ins w:id="6326" w:author="GoldenCorpusHarness" w:date="2026-03-28T21:57:49Z">
        <w:r>
          <w:t>ally</w:t>
        </w:r>
      </w:ins>
      <w:r>
        <w:t xml:space="preserve"> a</w:t>
      </w:r>
      <w:del w:id="6327" w:author="GoldenCorpusHarness" w:date="2026-03-28T21:57:49Z">
        <w:r>
          <w:delText>ccountability, reconciliation, an</w:delText>
        </w:r>
      </w:del>
      <w:r>
        <w:t>d</w:t>
      </w:r>
      <w:del w:id="6328" w:author="GoldenCorpusHarness" w:date="2026-03-28T21:57:49Z">
        <w:r>
          <w:delText xml:space="preserve"> record mainten</w:delText>
        </w:r>
      </w:del>
      <w:ins w:id="6329" w:author="GoldenCorpusHarness" w:date="2026-03-28T21:57:49Z">
        <w:r>
          <w:t>v</w:t>
        </w:r>
      </w:ins>
      <w:r>
        <w:t>ance</w:t>
      </w:r>
      <w:del w:id="6330" w:author="GoldenCorpusHarness" w:date="2026-03-28T21:57:49Z">
        <w:r>
          <w:delText xml:space="preserve"> (ie, receipt, reconciliation, an</w:delText>
        </w:r>
      </w:del>
      <w:r>
        <w:t>d</w:t>
      </w:r>
      <w:del w:id="6331" w:author="GoldenCorpusHarness" w:date="2026-03-28T21:57:49Z">
        <w:r>
          <w:delText xml:space="preserve"> final</w:delText>
        </w:r>
      </w:del>
      <w:r>
        <w:t xml:space="preserve"> dis</w:t>
      </w:r>
      <w:del w:id="6332" w:author="GoldenCorpusHarness" w:date="2026-03-28T21:57:49Z">
        <w:r>
          <w:delText>p</w:delText>
        </w:r>
      </w:del>
      <w:ins w:id="6333" w:author="GoldenCorpusHarness" w:date="2026-03-28T21:57:49Z">
        <w:r>
          <w:t>ease less than 6 m</w:t>
        </w:r>
      </w:ins>
      <w:r>
        <w:t>o</w:t>
      </w:r>
      <w:ins w:id="6334" w:author="GoldenCorpusHarness" w:date="2026-03-28T21:57:49Z">
        <w:r>
          <w:t xml:space="preserve">nths before </w:t>
        </w:r>
      </w:ins>
      <w:r>
        <w:t>si</w:t>
      </w:r>
      <w:del w:id="6335" w:author="GoldenCorpusHarness" w:date="2026-03-28T21:57:49Z">
        <w:r>
          <w:delText>t</w:delText>
        </w:r>
      </w:del>
      <w:ins w:id="6336" w:author="GoldenCorpusHarness" w:date="2026-03-28T21:57:49Z">
        <w:r>
          <w:t>gn</w:t>
        </w:r>
      </w:ins>
      <w:r>
        <w:t>i</w:t>
      </w:r>
      <w:ins w:id="6337" w:author="GoldenCorpusHarness" w:date="2026-03-28T21:57:49Z">
        <w:r>
          <w:t>ng c</w:t>
        </w:r>
      </w:ins>
      <w:r>
        <w:t>on</w:t>
      </w:r>
      <w:del w:id="6338" w:author="GoldenCorpusHarness" w:date="2026-03-28T21:57:49Z">
        <w:r>
          <w:delText xml:space="preserve"> r</w:delText>
        </w:r>
      </w:del>
      <w:ins w:id="6339" w:author="GoldenCorpusHarness" w:date="2026-03-28T21:57:49Z">
        <w:r>
          <w:t>s</w:t>
        </w:r>
      </w:ins>
      <w:r>
        <w:t>e</w:t>
      </w:r>
      <w:del w:id="6340" w:author="GoldenCorpusHarness" w:date="2026-03-28T21:57:49Z">
        <w:r>
          <w:delText>cords)</w:delText>
        </w:r>
      </w:del>
      <w:ins w:id="6341" w:author="GoldenCorpusHarness" w:date="2026-03-28T21:57:49Z">
        <w:r>
          <w:t>nt</w:t>
        </w:r>
      </w:ins>
      <w:r>
        <w:t>.</w:t>
      </w:r>
    </w:p>
    <w:p ns2:paraId="49627762" ns2:textId="77777777" w:rsidR="00050298" w:rsidRPr="00CC1153" w:rsidRDefault="00050298" w:rsidP="009A0360">
      <w:pPr>
        <w:pStyle w:val="Paragraph0"/>
        <w:rPr>
          <w:rFonts w:eastAsiaTheme="minorHAnsi"/>
        </w:rPr>
      </w:pPr>
      <w:del w:id="6342" w:author="GoldenCorpusHarness" w:date="2026-03-28T21:57:49Z">
        <w:r>
          <w:delText>F</w:delText>
        </w:r>
      </w:del>
      <w:ins w:id="6343" w:author="GoldenCorpusHarness" w:date="2026-03-28T21:57:49Z">
        <w:r>
          <w:t>Has received pri</w:t>
        </w:r>
      </w:ins>
      <w:r>
        <w:t>or</w:t>
      </w:r>
      <w:del w:id="6344" w:author="GoldenCorpusHarness" w:date="2026-03-28T21:57:49Z">
        <w:r>
          <w:delText xml:space="preserve"> all study sites,</w:delText>
        </w:r>
      </w:del>
      <w:r>
        <w:t xml:space="preserve"> the</w:t>
      </w:r>
      <w:del w:id="6345" w:author="GoldenCorpusHarness" w:date="2026-03-28T21:57:49Z">
        <w:r>
          <w:delText xml:space="preserve"> loc</w:delText>
        </w:r>
      </w:del>
      <w:ins w:id="6346" w:author="GoldenCorpusHarness" w:date="2026-03-28T21:57:49Z">
        <w:r>
          <w:t>r</w:t>
        </w:r>
      </w:ins>
      <w:r>
        <w:t>a</w:t>
      </w:r>
      <w:del w:id="6347" w:author="GoldenCorpusHarness" w:date="2026-03-28T21:57:49Z">
        <w:r>
          <w:delText>l countr</w:delText>
        </w:r>
      </w:del>
      <w:ins w:id="6348" w:author="GoldenCorpusHarness" w:date="2026-03-28T21:57:49Z">
        <w:r>
          <w:t>p</w:t>
        </w:r>
      </w:ins>
      <w:r>
        <w:t>y</w:t>
      </w:r>
      <w:del w:id="6349" w:author="GoldenCorpusHarness" w:date="2026-03-28T21:57:49Z">
        <w:r>
          <w:delText xml:space="preserve"> Sponsor personnel or designee</w:delText>
        </w:r>
      </w:del>
      <w:r>
        <w:t xml:space="preserve"> wi</w:t>
      </w:r>
      <w:del w:id="6350" w:author="GoldenCorpusHarness" w:date="2026-03-28T21:57:49Z">
        <w:r>
          <w:delText xml:space="preserve">ll provide appropriate documentation </w:delText>
        </w:r>
      </w:del>
      <w:r>
        <w:t>th</w:t>
      </w:r>
      <w:del w:id="6351" w:author="GoldenCorpusHarness" w:date="2026-03-28T21:57:49Z">
        <w:r>
          <w:delText>at must be completed for drug accountability</w:delText>
        </w:r>
      </w:del>
      <w:r>
        <w:t xml:space="preserve"> an</w:t>
      </w:r>
      <w:del w:id="6352" w:author="GoldenCorpusHarness" w:date="2026-03-28T21:57:49Z">
        <w:r>
          <w:delText>d</w:delText>
        </w:r>
      </w:del>
      <w:r>
        <w:t xml:space="preserve"> </w:t>
      </w:r>
      <w:del w:id="6353" w:author="GoldenCorpusHarness" w:date="2026-03-28T21:57:49Z">
        <w:r>
          <w:delText>re</w:delText>
        </w:r>
      </w:del>
      <w:ins w:id="6354" w:author="GoldenCorpusHarness" w:date="2026-03-28T21:57:49Z">
        <w:r>
          <w:t>an</w:t>
        </w:r>
      </w:ins>
      <w:r>
        <w:t>t</w:t>
      </w:r>
      <w:del w:id="6355" w:author="GoldenCorpusHarness" w:date="2026-03-28T21:57:49Z">
        <w:r>
          <w:delText>ur</w:delText>
        </w:r>
      </w:del>
      <w:ins w:id="6356" w:author="GoldenCorpusHarness" w:date="2026-03-28T21:57:49Z">
        <w:r>
          <w:t>i-PD-1, a</w:t>
        </w:r>
      </w:ins>
      <w:r>
        <w:t>n</w:t>
      </w:r>
      <w:ins w:id="6357" w:author="GoldenCorpusHarness" w:date="2026-03-28T21:57:49Z">
        <w:r>
          <w:t>ti-PD-L1</w:t>
        </w:r>
      </w:ins>
      <w:r>
        <w:t xml:space="preserve">, or </w:t>
      </w:r>
      <w:del w:id="6358" w:author="GoldenCorpusHarness" w:date="2026-03-28T21:57:49Z">
        <w:r>
          <w:delText>l</w:delText>
        </w:r>
      </w:del>
      <w:ins w:id="6359" w:author="GoldenCorpusHarness" w:date="2026-03-28T21:57:49Z">
        <w:r>
          <w:t xml:space="preserve">anti-PD-L2 agent </w:t>
        </w:r>
      </w:ins>
      <w:r>
        <w:t>o</w:t>
      </w:r>
      <w:del w:id="6360" w:author="GoldenCorpusHarness" w:date="2026-03-28T21:57:49Z">
        <w:r>
          <w:delText>c</w:delText>
        </w:r>
      </w:del>
      <w:ins w:id="6361" w:author="GoldenCorpusHarness" w:date="2026-03-28T21:57:49Z">
        <w:r>
          <w:t xml:space="preserve">r with </w:t>
        </w:r>
      </w:ins>
      <w:r>
        <w:t>a</w:t>
      </w:r>
      <w:del w:id="6362" w:author="GoldenCorpusHarness" w:date="2026-03-28T21:57:49Z">
        <w:r>
          <w:delText>l</w:delText>
        </w:r>
      </w:del>
      <w:ins w:id="6363" w:author="GoldenCorpusHarness" w:date="2026-03-28T21:57:49Z">
        <w:r>
          <w:t>n agent</w:t>
        </w:r>
      </w:ins>
      <w:r>
        <w:t xml:space="preserve"> di</w:t>
      </w:r>
      <w:del w:id="6364" w:author="GoldenCorpusHarness" w:date="2026-03-28T21:57:49Z">
        <w:r>
          <w:delText>s</w:delText>
        </w:r>
      </w:del>
      <w:ins w:id="6365" w:author="GoldenCorpusHarness" w:date="2026-03-28T21:57:49Z">
        <w:r>
          <w:t>re</w:t>
        </w:r>
      </w:ins>
      <w:r>
        <w:t>c</w:t>
      </w:r>
      <w:del w:id="6366" w:author="GoldenCorpusHarness" w:date="2026-03-28T21:57:49Z">
        <w:r>
          <w:delText>ar</w:delText>
        </w:r>
      </w:del>
      <w:ins w:id="6367" w:author="GoldenCorpusHarness" w:date="2026-03-28T21:57:49Z">
        <w:r>
          <w:t>te</w:t>
        </w:r>
      </w:ins>
      <w:r>
        <w:t>d</w:t>
      </w:r>
      <w:ins w:id="6368" w:author="GoldenCorpusHarness" w:date="2026-03-28T21:57:49Z">
        <w:r>
          <w:t xml:space="preserve"> to</w:t>
        </w:r>
      </w:ins>
      <w:r>
        <w:t xml:space="preserve"> an</w:t>
      </w:r>
      <w:del w:id="6369" w:author="GoldenCorpusHarness" w:date="2026-03-28T21:57:49Z">
        <w:r>
          <w:delText>d des</w:delText>
        </w:r>
      </w:del>
      <w:ins w:id="6370" w:author="GoldenCorpusHarness" w:date="2026-03-28T21:57:49Z">
        <w:r>
          <w:t>o</w:t>
        </w:r>
      </w:ins>
      <w:r>
        <w:t>t</w:t>
      </w:r>
      <w:del w:id="6371" w:author="GoldenCorpusHarness" w:date="2026-03-28T21:57:49Z">
        <w:r>
          <w:delText>ruction if appropriate. W</w:delText>
        </w:r>
      </w:del>
      <w:r>
        <w:t>her</w:t>
      </w:r>
      <w:del w:id="6372" w:author="GoldenCorpusHarness" w:date="2026-03-28T21:57:49Z">
        <w:r>
          <w:delText>e</w:delText>
        </w:r>
      </w:del>
      <w:r>
        <w:t xml:space="preserve"> </w:t>
      </w:r>
      <w:del w:id="6373" w:author="GoldenCorpusHarness" w:date="2026-03-28T21:57:49Z">
        <w:r>
          <w:delText>local discard and destruction is appropriate, the inve</w:delText>
        </w:r>
      </w:del>
      <w:r>
        <w:t>sti</w:t>
      </w:r>
      <w:del w:id="6374" w:author="GoldenCorpusHarness" w:date="2026-03-28T21:57:49Z">
        <w:r>
          <w:delText>g</w:delText>
        </w:r>
      </w:del>
      <w:ins w:id="6375" w:author="GoldenCorpusHarness" w:date="2026-03-28T21:57:49Z">
        <w:r>
          <w:t>mul</w:t>
        </w:r>
      </w:ins>
      <w:r>
        <w:t>ator</w:t>
      </w:r>
      <w:ins w:id="6376" w:author="GoldenCorpusHarness" w:date="2026-03-28T21:57:49Z">
        <w:r>
          <w:t>y</w:t>
        </w:r>
      </w:ins>
      <w:r>
        <w:t xml:space="preserve"> </w:t>
      </w:r>
      <w:ins w:id="6377" w:author="GoldenCorpusHarness" w:date="2026-03-28T21:57:49Z">
        <w:r>
          <w:t>or co-</w:t>
        </w:r>
      </w:ins>
      <w:r>
        <w:t>i</w:t>
      </w:r>
      <w:del w:id="6378" w:author="GoldenCorpusHarness" w:date="2026-03-28T21:57:49Z">
        <w:r>
          <w:delText>s</w:delText>
        </w:r>
      </w:del>
      <w:ins w:id="6379" w:author="GoldenCorpusHarness" w:date="2026-03-28T21:57:49Z">
        <w:r>
          <w:t>nhibitory T-cell</w:t>
        </w:r>
      </w:ins>
      <w:r>
        <w:t xml:space="preserve"> re</w:t>
      </w:r>
      <w:del w:id="6380" w:author="GoldenCorpusHarness" w:date="2026-03-28T21:57:49Z">
        <w:r>
          <w:delText>s</w:delText>
        </w:r>
      </w:del>
      <w:ins w:id="6381" w:author="GoldenCorpusHarness" w:date="2026-03-28T21:57:49Z">
        <w:r>
          <w:t>ce</w:t>
        </w:r>
      </w:ins>
      <w:r>
        <w:t>p</w:t>
      </w:r>
      <w:del w:id="6382" w:author="GoldenCorpusHarness" w:date="2026-03-28T21:57:49Z">
        <w:r>
          <w:delText>onsible f</w:delText>
        </w:r>
      </w:del>
      <w:ins w:id="6383" w:author="GoldenCorpusHarness" w:date="2026-03-28T21:57:49Z">
        <w:r>
          <w:t>t</w:t>
        </w:r>
      </w:ins>
      <w:r>
        <w:t xml:space="preserve">or </w:t>
      </w:r>
      <w:ins w:id="6384" w:author="GoldenCorpusHarness" w:date="2026-03-28T21:57:49Z">
        <w:r>
          <w:t>(</w:t>
        </w:r>
      </w:ins>
      <w:r>
        <w:t>e</w:t>
      </w:r>
      <w:del w:id="6385" w:author="GoldenCorpusHarness" w:date="2026-03-28T21:57:49Z">
        <w:r>
          <w:delText>nsurin</w:delText>
        </w:r>
      </w:del>
      <w:r>
        <w:t>g</w:t>
      </w:r>
      <w:ins w:id="6386" w:author="GoldenCorpusHarness" w:date="2026-03-28T21:57:49Z">
        <w:r>
          <w:t>,</w:t>
        </w:r>
      </w:ins>
      <w:r>
        <w:t xml:space="preserve"> </w:t>
      </w:r>
      <w:del w:id="6387" w:author="GoldenCorpusHarness" w:date="2026-03-28T21:57:49Z">
        <w:r>
          <w:delText>that</w:delText>
        </w:r>
      </w:del>
      <w:ins w:id="6388" w:author="GoldenCorpusHarness" w:date="2026-03-28T21:57:49Z">
        <w:r>
          <w:t>CTLA-4,</w:t>
        </w:r>
      </w:ins>
      <w:r>
        <w:t xml:space="preserve"> </w:t>
      </w:r>
      <w:del w:id="6389" w:author="GoldenCorpusHarness" w:date="2026-03-28T21:57:49Z">
        <w:r>
          <w:delText>a</w:delText>
        </w:r>
      </w:del>
      <w:ins w:id="6390" w:author="GoldenCorpusHarness" w:date="2026-03-28T21:57:49Z">
        <w:r>
          <w:t>OX-40,</w:t>
        </w:r>
      </w:ins>
      <w:r>
        <w:t xml:space="preserve"> </w:t>
      </w:r>
      <w:del w:id="6391" w:author="GoldenCorpusHarness" w:date="2026-03-28T21:57:49Z">
        <w:r>
          <w:delText>local discard/destruction procedure is documented</w:delText>
        </w:r>
      </w:del>
      <w:ins w:id="6392" w:author="GoldenCorpusHarness" w:date="2026-03-28T21:57:49Z">
        <w:r>
          <w:t>CD137)</w:t>
        </w:r>
      </w:ins>
      <w:r>
        <w:t>.</w:t>
      </w:r>
    </w:p>
    <w:p ns2:paraId="618AD1A0" ns2:textId="5005139C" w:rsidR="00050298" w:rsidRPr="00CC1153" w:rsidRDefault="00050298" w:rsidP="009A0360">
      <w:pPr>
        <w:pStyle w:val="Paragraph0"/>
        <w:rPr>
          <w:rFonts w:eastAsiaTheme="minorHAnsi"/>
        </w:rPr>
      </w:pPr>
      <w:del w:id="6393" w:author="GoldenCorpusHarness" w:date="2026-03-28T21:57:49Z">
        <w:r>
          <w:delText>The study site i</w:delText>
        </w:r>
      </w:del>
      <w:ins w:id="6394" w:author="GoldenCorpusHarness" w:date="2026-03-28T21:57:49Z">
        <w:r>
          <w:t>Ha</w:t>
        </w:r>
      </w:ins>
      <w:r>
        <w:t>s re</w:t>
      </w:r>
      <w:del w:id="6395" w:author="GoldenCorpusHarness" w:date="2026-03-28T21:57:49Z">
        <w:r>
          <w:delText>s</w:delText>
        </w:r>
      </w:del>
      <w:ins w:id="6396" w:author="GoldenCorpusHarness" w:date="2026-03-28T21:57:49Z">
        <w:r>
          <w:t xml:space="preserve">ceived </w:t>
        </w:r>
      </w:ins>
      <w:r>
        <w:t>p</w:t>
      </w:r>
      <w:del w:id="6397" w:author="GoldenCorpusHarness" w:date="2026-03-28T21:57:49Z">
        <w:r>
          <w:delText>ons</w:delText>
        </w:r>
      </w:del>
      <w:ins w:id="6398" w:author="GoldenCorpusHarness" w:date="2026-03-28T21:57:49Z">
        <w:r>
          <w:t>r</w:t>
        </w:r>
      </w:ins>
      <w:r>
        <w:t>i</w:t>
      </w:r>
      <w:del w:id="6399" w:author="GoldenCorpusHarness" w:date="2026-03-28T21:57:49Z">
        <w:r>
          <w:delText>ble f</w:delText>
        </w:r>
      </w:del>
      <w:r>
        <w:t xml:space="preserve">or </w:t>
      </w:r>
      <w:ins w:id="6400" w:author="GoldenCorpusHarness" w:date="2026-03-28T21:57:49Z">
        <w:r>
          <w:t>systemic anticance</w:t>
        </w:r>
      </w:ins>
      <w:r>
        <w:t>r</w:t>
      </w:r>
      <w:ins w:id="6401" w:author="GoldenCorpusHarness" w:date="2026-03-28T21:57:49Z">
        <w:r>
          <w:t xml:space="preserve"> th</w:t>
        </w:r>
      </w:ins>
      <w:r>
        <w:t>e</w:t>
      </w:r>
      <w:ins w:id="6402" w:author="GoldenCorpusHarness" w:date="2026-03-28T21:57:49Z">
        <w:r>
          <w:t>rapy in</w:t>
        </w:r>
      </w:ins>
      <w:r>
        <w:t>c</w:t>
      </w:r>
      <w:del w:id="6403" w:author="GoldenCorpusHarness" w:date="2026-03-28T21:57:49Z">
        <w:r>
          <w:delText>or</w:delText>
        </w:r>
      </w:del>
      <w:ins w:id="6404" w:author="GoldenCorpusHarness" w:date="2026-03-28T21:57:49Z">
        <w:r>
          <w:t>lu</w:t>
        </w:r>
      </w:ins>
      <w:r>
        <w:t xml:space="preserve">ding </w:t>
      </w:r>
      <w:ins w:id="6405" w:author="GoldenCorpusHarness" w:date="2026-03-28T21:57:49Z">
        <w:r>
          <w:t>investigational agents wi</w:t>
        </w:r>
      </w:ins>
      <w:r>
        <w:t>th</w:t>
      </w:r>
      <w:ins w:id="6406" w:author="GoldenCorpusHarness" w:date="2026-03-28T21:57:49Z">
        <w:r>
          <w:t>in 4 weeks befor</w:t>
        </w:r>
      </w:ins>
      <w:r>
        <w:t xml:space="preserve">e </w:t>
      </w:r>
      <w:del w:id="6407" w:author="GoldenCorpusHarness" w:date="2026-03-28T21:57:49Z">
        <w:r>
          <w:delText>lot numbe</w:delText>
        </w:r>
      </w:del>
      <w:r>
        <w:t>r</w:t>
      </w:r>
      <w:del w:id="6408" w:author="GoldenCorpusHarness" w:date="2026-03-28T21:57:49Z">
        <w:r>
          <w:delText xml:space="preserve">, manufacturer, </w:delText>
        </w:r>
      </w:del>
      <w:r>
        <w:t>and</w:t>
      </w:r>
      <w:del w:id="6409" w:author="GoldenCorpusHarness" w:date="2026-03-28T21:57:49Z">
        <w:r>
          <w:delText xml:space="preserve"> exp</w:delText>
        </w:r>
      </w:del>
      <w:ins w:id="6410" w:author="GoldenCorpusHarness" w:date="2026-03-28T21:57:49Z">
        <w:r>
          <w:t>om</w:t>
        </w:r>
      </w:ins>
      <w:r>
        <w:t>i</w:t>
      </w:r>
      <w:del w:id="6411" w:author="GoldenCorpusHarness" w:date="2026-03-28T21:57:49Z">
        <w:r>
          <w:delText>ry d</w:delText>
        </w:r>
      </w:del>
      <w:ins w:id="6412" w:author="GoldenCorpusHarness" w:date="2026-03-28T21:57:49Z">
        <w:r>
          <w:t>z</w:t>
        </w:r>
      </w:ins>
      <w:r>
        <w:t>at</w:t>
      </w:r>
      <w:del w:id="6413" w:author="GoldenCorpusHarness" w:date="2026-03-28T21:57:49Z">
        <w:r>
          <w:delText>e for any locally purchased product (</w:delText>
        </w:r>
      </w:del>
      <w:r>
        <w:t>i</w:t>
      </w:r>
      <w:del w:id="6414" w:author="GoldenCorpusHarness" w:date="2026-03-28T21:57:49Z">
        <w:r>
          <w:delText>f applicable) as per local guidelines unless otherwise instructed by the Sp</w:delText>
        </w:r>
      </w:del>
      <w:r>
        <w:t>on</w:t>
      </w:r>
      <w:del w:id="6415" w:author="GoldenCorpusHarness" w:date="2026-03-28T21:57:49Z">
        <w:r>
          <w:delText>sor</w:delText>
        </w:r>
      </w:del>
      <w:r>
        <w:t>.</w:t>
      </w:r>
    </w:p>
    <w:p ns2:paraId="2B9519BF" ns2:textId="5A0E31E6" w:rsidR="009D120A" w:rsidRPr="00CC1153" w:rsidRDefault="00050298" w:rsidP="009A0360">
      <w:pPr>
        <w:pStyle w:val="Paragraph0"/>
        <w:rPr>
          <w:rFonts w:eastAsiaTheme="minorHAnsi"/>
        </w:rPr>
      </w:pPr>
      <w:del w:id="6416" w:author="GoldenCorpusHarness" w:date="2026-03-28T21:57:49Z">
        <w:r>
          <w:delText>Th</w:delText>
        </w:r>
      </w:del>
      <w:ins w:id="6417" w:author="GoldenCorpusHarness" w:date="2026-03-28T21:57:49Z">
        <w:r>
          <w:t>Not</w:t>
        </w:r>
      </w:ins>
      <w:r>
        <w:t>e</w:t>
      </w:r>
      <w:ins w:id="6418" w:author="GoldenCorpusHarness" w:date="2026-03-28T21:57:49Z">
        <w:r>
          <w:t>:</w:t>
        </w:r>
      </w:ins>
      <w:r>
        <w:t xml:space="preserve"> </w:t>
      </w:r>
      <w:ins w:id="6419" w:author="GoldenCorpusHarness" w:date="2026-03-28T21:57:49Z">
        <w:r>
          <w:t xml:space="preserve"> Part</w:t>
        </w:r>
      </w:ins>
      <w:r>
        <w:t>i</w:t>
      </w:r>
      <w:ins w:id="6420" w:author="GoldenCorpusHarness" w:date="2026-03-28T21:57:49Z">
        <w:r>
          <w:t>cipa</w:t>
        </w:r>
      </w:ins>
      <w:r>
        <w:t>n</w:t>
      </w:r>
      <w:del w:id="6421" w:author="GoldenCorpusHarness" w:date="2026-03-28T21:57:49Z">
        <w:r>
          <w:delText>ve</w:delText>
        </w:r>
      </w:del>
      <w:ins w:id="6422" w:author="GoldenCorpusHarness" w:date="2026-03-28T21:57:49Z">
        <w:r>
          <w:t>ts mu</w:t>
        </w:r>
      </w:ins>
      <w:r>
        <w:t>st</w:t>
      </w:r>
      <w:del w:id="6423" w:author="GoldenCorpusHarness" w:date="2026-03-28T21:57:49Z">
        <w:r>
          <w:delText>igator</w:delText>
        </w:r>
      </w:del>
      <w:r>
        <w:t xml:space="preserve"> </w:t>
      </w:r>
      <w:del w:id="6424" w:author="GoldenCorpusHarness" w:date="2026-03-28T21:57:49Z">
        <w:r>
          <w:delText>s</w:delText>
        </w:r>
      </w:del>
      <w:r>
        <w:t>ha</w:t>
      </w:r>
      <w:del w:id="6425" w:author="GoldenCorpusHarness" w:date="2026-03-28T21:57:49Z">
        <w:r>
          <w:delText>ll take responsibility for and shall take all steps to maintain appropriat</w:delText>
        </w:r>
      </w:del>
      <w:ins w:id="6426" w:author="GoldenCorpusHarness" w:date="2026-03-28T21:57:49Z">
        <w:r>
          <w:t>v</w:t>
        </w:r>
      </w:ins>
      <w:r>
        <w:t>e reco</w:t>
      </w:r>
      <w:ins w:id="6427" w:author="GoldenCorpusHarness" w:date="2026-03-28T21:57:49Z">
        <w:r>
          <w:t>ve</w:t>
        </w:r>
      </w:ins>
      <w:r>
        <w:t>r</w:t>
      </w:r>
      <w:ins w:id="6428" w:author="GoldenCorpusHarness" w:date="2026-03-28T21:57:49Z">
        <w:r>
          <w:t>e</w:t>
        </w:r>
      </w:ins>
      <w:r>
        <w:t>d</w:t>
      </w:r>
      <w:ins w:id="6429" w:author="GoldenCorpusHarness" w:date="2026-03-28T21:57:49Z">
        <w:r>
          <w:t xml:space="preserve"> from all AE</w:t>
        </w:r>
      </w:ins>
      <w:r>
        <w:t xml:space="preserve">s </w:t>
      </w:r>
      <w:del w:id="6430" w:author="GoldenCorpusHarness" w:date="2026-03-28T21:57:49Z">
        <w:r>
          <w:delText>an</w:delText>
        </w:r>
      </w:del>
      <w:r>
        <w:t>d</w:t>
      </w:r>
      <w:ins w:id="6431" w:author="GoldenCorpusHarness" w:date="2026-03-28T21:57:49Z">
        <w:r>
          <w:t>ue</w:t>
        </w:r>
      </w:ins>
      <w:r>
        <w:t xml:space="preserve"> </w:t>
      </w:r>
      <w:del w:id="6432" w:author="GoldenCorpusHarness" w:date="2026-03-28T21:57:49Z">
        <w:r>
          <w:delText>ensu</w:delText>
        </w:r>
      </w:del>
      <w:ins w:id="6433" w:author="GoldenCorpusHarness" w:date="2026-03-28T21:57:49Z">
        <w:r>
          <w:t>to p</w:t>
        </w:r>
      </w:ins>
      <w:r>
        <w:t>re</w:t>
      </w:r>
      <w:ins w:id="6434" w:author="GoldenCorpusHarness" w:date="2026-03-28T21:57:49Z">
        <w:r>
          <w:t>vious</w:t>
        </w:r>
      </w:ins>
      <w:r>
        <w:t xml:space="preserve"> </w:t>
      </w:r>
      <w:ins w:id="6435" w:author="GoldenCorpusHarness" w:date="2026-03-28T21:57:49Z">
        <w:r>
          <w:t>ther</w:t>
        </w:r>
      </w:ins>
      <w:r>
        <w:t>ap</w:t>
      </w:r>
      <w:del w:id="6436" w:author="GoldenCorpusHarness" w:date="2026-03-28T21:57:49Z">
        <w:r>
          <w:delText>p</w:delText>
        </w:r>
      </w:del>
      <w:ins w:id="6437" w:author="GoldenCorpusHarness" w:date="2026-03-28T21:57:49Z">
        <w:r>
          <w:t>ies to ≤G</w:t>
        </w:r>
      </w:ins>
      <w:r>
        <w:t>r</w:t>
      </w:r>
      <w:del w:id="6438" w:author="GoldenCorpusHarness" w:date="2026-03-28T21:57:49Z">
        <w:r>
          <w:delText>opri</w:delText>
        </w:r>
      </w:del>
      <w:r>
        <w:t>a</w:t>
      </w:r>
      <w:del w:id="6439" w:author="GoldenCorpusHarness" w:date="2026-03-28T21:57:49Z">
        <w:r>
          <w:delText>t</w:delText>
        </w:r>
      </w:del>
      <w:ins w:id="6440" w:author="GoldenCorpusHarness" w:date="2026-03-28T21:57:49Z">
        <w:r>
          <w:t>d</w:t>
        </w:r>
      </w:ins>
      <w:r>
        <w:t xml:space="preserve">e </w:t>
      </w:r>
      <w:del w:id="6441" w:author="GoldenCorpusHarness" w:date="2026-03-28T21:57:49Z">
        <w:r>
          <w:delText>supply,</w:delText>
        </w:r>
      </w:del>
      <w:ins w:id="6442" w:author="GoldenCorpusHarness" w:date="2026-03-28T21:57:49Z">
        <w:r>
          <w:t>1</w:t>
        </w:r>
      </w:ins>
      <w:r>
        <w:t xml:space="preserve"> </w:t>
      </w:r>
      <w:del w:id="6443" w:author="GoldenCorpusHarness" w:date="2026-03-28T21:57:49Z">
        <w:r>
          <w:delText>st</w:delText>
        </w:r>
      </w:del>
      <w:r>
        <w:t>or</w:t>
      </w:r>
      <w:ins w:id="6444" w:author="GoldenCorpusHarness" w:date="2026-03-28T21:57:49Z">
        <w:r>
          <w:t xml:space="preserve"> b</w:t>
        </w:r>
      </w:ins>
      <w:r>
        <w:t>a</w:t>
      </w:r>
      <w:del w:id="6445" w:author="GoldenCorpusHarness" w:date="2026-03-28T21:57:49Z">
        <w:r>
          <w:delText>g</w:delText>
        </w:r>
      </w:del>
      <w:ins w:id="6446" w:author="GoldenCorpusHarness" w:date="2026-03-28T21:57:49Z">
        <w:r>
          <w:t>s</w:t>
        </w:r>
      </w:ins>
      <w:r>
        <w:t>e</w:t>
      </w:r>
      <w:del w:id="6447" w:author="GoldenCorpusHarness" w:date="2026-03-28T21:57:49Z">
        <w:r>
          <w:delText>, hand</w:delText>
        </w:r>
      </w:del>
      <w:r>
        <w:t>lin</w:t>
      </w:r>
      <w:del w:id="6448" w:author="GoldenCorpusHarness" w:date="2026-03-28T21:57:49Z">
        <w:r>
          <w:delText>g,</w:delText>
        </w:r>
      </w:del>
      <w:ins w:id="6449" w:author="GoldenCorpusHarness" w:date="2026-03-28T21:57:49Z">
        <w:r>
          <w:t>e.</w:t>
        </w:r>
      </w:ins>
      <w:r>
        <w:t xml:space="preserve"> </w:t>
      </w:r>
      <w:del w:id="6450" w:author="GoldenCorpusHarness" w:date="2026-03-28T21:57:49Z">
        <w:r>
          <w:delText>dist</w:delText>
        </w:r>
      </w:del>
      <w:ins w:id="6451" w:author="GoldenCorpusHarness" w:date="2026-03-28T21:57:49Z">
        <w:r>
          <w:t>Pa</w:t>
        </w:r>
      </w:ins>
      <w:r>
        <w:t>r</w:t>
      </w:r>
      <w:del w:id="6452" w:author="GoldenCorpusHarness" w:date="2026-03-28T21:57:49Z">
        <w:r>
          <w:delText>ibu</w:delText>
        </w:r>
      </w:del>
      <w:r>
        <w:t>ti</w:t>
      </w:r>
      <w:del w:id="6453" w:author="GoldenCorpusHarness" w:date="2026-03-28T21:57:49Z">
        <w:r>
          <w:delText xml:space="preserve">on, </w:delText>
        </w:r>
      </w:del>
      <w:ins w:id="6454" w:author="GoldenCorpusHarness" w:date="2026-03-28T21:57:49Z">
        <w:r>
          <w:t>cip</w:t>
        </w:r>
      </w:ins>
      <w:r>
        <w:t>an</w:t>
      </w:r>
      <w:del w:id="6455" w:author="GoldenCorpusHarness" w:date="2026-03-28T21:57:49Z">
        <w:r>
          <w:delText>d u</w:delText>
        </w:r>
      </w:del>
      <w:ins w:id="6456" w:author="GoldenCorpusHarness" w:date="2026-03-28T21:57:49Z">
        <w:r>
          <w:t>t</w:t>
        </w:r>
      </w:ins>
      <w:r>
        <w:t>s</w:t>
      </w:r>
      <w:del w:id="6457" w:author="GoldenCorpusHarness" w:date="2026-03-28T21:57:49Z">
        <w:r>
          <w:delText>age of study interventions in accordance</w:delText>
        </w:r>
      </w:del>
      <w:r>
        <w:t xml:space="preserve"> with </w:t>
      </w:r>
      <w:ins w:id="6458" w:author="GoldenCorpusHarness" w:date="2026-03-28T21:57:49Z">
        <w:r>
          <w:t>≤Grade 2 neuropa</w:t>
        </w:r>
      </w:ins>
      <w:r>
        <w:t>th</w:t>
      </w:r>
      <w:ins w:id="6459" w:author="GoldenCorpusHarness" w:date="2026-03-28T21:57:49Z">
        <w:r>
          <w:t>y may b</w:t>
        </w:r>
      </w:ins>
      <w:r>
        <w:t xml:space="preserve">e </w:t>
      </w:r>
      <w:del w:id="6460" w:author="GoldenCorpusHarness" w:date="2026-03-28T21:57:49Z">
        <w:r>
          <w:delText>protocol and any app</w:delText>
        </w:r>
      </w:del>
      <w:ins w:id="6461" w:author="GoldenCorpusHarness" w:date="2026-03-28T21:57:49Z">
        <w:r>
          <w:t>e</w:t>
        </w:r>
      </w:ins>
      <w:r>
        <w:t>li</w:t>
      </w:r>
      <w:del w:id="6462" w:author="GoldenCorpusHarness" w:date="2026-03-28T21:57:49Z">
        <w:r>
          <w:delText>ca</w:delText>
        </w:r>
      </w:del>
      <w:ins w:id="6463" w:author="GoldenCorpusHarness" w:date="2026-03-28T21:57:49Z">
        <w:r>
          <w:t>gi</w:t>
        </w:r>
      </w:ins>
      <w:r>
        <w:t>ble</w:t>
      </w:r>
      <w:del w:id="6464" w:author="GoldenCorpusHarness" w:date="2026-03-28T21:57:49Z">
        <w:r>
          <w:delText xml:space="preserve"> laws and regulations</w:delText>
        </w:r>
      </w:del>
      <w:r>
        <w:t>.</w:t>
      </w:r>
    </w:p>
    <w:p ns2:paraId="78884E3C" ns2:textId="6F6C170F" w:rsidR="0051068A" w:rsidRDefault="0051068A" w:rsidP="0051068A">
      <w:pPr>
        <w:pStyle w:val="Heading2"/>
      </w:pPr>
      <w:del w:id="6465" w:author="GoldenCorpusHarness" w:date="2026-03-28T21:57:49Z">
        <w:r>
          <w:delText>Me</w:delText>
        </w:r>
      </w:del>
      <w:ins w:id="6466" w:author="GoldenCorpusHarness" w:date="2026-03-28T21:57:49Z">
        <w:r>
          <w:t>H</w:t>
        </w:r>
      </w:ins>
      <w:r>
        <w:t>as</w:t>
      </w:r>
      <w:del w:id="6467" w:author="GoldenCorpusHarness" w:date="2026-03-28T21:57:49Z">
        <w:r>
          <w:delText>u</w:delText>
        </w:r>
      </w:del>
      <w:ins w:id="6468" w:author="GoldenCorpusHarness" w:date="2026-03-28T21:57:49Z">
        <w:r>
          <w:t xml:space="preserve"> </w:t>
        </w:r>
      </w:ins>
      <w:r>
        <w:t>re</w:t>
      </w:r>
      <w:ins w:id="6469" w:author="GoldenCorpusHarness" w:date="2026-03-28T21:57:49Z">
        <w:r>
          <w:t>ceived prior radiotherapy within 2 week</w:t>
        </w:r>
      </w:ins>
      <w:r>
        <w:t xml:space="preserve">s </w:t>
      </w:r>
      <w:ins w:id="6470" w:author="GoldenCorpusHarness" w:date="2026-03-28T21:57:49Z">
        <w:r>
          <w:t>of s</w:t>
        </w:r>
      </w:ins>
      <w:r>
        <w:t>t</w:t>
      </w:r>
      <w:ins w:id="6471" w:author="GoldenCorpusHarness" w:date="2026-03-28T21:57:49Z">
        <w:r>
          <w:t xml:space="preserve">art </w:t>
        </w:r>
      </w:ins>
      <w:r>
        <w:t>o</w:t>
      </w:r>
      <w:ins w:id="6472" w:author="GoldenCorpusHarness" w:date="2026-03-28T21:57:49Z">
        <w:r>
          <w:t>f</w:t>
        </w:r>
      </w:ins>
      <w:r>
        <w:t xml:space="preserve"> </w:t>
      </w:r>
      <w:del w:id="6473" w:author="GoldenCorpusHarness" w:date="2026-03-28T21:57:49Z">
        <w:r>
          <w:delText>M</w:delText>
        </w:r>
      </w:del>
      <w:ins w:id="6474" w:author="GoldenCorpusHarness" w:date="2026-03-28T21:57:49Z">
        <w:r>
          <w:t xml:space="preserve">study </w:t>
        </w:r>
      </w:ins>
      <w:r>
        <w:t>in</w:t>
      </w:r>
      <w:del w:id="6475" w:author="GoldenCorpusHarness" w:date="2026-03-28T21:57:49Z">
        <w:r>
          <w:delText>imiz</w:delText>
        </w:r>
      </w:del>
      <w:ins w:id="6476" w:author="GoldenCorpusHarness" w:date="2026-03-28T21:57:49Z">
        <w:r>
          <w:t>t</w:t>
        </w:r>
      </w:ins>
      <w:r>
        <w:t>e</w:t>
      </w:r>
      <w:del w:id="6477" w:author="GoldenCorpusHarness" w:date="2026-03-28T21:57:49Z">
        <w:r>
          <w:delText xml:space="preserve"> Bias: Ra</w:delText>
        </w:r>
      </w:del>
      <w:ins w:id="6478" w:author="GoldenCorpusHarness" w:date="2026-03-28T21:57:49Z">
        <w:r>
          <w:t>rve</w:t>
        </w:r>
      </w:ins>
      <w:r>
        <w:t>n</w:t>
      </w:r>
      <w:del w:id="6479" w:author="GoldenCorpusHarness" w:date="2026-03-28T21:57:49Z">
        <w:r>
          <w:delText>domiza</w:delText>
        </w:r>
      </w:del>
      <w:r>
        <w:t>tion</w:t>
      </w:r>
      <w:del w:id="6480" w:author="GoldenCorpusHarness" w:date="2026-03-28T21:57:49Z">
        <w:r>
          <w:delText xml:space="preserve"> and Blinding</w:delText>
        </w:r>
      </w:del>
      <w:ins w:id="6481" w:author="GoldenCorpusHarness" w:date="2026-03-28T21:57:49Z">
        <w:r>
          <w:t>.</w:t>
        </w:r>
      </w:ins>
    </w:p>
    <w:p ns2:paraId="00FAC894" ns2:textId="31C5F2EE" w:rsidR="004E0B50" w:rsidRDefault="004267FF" w:rsidP="0056612B">
      <w:pPr>
        <w:pStyle w:val="Heading3"/>
        <w:tabs>
          <w:tab w:val="clear" w:pos="960"/>
          <w:tab w:val="num" w:pos="1320"/>
        </w:tabs>
      </w:pPr>
      <w:del w:id="6482" w:author="GoldenCorpusHarness" w:date="2026-03-28T21:57:49Z">
        <w:r>
          <w:delText>Intervention</w:delText>
        </w:r>
      </w:del>
      <w:ins w:id="6483" w:author="GoldenCorpusHarness" w:date="2026-03-28T21:57:49Z">
        <w:r>
          <w:t>Note:  Participants must have recovered from all radiation-related toxicities, not require corticosteroids, and not have had radiation pneumonitis.</w:t>
        </w:r>
      </w:ins>
      <w:r>
        <w:t xml:space="preserve"> A</w:t>
      </w:r>
      <w:del w:id="6484" w:author="GoldenCorpusHarness" w:date="2026-03-28T21:57:49Z">
        <w:r>
          <w:delText xml:space="preserve">ssignment </w:delText>
        </w:r>
      </w:del>
      <w:ins w:id="6485" w:author="GoldenCorpusHarness" w:date="2026-03-28T21:57:49Z">
        <w:r>
          <w:t xml:space="preserve"> 1-week washout is permitted for palliative radiation (≤2 weeks of radiotherapy) to non-CNS disease.</w:t>
        </w:r>
      </w:ins>
    </w:p>
    <w:p ns2:paraId="4C659512" ns2:textId="78F11611" w:rsidR="004E0B50" w:rsidRPr="004E0B50" w:rsidRDefault="000D545A" w:rsidP="004E0B50">
      <w:pPr>
        <w:pStyle w:val="Paragraph0"/>
      </w:pPr>
      <w:del w:id="6486" w:author="GoldenCorpusHarness" w:date="2026-03-28T21:57:49Z">
        <w:r>
          <w:delText>Int</w:delText>
        </w:r>
      </w:del>
      <w:ins w:id="6487" w:author="GoldenCorpusHarness" w:date="2026-03-28T21:57:49Z">
        <w:r>
          <w:t>Has r</w:t>
        </w:r>
      </w:ins>
      <w:r>
        <w:t>e</w:t>
      </w:r>
      <w:del w:id="6488" w:author="GoldenCorpusHarness" w:date="2026-03-28T21:57:49Z">
        <w:r>
          <w:delText>r</w:delText>
        </w:r>
      </w:del>
      <w:ins w:id="6489" w:author="GoldenCorpusHarness" w:date="2026-03-28T21:57:49Z">
        <w:r>
          <w:t>cei</w:t>
        </w:r>
      </w:ins>
      <w:r>
        <w:t>ve</w:t>
      </w:r>
      <w:ins w:id="6490" w:author="GoldenCorpusHarness" w:date="2026-03-28T21:57:49Z">
        <w:r>
          <w:t>d a live vacci</w:t>
        </w:r>
      </w:ins>
      <w:r>
        <w:t>n</w:t>
      </w:r>
      <w:del w:id="6491" w:author="GoldenCorpusHarness" w:date="2026-03-28T21:57:49Z">
        <w:r>
          <w:delText>tion randomization</w:delText>
        </w:r>
      </w:del>
      <w:ins w:id="6492" w:author="GoldenCorpusHarness" w:date="2026-03-28T21:57:49Z">
        <w:r>
          <w:t>e</w:t>
        </w:r>
      </w:ins>
      <w:r>
        <w:t xml:space="preserve"> wi</w:t>
      </w:r>
      <w:del w:id="6493" w:author="GoldenCorpusHarness" w:date="2026-03-28T21:57:49Z">
        <w:r>
          <w:delText>ll occur cen</w:delText>
        </w:r>
      </w:del>
      <w:r>
        <w:t>t</w:t>
      </w:r>
      <w:del w:id="6494" w:author="GoldenCorpusHarness" w:date="2026-03-28T21:57:49Z">
        <w:r>
          <w:delText>rally us</w:delText>
        </w:r>
      </w:del>
      <w:ins w:id="6495" w:author="GoldenCorpusHarness" w:date="2026-03-28T21:57:49Z">
        <w:r>
          <w:t>h</w:t>
        </w:r>
      </w:ins>
      <w:r>
        <w:t>in</w:t>
      </w:r>
      <w:del w:id="6496" w:author="GoldenCorpusHarness" w:date="2026-03-28T21:57:49Z">
        <w:r>
          <w:delText>g</w:delText>
        </w:r>
      </w:del>
      <w:r>
        <w:t xml:space="preserve"> </w:t>
      </w:r>
      <w:ins w:id="6497" w:author="GoldenCorpusHarness" w:date="2026-03-28T21:57:49Z">
        <w:r>
          <w:t>30 d</w:t>
        </w:r>
      </w:ins>
      <w:r>
        <w:t>a</w:t>
      </w:r>
      <w:del w:id="6498" w:author="GoldenCorpusHarness" w:date="2026-03-28T21:57:49Z">
        <w:r>
          <w:delText>n IRT s</w:delText>
        </w:r>
      </w:del>
      <w:r>
        <w:t>ys</w:t>
      </w:r>
      <w:del w:id="6499" w:author="GoldenCorpusHarness" w:date="2026-03-28T21:57:49Z">
        <w:r>
          <w:delText>t</w:delText>
        </w:r>
      </w:del>
      <w:ins w:id="6500" w:author="GoldenCorpusHarness" w:date="2026-03-28T21:57:49Z">
        <w:r>
          <w:t xml:space="preserve"> b</w:t>
        </w:r>
      </w:ins>
      <w:r>
        <w:t>e</w:t>
      </w:r>
      <w:del w:id="6501" w:author="GoldenCorpusHarness" w:date="2026-03-28T21:57:49Z">
        <w:r>
          <w:delText>m. The</w:delText>
        </w:r>
      </w:del>
      <w:ins w:id="6502" w:author="GoldenCorpusHarness" w:date="2026-03-28T21:57:49Z">
        <w:r>
          <w:t>fo</w:t>
        </w:r>
      </w:ins>
      <w:r>
        <w:t xml:space="preserve">re </w:t>
      </w:r>
      <w:del w:id="6503" w:author="GoldenCorpusHarness" w:date="2026-03-28T21:57:49Z">
        <w:r>
          <w:delText>ar</w:delText>
        </w:r>
      </w:del>
      <w:ins w:id="6504" w:author="GoldenCorpusHarness" w:date="2026-03-28T21:57:49Z">
        <w:r>
          <w:t>th</w:t>
        </w:r>
      </w:ins>
      <w:r>
        <w:t xml:space="preserve">e </w:t>
      </w:r>
      <w:del w:id="6505" w:author="GoldenCorpusHarness" w:date="2026-03-28T21:57:49Z">
        <w:r>
          <w:delText>2</w:delText>
        </w:r>
      </w:del>
      <w:ins w:id="6506" w:author="GoldenCorpusHarness" w:date="2026-03-28T21:57:49Z">
        <w:r>
          <w:t>first dose of</w:t>
        </w:r>
      </w:ins>
      <w:r>
        <w:t xml:space="preserve"> study intervention</w:t>
      </w:r>
      <w:del w:id="6507" w:author="GoldenCorpusHarness" w:date="2026-03-28T21:57:49Z">
        <w:r>
          <w:delText xml:space="preserve"> arms</w:delText>
        </w:r>
      </w:del>
      <w:r>
        <w:t xml:space="preserve">. </w:t>
      </w:r>
      <w:del w:id="6508" w:author="GoldenCorpusHarness" w:date="2026-03-28T21:57:49Z">
        <w:r>
          <w:delText>Participants will be assigne</w:delText>
        </w:r>
      </w:del>
      <w:ins w:id="6509" w:author="GoldenCorpusHarness" w:date="2026-03-28T21:57:49Z">
        <w:r>
          <w:t>A</w:t>
        </w:r>
      </w:ins>
      <w:r>
        <w:t>d</w:t>
      </w:r>
      <w:del w:id="6510" w:author="GoldenCorpusHarness" w:date="2026-03-28T21:57:49Z">
        <w:r>
          <w:delText xml:space="preserve"> rando</w:delText>
        </w:r>
      </w:del>
      <w:r>
        <w:t>m</w:t>
      </w:r>
      <w:del w:id="6511" w:author="GoldenCorpusHarness" w:date="2026-03-28T21:57:49Z">
        <w:r>
          <w:delText xml:space="preserve">ly </w:delText>
        </w:r>
      </w:del>
      <w:r>
        <w:t>in</w:t>
      </w:r>
      <w:del w:id="6512" w:author="GoldenCorpusHarness" w:date="2026-03-28T21:57:49Z">
        <w:r>
          <w:delText xml:space="preserve"> a 1:1 </w:delText>
        </w:r>
      </w:del>
      <w:ins w:id="6513" w:author="GoldenCorpusHarness" w:date="2026-03-28T21:57:49Z">
        <w:r>
          <w:t>ist</w:t>
        </w:r>
      </w:ins>
      <w:r>
        <w:t>ratio</w:t>
      </w:r>
      <w:ins w:id="6514" w:author="GoldenCorpusHarness" w:date="2026-03-28T21:57:49Z">
        <w:r>
          <w:t>n of killed vaccines is allowed.Refer</w:t>
        </w:r>
      </w:ins>
      <w:r>
        <w:t xml:space="preserve"> to </w:t>
      </w:r>
      <w:del w:id="6515" w:author="GoldenCorpusHarness" w:date="2026-03-28T21:57:49Z">
        <w:r>
          <w:delText>p</w:delText>
        </w:r>
      </w:del>
      <w:ins w:id="6516" w:author="GoldenCorpusHarness" w:date="2026-03-28T21:57:49Z">
        <w:r>
          <w:t>S</w:t>
        </w:r>
      </w:ins>
      <w:r>
        <w:t>e</w:t>
      </w:r>
      <w:del w:id="6517" w:author="GoldenCorpusHarness" w:date="2026-03-28T21:57:49Z">
        <w:r>
          <w:delText>mbrolizumab + lenvatinib (Arm 1) or pembrolizumab + pla</w:delText>
        </w:r>
      </w:del>
      <w:r>
        <w:t>c</w:t>
      </w:r>
      <w:del w:id="6518" w:author="GoldenCorpusHarness" w:date="2026-03-28T21:57:49Z">
        <w:r>
          <w:delText>ebo (Arm 2) study interven</w:delText>
        </w:r>
      </w:del>
      <w:r>
        <w:t>tion</w:t>
      </w:r>
      <w:ins w:id="6519" w:author="GoldenCorpusHarness" w:date="2026-03-28T21:57:49Z">
        <w:r>
          <w:t xml:space="preserve"> 6.5 for information on COVID-19 vaccine</w:t>
        </w:r>
      </w:ins>
      <w:r>
        <w:t>s.</w:t>
      </w:r>
    </w:p>
    <w:p ns2:paraId="7A6BFA07" ns2:textId="39B63E1D" w:rsidR="00562BF6" w:rsidRPr="00CC1153" w:rsidRDefault="004267FF" w:rsidP="00F45060">
      <w:pPr>
        <w:pStyle w:val="Heading3"/>
      </w:pPr>
      <w:del w:id="6520" w:author="GoldenCorpusHarness" w:date="2026-03-28T21:57:49Z">
        <w:r>
          <w:delText>Stratification</w:delText>
        </w:r>
      </w:del>
    </w:p>
    <w:p ns2:paraId="5B7AED27" ns2:textId="3D603FF4" w:rsidR="00EB71CF" w:rsidRDefault="009065E4" w:rsidP="00A72B20">
      <w:pPr>
        <w:pStyle w:val="Paragraph0"/>
      </w:pPr>
      <w:del w:id="6521" w:author="GoldenCorpusHarness" w:date="2026-03-28T21:57:49Z">
        <w:r>
          <w:delText>Randomizat</w:delText>
        </w:r>
      </w:del>
      <w:ins w:id="6522" w:author="GoldenCorpusHarness" w:date="2026-03-28T21:57:49Z">
        <w:r>
          <w:t>Pr</w:t>
        </w:r>
      </w:ins>
      <w:r>
        <w:t>io</w:t>
      </w:r>
      <w:ins w:id="6523" w:author="GoldenCorpusHarness" w:date="2026-03-28T21:57:49Z">
        <w:r>
          <w:t>r/Co</w:t>
        </w:r>
      </w:ins>
      <w:r>
        <w:t>n</w:t>
      </w:r>
      <w:ins w:id="6524" w:author="GoldenCorpusHarness" w:date="2026-03-28T21:57:49Z">
        <w:r>
          <w:t>current</w:t>
        </w:r>
      </w:ins>
      <w:r>
        <w:t xml:space="preserve"> </w:t>
      </w:r>
      <w:del w:id="6525" w:author="GoldenCorpusHarness" w:date="2026-03-28T21:57:49Z">
        <w:r>
          <w:delText>w</w:delText>
        </w:r>
      </w:del>
      <w:ins w:id="6526" w:author="GoldenCorpusHarness" w:date="2026-03-28T21:57:49Z">
        <w:r>
          <w:t>Cl</w:t>
        </w:r>
      </w:ins>
      <w:r>
        <w:t>i</w:t>
      </w:r>
      <w:del w:id="6527" w:author="GoldenCorpusHarness" w:date="2026-03-28T21:57:49Z">
        <w:r>
          <w:delText>l</w:delText>
        </w:r>
      </w:del>
      <w:ins w:id="6528" w:author="GoldenCorpusHarness" w:date="2026-03-28T21:57:49Z">
        <w:r>
          <w:t>nica</w:t>
        </w:r>
      </w:ins>
      <w:r>
        <w:t xml:space="preserve">l </w:t>
      </w:r>
      <w:del w:id="6529" w:author="GoldenCorpusHarness" w:date="2026-03-28T21:57:49Z">
        <w:r>
          <w:delText>b</w:delText>
        </w:r>
      </w:del>
      <w:ins w:id="6530" w:author="GoldenCorpusHarness" w:date="2026-03-28T21:57:49Z">
        <w:r>
          <w:t>Study Exp</w:t>
        </w:r>
      </w:ins>
      <w:r>
        <w:t>e</w:t>
      </w:r>
      <w:del w:id="6531" w:author="GoldenCorpusHarness" w:date="2026-03-28T21:57:49Z">
        <w:r>
          <w:delText xml:space="preserve"> st</w:delText>
        </w:r>
      </w:del>
      <w:r>
        <w:t>r</w:t>
      </w:r>
      <w:del w:id="6532" w:author="GoldenCorpusHarness" w:date="2026-03-28T21:57:49Z">
        <w:r>
          <w:delText>atif</w:delText>
        </w:r>
      </w:del>
      <w:r>
        <w:t>ie</w:t>
      </w:r>
      <w:del w:id="6533" w:author="GoldenCorpusHarness" w:date="2026-03-28T21:57:49Z">
        <w:r>
          <w:delText>d a</w:delText>
        </w:r>
      </w:del>
      <w:ins w:id="6534" w:author="GoldenCorpusHarness" w:date="2026-03-28T21:57:49Z">
        <w:r>
          <w:t>n</w:t>
        </w:r>
      </w:ins>
      <w:r>
        <w:t>c</w:t>
      </w:r>
      <w:del w:id="6535" w:author="GoldenCorpusHarness" w:date="2026-03-28T21:57:49Z">
        <w:r>
          <w:delText>cording to th</w:delText>
        </w:r>
      </w:del>
      <w:r>
        <w:t>e</w:t>
      </w:r>
      <w:del w:id="6536" w:author="GoldenCorpusHarness" w:date="2026-03-28T21:57:49Z">
        <w:r>
          <w:delText xml:space="preserve"> following factors:</w:delText>
        </w:r>
      </w:del>
    </w:p>
    <w:p ns2:paraId="1D121500" ns2:textId="7A46C29A" w:rsidR="0083738D" w:rsidRDefault="001B4309" w:rsidP="00CC182C">
      <w:pPr>
        <w:pStyle w:val="Paragraph0"/>
        <w:numPr>
          <w:ilvl w:val="0"/>
          <w:numId w:val="47"/>
        </w:numPr>
        <w:rPr>
          <w:rFonts w:eastAsiaTheme="minorHAnsi"/>
        </w:rPr>
      </w:pPr>
      <w:del w:id="6537" w:author="GoldenCorpusHarness" w:date="2026-03-28T21:57:49Z">
        <w:r>
          <w:delText>PD-L1</w:delText>
        </w:r>
      </w:del>
      <w:ins w:id="6538" w:author="GoldenCorpusHarness" w:date="2026-03-28T21:57:49Z">
        <w:r>
          <w:t>Has</w:t>
        </w:r>
      </w:ins>
      <w:r>
        <w:t xml:space="preserve"> </w:t>
      </w:r>
      <w:ins w:id="6539" w:author="GoldenCorpusHarness" w:date="2026-03-28T21:57:49Z">
        <w:r>
          <w:t>Received an inves</w:t>
        </w:r>
      </w:ins>
      <w:r>
        <w:t>t</w:t>
      </w:r>
      <w:del w:id="6540" w:author="GoldenCorpusHarness" w:date="2026-03-28T21:57:49Z">
        <w:r>
          <w:delText>um</w:delText>
        </w:r>
      </w:del>
      <w:ins w:id="6541" w:author="GoldenCorpusHarness" w:date="2026-03-28T21:57:49Z">
        <w:r>
          <w:t xml:space="preserve">igational agent </w:t>
        </w:r>
      </w:ins>
      <w:r>
        <w:t xml:space="preserve">or </w:t>
      </w:r>
      <w:ins w:id="6542" w:author="GoldenCorpusHarness" w:date="2026-03-28T21:57:49Z">
        <w:r>
          <w:t>has us</w:t>
        </w:r>
      </w:ins>
      <w:r>
        <w:t>e</w:t>
      </w:r>
      <w:del w:id="6543" w:author="GoldenCorpusHarness" w:date="2026-03-28T21:57:49Z">
        <w:r>
          <w:delText>x</w:delText>
        </w:r>
      </w:del>
      <w:ins w:id="6544" w:author="GoldenCorpusHarness" w:date="2026-03-28T21:57:49Z">
        <w:r>
          <w:t xml:space="preserve">d an investigational device within 4 weeks </w:t>
        </w:r>
      </w:ins>
      <w:r>
        <w:t>pr</w:t>
      </w:r>
      <w:ins w:id="6545" w:author="GoldenCorpusHarness" w:date="2026-03-28T21:57:49Z">
        <w:r>
          <w:t>ior to study int</w:t>
        </w:r>
      </w:ins>
      <w:r>
        <w:t>e</w:t>
      </w:r>
      <w:del w:id="6546" w:author="GoldenCorpusHarness" w:date="2026-03-28T21:57:49Z">
        <w:r>
          <w:delText>ss</w:delText>
        </w:r>
      </w:del>
      <w:ins w:id="6547" w:author="GoldenCorpusHarness" w:date="2026-03-28T21:57:49Z">
        <w:r>
          <w:t>rvent</w:t>
        </w:r>
      </w:ins>
      <w:r>
        <w:t>ion a</w:t>
      </w:r>
      <w:del w:id="6548" w:author="GoldenCorpusHarness" w:date="2026-03-28T21:57:49Z">
        <w:r>
          <w:delText xml:space="preserve">s </w:delText>
        </w:r>
      </w:del>
      <w:r>
        <w:t>d</w:t>
      </w:r>
      <w:del w:id="6549" w:author="GoldenCorpusHarness" w:date="2026-03-28T21:57:49Z">
        <w:r>
          <w:delText>eter</w:delText>
        </w:r>
      </w:del>
      <w:r>
        <w:t>min</w:t>
      </w:r>
      <w:del w:id="6550" w:author="GoldenCorpusHarness" w:date="2026-03-28T21:57:49Z">
        <w:r>
          <w:delText>ed by PD-L1 immunohistochem</w:delText>
        </w:r>
      </w:del>
      <w:r>
        <w:t>istr</w:t>
      </w:r>
      <w:del w:id="6551" w:author="GoldenCorpusHarness" w:date="2026-03-28T21:57:49Z">
        <w:r>
          <w:delText>y (TPS &lt;50% vs</w:delText>
        </w:r>
      </w:del>
      <w:ins w:id="6552" w:author="GoldenCorpusHarness" w:date="2026-03-28T21:57:49Z">
        <w:r>
          <w:t>ation</w:t>
        </w:r>
      </w:ins>
      <w:r>
        <w:t>.</w:t>
      </w:r>
      <w:del w:id="6553" w:author="GoldenCorpusHarness" w:date="2026-03-28T21:57:49Z">
        <w:r>
          <w:delText xml:space="preserve"> ≥50%).</w:delText>
        </w:r>
      </w:del>
    </w:p>
    <w:bookmarkEnd w:id="111"/>
    <w:p ns2:paraId="28BC376A" ns2:textId="1F6F5956" w:rsidR="0083738D" w:rsidRDefault="00522FFC" w:rsidP="00CC182C">
      <w:pPr>
        <w:pStyle w:val="Paragraph0"/>
        <w:numPr>
          <w:ilvl w:val="0"/>
          <w:numId w:val="47"/>
        </w:numPr>
        <w:rPr>
          <w:rFonts w:eastAsiaTheme="minorHAnsi"/>
        </w:rPr>
      </w:pPr>
      <w:del w:id="6554" w:author="GoldenCorpusHarness" w:date="2026-03-28T21:57:49Z">
        <w:r>
          <w:delText>HPV status for oropharynx cancer as determined by p16 immunohistochemistry (positive vs. negative); HPV status for participants without oropharynx cancer (eg, cancers of the oral cavity, hypopharynx and larynx) is considered HPV negative.</w:delText>
        </w:r>
      </w:del>
    </w:p>
    <w:p ns2:paraId="2A7F7AA6" ns2:textId="39E1C80B" w:rsidR="004E0B50" w:rsidRPr="0083738D" w:rsidRDefault="00522FFC" w:rsidP="00CC182C">
      <w:pPr>
        <w:pStyle w:val="Paragraph0"/>
        <w:numPr>
          <w:ilvl w:val="0"/>
          <w:numId w:val="47"/>
        </w:numPr>
        <w:rPr>
          <w:rFonts w:eastAsiaTheme="minorHAnsi"/>
        </w:rPr>
      </w:pPr>
      <w:del w:id="6555" w:author="GoldenCorpusHarness" w:date="2026-03-28T21:57:49Z">
        <w:r>
          <w:delText>ECOG perf</w:delText>
        </w:r>
      </w:del>
      <w:ins w:id="6556" w:author="GoldenCorpusHarness" w:date="2026-03-28T21:57:49Z">
        <w:r>
          <w:t>Diagn</w:t>
        </w:r>
      </w:ins>
      <w:r>
        <w:t>o</w:t>
      </w:r>
      <w:del w:id="6557" w:author="GoldenCorpusHarness" w:date="2026-03-28T21:57:49Z">
        <w:r>
          <w:delText xml:space="preserve">rmance </w:delText>
        </w:r>
      </w:del>
      <w:r>
        <w:t>st</w:t>
      </w:r>
      <w:del w:id="6558" w:author="GoldenCorpusHarness" w:date="2026-03-28T21:57:49Z">
        <w:r>
          <w:delText>a</w:delText>
        </w:r>
      </w:del>
      <w:ins w:id="6559" w:author="GoldenCorpusHarness" w:date="2026-03-28T21:57:49Z">
        <w:r>
          <w:t>ic Assessmen</w:t>
        </w:r>
      </w:ins>
      <w:r>
        <w:t>t</w:t>
      </w:r>
      <w:del w:id="6560" w:author="GoldenCorpusHarness" w:date="2026-03-28T21:57:49Z">
        <w:r>
          <w:delText>u</w:delText>
        </w:r>
      </w:del>
      <w:r>
        <w:t>s</w:t>
      </w:r>
      <w:del w:id="6561" w:author="GoldenCorpusHarness" w:date="2026-03-28T21:57:49Z">
        <w:r>
          <w:delText xml:space="preserve"> (0 vs. 1).</w:delText>
        </w:r>
      </w:del>
    </w:p>
    <w:p ns2:paraId="43488C44" ns2:textId="7A78E9C0" w:rsidR="004E0B50" w:rsidRDefault="004267FF" w:rsidP="008402EE">
      <w:pPr>
        <w:pStyle w:val="Heading3"/>
      </w:pPr>
      <w:del w:id="6562" w:author="GoldenCorpusHarness" w:date="2026-03-28T21:57:49Z">
        <w:r>
          <w:delText>Bl</w:delText>
        </w:r>
      </w:del>
      <w:ins w:id="6563" w:author="GoldenCorpusHarness" w:date="2026-03-28T21:57:49Z">
        <w:r>
          <w:t>Has ur</w:t>
        </w:r>
      </w:ins>
      <w:r>
        <w:t>in</w:t>
      </w:r>
      <w:del w:id="6564" w:author="GoldenCorpusHarness" w:date="2026-03-28T21:57:49Z">
        <w:r>
          <w:delText>d</w:delText>
        </w:r>
      </w:del>
      <w:ins w:id="6565" w:author="GoldenCorpusHarness" w:date="2026-03-28T21:57:49Z">
        <w:r>
          <w:t>e prote</w:t>
        </w:r>
      </w:ins>
      <w:r>
        <w:t>in</w:t>
      </w:r>
      <w:ins w:id="6566" w:author="GoldenCorpusHarness" w:date="2026-03-28T21:57:49Z">
        <w:r>
          <w:t xml:space="preserve"> ≥1 </w:t>
        </w:r>
      </w:ins>
      <w:r>
        <w:t>g</w:t>
      </w:r>
      <w:ins w:id="6567" w:author="GoldenCorpusHarness" w:date="2026-03-28T21:57:49Z">
        <w:r>
          <w:t xml:space="preserve">/24 hours. </w:t>
        </w:r>
      </w:ins>
    </w:p>
    <w:p ns2:paraId="38F8BA6D" ns2:textId="028CD6D8" w:rsidR="00604AE5" w:rsidRDefault="00A42F45" w:rsidP="00E61997">
      <w:pPr>
        <w:pStyle w:val="Paragraph0"/>
      </w:pPr>
      <w:del w:id="6568" w:author="GoldenCorpusHarness" w:date="2026-03-28T21:57:49Z">
        <w:r>
          <w:delText>A d</w:delText>
        </w:r>
      </w:del>
      <w:ins w:id="6569" w:author="GoldenCorpusHarness" w:date="2026-03-28T21:57:49Z">
        <w:r>
          <w:t>N</w:t>
        </w:r>
      </w:ins>
      <w:r>
        <w:t>o</w:t>
      </w:r>
      <w:del w:id="6570" w:author="GoldenCorpusHarness" w:date="2026-03-28T21:57:49Z">
        <w:r>
          <w:delText xml:space="preserve">uble-blinding </w:delText>
        </w:r>
      </w:del>
      <w:r>
        <w:t>te</w:t>
      </w:r>
      <w:del w:id="6571" w:author="GoldenCorpusHarness" w:date="2026-03-28T21:57:49Z">
        <w:r>
          <w:delText>chnique</w:delText>
        </w:r>
      </w:del>
      <w:ins w:id="6572" w:author="GoldenCorpusHarness" w:date="2026-03-28T21:57:49Z">
        <w:r>
          <w:t>:</w:t>
        </w:r>
      </w:ins>
      <w:r>
        <w:t xml:space="preserve"> </w:t>
      </w:r>
      <w:del w:id="6573" w:author="GoldenCorpusHarness" w:date="2026-03-28T21:57:49Z">
        <w:r>
          <w:delText>with</w:delText>
        </w:r>
      </w:del>
      <w:r>
        <w:t xml:space="preserve"> </w:t>
      </w:r>
      <w:del w:id="6574" w:author="GoldenCorpusHarness" w:date="2026-03-28T21:57:49Z">
        <w:r>
          <w:delText>in-house blinding will be used. Lenvatinib/matching placebo will be packaged identically for Arms 1 and 2 so that the blind is maintained. The participant, the investigator, and Sponsor personnel or delegate(s) who are involved in the study intervention administration or clinical evaluation of the p</w:delText>
        </w:r>
      </w:del>
      <w:ins w:id="6575" w:author="GoldenCorpusHarness" w:date="2026-03-28T21:57:49Z">
        <w:r>
          <w:t>P</w:t>
        </w:r>
      </w:ins>
      <w:r>
        <w:t xml:space="preserve">articipants </w:t>
      </w:r>
      <w:ins w:id="6576" w:author="GoldenCorpusHarness" w:date="2026-03-28T21:57:49Z">
        <w:r>
          <w:t>with proteinuri</w:t>
        </w:r>
      </w:ins>
      <w:r>
        <w:t>a</w:t>
      </w:r>
      <w:ins w:id="6577" w:author="GoldenCorpusHarness" w:date="2026-03-28T21:57:49Z">
        <w:r>
          <w:t xml:space="preserve"> ≥2+ (≥100mg/dL) on u</w:t>
        </w:r>
      </w:ins>
      <w:r>
        <w:t>r</w:t>
      </w:r>
      <w:ins w:id="6578" w:author="GoldenCorpusHarness" w:date="2026-03-28T21:57:49Z">
        <w:r>
          <w:t>in</w:t>
        </w:r>
      </w:ins>
      <w:r>
        <w:t>e</w:t>
      </w:r>
      <w:ins w:id="6579" w:author="GoldenCorpusHarness" w:date="2026-03-28T21:57:49Z">
        <w:r>
          <w:t xml:space="preserve"> dipstick testing (urinalysis) will</w:t>
        </w:r>
      </w:ins>
      <w:r>
        <w:t xml:space="preserve"> un</w:t>
      </w:r>
      <w:del w:id="6580" w:author="GoldenCorpusHarness" w:date="2026-03-28T21:57:49Z">
        <w:r>
          <w:delText>awa</w:delText>
        </w:r>
      </w:del>
      <w:ins w:id="6581" w:author="GoldenCorpusHarness" w:date="2026-03-28T21:57:49Z">
        <w:r>
          <w:t>de</w:t>
        </w:r>
      </w:ins>
      <w:r>
        <w:t>r</w:t>
      </w:r>
      <w:ins w:id="6582" w:author="GoldenCorpusHarness" w:date="2026-03-28T21:57:49Z">
        <w:r>
          <w:t>go 24-hour urin</w:t>
        </w:r>
      </w:ins>
      <w:r>
        <w:t xml:space="preserve">e </w:t>
      </w:r>
      <w:ins w:id="6583" w:author="GoldenCorpusHarness" w:date="2026-03-28T21:57:49Z">
        <w:r>
          <w:t>c</w:t>
        </w:r>
      </w:ins>
      <w:r>
        <w:t>o</w:t>
      </w:r>
      <w:del w:id="6584" w:author="GoldenCorpusHarness" w:date="2026-03-28T21:57:49Z">
        <w:r>
          <w:delText>f th</w:delText>
        </w:r>
      </w:del>
      <w:ins w:id="6585" w:author="GoldenCorpusHarness" w:date="2026-03-28T21:57:49Z">
        <w:r>
          <w:t>ll</w:t>
        </w:r>
      </w:ins>
      <w:r>
        <w:t>e</w:t>
      </w:r>
      <w:del w:id="6586" w:author="GoldenCorpusHarness" w:date="2026-03-28T21:57:49Z">
        <w:r>
          <w:delText xml:space="preserve"> interven</w:delText>
        </w:r>
      </w:del>
      <w:ins w:id="6587" w:author="GoldenCorpusHarness" w:date="2026-03-28T21:57:49Z">
        <w:r>
          <w:t>c</w:t>
        </w:r>
      </w:ins>
      <w:r>
        <w:t xml:space="preserve">tion </w:t>
      </w:r>
      <w:ins w:id="6588" w:author="GoldenCorpusHarness" w:date="2026-03-28T21:57:49Z">
        <w:r>
          <w:t xml:space="preserve">for quantitative </w:t>
        </w:r>
      </w:ins>
      <w:r>
        <w:t>ass</w:t>
      </w:r>
      <w:del w:id="6589" w:author="GoldenCorpusHarness" w:date="2026-03-28T21:57:49Z">
        <w:r>
          <w:delText>ign</w:delText>
        </w:r>
      </w:del>
      <w:ins w:id="6590" w:author="GoldenCorpusHarness" w:date="2026-03-28T21:57:49Z">
        <w:r>
          <w:t>ess</w:t>
        </w:r>
      </w:ins>
      <w:r>
        <w:t>ment</w:t>
      </w:r>
      <w:del w:id="6591" w:author="GoldenCorpusHarness" w:date="2026-03-28T21:57:49Z">
        <w:r>
          <w:delText>s</w:delText>
        </w:r>
      </w:del>
      <w:ins w:id="6592" w:author="GoldenCorpusHarness" w:date="2026-03-28T21:57:49Z">
        <w:r>
          <w:t xml:space="preserve"> of proteinuria</w:t>
        </w:r>
      </w:ins>
      <w:r>
        <w:t>.</w:t>
      </w:r>
    </w:p>
    <w:p ns2:paraId="06DACA63" ns2:textId="2FB15D20" w:rsidR="00604AE5" w:rsidRDefault="00604AE5" w:rsidP="00FA5E51">
      <w:pPr>
        <w:pStyle w:val="Paragraph0"/>
      </w:pPr>
      <w:del w:id="6593" w:author="GoldenCorpusHarness" w:date="2026-03-28T21:57:49Z">
        <w:r>
          <w:delText>The</w:delText>
        </w:r>
      </w:del>
      <w:ins w:id="6594" w:author="GoldenCorpusHarness" w:date="2026-03-28T21:57:49Z">
        <w:r>
          <w:t>Has</w:t>
        </w:r>
      </w:ins>
      <w:r>
        <w:t xml:space="preserve"> </w:t>
      </w:r>
      <w:del w:id="6595" w:author="GoldenCorpusHarness" w:date="2026-03-28T21:57:49Z">
        <w:r>
          <w:delText>t</w:delText>
        </w:r>
      </w:del>
      <w:ins w:id="6596" w:author="GoldenCorpusHarness" w:date="2026-03-28T21:57:49Z">
        <w:r>
          <w:t>p</w:t>
        </w:r>
      </w:ins>
      <w:r>
        <w:t>r</w:t>
      </w:r>
      <w:del w:id="6597" w:author="GoldenCorpusHarness" w:date="2026-03-28T21:57:49Z">
        <w:r>
          <w:delText>e</w:delText>
        </w:r>
      </w:del>
      <w:ins w:id="6598" w:author="GoldenCorpusHarness" w:date="2026-03-28T21:57:49Z">
        <w:r>
          <w:t>olong</w:t>
        </w:r>
      </w:ins>
      <w:r>
        <w:t>at</w:t>
      </w:r>
      <w:del w:id="6599" w:author="GoldenCorpusHarness" w:date="2026-03-28T21:57:49Z">
        <w:r>
          <w:delText>me</w:delText>
        </w:r>
      </w:del>
      <w:ins w:id="6600" w:author="GoldenCorpusHarness" w:date="2026-03-28T21:57:49Z">
        <w:r>
          <w:t>io</w:t>
        </w:r>
      </w:ins>
      <w:r>
        <w:t>n</w:t>
      </w:r>
      <w:del w:id="6601" w:author="GoldenCorpusHarness" w:date="2026-03-28T21:57:49Z">
        <w:r>
          <w:delText>t identity</w:delText>
        </w:r>
      </w:del>
      <w:r>
        <w:t xml:space="preserve"> of </w:t>
      </w:r>
      <w:del w:id="6602" w:author="GoldenCorpusHarness" w:date="2026-03-28T21:57:49Z">
        <w:r>
          <w:delText>pembrolizumab will be open-label; therefore, the Sponsor, investigator, and parti</w:delText>
        </w:r>
      </w:del>
      <w:ins w:id="6603" w:author="GoldenCorpusHarness" w:date="2026-03-28T21:57:49Z">
        <w:r>
          <w:t>QT</w:t>
        </w:r>
      </w:ins>
      <w:r>
        <w:t>c</w:t>
      </w:r>
      <w:del w:id="6604" w:author="GoldenCorpusHarness" w:date="2026-03-28T21:57:49Z">
        <w:r>
          <w:delText>ipant will know the</w:delText>
        </w:r>
      </w:del>
      <w:r>
        <w:t xml:space="preserve"> interv</w:t>
      </w:r>
      <w:ins w:id="6605" w:author="GoldenCorpusHarness" w:date="2026-03-28T21:57:49Z">
        <w:r>
          <w:t>al (calculat</w:t>
        </w:r>
      </w:ins>
      <w:r>
        <w:t>e</w:t>
      </w:r>
      <w:del w:id="6606" w:author="GoldenCorpusHarness" w:date="2026-03-28T21:57:49Z">
        <w:r>
          <w:delText>ntion</w:delText>
        </w:r>
      </w:del>
      <w:ins w:id="6607" w:author="GoldenCorpusHarness" w:date="2026-03-28T21:57:49Z">
        <w:r>
          <w:t>d</w:t>
        </w:r>
      </w:ins>
      <w:r>
        <w:t xml:space="preserve"> </w:t>
      </w:r>
      <w:del w:id="6608" w:author="GoldenCorpusHarness" w:date="2026-03-28T21:57:49Z">
        <w:r>
          <w:delText>adm</w:delText>
        </w:r>
      </w:del>
      <w:ins w:id="6609" w:author="GoldenCorpusHarness" w:date="2026-03-28T21:57:49Z">
        <w:r>
          <w:t>us</w:t>
        </w:r>
      </w:ins>
      <w:r>
        <w:t>in</w:t>
      </w:r>
      <w:ins w:id="6610" w:author="GoldenCorpusHarness" w:date="2026-03-28T21:57:49Z">
        <w:r>
          <w:t>g Fr</w:t>
        </w:r>
      </w:ins>
      <w:r>
        <w:t>i</w:t>
      </w:r>
      <w:del w:id="6611" w:author="GoldenCorpusHarness" w:date="2026-03-28T21:57:49Z">
        <w:r>
          <w:delText>st</w:delText>
        </w:r>
      </w:del>
      <w:ins w:id="6612" w:author="GoldenCorpusHarness" w:date="2026-03-28T21:57:49Z">
        <w:r>
          <w:t>d</w:t>
        </w:r>
      </w:ins>
      <w:r>
        <w:t>er</w:t>
      </w:r>
      <w:ins w:id="6613" w:author="GoldenCorpusHarness" w:date="2026-03-28T21:57:49Z">
        <w:r>
          <w:t>icia’s formula) to &gt;480 ms</w:t>
        </w:r>
      </w:ins>
      <w:r>
        <w:t>e</w:t>
      </w:r>
      <w:del w:id="6614" w:author="GoldenCorpusHarness" w:date="2026-03-28T21:57:49Z">
        <w:r>
          <w:delText>d</w:delText>
        </w:r>
      </w:del>
      <w:ins w:id="6615" w:author="GoldenCorpusHarness" w:date="2026-03-28T21:57:49Z">
        <w:r>
          <w:t>c</w:t>
        </w:r>
      </w:ins>
      <w:r>
        <w:t>.</w:t>
      </w:r>
      <w:ins w:id="6616" w:author="GoldenCorpusHarness" w:date="2026-03-28T21:57:49Z">
        <w:r>
          <w:t xml:space="preserve"> </w:t>
        </w:r>
      </w:ins>
    </w:p>
    <w:p ns2:paraId="47EED2D9" ns2:textId="02D1B571" w:rsidR="0051068A" w:rsidRPr="00DB74D0" w:rsidRDefault="00604AE5" w:rsidP="00E61997">
      <w:pPr>
        <w:pStyle w:val="Paragraph0"/>
      </w:pPr>
      <w:del w:id="6617" w:author="GoldenCorpusHarness" w:date="2026-03-28T21:57:49Z">
        <w:r>
          <w:delText>See Section 8.1.10 for</w:delText>
        </w:r>
      </w:del>
      <w:ins w:id="6618" w:author="GoldenCorpusHarness" w:date="2026-03-28T21:57:49Z">
        <w:r>
          <w:t>Has</w:t>
        </w:r>
      </w:ins>
      <w:r>
        <w:t xml:space="preserve"> a </w:t>
      </w:r>
      <w:del w:id="6619" w:author="GoldenCorpusHarness" w:date="2026-03-28T21:57:49Z">
        <w:r>
          <w:delText>d</w:delText>
        </w:r>
      </w:del>
      <w:ins w:id="6620" w:author="GoldenCorpusHarness" w:date="2026-03-28T21:57:49Z">
        <w:r>
          <w:t>LVEF b</w:t>
        </w:r>
      </w:ins>
      <w:r>
        <w:t>e</w:t>
      </w:r>
      <w:del w:id="6621" w:author="GoldenCorpusHarness" w:date="2026-03-28T21:57:49Z">
        <w:r>
          <w:delText>scripti</w:delText>
        </w:r>
      </w:del>
      <w:ins w:id="6622" w:author="GoldenCorpusHarness" w:date="2026-03-28T21:57:49Z">
        <w:r>
          <w:t>l</w:t>
        </w:r>
      </w:ins>
      <w:r>
        <w:t>o</w:t>
      </w:r>
      <w:del w:id="6623" w:author="GoldenCorpusHarness" w:date="2026-03-28T21:57:49Z">
        <w:r>
          <w:delText>n of</w:delText>
        </w:r>
      </w:del>
      <w:ins w:id="6624" w:author="GoldenCorpusHarness" w:date="2026-03-28T21:57:49Z">
        <w:r>
          <w:t>w</w:t>
        </w:r>
      </w:ins>
      <w:r>
        <w:t xml:space="preserve"> the </w:t>
      </w:r>
      <w:del w:id="6625" w:author="GoldenCorpusHarness" w:date="2026-03-28T21:57:49Z">
        <w:r>
          <w:delText>method of unbl</w:delText>
        </w:r>
      </w:del>
      <w:r>
        <w:t>in</w:t>
      </w:r>
      <w:del w:id="6626" w:author="GoldenCorpusHarness" w:date="2026-03-28T21:57:49Z">
        <w:r>
          <w:delText>ding a par</w:delText>
        </w:r>
      </w:del>
      <w:ins w:id="6627" w:author="GoldenCorpusHarness" w:date="2026-03-28T21:57:49Z">
        <w:r>
          <w:t>s</w:t>
        </w:r>
      </w:ins>
      <w:r>
        <w:t>ti</w:t>
      </w:r>
      <w:del w:id="6628" w:author="GoldenCorpusHarness" w:date="2026-03-28T21:57:49Z">
        <w:r>
          <w:delText>cipant during the s</w:delText>
        </w:r>
      </w:del>
      <w:r>
        <w:t>tu</w:t>
      </w:r>
      <w:del w:id="6629" w:author="GoldenCorpusHarness" w:date="2026-03-28T21:57:49Z">
        <w:r>
          <w:delText>dy should such ac</w:delText>
        </w:r>
      </w:del>
      <w:r>
        <w:t>tion</w:t>
      </w:r>
      <w:ins w:id="6630" w:author="GoldenCorpusHarness" w:date="2026-03-28T21:57:49Z">
        <w:r>
          <w:t>al</w:t>
        </w:r>
      </w:ins>
      <w:r>
        <w:t xml:space="preserve"> </w:t>
      </w:r>
      <w:ins w:id="6631" w:author="GoldenCorpusHarness" w:date="2026-03-28T21:57:49Z">
        <w:r>
          <w:t>(or local la</w:t>
        </w:r>
      </w:ins>
      <w:r>
        <w:t>b</w:t>
      </w:r>
      <w:del w:id="6632" w:author="GoldenCorpusHarness" w:date="2026-03-28T21:57:49Z">
        <w:r>
          <w:delText>e</w:delText>
        </w:r>
      </w:del>
      <w:ins w:id="6633" w:author="GoldenCorpusHarness" w:date="2026-03-28T21:57:49Z">
        <w:r>
          <w:t>oratory)</w:t>
        </w:r>
      </w:ins>
      <w:r>
        <w:t xml:space="preserve"> </w:t>
      </w:r>
      <w:del w:id="6634" w:author="GoldenCorpusHarness" w:date="2026-03-28T21:57:49Z">
        <w:r>
          <w:delText>w</w:delText>
        </w:r>
      </w:del>
      <w:ins w:id="6635" w:author="GoldenCorpusHarness" w:date="2026-03-28T21:57:49Z">
        <w:r>
          <w:t>norm</w:t>
        </w:r>
      </w:ins>
      <w:r>
        <w:t>a</w:t>
      </w:r>
      <w:del w:id="6636" w:author="GoldenCorpusHarness" w:date="2026-03-28T21:57:49Z">
        <w:r>
          <w:delText>r</w:delText>
        </w:r>
      </w:del>
      <w:ins w:id="6637" w:author="GoldenCorpusHarness" w:date="2026-03-28T21:57:49Z">
        <w:r>
          <w:t xml:space="preserve">l </w:t>
        </w:r>
      </w:ins>
      <w:r>
        <w:t>ran</w:t>
      </w:r>
      <w:ins w:id="6638" w:author="GoldenCorpusHarness" w:date="2026-03-28T21:57:49Z">
        <w:r>
          <w:t>ge, as de</w:t>
        </w:r>
      </w:ins>
      <w:r>
        <w:t>te</w:t>
      </w:r>
      <w:ins w:id="6639" w:author="GoldenCorpusHarness" w:date="2026-03-28T21:57:49Z">
        <w:r>
          <w:t>rmine</w:t>
        </w:r>
      </w:ins>
      <w:r>
        <w:t>d</w:t>
      </w:r>
      <w:ins w:id="6640" w:author="GoldenCorpusHarness" w:date="2026-03-28T21:57:49Z">
        <w:r>
          <w:t xml:space="preserve"> by MUGA or ECHO</w:t>
        </w:r>
      </w:ins>
      <w:r>
        <w:t>.</w:t>
      </w:r>
      <w:ins w:id="6641" w:author="GoldenCorpusHarness" w:date="2026-03-28T21:57:49Z">
        <w:r>
          <w:t xml:space="preserve"> </w:t>
        </w:r>
      </w:ins>
    </w:p>
    <w:p ns2:paraId="3D3F0904" ns2:textId="28791391" w:rsidR="006B02BB" w:rsidRDefault="006B02BB" w:rsidP="006B02BB">
      <w:pPr>
        <w:pStyle w:val="Heading2"/>
      </w:pPr>
      <w:del w:id="6642" w:author="GoldenCorpusHarness" w:date="2026-03-28T21:57:49Z">
        <w:r>
          <w:delText>Study Intervention Comp</w:delText>
        </w:r>
      </w:del>
      <w:ins w:id="6643" w:author="GoldenCorpusHarness" w:date="2026-03-28T21:57:49Z">
        <w:r>
          <w:t>Has a diagnosis of immunodeficiency or is receiving chronic systemic steroid therapy (in dosing exceeding 10 mg dai</w:t>
        </w:r>
      </w:ins>
      <w:r>
        <w:t>l</w:t>
      </w:r>
      <w:del w:id="6644" w:author="GoldenCorpusHarness" w:date="2026-03-28T21:57:49Z">
        <w:r>
          <w:delText>iance</w:delText>
        </w:r>
      </w:del>
      <w:ins w:id="6645" w:author="GoldenCorpusHarness" w:date="2026-03-28T21:57:49Z">
        <w:r>
          <w:t xml:space="preserve">y of prednisone equivalent) or any other form of immunosuppressive therapy within 7 days prior the first dose of study intervention. </w:t>
        </w:r>
      </w:ins>
    </w:p>
    <w:p ns2:paraId="55A26F00" ns2:textId="06F08DB9" w:rsidR="00D80FE3" w:rsidRPr="00B26B88" w:rsidRDefault="00AC4E7B" w:rsidP="000773C6">
      <w:pPr>
        <w:pStyle w:val="Paragraph0"/>
      </w:pPr>
      <w:del w:id="6646" w:author="GoldenCorpusHarness" w:date="2026-03-28T21:57:49Z">
        <w:r>
          <w:delText>If there</w:delText>
        </w:r>
      </w:del>
      <w:ins w:id="6647" w:author="GoldenCorpusHarness" w:date="2026-03-28T21:57:49Z">
        <w:r>
          <w:t>Has</w:t>
        </w:r>
      </w:ins>
      <w:r>
        <w:t xml:space="preserve"> a</w:t>
      </w:r>
      <w:del w:id="6648" w:author="GoldenCorpusHarness" w:date="2026-03-28T21:57:49Z">
        <w:r>
          <w:delText>re</w:delText>
        </w:r>
      </w:del>
      <w:r>
        <w:t xml:space="preserve"> </w:t>
      </w:r>
      <w:ins w:id="6649" w:author="GoldenCorpusHarness" w:date="2026-03-28T21:57:49Z">
        <w:r>
          <w:t>known add</w:t>
        </w:r>
      </w:ins>
      <w:r>
        <w:t>i</w:t>
      </w:r>
      <w:del w:id="6650" w:author="GoldenCorpusHarness" w:date="2026-03-28T21:57:49Z">
        <w:r>
          <w:delText>nterrup</w:delText>
        </w:r>
      </w:del>
      <w:r>
        <w:t>tion</w:t>
      </w:r>
      <w:del w:id="6651" w:author="GoldenCorpusHarness" w:date="2026-03-28T21:57:49Z">
        <w:r>
          <w:delText>s</w:delText>
        </w:r>
      </w:del>
      <w:ins w:id="6652" w:author="GoldenCorpusHarness" w:date="2026-03-28T21:57:49Z">
        <w:r>
          <w:t>al</w:t>
        </w:r>
      </w:ins>
      <w:r>
        <w:t xml:space="preserve"> </w:t>
      </w:r>
      <w:ins w:id="6653" w:author="GoldenCorpusHarness" w:date="2026-03-28T21:57:49Z">
        <w:r>
          <w:t>mal</w:t>
        </w:r>
      </w:ins>
      <w:r>
        <w:t>i</w:t>
      </w:r>
      <w:ins w:id="6654" w:author="GoldenCorpusHarness" w:date="2026-03-28T21:57:49Z">
        <w:r>
          <w:t>g</w:t>
        </w:r>
      </w:ins>
      <w:r>
        <w:t>n</w:t>
      </w:r>
      <w:ins w:id="6655" w:author="GoldenCorpusHarness" w:date="2026-03-28T21:57:49Z">
        <w:r>
          <w:t>ancy</w:t>
        </w:r>
      </w:ins>
      <w:r>
        <w:t xml:space="preserve"> th</w:t>
      </w:r>
      <w:del w:id="6656" w:author="GoldenCorpusHarness" w:date="2026-03-28T21:57:49Z">
        <w:r>
          <w:delText>e s</w:delText>
        </w:r>
      </w:del>
      <w:ins w:id="6657" w:author="GoldenCorpusHarness" w:date="2026-03-28T21:57:49Z">
        <w:r>
          <w:t>a</w:t>
        </w:r>
      </w:ins>
      <w:r>
        <w:t>t</w:t>
      </w:r>
      <w:del w:id="6658" w:author="GoldenCorpusHarness" w:date="2026-03-28T21:57:49Z">
        <w:r>
          <w:delText>udy</w:delText>
        </w:r>
      </w:del>
      <w:r>
        <w:t xml:space="preserve"> i</w:t>
      </w:r>
      <w:del w:id="6659" w:author="GoldenCorpusHarness" w:date="2026-03-28T21:57:49Z">
        <w:r>
          <w:delText>ntervention schedule, the detail</w:delText>
        </w:r>
      </w:del>
      <w:r>
        <w:t xml:space="preserve">s </w:t>
      </w:r>
      <w:ins w:id="6660" w:author="GoldenCorpusHarness" w:date="2026-03-28T21:57:49Z">
        <w:r>
          <w:t>pr</w:t>
        </w:r>
      </w:ins>
      <w:r>
        <w:t>o</w:t>
      </w:r>
      <w:del w:id="6661" w:author="GoldenCorpusHarness" w:date="2026-03-28T21:57:49Z">
        <w:r>
          <w:delText>f</w:delText>
        </w:r>
      </w:del>
      <w:ins w:id="6662" w:author="GoldenCorpusHarness" w:date="2026-03-28T21:57:49Z">
        <w:r>
          <w:t>gressing</w:t>
        </w:r>
      </w:ins>
      <w:r>
        <w:t xml:space="preserve"> </w:t>
      </w:r>
      <w:ins w:id="6663" w:author="GoldenCorpusHarness" w:date="2026-03-28T21:57:49Z">
        <w:r>
          <w:t>or h</w:t>
        </w:r>
      </w:ins>
      <w:r>
        <w:t>a</w:t>
      </w:r>
      <w:del w:id="6664" w:author="GoldenCorpusHarness" w:date="2026-03-28T21:57:49Z">
        <w:r>
          <w:delText>nd</w:delText>
        </w:r>
      </w:del>
      <w:ins w:id="6665" w:author="GoldenCorpusHarness" w:date="2026-03-28T21:57:49Z">
        <w:r>
          <w:t>s</w:t>
        </w:r>
      </w:ins>
      <w:r>
        <w:t xml:space="preserve"> re</w:t>
      </w:r>
      <w:del w:id="6666" w:author="GoldenCorpusHarness" w:date="2026-03-28T21:57:49Z">
        <w:r>
          <w:delText>ason fo</w:delText>
        </w:r>
      </w:del>
      <w:ins w:id="6667" w:author="GoldenCorpusHarness" w:date="2026-03-28T21:57:49Z">
        <w:r>
          <w:t>qui</w:t>
        </w:r>
      </w:ins>
      <w:r>
        <w:t>r</w:t>
      </w:r>
      <w:ins w:id="6668" w:author="GoldenCorpusHarness" w:date="2026-03-28T21:57:49Z">
        <w:r>
          <w:t>ed</w:t>
        </w:r>
      </w:ins>
      <w:r>
        <w:t xml:space="preserve"> a</w:t>
      </w:r>
      <w:del w:id="6669" w:author="GoldenCorpusHarness" w:date="2026-03-28T21:57:49Z">
        <w:r>
          <w:delText>ny interrup</w:delText>
        </w:r>
      </w:del>
      <w:ins w:id="6670" w:author="GoldenCorpusHarness" w:date="2026-03-28T21:57:49Z">
        <w:r>
          <w:t>c</w:t>
        </w:r>
      </w:ins>
      <w:r>
        <w:t>ti</w:t>
      </w:r>
      <w:del w:id="6671" w:author="GoldenCorpusHarness" w:date="2026-03-28T21:57:49Z">
        <w:r>
          <w:delText>on of study inter</w:delText>
        </w:r>
      </w:del>
      <w:r>
        <w:t>ve</w:t>
      </w:r>
      <w:del w:id="6672" w:author="GoldenCorpusHarness" w:date="2026-03-28T21:57:49Z">
        <w:r>
          <w:delText>n</w:delText>
        </w:r>
      </w:del>
      <w:ins w:id="6673" w:author="GoldenCorpusHarness" w:date="2026-03-28T21:57:49Z">
        <w:r>
          <w:t xml:space="preserve"> </w:t>
        </w:r>
      </w:ins>
      <w:r>
        <w:t>t</w:t>
      </w:r>
      <w:del w:id="6674" w:author="GoldenCorpusHarness" w:date="2026-03-28T21:57:49Z">
        <w:r>
          <w:delText>ion will b</w:delText>
        </w:r>
      </w:del>
      <w:ins w:id="6675" w:author="GoldenCorpusHarness" w:date="2026-03-28T21:57:49Z">
        <w:r>
          <w:t>r</w:t>
        </w:r>
      </w:ins>
      <w:r>
        <w:t>e</w:t>
      </w:r>
      <w:del w:id="6676" w:author="GoldenCorpusHarness" w:date="2026-03-28T21:57:49Z">
        <w:r>
          <w:delText xml:space="preserve"> docu</w:delText>
        </w:r>
      </w:del>
      <w:ins w:id="6677" w:author="GoldenCorpusHarness" w:date="2026-03-28T21:57:49Z">
        <w:r>
          <w:t>at</w:t>
        </w:r>
      </w:ins>
      <w:r>
        <w:t>ment</w:t>
      </w:r>
      <w:del w:id="6678" w:author="GoldenCorpusHarness" w:date="2026-03-28T21:57:49Z">
        <w:r>
          <w:delText>ed</w:delText>
        </w:r>
      </w:del>
      <w:r>
        <w:t xml:space="preserve"> </w:t>
      </w:r>
      <w:ins w:id="6679" w:author="GoldenCorpusHarness" w:date="2026-03-28T21:57:49Z">
        <w:r>
          <w:t>with</w:t>
        </w:r>
      </w:ins>
      <w:r>
        <w:t>in the pa</w:t>
      </w:r>
      <w:ins w:id="6680" w:author="GoldenCorpusHarness" w:date="2026-03-28T21:57:49Z">
        <w:r>
          <w:t>st 3 yea</w:t>
        </w:r>
      </w:ins>
      <w:r>
        <w:t>r</w:t>
      </w:r>
      <w:del w:id="6681" w:author="GoldenCorpusHarness" w:date="2026-03-28T21:57:49Z">
        <w:r>
          <w:delText>ticipant'</w:delText>
        </w:r>
      </w:del>
      <w:r>
        <w:t>s</w:t>
      </w:r>
      <w:del w:id="6682" w:author="GoldenCorpusHarness" w:date="2026-03-28T21:57:49Z">
        <w:r>
          <w:delText xml:space="preserve"> medical record</w:delText>
        </w:r>
      </w:del>
      <w:r>
        <w:t>.</w:t>
      </w:r>
    </w:p>
    <w:p ns2:paraId="24AFDD07" ns2:textId="4283747D" w:rsidR="00D80FE3" w:rsidRDefault="00AC4E7B">
      <w:pPr>
        <w:pStyle w:val="Paragraph0"/>
      </w:pPr>
      <w:del w:id="6683" w:author="GoldenCorpusHarness" w:date="2026-03-28T21:57:49Z">
        <w:r>
          <w:delText>Re</w:delText>
        </w:r>
      </w:del>
      <w:ins w:id="6684" w:author="GoldenCorpusHarness" w:date="2026-03-28T21:57:49Z">
        <w:r>
          <w:t>Note: Participants with basal cell carcinoma o</w:t>
        </w:r>
      </w:ins>
      <w:r>
        <w:t>f</w:t>
      </w:r>
      <w:del w:id="6685" w:author="GoldenCorpusHarness" w:date="2026-03-28T21:57:49Z">
        <w:r>
          <w:delText>er to Section 6</w:delText>
        </w:r>
      </w:del>
      <w:ins w:id="6686" w:author="GoldenCorpusHarness" w:date="2026-03-28T21:57:49Z">
        <w:r>
          <w:t xml:space="preserve"> the skin, squamous cell carcinoma of the skin, or carcinoma in situ (eg, breast carcinoma, cervical cancer in situ) that have undergone potentially curative therapy are not excluded</w:t>
        </w:r>
      </w:ins>
      <w:r>
        <w:t>.</w:t>
      </w:r>
      <w:del w:id="6687" w:author="GoldenCorpusHarness" w:date="2026-03-28T21:57:49Z">
        <w:r>
          <w:delText>6.1 for dose modification and toxicity management of irAEs associated with pembrolizumab and for other allowed dose interruption of pembrolizumab.</w:delText>
        </w:r>
      </w:del>
    </w:p>
    <w:p ns2:paraId="00D2CEAF" ns2:textId="77777777" w:rsidR="00474990" w:rsidRPr="00474990" w:rsidRDefault="00D80FE3" w:rsidP="00474990">
      <w:pPr>
        <w:pStyle w:val="Paragraph0"/>
      </w:pPr>
      <w:del w:id="6688" w:author="GoldenCorpusHarness" w:date="2026-03-28T21:57:49Z">
        <w:r>
          <w:delText>Interruptions from the protocol-specified treatment plan for &gt;28 days for len</w:delText>
        </w:r>
      </w:del>
      <w:ins w:id="6689" w:author="GoldenCorpusHarness" w:date="2026-03-28T21:57:49Z">
        <w:r>
          <w:t>Has known acti</w:t>
        </w:r>
      </w:ins>
      <w:r>
        <w:t>v</w:t>
      </w:r>
      <w:del w:id="6690" w:author="GoldenCorpusHarness" w:date="2026-03-28T21:57:49Z">
        <w:r>
          <w:delText>atini</w:delText>
        </w:r>
      </w:del>
      <w:ins w:id="6691" w:author="GoldenCorpusHarness" w:date="2026-03-28T21:57:49Z">
        <w:r>
          <w:t xml:space="preserve">e CNS metastases and/or carcinomatous meningitis. Participants with previously treated </w:t>
        </w:r>
      </w:ins>
      <w:r>
        <w:t>b</w:t>
      </w:r>
      <w:del w:id="6692" w:author="GoldenCorpusHarness" w:date="2026-03-28T21:57:49Z">
        <w:r>
          <w:delText>/place</w:delText>
        </w:r>
      </w:del>
      <w:ins w:id="6693" w:author="GoldenCorpusHarness" w:date="2026-03-28T21:57:49Z">
        <w:r>
          <w:t>rain metastases may participate provided they are radiologically sta</w:t>
        </w:r>
      </w:ins>
      <w:r>
        <w:t>b</w:t>
      </w:r>
      <w:del w:id="6694" w:author="GoldenCorpusHarness" w:date="2026-03-28T21:57:49Z">
        <w:r>
          <w:delText>o</w:delText>
        </w:r>
      </w:del>
      <w:ins w:id="6695" w:author="GoldenCorpusHarness" w:date="2026-03-28T21:57:49Z">
        <w:r>
          <w:t>le, (ie, without evidence of progression) for at least 4 weeks by repeat imaging (note that the repeat imaging should be performed during study screening), clinically stable and without</w:t>
        </w:r>
      </w:ins>
      <w:r>
        <w:t xml:space="preserve"> require</w:t>
      </w:r>
      <w:del w:id="6696" w:author="GoldenCorpusHarness" w:date="2026-03-28T21:57:49Z">
        <w:r>
          <w:delText xml:space="preserve"> consultation between the in</w:delText>
        </w:r>
      </w:del>
      <w:ins w:id="6697" w:author="GoldenCorpusHarness" w:date="2026-03-28T21:57:49Z">
        <w:r>
          <w:t>ment of steroid treatment for at least 14 days prior to first dose of study inter</w:t>
        </w:r>
      </w:ins>
      <w:r>
        <w:t>ve</w:t>
      </w:r>
      <w:del w:id="6698" w:author="GoldenCorpusHarness" w:date="2026-03-28T21:57:49Z">
        <w:r>
          <w:delText>stigator and the Sponsor and written documentation of the collaborative decision on participant management</w:delText>
        </w:r>
      </w:del>
      <w:ins w:id="6699" w:author="GoldenCorpusHarness" w:date="2026-03-28T21:57:49Z">
        <w:r>
          <w:t>ntion</w:t>
        </w:r>
      </w:ins>
      <w:r>
        <w:t>.</w:t>
      </w:r>
    </w:p>
    <w:p ns2:paraId="3E3AA1FE" ns2:textId="72D6DDD9" w:rsidR="00D80FE3" w:rsidRPr="00A0342B" w:rsidRDefault="00474990" w:rsidP="00474990">
      <w:pPr>
        <w:pStyle w:val="Paragraph0"/>
      </w:pPr>
      <w:del w:id="6700" w:author="GoldenCorpusHarness" w:date="2026-03-28T21:57:49Z">
        <w:r>
          <w:delText>L</w:delText>
        </w:r>
      </w:del>
      <w:ins w:id="6701" w:author="GoldenCorpusHarness" w:date="2026-03-28T21:57:49Z">
        <w:r>
          <w:t>Has an active autoimmune disease that has required systemic treatm</w:t>
        </w:r>
      </w:ins>
      <w:r>
        <w:t>en</w:t>
      </w:r>
      <w:del w:id="6702" w:author="GoldenCorpusHarness" w:date="2026-03-28T21:57:49Z">
        <w:r>
          <w:delText>va</w:delText>
        </w:r>
      </w:del>
      <w:r>
        <w:t>t</w:t>
      </w:r>
      <w:ins w:id="6703" w:author="GoldenCorpusHarness" w:date="2026-03-28T21:57:49Z">
        <w:r>
          <w:t xml:space="preserve"> </w:t>
        </w:r>
      </w:ins>
      <w:r>
        <w:t>in</w:t>
      </w:r>
      <w:del w:id="6704" w:author="GoldenCorpusHarness" w:date="2026-03-28T21:57:49Z">
        <w:r>
          <w:delText>ib/</w:delText>
        </w:r>
      </w:del>
      <w:ins w:id="6705" w:author="GoldenCorpusHarness" w:date="2026-03-28T21:57:49Z">
        <w:r>
          <w:t xml:space="preserve"> past 2 years Re</w:t>
        </w:r>
      </w:ins>
      <w:r>
        <w:t>place</w:t>
      </w:r>
      <w:del w:id="6706" w:author="GoldenCorpusHarness" w:date="2026-03-28T21:57:49Z">
        <w:r>
          <w:delText>bo:  On Day 1 of each cycle l</w:delText>
        </w:r>
      </w:del>
      <w:ins w:id="6707" w:author="GoldenCorpusHarness" w:date="2026-03-28T21:57:49Z">
        <w:r>
          <w:t>m</w:t>
        </w:r>
      </w:ins>
      <w:r>
        <w:t>en</w:t>
      </w:r>
      <w:del w:id="6708" w:author="GoldenCorpusHarness" w:date="2026-03-28T21:57:49Z">
        <w:r>
          <w:delText>va</w:delText>
        </w:r>
      </w:del>
      <w:r>
        <w:t>t</w:t>
      </w:r>
      <w:del w:id="6709" w:author="GoldenCorpusHarness" w:date="2026-03-28T21:57:49Z">
        <w:r>
          <w:delText>inib/placebo will be dosed in</w:delText>
        </w:r>
      </w:del>
      <w:r>
        <w:t xml:space="preserve"> the</w:t>
      </w:r>
      <w:ins w:id="6710" w:author="GoldenCorpusHarness" w:date="2026-03-28T21:57:49Z">
        <w:r>
          <w:t>rapy</w:t>
        </w:r>
      </w:ins>
      <w:r>
        <w:t xml:space="preserve"> </w:t>
      </w:r>
      <w:del w:id="6711" w:author="GoldenCorpusHarness" w:date="2026-03-28T21:57:49Z">
        <w:r>
          <w:delText>c</w:delText>
        </w:r>
      </w:del>
      <w:ins w:id="6712" w:author="GoldenCorpusHarness" w:date="2026-03-28T21:57:49Z">
        <w:r>
          <w:t>(eg, thyroxine, insu</w:t>
        </w:r>
      </w:ins>
      <w:r>
        <w:t>lin</w:t>
      </w:r>
      <w:ins w:id="6713" w:author="GoldenCorpusHarness" w:date="2026-03-28T21:57:49Z">
        <w:r>
          <w:t>, or physiolog</w:t>
        </w:r>
      </w:ins>
      <w:r>
        <w:t>ic</w:t>
      </w:r>
      <w:del w:id="6714" w:author="GoldenCorpusHarness" w:date="2026-03-28T21:57:49Z">
        <w:r>
          <w:delText>,</w:delText>
        </w:r>
      </w:del>
      <w:r>
        <w:t xml:space="preserve"> </w:t>
      </w:r>
      <w:del w:id="6715" w:author="GoldenCorpusHarness" w:date="2026-03-28T21:57:49Z">
        <w:r>
          <w:delText xml:space="preserve">0 </w:delText>
        </w:r>
      </w:del>
      <w:ins w:id="6716" w:author="GoldenCorpusHarness" w:date="2026-03-28T21:57:49Z">
        <w:r>
          <w:t>cor</w:t>
        </w:r>
      </w:ins>
      <w:r>
        <w:t>t</w:t>
      </w:r>
      <w:ins w:id="6717" w:author="GoldenCorpusHarness" w:date="2026-03-28T21:57:49Z">
        <w:r>
          <w:t>ic</w:t>
        </w:r>
      </w:ins>
      <w:r>
        <w:t>o</w:t>
      </w:r>
      <w:del w:id="6718" w:author="GoldenCorpusHarness" w:date="2026-03-28T21:57:49Z">
        <w:r>
          <w:delText xml:space="preserve"> 4 hour</w:delText>
        </w:r>
      </w:del>
      <w:r>
        <w:t>s</w:t>
      </w:r>
      <w:del w:id="6719" w:author="GoldenCorpusHarness" w:date="2026-03-28T21:57:49Z">
        <w:r>
          <w:delText xml:space="preserve"> af</w:delText>
        </w:r>
      </w:del>
      <w:r>
        <w:t>ter</w:t>
      </w:r>
      <w:ins w:id="6720" w:author="GoldenCorpusHarness" w:date="2026-03-28T21:57:49Z">
        <w:r>
          <w:t>oid)</w:t>
        </w:r>
      </w:ins>
      <w:r>
        <w:t xml:space="preserve"> </w:t>
      </w:r>
      <w:del w:id="6721" w:author="GoldenCorpusHarness" w:date="2026-03-28T21:57:49Z">
        <w:r>
          <w:delText>pembrol</w:delText>
        </w:r>
      </w:del>
      <w:r>
        <w:t>i</w:t>
      </w:r>
      <w:del w:id="6722" w:author="GoldenCorpusHarness" w:date="2026-03-28T21:57:49Z">
        <w:r>
          <w:delText>zumab. Lenvatinib/placebo will be taken at home on</w:delText>
        </w:r>
      </w:del>
      <w:ins w:id="6723" w:author="GoldenCorpusHarness" w:date="2026-03-28T21:57:49Z">
        <w:r>
          <w:t>s</w:t>
        </w:r>
      </w:ins>
      <w:r>
        <w:t xml:space="preserve"> all</w:t>
      </w:r>
      <w:del w:id="6724" w:author="GoldenCorpusHarness" w:date="2026-03-28T21:57:49Z">
        <w:r>
          <w:delText xml:space="preserve"> </w:delText>
        </w:r>
      </w:del>
      <w:r>
        <w:t>o</w:t>
      </w:r>
      <w:del w:id="6725" w:author="GoldenCorpusHarness" w:date="2026-03-28T21:57:49Z">
        <w:r>
          <w:delText>th</w:delText>
        </w:r>
      </w:del>
      <w:ins w:id="6726" w:author="GoldenCorpusHarness" w:date="2026-03-28T21:57:49Z">
        <w:r>
          <w:t>w</w:t>
        </w:r>
      </w:ins>
      <w:r>
        <w:t>e</w:t>
      </w:r>
      <w:del w:id="6727" w:author="GoldenCorpusHarness" w:date="2026-03-28T21:57:49Z">
        <w:r>
          <w:delText xml:space="preserve">r </w:delText>
        </w:r>
      </w:del>
      <w:r>
        <w:t>d</w:t>
      </w:r>
      <w:del w:id="6728" w:author="GoldenCorpusHarness" w:date="2026-03-28T21:57:49Z">
        <w:r>
          <w:delText>ays</w:delText>
        </w:r>
      </w:del>
      <w:r>
        <w:t xml:space="preserve">. </w:t>
      </w:r>
    </w:p>
    <w:p ns2:paraId="50C4EC24" ns2:textId="641E12EA" w:rsidR="00C43AC3" w:rsidRDefault="00C43AC3" w:rsidP="00C43AC3">
      <w:pPr>
        <w:pStyle w:val="Heading2"/>
      </w:pPr>
      <w:del w:id="6729" w:author="GoldenCorpusHarness" w:date="2026-03-28T21:57:49Z">
        <w:r>
          <w:delText>C</w:delText>
        </w:r>
      </w:del>
      <w:ins w:id="6730" w:author="GoldenCorpusHarness" w:date="2026-03-28T21:57:49Z">
        <w:r>
          <w:t>Has a history of (n</w:t>
        </w:r>
      </w:ins>
      <w:r>
        <w:t>on</w:t>
      </w:r>
      <w:ins w:id="6731" w:author="GoldenCorpusHarness" w:date="2026-03-28T21:57:49Z">
        <w:r>
          <w:t>-infe</w:t>
        </w:r>
      </w:ins>
      <w:r>
        <w:t>c</w:t>
      </w:r>
      <w:ins w:id="6732" w:author="GoldenCorpusHarness" w:date="2026-03-28T21:57:49Z">
        <w:r>
          <w:t>ti</w:t>
        </w:r>
      </w:ins>
      <w:r>
        <w:t>o</w:t>
      </w:r>
      <w:ins w:id="6733" w:author="GoldenCorpusHarness" w:date="2026-03-28T21:57:49Z">
        <w:r>
          <w:t>us) pneu</w:t>
        </w:r>
      </w:ins>
      <w:r>
        <w:t>m</w:t>
      </w:r>
      <w:ins w:id="6734" w:author="GoldenCorpusHarness" w:date="2026-03-28T21:57:49Z">
        <w:r>
          <w:t>on</w:t>
        </w:r>
      </w:ins>
      <w:r>
        <w:t>it</w:t>
      </w:r>
      <w:ins w:id="6735" w:author="GoldenCorpusHarness" w:date="2026-03-28T21:57:49Z">
        <w:r>
          <w:t>is th</w:t>
        </w:r>
      </w:ins>
      <w:r>
        <w:t>a</w:t>
      </w:r>
      <w:ins w:id="6736" w:author="GoldenCorpusHarness" w:date="2026-03-28T21:57:49Z">
        <w:r>
          <w:t>t required steroids or has curre</w:t>
        </w:r>
      </w:ins>
      <w:r>
        <w:t xml:space="preserve">nt </w:t>
      </w:r>
      <w:del w:id="6737" w:author="GoldenCorpusHarness" w:date="2026-03-28T21:57:49Z">
        <w:r>
          <w:delText>Th</w:delText>
        </w:r>
      </w:del>
      <w:ins w:id="6738" w:author="GoldenCorpusHarness" w:date="2026-03-28T21:57:49Z">
        <w:r>
          <w:t>pn</w:t>
        </w:r>
      </w:ins>
      <w:r>
        <w:t>e</w:t>
      </w:r>
      <w:del w:id="6739" w:author="GoldenCorpusHarness" w:date="2026-03-28T21:57:49Z">
        <w:r>
          <w:delText>rapy</w:delText>
        </w:r>
      </w:del>
      <w:ins w:id="6740" w:author="GoldenCorpusHarness" w:date="2026-03-28T21:57:49Z">
        <w:r>
          <w:t>umonitis.</w:t>
        </w:r>
      </w:ins>
    </w:p>
    <w:p ns2:paraId="7C82F8E2" ns2:textId="73B2C534" w:rsidR="00D80FE3" w:rsidRPr="00F639F9" w:rsidRDefault="00D80FE3" w:rsidP="00D80FE3">
      <w:pPr>
        <w:pStyle w:val="Paragraph0"/>
      </w:pPr>
      <w:del w:id="6741" w:author="GoldenCorpusHarness" w:date="2026-03-28T21:57:49Z">
        <w:r>
          <w:delText>Medic</w:delText>
        </w:r>
      </w:del>
      <w:ins w:id="6742" w:author="GoldenCorpusHarness" w:date="2026-03-28T21:57:49Z">
        <w:r>
          <w:t>H</w:t>
        </w:r>
      </w:ins>
      <w:r>
        <w:t>a</w:t>
      </w:r>
      <w:del w:id="6743" w:author="GoldenCorpusHarness" w:date="2026-03-28T21:57:49Z">
        <w:r>
          <w:delText>tion</w:delText>
        </w:r>
      </w:del>
      <w:r>
        <w:t xml:space="preserve">s </w:t>
      </w:r>
      <w:del w:id="6744" w:author="GoldenCorpusHarness" w:date="2026-03-28T21:57:49Z">
        <w:r>
          <w:delText>or v</w:delText>
        </w:r>
      </w:del>
      <w:r>
        <w:t>a</w:t>
      </w:r>
      <w:del w:id="6745" w:author="GoldenCorpusHarness" w:date="2026-03-28T21:57:49Z">
        <w:r>
          <w:delText>cci</w:delText>
        </w:r>
      </w:del>
      <w:r>
        <w:t>n</w:t>
      </w:r>
      <w:del w:id="6746" w:author="GoldenCorpusHarness" w:date="2026-03-28T21:57:49Z">
        <w:r>
          <w:delText>ations specifically prohibited in the exclusion criteria are not allowed with the exception of those required to treat</w:delText>
        </w:r>
      </w:del>
      <w:r>
        <w:t xml:space="preserve"> active infection</w:t>
      </w:r>
      <w:del w:id="6747" w:author="GoldenCorpusHarness" w:date="2026-03-28T21:57:49Z">
        <w:r>
          <w:delText>s</w:delText>
        </w:r>
      </w:del>
      <w:r>
        <w:t xml:space="preserve"> </w:t>
      </w:r>
      <w:del w:id="6748" w:author="GoldenCorpusHarness" w:date="2026-03-28T21:57:49Z">
        <w:r>
          <w:delText>and other AEs. If the</w:delText>
        </w:r>
      </w:del>
      <w:r>
        <w:t>re</w:t>
      </w:r>
      <w:del w:id="6749" w:author="GoldenCorpusHarness" w:date="2026-03-28T21:57:49Z">
        <w:r>
          <w:delText xml:space="preserve"> </w:delText>
        </w:r>
      </w:del>
      <w:ins w:id="6750" w:author="GoldenCorpusHarness" w:date="2026-03-28T21:57:49Z">
        <w:r>
          <w:t>qu</w:t>
        </w:r>
      </w:ins>
      <w:r>
        <w:t>i</w:t>
      </w:r>
      <w:del w:id="6751" w:author="GoldenCorpusHarness" w:date="2026-03-28T21:57:49Z">
        <w:r>
          <w:delText>s a cl</w:delText>
        </w:r>
      </w:del>
      <w:ins w:id="6752" w:author="GoldenCorpusHarness" w:date="2026-03-28T21:57:49Z">
        <w:r>
          <w:t>r</w:t>
        </w:r>
      </w:ins>
      <w:r>
        <w:t>in</w:t>
      </w:r>
      <w:ins w:id="6753" w:author="GoldenCorpusHarness" w:date="2026-03-28T21:57:49Z">
        <w:r>
          <w:t>g system</w:t>
        </w:r>
      </w:ins>
      <w:r>
        <w:t>ic</w:t>
      </w:r>
      <w:del w:id="6754" w:author="GoldenCorpusHarness" w:date="2026-03-28T21:57:49Z">
        <w:r>
          <w:delText>al indication for any medication or vaccination specifically prohibited, discontinuation from study</w:delText>
        </w:r>
      </w:del>
      <w:r>
        <w:t xml:space="preserve"> therapy </w:t>
      </w:r>
      <w:ins w:id="6755" w:author="GoldenCorpusHarness" w:date="2026-03-28T21:57:49Z">
        <w:r>
          <w:t xml:space="preserve">(eg, tuberculosis, known viral </w:t>
        </w:r>
      </w:ins>
      <w:r>
        <w:t xml:space="preserve">or </w:t>
      </w:r>
      <w:del w:id="6756" w:author="GoldenCorpusHarness" w:date="2026-03-28T21:57:49Z">
        <w:r>
          <w:delText>v</w:delText>
        </w:r>
      </w:del>
      <w:ins w:id="6757" w:author="GoldenCorpusHarness" w:date="2026-03-28T21:57:49Z">
        <w:r>
          <w:t>b</w:t>
        </w:r>
      </w:ins>
      <w:r>
        <w:t>ac</w:t>
      </w:r>
      <w:del w:id="6758" w:author="GoldenCorpusHarness" w:date="2026-03-28T21:57:49Z">
        <w:r>
          <w:delText>c</w:delText>
        </w:r>
      </w:del>
      <w:ins w:id="6759" w:author="GoldenCorpusHarness" w:date="2026-03-28T21:57:49Z">
        <w:r>
          <w:t>ter</w:t>
        </w:r>
      </w:ins>
      <w:r>
        <w:t>i</w:t>
      </w:r>
      <w:del w:id="6760" w:author="GoldenCorpusHarness" w:date="2026-03-28T21:57:49Z">
        <w:r>
          <w:delText>n</w:delText>
        </w:r>
      </w:del>
      <w:r>
        <w:t>a</w:t>
      </w:r>
      <w:del w:id="6761" w:author="GoldenCorpusHarness" w:date="2026-03-28T21:57:49Z">
        <w:r>
          <w:delText>tion may be required. The</w:delText>
        </w:r>
      </w:del>
      <w:ins w:id="6762" w:author="GoldenCorpusHarness" w:date="2026-03-28T21:57:49Z">
        <w:r>
          <w:t>l</w:t>
        </w:r>
      </w:ins>
      <w:r>
        <w:t xml:space="preserve"> in</w:t>
      </w:r>
      <w:del w:id="6763" w:author="GoldenCorpusHarness" w:date="2026-03-28T21:57:49Z">
        <w:r>
          <w:delText>v</w:delText>
        </w:r>
      </w:del>
      <w:ins w:id="6764" w:author="GoldenCorpusHarness" w:date="2026-03-28T21:57:49Z">
        <w:r>
          <w:t>f</w:t>
        </w:r>
      </w:ins>
      <w:r>
        <w:t>e</w:t>
      </w:r>
      <w:del w:id="6765" w:author="GoldenCorpusHarness" w:date="2026-03-28T21:57:49Z">
        <w:r>
          <w:delText>stigator should dis</w:delText>
        </w:r>
      </w:del>
      <w:r>
        <w:t>c</w:t>
      </w:r>
      <w:del w:id="6766" w:author="GoldenCorpusHarness" w:date="2026-03-28T21:57:49Z">
        <w:r>
          <w:delText>uss any ques</w:delText>
        </w:r>
      </w:del>
      <w:r>
        <w:t>tions</w:t>
      </w:r>
      <w:ins w:id="6767" w:author="GoldenCorpusHarness" w:date="2026-03-28T21:57:49Z">
        <w:r>
          <w:t>,</w:t>
        </w:r>
      </w:ins>
      <w:r>
        <w:t xml:space="preserve"> </w:t>
      </w:r>
      <w:del w:id="6768" w:author="GoldenCorpusHarness" w:date="2026-03-28T21:57:49Z">
        <w:r>
          <w:delText>r</w:delText>
        </w:r>
      </w:del>
      <w:r>
        <w:t>e</w:t>
      </w:r>
      <w:del w:id="6769" w:author="GoldenCorpusHarness" w:date="2026-03-28T21:57:49Z">
        <w:r>
          <w:delText xml:space="preserve">garding </w:delText>
        </w:r>
      </w:del>
      <w:r>
        <w:t>t</w:t>
      </w:r>
      <w:del w:id="6770" w:author="GoldenCorpusHarness" w:date="2026-03-28T21:57:49Z">
        <w:r>
          <w:delText>his with the Sponsor's Clini</w:delText>
        </w:r>
      </w:del>
      <w:r>
        <w:t>c</w:t>
      </w:r>
      <w:del w:id="6771" w:author="GoldenCorpusHarness" w:date="2026-03-28T21:57:49Z">
        <w:r>
          <w:delText>al Director</w:delText>
        </w:r>
      </w:del>
      <w:ins w:id="6772" w:author="GoldenCorpusHarness" w:date="2026-03-28T21:57:49Z">
        <w:r>
          <w:t>.)</w:t>
        </w:r>
      </w:ins>
      <w:r>
        <w:t xml:space="preserve">. </w:t>
      </w:r>
      <w:del w:id="6773" w:author="GoldenCorpusHarness" w:date="2026-03-28T21:57:49Z">
        <w:r>
          <w:delText>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delText>
        </w:r>
      </w:del>
    </w:p>
    <w:p ns2:paraId="2F7CE1C9" ns2:textId="288A64B6" w:rsidR="00FE4C69" w:rsidRDefault="00FE4C69" w:rsidP="00DE2689">
      <w:pPr>
        <w:pStyle w:val="Paragraph0"/>
      </w:pPr>
      <w:del w:id="6774" w:author="GoldenCorpusHarness" w:date="2026-03-28T21:57:49Z">
        <w:r>
          <w:delText>The</w:delText>
        </w:r>
      </w:del>
      <w:ins w:id="6775" w:author="GoldenCorpusHarness" w:date="2026-03-28T21:57:49Z">
        <w:r>
          <w:t>Has</w:t>
        </w:r>
      </w:ins>
      <w:r>
        <w:t xml:space="preserve"> </w:t>
      </w:r>
      <w:del w:id="6776" w:author="GoldenCorpusHarness" w:date="2026-03-28T21:57:49Z">
        <w:r>
          <w:delText>foll</w:delText>
        </w:r>
      </w:del>
      <w:ins w:id="6777" w:author="GoldenCorpusHarness" w:date="2026-03-28T21:57:49Z">
        <w:r>
          <w:t>a kn</w:t>
        </w:r>
      </w:ins>
      <w:r>
        <w:t>ow</w:t>
      </w:r>
      <w:ins w:id="6778" w:author="GoldenCorpusHarness" w:date="2026-03-28T21:57:49Z">
        <w:r>
          <w:t xml:space="preserve">n history of HIV </w:t>
        </w:r>
      </w:ins>
      <w:r>
        <w:t>in</w:t>
      </w:r>
      <w:del w:id="6779" w:author="GoldenCorpusHarness" w:date="2026-03-28T21:57:49Z">
        <w:r>
          <w:delText>g m</w:delText>
        </w:r>
      </w:del>
      <w:ins w:id="6780" w:author="GoldenCorpusHarness" w:date="2026-03-28T21:57:49Z">
        <w:r>
          <w:t>f</w:t>
        </w:r>
      </w:ins>
      <w:r>
        <w:t>e</w:t>
      </w:r>
      <w:del w:id="6781" w:author="GoldenCorpusHarness" w:date="2026-03-28T21:57:49Z">
        <w:r>
          <w:delText>di</w:delText>
        </w:r>
      </w:del>
      <w:r>
        <w:t>c</w:t>
      </w:r>
      <w:del w:id="6782" w:author="GoldenCorpusHarness" w:date="2026-03-28T21:57:49Z">
        <w:r>
          <w:delText>a</w:delText>
        </w:r>
      </w:del>
      <w:r>
        <w:t>tion</w:t>
      </w:r>
      <w:del w:id="6783" w:author="GoldenCorpusHarness" w:date="2026-03-28T21:57:49Z">
        <w:r>
          <w:delText>s</w:delText>
        </w:r>
      </w:del>
      <w:ins w:id="6784" w:author="GoldenCorpusHarness" w:date="2026-03-28T21:57:49Z">
        <w:r>
          <w:t>.</w:t>
        </w:r>
      </w:ins>
      <w:r>
        <w:t xml:space="preserve"> </w:t>
      </w:r>
      <w:del w:id="6785" w:author="GoldenCorpusHarness" w:date="2026-03-28T21:57:49Z">
        <w:r>
          <w:delText>are prohibited during the Screening and Treatment phases of the trial:</w:delText>
        </w:r>
      </w:del>
    </w:p>
    <w:p ns2:paraId="4792E6F2" ns2:textId="31FC19F7" w:rsidR="00D80FE3" w:rsidRPr="00F639F9" w:rsidRDefault="00D80FE3" w:rsidP="00DE2689">
      <w:pPr>
        <w:pStyle w:val="Paragraph0"/>
        <w:numPr>
          <w:ilvl w:val="0"/>
          <w:numId w:val="33"/>
        </w:numPr>
        <w:ind w:left="360"/>
      </w:pPr>
      <w:del w:id="6786" w:author="GoldenCorpusHarness" w:date="2026-03-28T21:57:49Z">
        <w:r>
          <w:delText>An</w:delText>
        </w:r>
      </w:del>
      <w:ins w:id="6787" w:author="GoldenCorpusHarness" w:date="2026-03-28T21:57:49Z">
        <w:r>
          <w:t>Note: No HIV tes</w:t>
        </w:r>
      </w:ins>
      <w:r>
        <w:t>tin</w:t>
      </w:r>
      <w:ins w:id="6788" w:author="GoldenCorpusHarness" w:date="2026-03-28T21:57:49Z">
        <w:r>
          <w:t>g is r</w:t>
        </w:r>
      </w:ins>
      <w:r>
        <w:t>e</w:t>
      </w:r>
      <w:del w:id="6789" w:author="GoldenCorpusHarness" w:date="2026-03-28T21:57:49Z">
        <w:r>
          <w:delText>op</w:delText>
        </w:r>
      </w:del>
      <w:ins w:id="6790" w:author="GoldenCorpusHarness" w:date="2026-03-28T21:57:49Z">
        <w:r>
          <w:t>quired un</w:t>
        </w:r>
      </w:ins>
      <w:r>
        <w:t>l</w:t>
      </w:r>
      <w:ins w:id="6791" w:author="GoldenCorpusHarness" w:date="2026-03-28T21:57:49Z">
        <w:r>
          <w:t>ess m</w:t>
        </w:r>
      </w:ins>
      <w:r>
        <w:t>a</w:t>
      </w:r>
      <w:del w:id="6792" w:author="GoldenCorpusHarness" w:date="2026-03-28T21:57:49Z">
        <w:r>
          <w:delText>stic sys</w:delText>
        </w:r>
      </w:del>
      <w:ins w:id="6793" w:author="GoldenCorpusHarness" w:date="2026-03-28T21:57:49Z">
        <w:r>
          <w:t>nda</w:t>
        </w:r>
      </w:ins>
      <w:r>
        <w:t>te</w:t>
      </w:r>
      <w:del w:id="6794" w:author="GoldenCorpusHarness" w:date="2026-03-28T21:57:49Z">
        <w:r>
          <w:delText>mic</w:delText>
        </w:r>
      </w:del>
      <w:ins w:id="6795" w:author="GoldenCorpusHarness" w:date="2026-03-28T21:57:49Z">
        <w:r>
          <w:t>d</w:t>
        </w:r>
      </w:ins>
      <w:r>
        <w:t xml:space="preserve"> </w:t>
      </w:r>
      <w:del w:id="6796" w:author="GoldenCorpusHarness" w:date="2026-03-28T21:57:49Z">
        <w:r>
          <w:delText>chemotherap</w:delText>
        </w:r>
      </w:del>
      <w:ins w:id="6797" w:author="GoldenCorpusHarness" w:date="2026-03-28T21:57:49Z">
        <w:r>
          <w:t>b</w:t>
        </w:r>
      </w:ins>
      <w:r>
        <w:t xml:space="preserve">y </w:t>
      </w:r>
      <w:del w:id="6798" w:author="GoldenCorpusHarness" w:date="2026-03-28T21:57:49Z">
        <w:r>
          <w:delText>or bio</w:delText>
        </w:r>
      </w:del>
      <w:r>
        <w:t>lo</w:t>
      </w:r>
      <w:del w:id="6799" w:author="GoldenCorpusHarness" w:date="2026-03-28T21:57:49Z">
        <w:r>
          <w:delText>gi</w:delText>
        </w:r>
      </w:del>
      <w:r>
        <w:t xml:space="preserve">cal </w:t>
      </w:r>
      <w:ins w:id="6800" w:author="GoldenCorpusHarness" w:date="2026-03-28T21:57:49Z">
        <w:r>
          <w:t>heal</w:t>
        </w:r>
      </w:ins>
      <w:r>
        <w:t>th</w:t>
      </w:r>
      <w:del w:id="6801" w:author="GoldenCorpusHarness" w:date="2026-03-28T21:57:49Z">
        <w:r>
          <w:delText>e</w:delText>
        </w:r>
      </w:del>
      <w:ins w:id="6802" w:author="GoldenCorpusHarness" w:date="2026-03-28T21:57:49Z">
        <w:r>
          <w:t xml:space="preserve"> autho</w:t>
        </w:r>
      </w:ins>
      <w:r>
        <w:t>r</w:t>
      </w:r>
      <w:del w:id="6803" w:author="GoldenCorpusHarness" w:date="2026-03-28T21:57:49Z">
        <w:r>
          <w:delText>ap</w:delText>
        </w:r>
      </w:del>
      <w:ins w:id="6804" w:author="GoldenCorpusHarness" w:date="2026-03-28T21:57:49Z">
        <w:r>
          <w:t>it</w:t>
        </w:r>
      </w:ins>
      <w:r>
        <w:t>y</w:t>
      </w:r>
      <w:ins w:id="6805" w:author="GoldenCorpusHarness" w:date="2026-03-28T21:57:49Z">
        <w:r>
          <w:t>.</w:t>
        </w:r>
      </w:ins>
    </w:p>
    <w:p ns2:paraId="69B29AAB" ns2:textId="6AA81829" w:rsidR="00D80FE3" w:rsidRPr="00F639F9" w:rsidRDefault="00D80FE3" w:rsidP="00DE2689">
      <w:pPr>
        <w:pStyle w:val="Paragraph0"/>
        <w:numPr>
          <w:ilvl w:val="0"/>
          <w:numId w:val="33"/>
        </w:numPr>
        <w:ind w:left="360"/>
      </w:pPr>
      <w:del w:id="6806" w:author="GoldenCorpusHarness" w:date="2026-03-28T21:57:49Z">
        <w:r>
          <w:delText>Immu</w:delText>
        </w:r>
      </w:del>
      <w:ins w:id="6807" w:author="GoldenCorpusHarness" w:date="2026-03-28T21:57:49Z">
        <w:r>
          <w:t>Has a k</w:t>
        </w:r>
      </w:ins>
      <w:r>
        <w:t>no</w:t>
      </w:r>
      <w:ins w:id="6808" w:author="GoldenCorpusHarness" w:date="2026-03-28T21:57:49Z">
        <w:r>
          <w:t>wn his</w:t>
        </w:r>
      </w:ins>
      <w:r>
        <w:t>t</w:t>
      </w:r>
      <w:ins w:id="6809" w:author="GoldenCorpusHarness" w:date="2026-03-28T21:57:49Z">
        <w:r>
          <w:t xml:space="preserve">ory of </w:t>
        </w:r>
      </w:ins>
      <w:r>
        <w:t>he</w:t>
      </w:r>
      <w:del w:id="6810" w:author="GoldenCorpusHarness" w:date="2026-03-28T21:57:49Z">
        <w:r>
          <w:delText>r</w:delText>
        </w:r>
      </w:del>
      <w:ins w:id="6811" w:author="GoldenCorpusHarness" w:date="2026-03-28T21:57:49Z">
        <w:r>
          <w:t>p</w:t>
        </w:r>
      </w:ins>
      <w:r>
        <w:t>a</w:t>
      </w:r>
      <w:del w:id="6812" w:author="GoldenCorpusHarness" w:date="2026-03-28T21:57:49Z">
        <w:r>
          <w:delText>py</w:delText>
        </w:r>
      </w:del>
      <w:ins w:id="6813" w:author="GoldenCorpusHarness" w:date="2026-03-28T21:57:49Z">
        <w:r>
          <w:t>titis</w:t>
        </w:r>
      </w:ins>
      <w:r>
        <w:t xml:space="preserve"> </w:t>
      </w:r>
      <w:del w:id="6814" w:author="GoldenCorpusHarness" w:date="2026-03-28T21:57:49Z">
        <w:r>
          <w:delText>not</w:delText>
        </w:r>
      </w:del>
      <w:ins w:id="6815" w:author="GoldenCorpusHarness" w:date="2026-03-28T21:57:49Z">
        <w:r>
          <w:t>B</w:t>
        </w:r>
      </w:ins>
      <w:r>
        <w:t xml:space="preserve"> </w:t>
      </w:r>
      <w:del w:id="6816" w:author="GoldenCorpusHarness" w:date="2026-03-28T21:57:49Z">
        <w:r>
          <w:delText>sp</w:delText>
        </w:r>
      </w:del>
      <w:ins w:id="6817" w:author="GoldenCorpusHarness" w:date="2026-03-28T21:57:49Z">
        <w:r>
          <w:t>(d</w:t>
        </w:r>
      </w:ins>
      <w:r>
        <w:t>e</w:t>
      </w:r>
      <w:del w:id="6818" w:author="GoldenCorpusHarness" w:date="2026-03-28T21:57:49Z">
        <w:r>
          <w:delText>ci</w:delText>
        </w:r>
      </w:del>
      <w:r>
        <w:t>fi</w:t>
      </w:r>
      <w:ins w:id="6819" w:author="GoldenCorpusHarness" w:date="2026-03-28T21:57:49Z">
        <w:r>
          <w:t>n</w:t>
        </w:r>
      </w:ins>
      <w:r>
        <w:t xml:space="preserve">ed </w:t>
      </w:r>
      <w:ins w:id="6820" w:author="GoldenCorpusHarness" w:date="2026-03-28T21:57:49Z">
        <w:r>
          <w:t>as HBsAg react</w:t>
        </w:r>
      </w:ins>
      <w:r>
        <w:t>i</w:t>
      </w:r>
      <w:ins w:id="6821" w:author="GoldenCorpusHarness" w:date="2026-03-28T21:57:49Z">
        <w:r>
          <w:t>ve) or know</w:t>
        </w:r>
      </w:ins>
      <w:r>
        <w:t xml:space="preserve">n </w:t>
      </w:r>
      <w:ins w:id="6822" w:author="GoldenCorpusHarness" w:date="2026-03-28T21:57:49Z">
        <w:r>
          <w:t>ac</w:t>
        </w:r>
      </w:ins>
      <w:r>
        <w:t>t</w:t>
      </w:r>
      <w:ins w:id="6823" w:author="GoldenCorpusHarness" w:date="2026-03-28T21:57:49Z">
        <w:r>
          <w:t xml:space="preserve">ive </w:t>
        </w:r>
      </w:ins>
      <w:r>
        <w:t>h</w:t>
      </w:r>
      <w:ins w:id="6824" w:author="GoldenCorpusHarness" w:date="2026-03-28T21:57:49Z">
        <w:r>
          <w:t>epatit</w:t>
        </w:r>
      </w:ins>
      <w:r>
        <w:t xml:space="preserve">is </w:t>
      </w:r>
      <w:del w:id="6825" w:author="GoldenCorpusHarness" w:date="2026-03-28T21:57:49Z">
        <w:r>
          <w:delText>p</w:delText>
        </w:r>
      </w:del>
      <w:ins w:id="6826" w:author="GoldenCorpusHarness" w:date="2026-03-28T21:57:49Z">
        <w:r>
          <w:t>C vi</w:t>
        </w:r>
      </w:ins>
      <w:r>
        <w:t>r</w:t>
      </w:r>
      <w:ins w:id="6827" w:author="GoldenCorpusHarness" w:date="2026-03-28T21:57:49Z">
        <w:r>
          <w:t>us (defined as HCV RNA [qualitative] is detected) infecti</w:t>
        </w:r>
      </w:ins>
      <w:r>
        <w:t>o</w:t>
      </w:r>
      <w:del w:id="6828" w:author="GoldenCorpusHarness" w:date="2026-03-28T21:57:49Z">
        <w:r>
          <w:delText>tocol</w:delText>
        </w:r>
      </w:del>
      <w:ins w:id="6829" w:author="GoldenCorpusHarness" w:date="2026-03-28T21:57:49Z">
        <w:r>
          <w:t xml:space="preserve">n. </w:t>
        </w:r>
      </w:ins>
    </w:p>
    <w:p ns2:paraId="03E47A47" ns2:textId="60DD84AF" w:rsidR="00D80FE3" w:rsidRPr="00F639F9" w:rsidRDefault="00D80FE3" w:rsidP="00DE2689">
      <w:pPr>
        <w:pStyle w:val="Paragraph0"/>
        <w:numPr>
          <w:ilvl w:val="0"/>
          <w:numId w:val="33"/>
        </w:numPr>
        <w:ind w:left="360"/>
      </w:pPr>
      <w:del w:id="6830" w:author="GoldenCorpusHarness" w:date="2026-03-28T21:57:49Z">
        <w:r>
          <w:delText>C</w:delText>
        </w:r>
      </w:del>
      <w:ins w:id="6831" w:author="GoldenCorpusHarness" w:date="2026-03-28T21:57:49Z">
        <w:r>
          <w:t xml:space="preserve">Note: No testing for </w:t>
        </w:r>
      </w:ins>
      <w:r>
        <w:t>he</w:t>
      </w:r>
      <w:del w:id="6832" w:author="GoldenCorpusHarness" w:date="2026-03-28T21:57:49Z">
        <w:r>
          <w:delText>mo</w:delText>
        </w:r>
      </w:del>
      <w:ins w:id="6833" w:author="GoldenCorpusHarness" w:date="2026-03-28T21:57:49Z">
        <w:r>
          <w:t>pa</w:t>
        </w:r>
      </w:ins>
      <w:r>
        <w:t>t</w:t>
      </w:r>
      <w:ins w:id="6834" w:author="GoldenCorpusHarness" w:date="2026-03-28T21:57:49Z">
        <w:r>
          <w:t xml:space="preserve">itis B and </w:t>
        </w:r>
      </w:ins>
      <w:r>
        <w:t>he</w:t>
      </w:r>
      <w:ins w:id="6835" w:author="GoldenCorpusHarness" w:date="2026-03-28T21:57:49Z">
        <w:r>
          <w:t xml:space="preserve">patitis C is </w:t>
        </w:r>
      </w:ins>
      <w:r>
        <w:t>r</w:t>
      </w:r>
      <w:del w:id="6836" w:author="GoldenCorpusHarness" w:date="2026-03-28T21:57:49Z">
        <w:r>
          <w:delText>apy not sp</w:delText>
        </w:r>
      </w:del>
      <w:r>
        <w:t>e</w:t>
      </w:r>
      <w:del w:id="6837" w:author="GoldenCorpusHarness" w:date="2026-03-28T21:57:49Z">
        <w:r>
          <w:delText>c</w:delText>
        </w:r>
      </w:del>
      <w:ins w:id="6838" w:author="GoldenCorpusHarness" w:date="2026-03-28T21:57:49Z">
        <w:r>
          <w:t>qu</w:t>
        </w:r>
      </w:ins>
      <w:r>
        <w:t>i</w:t>
      </w:r>
      <w:del w:id="6839" w:author="GoldenCorpusHarness" w:date="2026-03-28T21:57:49Z">
        <w:r>
          <w:delText>fi</w:delText>
        </w:r>
      </w:del>
      <w:ins w:id="6840" w:author="GoldenCorpusHarness" w:date="2026-03-28T21:57:49Z">
        <w:r>
          <w:t>r</w:t>
        </w:r>
      </w:ins>
      <w:r>
        <w:t xml:space="preserve">ed </w:t>
      </w:r>
      <w:del w:id="6841" w:author="GoldenCorpusHarness" w:date="2026-03-28T21:57:49Z">
        <w:r>
          <w:delText>i</w:delText>
        </w:r>
      </w:del>
      <w:ins w:id="6842" w:author="GoldenCorpusHarness" w:date="2026-03-28T21:57:49Z">
        <w:r>
          <w:t>u</w:t>
        </w:r>
      </w:ins>
      <w:r>
        <w:t>n</w:t>
      </w:r>
      <w:ins w:id="6843" w:author="GoldenCorpusHarness" w:date="2026-03-28T21:57:49Z">
        <w:r>
          <w:t>less</w:t>
        </w:r>
      </w:ins>
      <w:r>
        <w:t xml:space="preserve"> </w:t>
      </w:r>
      <w:ins w:id="6844" w:author="GoldenCorpusHarness" w:date="2026-03-28T21:57:49Z">
        <w:r>
          <w:t>mandated by local heal</w:t>
        </w:r>
      </w:ins>
      <w:r>
        <w:t>th</w:t>
      </w:r>
      <w:ins w:id="6845" w:author="GoldenCorpusHarness" w:date="2026-03-28T21:57:49Z">
        <w:r>
          <w:t xml:space="preserve"> author</w:t>
        </w:r>
      </w:ins>
      <w:r>
        <w:t>i</w:t>
      </w:r>
      <w:del w:id="6846" w:author="GoldenCorpusHarness" w:date="2026-03-28T21:57:49Z">
        <w:r>
          <w:delText>s</w:delText>
        </w:r>
      </w:del>
      <w:ins w:id="6847" w:author="GoldenCorpusHarness" w:date="2026-03-28T21:57:49Z">
        <w:r>
          <w:t>ty.</w:t>
        </w:r>
      </w:ins>
      <w:r>
        <w:t xml:space="preserve"> </w:t>
      </w:r>
      <w:del w:id="6848" w:author="GoldenCorpusHarness" w:date="2026-03-28T21:57:49Z">
        <w:r>
          <w:delText>protocol</w:delText>
        </w:r>
      </w:del>
    </w:p>
    <w:p ns2:paraId="45747CC2" ns2:textId="70981877" w:rsidR="00F822CC" w:rsidRDefault="00D80FE3" w:rsidP="00DE2689">
      <w:pPr>
        <w:pStyle w:val="Paragraph0"/>
        <w:numPr>
          <w:ilvl w:val="0"/>
          <w:numId w:val="33"/>
        </w:numPr>
        <w:ind w:left="360"/>
      </w:pPr>
      <w:del w:id="6849" w:author="GoldenCorpusHarness" w:date="2026-03-28T21:57:49Z">
        <w:r>
          <w:delText>In</w:delText>
        </w:r>
      </w:del>
      <w:ins w:id="6850" w:author="GoldenCorpusHarness" w:date="2026-03-28T21:57:49Z">
        <w:r>
          <w:t>Has a history or current e</w:t>
        </w:r>
      </w:ins>
      <w:r>
        <w:t>v</w:t>
      </w:r>
      <w:del w:id="6851" w:author="GoldenCorpusHarness" w:date="2026-03-28T21:57:49Z">
        <w:r>
          <w:delText>est</w:delText>
        </w:r>
      </w:del>
      <w:ins w:id="6852" w:author="GoldenCorpusHarness" w:date="2026-03-28T21:57:49Z">
        <w:r>
          <w:t>idence of any condition, therapy, or laboratory abnormality that m</w:t>
        </w:r>
      </w:ins>
      <w:r>
        <w:t>ig</w:t>
      </w:r>
      <w:del w:id="6853" w:author="GoldenCorpusHarness" w:date="2026-03-28T21:57:49Z">
        <w:r>
          <w:delText>ational a</w:delText>
        </w:r>
      </w:del>
      <w:ins w:id="6854" w:author="GoldenCorpusHarness" w:date="2026-03-28T21:57:49Z">
        <w:r>
          <w:t>ht confound the results of the study, interfere with the participant’s participation for the full duration of the study, or is not in the best interest of the participant to participate, in the opinion of the treatin</w:t>
        </w:r>
      </w:ins>
      <w:r>
        <w:t>g</w:t>
      </w:r>
      <w:del w:id="6855" w:author="GoldenCorpusHarness" w:date="2026-03-28T21:57:49Z">
        <w:r>
          <w:delText>ents other than pembrolizumab and le</w:delText>
        </w:r>
      </w:del>
      <w:ins w:id="6856" w:author="GoldenCorpusHarness" w:date="2026-03-28T21:57:49Z">
        <w:r>
          <w:t xml:space="preserve"> i</w:t>
        </w:r>
      </w:ins>
      <w:r>
        <w:t>nv</w:t>
      </w:r>
      <w:del w:id="6857" w:author="GoldenCorpusHarness" w:date="2026-03-28T21:57:49Z">
        <w:r>
          <w:delText>atinib</w:delText>
        </w:r>
      </w:del>
      <w:ins w:id="6858" w:author="GoldenCorpusHarness" w:date="2026-03-28T21:57:49Z">
        <w:r>
          <w:t xml:space="preserve">estigator. </w:t>
        </w:r>
      </w:ins>
    </w:p>
    <w:p ns2:paraId="0952ACA6" ns2:textId="65A30B86" w:rsidR="00D80FE3" w:rsidRDefault="00D80FE3" w:rsidP="00DE2689">
      <w:pPr>
        <w:pStyle w:val="Paragraph0"/>
        <w:numPr>
          <w:ilvl w:val="0"/>
          <w:numId w:val="33"/>
        </w:numPr>
        <w:ind w:left="360"/>
      </w:pPr>
      <w:del w:id="6859" w:author="GoldenCorpusHarness" w:date="2026-03-28T21:57:49Z">
        <w:r>
          <w:delText>R</w:delText>
        </w:r>
      </w:del>
      <w:ins w:id="6860" w:author="GoldenCorpusHarness" w:date="2026-03-28T21:57:49Z">
        <w:r>
          <w:t>H</w:t>
        </w:r>
      </w:ins>
      <w:r>
        <w:t>a</w:t>
      </w:r>
      <w:del w:id="6861" w:author="GoldenCorpusHarness" w:date="2026-03-28T21:57:49Z">
        <w:r>
          <w:delText>d</w:delText>
        </w:r>
      </w:del>
      <w:ins w:id="6862" w:author="GoldenCorpusHarness" w:date="2026-03-28T21:57:49Z">
        <w:r>
          <w:t>s a known psych</w:t>
        </w:r>
      </w:ins>
      <w:r>
        <w:t>iat</w:t>
      </w:r>
      <w:ins w:id="6863" w:author="GoldenCorpusHarness" w:date="2026-03-28T21:57:49Z">
        <w:r>
          <w:t>r</w:t>
        </w:r>
      </w:ins>
      <w:r>
        <w:t>i</w:t>
      </w:r>
      <w:ins w:id="6864" w:author="GoldenCorpusHarness" w:date="2026-03-28T21:57:49Z">
        <w:r>
          <w:t xml:space="preserve">c </w:t>
        </w:r>
      </w:ins>
      <w:r>
        <w:t>o</w:t>
      </w:r>
      <w:ins w:id="6865" w:author="GoldenCorpusHarness" w:date="2026-03-28T21:57:49Z">
        <w:r>
          <w:t>r substa</w:t>
        </w:r>
      </w:ins>
      <w:r>
        <w:t>n</w:t>
      </w:r>
      <w:ins w:id="6866" w:author="GoldenCorpusHarness" w:date="2026-03-28T21:57:49Z">
        <w:r>
          <w:t>ce abuse disorder that would interfere with</w:t>
        </w:r>
      </w:ins>
      <w:r>
        <w:t xml:space="preserve"> the</w:t>
      </w:r>
      <w:ins w:id="6867" w:author="GoldenCorpusHarness" w:date="2026-03-28T21:57:49Z">
        <w:r>
          <w:t xml:space="preserve"> participant’s ability to coope</w:t>
        </w:r>
      </w:ins>
      <w:r>
        <w:t>ra</w:t>
      </w:r>
      <w:del w:id="6868" w:author="GoldenCorpusHarness" w:date="2026-03-28T21:57:49Z">
        <w:r>
          <w:delText>p</w:delText>
        </w:r>
      </w:del>
      <w:ins w:id="6869" w:author="GoldenCorpusHarness" w:date="2026-03-28T21:57:49Z">
        <w:r>
          <w:t>te with the requirements of the stud</w:t>
        </w:r>
      </w:ins>
      <w:r>
        <w:t>y</w:t>
      </w:r>
      <w:ins w:id="6870" w:author="GoldenCorpusHarness" w:date="2026-03-28T21:57:49Z">
        <w:r>
          <w:t xml:space="preserve">. </w:t>
        </w:r>
      </w:ins>
    </w:p>
    <w:p ns2:paraId="31011C03" ns2:textId="42C5EDB3" w:rsidR="00D80FE3" w:rsidRPr="00F639F9" w:rsidRDefault="00D80FE3" w:rsidP="00DE2689">
      <w:pPr>
        <w:pStyle w:val="Paragraph0"/>
        <w:numPr>
          <w:ilvl w:val="0"/>
          <w:numId w:val="33"/>
        </w:numPr>
        <w:ind w:left="360"/>
      </w:pPr>
      <w:del w:id="6871" w:author="GoldenCorpusHarness" w:date="2026-03-28T21:57:49Z">
        <w:r>
          <w:delText>Live vaccines within 30 days before the first dose of study intervention and while participating in the study. Note: Killed vaccines are allowed. Note: Any licensed COVID-19 vaccine (including for Emergency Use) in a particular country is allowed in the study as long as they are mRNA vaccines, replication-incompetent adenoviral vaccines, or inactivated vaccines. These vaccines will be treated just as any other concomitant therapy. Investigational vaccines (ie, those not licensed or approved for Emergency Use) are not allowed.</w:delText>
        </w:r>
      </w:del>
    </w:p>
    <w:p ns2:paraId="0A269325" ns2:textId="675A5F82" w:rsidR="00957A4F" w:rsidRPr="00957A4F" w:rsidRDefault="00D009E3" w:rsidP="00DE2689">
      <w:pPr>
        <w:pStyle w:val="ListBullet"/>
        <w:keepLines w:val="0"/>
        <w:spacing w:after="240"/>
      </w:pPr>
      <w:del w:id="6872" w:author="GoldenCorpusHarness" w:date="2026-03-28T21:57:49Z">
        <w:r>
          <w:delText xml:space="preserve">gSystemic glucocorticoids except when used for </w:delText>
        </w:r>
      </w:del>
      <w:ins w:id="6873" w:author="GoldenCorpusHarness" w:date="2026-03-28T21:57:49Z">
        <w:r>
          <w:t>O</w:t>
        </w:r>
      </w:ins>
      <w:r>
        <w:t>the</w:t>
      </w:r>
      <w:ins w:id="6874" w:author="GoldenCorpusHarness" w:date="2026-03-28T21:57:49Z">
        <w:r>
          <w:t>r</w:t>
        </w:r>
      </w:ins>
      <w:r>
        <w:t xml:space="preserve"> </w:t>
      </w:r>
      <w:del w:id="6875" w:author="GoldenCorpusHarness" w:date="2026-03-28T21:57:49Z">
        <w:r>
          <w:delText>f</w:delText>
        </w:r>
      </w:del>
      <w:ins w:id="6876" w:author="GoldenCorpusHarness" w:date="2026-03-28T21:57:49Z">
        <w:r>
          <w:t>Exclusi</w:t>
        </w:r>
      </w:ins>
      <w:r>
        <w:t>o</w:t>
      </w:r>
      <w:del w:id="6877" w:author="GoldenCorpusHarness" w:date="2026-03-28T21:57:49Z">
        <w:r>
          <w:delText>llowi</w:delText>
        </w:r>
      </w:del>
      <w:r>
        <w:t>n</w:t>
      </w:r>
      <w:del w:id="6878" w:author="GoldenCorpusHarness" w:date="2026-03-28T21:57:49Z">
        <w:r>
          <w:delText>g purpo</w:delText>
        </w:r>
      </w:del>
      <w:r>
        <w:t>s</w:t>
      </w:r>
      <w:del w:id="6879" w:author="GoldenCorpusHarness" w:date="2026-03-28T21:57:49Z">
        <w:r>
          <w:delText>es:</w:delText>
        </w:r>
      </w:del>
    </w:p>
    <w:p ns2:paraId="04E7B967" ns2:textId="116DAD9B" w:rsidR="00957A4F" w:rsidRPr="00957A4F" w:rsidRDefault="00957A4F" w:rsidP="00DE2689">
      <w:pPr>
        <w:pStyle w:val="ListBullet"/>
        <w:keepLines w:val="0"/>
        <w:numPr>
          <w:ilvl w:val="0"/>
          <w:numId w:val="70"/>
        </w:numPr>
        <w:spacing w:after="240"/>
        <w:ind w:left="720"/>
      </w:pPr>
      <w:del w:id="6880" w:author="GoldenCorpusHarness" w:date="2026-03-28T21:57:49Z">
        <w:r>
          <w:delText>To modu</w:delText>
        </w:r>
      </w:del>
      <w:ins w:id="6881" w:author="GoldenCorpusHarness" w:date="2026-03-28T21:57:49Z">
        <w:r>
          <w:t>Is pregnant or breastfeeding or expecting to conceive or father chi</w:t>
        </w:r>
      </w:ins>
      <w:r>
        <w:t>l</w:t>
      </w:r>
      <w:del w:id="6882" w:author="GoldenCorpusHarness" w:date="2026-03-28T21:57:49Z">
        <w:r>
          <w:delText>ate s</w:delText>
        </w:r>
      </w:del>
      <w:ins w:id="6883" w:author="GoldenCorpusHarness" w:date="2026-03-28T21:57:49Z">
        <w:r>
          <w:t>dren within the projected duration of the stud</w:t>
        </w:r>
      </w:ins>
      <w:r>
        <w:t>y</w:t>
      </w:r>
      <w:del w:id="6884" w:author="GoldenCorpusHarness" w:date="2026-03-28T21:57:49Z">
        <w:r>
          <w:delText>mptoms of an AE that is suspected to ha</w:delText>
        </w:r>
      </w:del>
      <w:ins w:id="6885" w:author="GoldenCorpusHarness" w:date="2026-03-28T21:57:49Z">
        <w:r>
          <w:t xml:space="preserve">, starting with the screening </w:t>
        </w:r>
      </w:ins>
      <w:r>
        <w:t>v</w:t>
      </w:r>
      <w:del w:id="6886" w:author="GoldenCorpusHarness" w:date="2026-03-28T21:57:49Z">
        <w:r>
          <w:delText>e an immuno</w:delText>
        </w:r>
      </w:del>
      <w:ins w:id="6887" w:author="GoldenCorpusHarness" w:date="2026-03-28T21:57:49Z">
        <w:r>
          <w:t xml:space="preserve">isit through 120 days after the </w:t>
        </w:r>
      </w:ins>
      <w:r>
        <w:t>l</w:t>
      </w:r>
      <w:del w:id="6888" w:author="GoldenCorpusHarness" w:date="2026-03-28T21:57:49Z">
        <w:r>
          <w:delText>ogic etiolog</w:delText>
        </w:r>
      </w:del>
      <w:ins w:id="6889" w:author="GoldenCorpusHarness" w:date="2026-03-28T21:57:49Z">
        <w:r>
          <w:t>ast dose of stud</w:t>
        </w:r>
      </w:ins>
      <w:r>
        <w:t>y</w:t>
      </w:r>
      <w:ins w:id="6890" w:author="GoldenCorpusHarness" w:date="2026-03-28T21:57:49Z">
        <w:r>
          <w:t xml:space="preserve"> intervention. </w:t>
        </w:r>
      </w:ins>
    </w:p>
    <w:p ns2:paraId="48C0586B" ns2:textId="37A9E0C9" w:rsidR="00957A4F" w:rsidRPr="00957A4F" w:rsidRDefault="00957A4F" w:rsidP="00DE2689">
      <w:pPr>
        <w:pStyle w:val="ListBullet"/>
        <w:keepLines w:val="0"/>
        <w:numPr>
          <w:ilvl w:val="0"/>
          <w:numId w:val="70"/>
        </w:numPr>
        <w:spacing w:after="240"/>
        <w:ind w:left="720"/>
      </w:pPr>
      <w:del w:id="6891" w:author="GoldenCorpusHarness" w:date="2026-03-28T21:57:49Z">
        <w:r>
          <w:delText>F</w:delText>
        </w:r>
      </w:del>
      <w:ins w:id="6892" w:author="GoldenCorpusHarness" w:date="2026-03-28T21:57:49Z">
        <w:r>
          <w:t xml:space="preserve">Has had an allogenic tissue/solid </w:t>
        </w:r>
      </w:ins>
      <w:r>
        <w:t>or</w:t>
      </w:r>
      <w:ins w:id="6893" w:author="GoldenCorpusHarness" w:date="2026-03-28T21:57:49Z">
        <w:r>
          <w:t>gan</w:t>
        </w:r>
      </w:ins>
      <w:r>
        <w:t xml:space="preserve"> t</w:t>
      </w:r>
      <w:del w:id="6894" w:author="GoldenCorpusHarness" w:date="2026-03-28T21:57:49Z">
        <w:r>
          <w:delText xml:space="preserve">he </w:delText>
        </w:r>
      </w:del>
      <w:ins w:id="6895" w:author="GoldenCorpusHarness" w:date="2026-03-28T21:57:49Z">
        <w:r>
          <w:t>rans</w:t>
        </w:r>
      </w:ins>
      <w:r>
        <w:t>p</w:t>
      </w:r>
      <w:del w:id="6896" w:author="GoldenCorpusHarness" w:date="2026-03-28T21:57:49Z">
        <w:r>
          <w:delText>reve</w:delText>
        </w:r>
      </w:del>
      <w:ins w:id="6897" w:author="GoldenCorpusHarness" w:date="2026-03-28T21:57:49Z">
        <w:r>
          <w:t>la</w:t>
        </w:r>
      </w:ins>
      <w:r>
        <w:t>nt</w:t>
      </w:r>
      <w:del w:id="6898" w:author="GoldenCorpusHarness" w:date="2026-03-28T21:57:49Z">
        <w:r>
          <w:delText>ion of emesis</w:delText>
        </w:r>
      </w:del>
      <w:ins w:id="6899" w:author="GoldenCorpusHarness" w:date="2026-03-28T21:57:49Z">
        <w:r>
          <w:t>.</w:t>
        </w:r>
      </w:ins>
    </w:p>
    <w:p ns2:paraId="160CDCF6" ns2:textId="0B2151D2" w:rsidR="00957A4F" w:rsidRPr="00957A4F" w:rsidRDefault="00957A4F" w:rsidP="00DE2689">
      <w:pPr>
        <w:pStyle w:val="ListBullet"/>
        <w:keepLines w:val="0"/>
        <w:numPr>
          <w:ilvl w:val="0"/>
          <w:numId w:val="70"/>
        </w:numPr>
        <w:spacing w:after="240"/>
        <w:ind w:left="720"/>
      </w:pPr>
      <w:del w:id="6900" w:author="GoldenCorpusHarness" w:date="2026-03-28T21:57:49Z">
        <w:r>
          <w:delText>To premedicate for IV contrast allergies</w:delText>
        </w:r>
      </w:del>
    </w:p>
    <w:p ns2:paraId="068585EA" ns2:textId="184C8DC1" w:rsidR="00957A4F" w:rsidRPr="00957A4F" w:rsidRDefault="00957A4F" w:rsidP="00DE2689">
      <w:pPr>
        <w:pStyle w:val="ListBullet"/>
        <w:keepLines w:val="0"/>
        <w:numPr>
          <w:ilvl w:val="0"/>
          <w:numId w:val="70"/>
        </w:numPr>
        <w:spacing w:after="240"/>
        <w:ind w:left="720"/>
      </w:pPr>
      <w:del w:id="6901" w:author="GoldenCorpusHarness" w:date="2026-03-28T21:57:49Z">
        <w:r>
          <w:delText>To tr</w:delText>
        </w:r>
      </w:del>
      <w:ins w:id="6902" w:author="GoldenCorpusHarness" w:date="2026-03-28T21:57:49Z">
        <w:r>
          <w:t>Lif</w:t>
        </w:r>
      </w:ins>
      <w:r>
        <w:t>e</w:t>
      </w:r>
      <w:del w:id="6903" w:author="GoldenCorpusHarness" w:date="2026-03-28T21:57:49Z">
        <w:r>
          <w:delText>at a</w:delText>
        </w:r>
      </w:del>
      <w:r>
        <w:t>st</w:t>
      </w:r>
      <w:del w:id="6904" w:author="GoldenCorpusHarness" w:date="2026-03-28T21:57:49Z">
        <w:r>
          <w:delText>hma or</w:delText>
        </w:r>
      </w:del>
      <w:ins w:id="6905" w:author="GoldenCorpusHarness" w:date="2026-03-28T21:57:49Z">
        <w:r>
          <w:t>yle</w:t>
        </w:r>
      </w:ins>
      <w:r>
        <w:t xml:space="preserve"> C</w:t>
      </w:r>
      <w:del w:id="6906" w:author="GoldenCorpusHarness" w:date="2026-03-28T21:57:49Z">
        <w:r>
          <w:delText>OPD exac</w:delText>
        </w:r>
      </w:del>
      <w:ins w:id="6907" w:author="GoldenCorpusHarness" w:date="2026-03-28T21:57:49Z">
        <w:r>
          <w:t>onsid</w:t>
        </w:r>
      </w:ins>
      <w:r>
        <w:t>er</w:t>
      </w:r>
      <w:del w:id="6908" w:author="GoldenCorpusHarness" w:date="2026-03-28T21:57:49Z">
        <w:r>
          <w:delText>b</w:delText>
        </w:r>
      </w:del>
      <w:r>
        <w:t>ations</w:t>
      </w:r>
      <w:del w:id="6909" w:author="GoldenCorpusHarness" w:date="2026-03-28T21:57:49Z">
        <w:r>
          <w:delText xml:space="preserve"> (only short-term oral or IV use in doses &gt;10 mg/day prednisone equivalent)</w:delText>
        </w:r>
      </w:del>
    </w:p>
    <w:p ns2:paraId="4B6F0C7E" ns2:textId="4BE6DBE3" w:rsidR="00957A4F" w:rsidRPr="00957A4F" w:rsidRDefault="00957A4F" w:rsidP="00DE2689">
      <w:pPr>
        <w:pStyle w:val="ListBullet"/>
        <w:keepLines w:val="0"/>
        <w:numPr>
          <w:ilvl w:val="0"/>
          <w:numId w:val="70"/>
        </w:numPr>
        <w:spacing w:after="240"/>
        <w:ind w:left="720"/>
      </w:pPr>
      <w:del w:id="6910" w:author="GoldenCorpusHarness" w:date="2026-03-28T21:57:49Z">
        <w:r>
          <w:delText>Fo</w:delText>
        </w:r>
      </w:del>
      <w:ins w:id="6911" w:author="GoldenCorpusHarness" w:date="2026-03-28T21:57:49Z">
        <w:r>
          <w:t>Meals and Dieta</w:t>
        </w:r>
      </w:ins>
      <w:r>
        <w:t>r</w:t>
      </w:r>
      <w:ins w:id="6912" w:author="GoldenCorpusHarness" w:date="2026-03-28T21:57:49Z">
        <w:r>
          <w:t>y</w:t>
        </w:r>
      </w:ins>
      <w:r>
        <w:t xml:space="preserve"> </w:t>
      </w:r>
      <w:ins w:id="6913" w:author="GoldenCorpusHarness" w:date="2026-03-28T21:57:49Z">
        <w:r>
          <w:t>Restri</w:t>
        </w:r>
      </w:ins>
      <w:r>
        <w:t>c</w:t>
      </w:r>
      <w:del w:id="6914" w:author="GoldenCorpusHarness" w:date="2026-03-28T21:57:49Z">
        <w:r>
          <w:delText>hr</w:delText>
        </w:r>
      </w:del>
      <w:ins w:id="6915" w:author="GoldenCorpusHarness" w:date="2026-03-28T21:57:49Z">
        <w:r>
          <w:t>ti</w:t>
        </w:r>
      </w:ins>
      <w:r>
        <w:t>on</w:t>
      </w:r>
      <w:del w:id="6916" w:author="GoldenCorpusHarness" w:date="2026-03-28T21:57:49Z">
        <w:r>
          <w:delText xml:space="preserve">ic </w:delText>
        </w:r>
      </w:del>
      <w:r>
        <w:t>s</w:t>
      </w:r>
      <w:del w:id="6917" w:author="GoldenCorpusHarness" w:date="2026-03-28T21:57:49Z">
        <w:r>
          <w:delText>ystemic replacement not to exceed 10 mg/day prednisone equivalent</w:delText>
        </w:r>
      </w:del>
    </w:p>
    <w:p ns2:paraId="7E3F173C" ns2:textId="728E64D6" w:rsidR="00957A4F" w:rsidRPr="00957A4F" w:rsidRDefault="00957A4F" w:rsidP="00DE2689">
      <w:pPr>
        <w:pStyle w:val="ListBullet"/>
        <w:keepLines w:val="0"/>
        <w:numPr>
          <w:ilvl w:val="0"/>
          <w:numId w:val="73"/>
        </w:numPr>
        <w:spacing w:after="240"/>
      </w:pPr>
      <w:del w:id="6918" w:author="GoldenCorpusHarness" w:date="2026-03-28T21:57:49Z">
        <w:r>
          <w:delText>Other glucoco</w:delText>
        </w:r>
      </w:del>
      <w:ins w:id="6919" w:author="GoldenCorpusHarness" w:date="2026-03-28T21:57:49Z">
        <w:r>
          <w:t>Pa</w:t>
        </w:r>
      </w:ins>
      <w:r>
        <w:t>rtic</w:t>
      </w:r>
      <w:ins w:id="6920" w:author="GoldenCorpusHarness" w:date="2026-03-28T21:57:49Z">
        <w:r>
          <w:t>ipants sh</w:t>
        </w:r>
      </w:ins>
      <w:r>
        <w:t>o</w:t>
      </w:r>
      <w:del w:id="6921" w:author="GoldenCorpusHarness" w:date="2026-03-28T21:57:49Z">
        <w:r>
          <w:delText>i</w:delText>
        </w:r>
      </w:del>
      <w:ins w:id="6922" w:author="GoldenCorpusHarness" w:date="2026-03-28T21:57:49Z">
        <w:r>
          <w:t>ul</w:t>
        </w:r>
      </w:ins>
      <w:r>
        <w:t xml:space="preserve">d </w:t>
      </w:r>
      <w:ins w:id="6923" w:author="GoldenCorpusHarness" w:date="2026-03-28T21:57:49Z">
        <w:r>
          <w:t>maintain a normal diet unless modifications are required to manage an AE such as diarrhea, na</w:t>
        </w:r>
      </w:ins>
      <w:r>
        <w:t>use</w:t>
      </w:r>
      <w:ins w:id="6924" w:author="GoldenCorpusHarness" w:date="2026-03-28T21:57:49Z">
        <w:r>
          <w:t>a,</w:t>
        </w:r>
      </w:ins>
      <w:r>
        <w:t xml:space="preserve"> </w:t>
      </w:r>
      <w:del w:id="6925" w:author="GoldenCorpusHarness" w:date="2026-03-28T21:57:49Z">
        <w:r>
          <w:delText>except when used f</w:delText>
        </w:r>
      </w:del>
      <w:r>
        <w:t xml:space="preserve">or </w:t>
      </w:r>
      <w:ins w:id="6926" w:author="GoldenCorpusHarness" w:date="2026-03-28T21:57:49Z">
        <w:r>
          <w:t>vomi</w:t>
        </w:r>
      </w:ins>
      <w:r>
        <w:t>t</w:t>
      </w:r>
      <w:del w:id="6927" w:author="GoldenCorpusHarness" w:date="2026-03-28T21:57:49Z">
        <w:r>
          <w:delText>he follow</w:delText>
        </w:r>
      </w:del>
      <w:r>
        <w:t>ing</w:t>
      </w:r>
      <w:del w:id="6928" w:author="GoldenCorpusHarness" w:date="2026-03-28T21:57:49Z">
        <w:r>
          <w:delText xml:space="preserve"> purposes:</w:delText>
        </w:r>
      </w:del>
      <w:ins w:id="6929" w:author="GoldenCorpusHarness" w:date="2026-03-28T21:57:49Z">
        <w:r>
          <w:t>.</w:t>
        </w:r>
      </w:ins>
    </w:p>
    <w:p ns2:paraId="556B545A" ns2:textId="5BBF499F" w:rsidR="00957A4F" w:rsidRPr="00957A4F" w:rsidRDefault="00957A4F" w:rsidP="00DE2689">
      <w:pPr>
        <w:pStyle w:val="ListBullet"/>
        <w:keepLines w:val="0"/>
        <w:numPr>
          <w:ilvl w:val="0"/>
          <w:numId w:val="74"/>
        </w:numPr>
        <w:spacing w:after="240"/>
        <w:ind w:left="720"/>
      </w:pPr>
      <w:ins w:id="6930" w:author="GoldenCorpusHarness" w:date="2026-03-28T21:57:49Z">
        <w:r>
          <w:t xml:space="preserve">Screen </w:t>
        </w:r>
      </w:ins>
      <w:r>
        <w:t>F</w:t>
      </w:r>
      <w:del w:id="6931" w:author="GoldenCorpusHarness" w:date="2026-03-28T21:57:49Z">
        <w:r>
          <w:delText>o</w:delText>
        </w:r>
      </w:del>
      <w:ins w:id="6932" w:author="GoldenCorpusHarness" w:date="2026-03-28T21:57:49Z">
        <w:r>
          <w:t>ailu</w:t>
        </w:r>
      </w:ins>
      <w:r>
        <w:t>r</w:t>
      </w:r>
      <w:del w:id="6933" w:author="GoldenCorpusHarness" w:date="2026-03-28T21:57:49Z">
        <w:r>
          <w:delText xml:space="preserve"> topical u</w:delText>
        </w:r>
      </w:del>
      <w:ins w:id="6934" w:author="GoldenCorpusHarness" w:date="2026-03-28T21:57:49Z">
        <w:r>
          <w:t>e</w:t>
        </w:r>
      </w:ins>
      <w:r>
        <w:t>s</w:t>
      </w:r>
      <w:del w:id="6935" w:author="GoldenCorpusHarness" w:date="2026-03-28T21:57:49Z">
        <w:r>
          <w:delText>e or ocular use</w:delText>
        </w:r>
      </w:del>
    </w:p>
    <w:p ns2:paraId="118FEEC5" ns2:textId="5478378C" w:rsidR="00957A4F" w:rsidRPr="00957A4F" w:rsidRDefault="00957A4F" w:rsidP="00DE2689">
      <w:pPr>
        <w:pStyle w:val="ListBullet"/>
        <w:keepLines w:val="0"/>
        <w:numPr>
          <w:ilvl w:val="0"/>
          <w:numId w:val="74"/>
        </w:numPr>
        <w:spacing w:after="240"/>
        <w:ind w:left="720"/>
      </w:pPr>
      <w:del w:id="6936" w:author="GoldenCorpusHarness" w:date="2026-03-28T21:57:49Z">
        <w:r>
          <w:delText>Intraarticular joint use</w:delText>
        </w:r>
      </w:del>
      <w:ins w:id="6937" w:author="GoldenCorpusHarness" w:date="2026-03-28T21:57:49Z">
        <w:r>
          <w: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t>
        </w:r>
      </w:ins>
    </w:p>
    <w:p ns2:paraId="57D0AA98" ns2:textId="6F595E6A" w:rsidR="00D80FE3" w:rsidRPr="00F639F9" w:rsidRDefault="00957A4F" w:rsidP="00DE2689">
      <w:pPr>
        <w:pStyle w:val="ListBullet"/>
        <w:keepLines w:val="0"/>
        <w:numPr>
          <w:ilvl w:val="0"/>
          <w:numId w:val="74"/>
        </w:numPr>
        <w:spacing w:after="240"/>
        <w:ind w:left="720"/>
      </w:pPr>
      <w:del w:id="6938" w:author="GoldenCorpusHarness" w:date="2026-03-28T21:57:49Z">
        <w:r>
          <w:delText>Fo</w:delText>
        </w:r>
      </w:del>
      <w:ins w:id="6939" w:author="GoldenCorpusHarness" w:date="2026-03-28T21:57:49Z">
        <w:r>
          <w:t>Pa</w:t>
        </w:r>
      </w:ins>
      <w:r>
        <w:t>r</w:t>
      </w:r>
      <w:ins w:id="6940" w:author="GoldenCorpusHarness" w:date="2026-03-28T21:57:49Z">
        <w:r>
          <w:t>ticipant</w:t>
        </w:r>
      </w:ins>
      <w:r>
        <w:t xml:space="preserve"> </w:t>
      </w:r>
      <w:del w:id="6941" w:author="GoldenCorpusHarness" w:date="2026-03-28T21:57:49Z">
        <w:r>
          <w:delText>inha</w:delText>
        </w:r>
      </w:del>
      <w:ins w:id="6942" w:author="GoldenCorpusHarness" w:date="2026-03-28T21:57:49Z">
        <w:r>
          <w:t>Rep</w:t>
        </w:r>
      </w:ins>
      <w:r>
        <w:t>la</w:t>
      </w:r>
      <w:del w:id="6943" w:author="GoldenCorpusHarness" w:date="2026-03-28T21:57:49Z">
        <w:r>
          <w:delText>tion in the manag</w:delText>
        </w:r>
      </w:del>
      <w:ins w:id="6944" w:author="GoldenCorpusHarness" w:date="2026-03-28T21:57:49Z">
        <w:r>
          <w:t>c</w:t>
        </w:r>
      </w:ins>
      <w:r>
        <w:t xml:space="preserve">ement </w:t>
      </w:r>
      <w:del w:id="6945" w:author="GoldenCorpusHarness" w:date="2026-03-28T21:57:49Z">
        <w:r>
          <w:delText>of asthma or chronic obs</w:delText>
        </w:r>
      </w:del>
      <w:ins w:id="6946" w:author="GoldenCorpusHarness" w:date="2026-03-28T21:57:49Z">
        <w:r>
          <w:t>S</w:t>
        </w:r>
      </w:ins>
      <w:r>
        <w:t>tr</w:t>
      </w:r>
      <w:del w:id="6947" w:author="GoldenCorpusHarness" w:date="2026-03-28T21:57:49Z">
        <w:r>
          <w:delText>uc</w:delText>
        </w:r>
      </w:del>
      <w:ins w:id="6948" w:author="GoldenCorpusHarness" w:date="2026-03-28T21:57:49Z">
        <w:r>
          <w:t>a</w:t>
        </w:r>
      </w:ins>
      <w:r>
        <w:t>t</w:t>
      </w:r>
      <w:del w:id="6949" w:author="GoldenCorpusHarness" w:date="2026-03-28T21:57:49Z">
        <w:r>
          <w:delText>iv</w:delText>
        </w:r>
      </w:del>
      <w:r>
        <w:t>e</w:t>
      </w:r>
      <w:del w:id="6950" w:author="GoldenCorpusHarness" w:date="2026-03-28T21:57:49Z">
        <w:r>
          <w:delText xml:space="preserve"> pulmonar</w:delText>
        </w:r>
      </w:del>
      <w:ins w:id="6951" w:author="GoldenCorpusHarness" w:date="2026-03-28T21:57:49Z">
        <w:r>
          <w:t>g</w:t>
        </w:r>
      </w:ins>
      <w:r>
        <w:t>y</w:t>
      </w:r>
      <w:del w:id="6952" w:author="GoldenCorpusHarness" w:date="2026-03-28T21:57:49Z">
        <w:r>
          <w:delText xml:space="preserve"> disease</w:delText>
        </w:r>
      </w:del>
    </w:p>
    <w:p ns2:paraId="7B2D7CE8" ns2:textId="2AFB2248" w:rsidR="00D80FE3" w:rsidRPr="00F639F9" w:rsidRDefault="00D80FE3" w:rsidP="00D80FE3">
      <w:pPr>
        <w:pStyle w:val="Paragraph0"/>
      </w:pPr>
      <w:del w:id="6953" w:author="GoldenCorpusHarness" w:date="2026-03-28T21:57:49Z">
        <w:r>
          <w:delText>P</w:delText>
        </w:r>
      </w:del>
      <w:ins w:id="6954" w:author="GoldenCorpusHarness" w:date="2026-03-28T21:57:49Z">
        <w:r>
          <w:t>A p</w:t>
        </w:r>
      </w:ins>
      <w:r>
        <w:t>articipant</w:t>
      </w:r>
      <w:del w:id="6955" w:author="GoldenCorpusHarness" w:date="2026-03-28T21:57:49Z">
        <w:r>
          <w:delText>s</w:delText>
        </w:r>
      </w:del>
      <w:r>
        <w:t xml:space="preserve"> who</w:t>
      </w:r>
      <w:del w:id="6956" w:author="GoldenCorpusHarness" w:date="2026-03-28T21:57:49Z">
        <w:r>
          <w:delText>, in the assessment of the Investigator, require the use of any of the aforementioned treatments for clinical management should be</w:delText>
        </w:r>
      </w:del>
      <w:r>
        <w:t xml:space="preserve"> discontinue</w:t>
      </w:r>
      <w:del w:id="6957" w:author="GoldenCorpusHarness" w:date="2026-03-28T21:57:49Z">
        <w:r>
          <w:delText>d</w:delText>
        </w:r>
      </w:del>
      <w:ins w:id="6958" w:author="GoldenCorpusHarness" w:date="2026-03-28T21:57:49Z">
        <w:r>
          <w:t>s</w:t>
        </w:r>
      </w:ins>
      <w:r>
        <w:t xml:space="preserve"> from study </w:t>
      </w:r>
      <w:ins w:id="6959" w:author="GoldenCorpusHarness" w:date="2026-03-28T21:57:49Z">
        <w:r>
          <w:t>in</w:t>
        </w:r>
      </w:ins>
      <w:r>
        <w:t>t</w:t>
      </w:r>
      <w:ins w:id="6960" w:author="GoldenCorpusHarness" w:date="2026-03-28T21:57:49Z">
        <w:r>
          <w:t>e</w:t>
        </w:r>
      </w:ins>
      <w:r>
        <w:t>r</w:t>
      </w:r>
      <w:del w:id="6961" w:author="GoldenCorpusHarness" w:date="2026-03-28T21:57:49Z">
        <w:r>
          <w:delText>eatm</w:delText>
        </w:r>
      </w:del>
      <w:ins w:id="6962" w:author="GoldenCorpusHarness" w:date="2026-03-28T21:57:49Z">
        <w:r>
          <w:t>v</w:t>
        </w:r>
      </w:ins>
      <w:r>
        <w:t>ent</w:t>
      </w:r>
      <w:ins w:id="6963" w:author="GoldenCorpusHarness" w:date="2026-03-28T21:57:49Z">
        <w:r>
          <w:t>ion OR withdraws from the study will not be replaced</w:t>
        </w:r>
      </w:ins>
      <w:r>
        <w:t>.</w:t>
      </w:r>
    </w:p>
    <w:p ns2:paraId="1B1DBB82" ns2:textId="4A53DA74" w:rsidR="00D80FE3" w:rsidRPr="00F639F9" w:rsidRDefault="00D80FE3" w:rsidP="00D80FE3">
      <w:pPr>
        <w:pStyle w:val="Paragraph0"/>
      </w:pPr>
      <w:del w:id="6964" w:author="GoldenCorpusHarness" w:date="2026-03-28T21:57:49Z">
        <w:r>
          <w:delText>All treatments that the investigator considers necessary for a participant’s welfare may be administered at the discretion of the investigator in keeping with the community standards of medical care. All concomitant medication will be recorded on the eCRF including all prescription, O</w:delText>
        </w:r>
      </w:del>
      <w:ins w:id="6965" w:author="GoldenCorpusHarness" w:date="2026-03-28T21:57:49Z">
        <w:r>
          <w:t>S</w:t>
        </w:r>
      </w:ins>
      <w:r>
        <w:t>T</w:t>
      </w:r>
      <w:del w:id="6966" w:author="GoldenCorpusHarness" w:date="2026-03-28T21:57:49Z">
        <w:r>
          <w:delText>C products, herbal supplements, and</w:delText>
        </w:r>
      </w:del>
      <w:ins w:id="6967" w:author="GoldenCorpusHarness" w:date="2026-03-28T21:57:49Z">
        <w:r>
          <w:t>UDY</w:t>
        </w:r>
      </w:ins>
      <w:r>
        <w:t xml:space="preserve"> I</w:t>
      </w:r>
      <w:ins w:id="6968" w:author="GoldenCorpusHarness" w:date="2026-03-28T21:57:49Z">
        <w:r>
          <w:t>NTER</w:t>
        </w:r>
      </w:ins>
      <w:r>
        <w:t>V</w:t>
      </w:r>
      <w:del w:id="6969" w:author="GoldenCorpusHarness" w:date="2026-03-28T21:57:49Z">
        <w:r>
          <w:delText xml:space="preserve"> medications and fluids. </w:delText>
        </w:r>
      </w:del>
      <w:ins w:id="6970" w:author="GoldenCorpusHarness" w:date="2026-03-28T21:57:49Z">
        <w:r>
          <w:t>ENT</w:t>
        </w:r>
      </w:ins>
      <w:r>
        <w:t>I</w:t>
      </w:r>
      <w:del w:id="6971" w:author="GoldenCorpusHarness" w:date="2026-03-28T21:57:49Z">
        <w:r>
          <w:delText>f changes occur during the study period, documentation of drug dosage, frequency, route, and date should also be included on the eCRF.</w:delText>
        </w:r>
      </w:del>
      <w:ins w:id="6972" w:author="GoldenCorpusHarness" w:date="2026-03-28T21:57:49Z">
        <w:r>
          <w:t>ON</w:t>
        </w:r>
      </w:ins>
    </w:p>
    <w:p ns2:paraId="7D54ED94" ns2:textId="5287EB0A" w:rsidR="00D80FE3" w:rsidRDefault="00D80FE3" w:rsidP="00D80FE3">
      <w:pPr>
        <w:pStyle w:val="Paragraph0"/>
      </w:pPr>
      <w:del w:id="6973" w:author="GoldenCorpusHarness" w:date="2026-03-28T21:57:49Z">
        <w:r>
          <w:delText>All conco</w:delText>
        </w:r>
      </w:del>
      <w:ins w:id="6974" w:author="GoldenCorpusHarness" w:date="2026-03-28T21:57:49Z">
        <w:r>
          <w:t xml:space="preserve">Study intervention is defined as any investigational intervention(s), </w:t>
        </w:r>
      </w:ins>
      <w:r>
        <w:t>m</w:t>
      </w:r>
      <w:del w:id="6975" w:author="GoldenCorpusHarness" w:date="2026-03-28T21:57:49Z">
        <w:r>
          <w:delText>itant</w:delText>
        </w:r>
      </w:del>
      <w:ins w:id="6976" w:author="GoldenCorpusHarness" w:date="2026-03-28T21:57:49Z">
        <w:r>
          <w:t>arketed product(s), placebo, or</w:t>
        </w:r>
      </w:ins>
      <w:r>
        <w:t xml:space="preserve"> medica</w:t>
      </w:r>
      <w:del w:id="6977" w:author="GoldenCorpusHarness" w:date="2026-03-28T21:57:49Z">
        <w:r>
          <w:delText>tions received wi</w:delText>
        </w:r>
      </w:del>
      <w:ins w:id="6978" w:author="GoldenCorpusHarness" w:date="2026-03-28T21:57:49Z">
        <w:r>
          <w:t xml:space="preserve">l device(s) intended to be administered to a study participant according to </w:t>
        </w:r>
      </w:ins>
      <w:r>
        <w:t>th</w:t>
      </w:r>
      <w:del w:id="6979" w:author="GoldenCorpusHarness" w:date="2026-03-28T21:57:49Z">
        <w:r>
          <w:delText>in 28 days prior to the first dose of study intervention and up to 30 days after the last dose of study intervention should be recorded</w:delText>
        </w:r>
      </w:del>
      <w:ins w:id="6980" w:author="GoldenCorpusHarness" w:date="2026-03-28T21:57:49Z">
        <w:r>
          <w:t>e study protocol</w:t>
        </w:r>
      </w:ins>
      <w:r>
        <w:t>.</w:t>
      </w:r>
      <w:del w:id="6981" w:author="GoldenCorpusHarness" w:date="2026-03-28T21:57:49Z">
        <w:r>
          <w:delText xml:space="preserve"> Concomitant medications administered 30 days after the last dose of study intervention should be recorded for SAEs and ECIs as defined in Section 8.4.</w:delText>
        </w:r>
      </w:del>
    </w:p>
    <w:p ns2:paraId="07F59036" ns2:textId="2D2071F9" w:rsidR="00D80FE3" w:rsidRDefault="00D80FE3" w:rsidP="00D80FE3">
      <w:pPr>
        <w:pStyle w:val="Heading3"/>
      </w:pPr>
      <w:del w:id="6982" w:author="GoldenCorpusHarness" w:date="2026-03-28T21:57:49Z">
        <w:r>
          <w:delText>Rescue Medications and Supporti</w:delText>
        </w:r>
      </w:del>
      <w:ins w:id="6983" w:author="GoldenCorpusHarness" w:date="2026-03-28T21:57:49Z">
        <w:r>
          <w:t>Clinical supplies (pembrolizumab and len</w:t>
        </w:r>
      </w:ins>
      <w:r>
        <w:t>v</w:t>
      </w:r>
      <w:del w:id="6984" w:author="GoldenCorpusHarness" w:date="2026-03-28T21:57:49Z">
        <w:r>
          <w:delText>e</w:delText>
        </w:r>
      </w:del>
      <w:ins w:id="6985" w:author="GoldenCorpusHarness" w:date="2026-03-28T21:57:49Z">
        <w:r>
          <w:t>atinib/matching placebo) will be packaged to support enrollment.</w:t>
        </w:r>
      </w:ins>
      <w:r>
        <w:t xml:space="preserve"> C</w:t>
      </w:r>
      <w:del w:id="6986" w:author="GoldenCorpusHarness" w:date="2026-03-28T21:57:49Z">
        <w:r>
          <w:delText xml:space="preserve">are </w:delText>
        </w:r>
      </w:del>
      <w:ins w:id="6987" w:author="GoldenCorpusHarness" w:date="2026-03-28T21:57:49Z">
        <w:r>
          <w:t>linical supplies will be affixed with a clinical label in accordance with regulatory requirements.</w:t>
        </w:r>
      </w:ins>
    </w:p>
    <w:p ns2:paraId="62754023" ns2:textId="6DF07317" w:rsidR="007E23C4" w:rsidRDefault="007E23C4" w:rsidP="00DE2689">
      <w:pPr>
        <w:pStyle w:val="Paragraph0"/>
      </w:pPr>
      <w:del w:id="6988" w:author="GoldenCorpusHarness" w:date="2026-03-28T21:57:49Z">
        <w:r>
          <w:delText>Pa</w:delText>
        </w:r>
      </w:del>
      <w:ins w:id="6989" w:author="GoldenCorpusHarness" w:date="2026-03-28T21:57:49Z">
        <w:r>
          <w:t>Study Inte</w:t>
        </w:r>
      </w:ins>
      <w:r>
        <w:t>r</w:t>
      </w:r>
      <w:ins w:id="6990" w:author="GoldenCorpusHarness" w:date="2026-03-28T21:57:49Z">
        <w:r>
          <w:t>ven</w:t>
        </w:r>
      </w:ins>
      <w:r>
        <w:t>ti</w:t>
      </w:r>
      <w:del w:id="6991" w:author="GoldenCorpusHarness" w:date="2026-03-28T21:57:49Z">
        <w:r>
          <w:delText>c</w:delText>
        </w:r>
      </w:del>
      <w:ins w:id="6992" w:author="GoldenCorpusHarness" w:date="2026-03-28T21:57:49Z">
        <w:r>
          <w:t>on(s) Adm</w:t>
        </w:r>
      </w:ins>
      <w:r>
        <w:t>i</w:t>
      </w:r>
      <w:del w:id="6993" w:author="GoldenCorpusHarness" w:date="2026-03-28T21:57:49Z">
        <w:r>
          <w:delText>pa</w:delText>
        </w:r>
      </w:del>
      <w:r>
        <w:t>n</w:t>
      </w:r>
      <w:ins w:id="6994" w:author="GoldenCorpusHarness" w:date="2026-03-28T21:57:49Z">
        <w:r>
          <w:t>is</w:t>
        </w:r>
      </w:ins>
      <w:r>
        <w:t>t</w:t>
      </w:r>
      <w:del w:id="6995" w:author="GoldenCorpusHarness" w:date="2026-03-28T21:57:49Z">
        <w:r>
          <w:delText xml:space="preserve">s should </w:delText>
        </w:r>
      </w:del>
      <w:ins w:id="6996" w:author="GoldenCorpusHarness" w:date="2026-03-28T21:57:49Z">
        <w:r>
          <w:t>e</w:t>
        </w:r>
      </w:ins>
      <w:r>
        <w:t>re</w:t>
      </w:r>
      <w:del w:id="6997" w:author="GoldenCorpusHarness" w:date="2026-03-28T21:57:49Z">
        <w:r>
          <w:delText xml:space="preserve">ceive appropriate supportive care measures as </w:delText>
        </w:r>
      </w:del>
      <w:r>
        <w:t>d</w:t>
      </w:r>
      <w:del w:id="6998" w:author="GoldenCorpusHarness" w:date="2026-03-28T21:57:49Z">
        <w:r>
          <w:delText xml:space="preserve">eemed necessary by the treating investigator. </w:delText>
        </w:r>
      </w:del>
    </w:p>
    <w:p ns2:paraId="51419385" ns2:textId="6E788476" w:rsidR="00D30D15" w:rsidRDefault="007E23C4" w:rsidP="00D80FE3">
      <w:pPr>
        <w:pStyle w:val="Paragraph0"/>
      </w:pPr>
      <w:ins w:id="6999" w:author="GoldenCorpusHarness" w:date="2026-03-28T21:57:49Z">
        <w:r>
          <w:t xml:space="preserve">NOTE: In alignment with the study-specific investigator letter dated 25-Aug-2023, all study participants still receiving pembrolizumab should continue to receive pembrolizumab monotherapy on study and undergo modified protocol study procedures as specified in this amendment. </w:t>
        </w:r>
      </w:ins>
      <w:r>
        <w:t>S</w:t>
      </w:r>
      <w:del w:id="7000" w:author="GoldenCorpusHarness" w:date="2026-03-28T21:57:49Z">
        <w:r>
          <w:delText>uggested supporti</w:delText>
        </w:r>
      </w:del>
      <w:ins w:id="7001" w:author="GoldenCorpusHarness" w:date="2026-03-28T21:57:49Z">
        <w:r>
          <w:t xml:space="preserve">tudy participation should end after the 30-day Safety Follow-up Visit (last scheduled </w:t>
        </w:r>
      </w:ins>
      <w:r>
        <w:t>v</w:t>
      </w:r>
      <w:del w:id="7002" w:author="GoldenCorpusHarness" w:date="2026-03-28T21:57:49Z">
        <w:r>
          <w:delText>e care measures for the management of</w:delText>
        </w:r>
      </w:del>
      <w:ins w:id="7003" w:author="GoldenCorpusHarness" w:date="2026-03-28T21:57:49Z">
        <w:r>
          <w:t>isit) with the following exceptions: participants who are potential candidates for Second Course treatment will continue in Efficacy Follow-up and all participants in China will continue in Efficacy Follow-up and Survival Follow-up.</w:t>
        </w:r>
      </w:ins>
      <w:r>
        <w:t xml:space="preserve"> A</w:t>
      </w:r>
      <w:del w:id="7004" w:author="GoldenCorpusHarness" w:date="2026-03-28T21:57:49Z">
        <w:r>
          <w:delText>Es with potential immunologic etiology are outlined along with the dose modification guidelines in Section 6.6.2 for guidelines</w:delText>
        </w:r>
      </w:del>
      <w:ins w:id="7005" w:author="GoldenCorpusHarness" w:date="2026-03-28T21:57:49Z">
        <w:r>
          <w:t>ll participants should stop ongoing treatment with</w:t>
        </w:r>
      </w:ins>
      <w:r>
        <w:t xml:space="preserve"> lenvatinib/placebo</w:t>
      </w:r>
      <w:del w:id="7006" w:author="GoldenCorpusHarness" w:date="2026-03-28T21:57:49Z">
        <w:r>
          <w:delText xml:space="preserve"> dose modification and supportive care</w:delText>
        </w:r>
      </w:del>
      <w:r>
        <w:t>.</w:t>
      </w:r>
      <w:ins w:id="7007" w:author="GoldenCorpusHarness" w:date="2026-03-28T21:57:49Z">
        <w:r>
          <w:t xml:space="preserve"> </w:t>
        </w:r>
      </w:ins>
    </w:p>
    <w:p ns2:paraId="3680E546" ns2:textId="076ADADC" w:rsidR="00D30D15" w:rsidRDefault="00D30D15" w:rsidP="00D30D15">
      <w:pPr>
        <w:pStyle w:val="Heading3"/>
      </w:pPr>
      <w:del w:id="7008" w:author="GoldenCorpusHarness" w:date="2026-03-28T21:57:49Z">
        <w:r>
          <w:delText>Dru</w:delText>
        </w:r>
      </w:del>
      <w:ins w:id="7009" w:author="GoldenCorpusHarness" w:date="2026-03-28T21:57:49Z">
        <w:r>
          <w:t>Exceptions may be requested for lenvatinib for study participants who, in the assessment of their study physician, are benefitin</w:t>
        </w:r>
      </w:ins>
      <w:r>
        <w:t xml:space="preserve">g </w:t>
      </w:r>
      <w:del w:id="7010" w:author="GoldenCorpusHarness" w:date="2026-03-28T21:57:49Z">
        <w:r>
          <w:delText>Interactions</w:delText>
        </w:r>
      </w:del>
      <w:ins w:id="7011" w:author="GoldenCorpusHarness" w:date="2026-03-28T21:57:49Z">
        <w:r>
          <w:t>from ongoing lenvatinib after consulting with the Sponsor. This applies to participants currently on pembrolizumab and lenvatinib and participants who have discontinued pembrolizumab and are currently continuing lenvatinib monotherapy. Participants who are considered by the investigator as candidates for continued monotherapy with lenvatinib after completion of 35 cycles of pembrolizumab and lenvatinib require a separate communication with the Sponsor. Participants who discontinue pembrolizumab prior to completion of Cycle 35 (eg, due to an AE) must discontinue lenvatinib at the same time.</w:t>
        </w:r>
      </w:ins>
    </w:p>
    <w:p ns2:paraId="166B38FF" ns2:textId="72E90E34" w:rsidR="00D80FE3" w:rsidRDefault="009A2009" w:rsidP="00D80FE3">
      <w:pPr>
        <w:pStyle w:val="Paragraph0"/>
      </w:pPr>
      <w:r>
        <w:t>The</w:t>
      </w:r>
      <w:del w:id="7012" w:author="GoldenCorpusHarness" w:date="2026-03-28T21:57:49Z">
        <w:r>
          <w:delText>re are no DDI-related concomitant medication prohibitions or restrictions. Lenvatinib is not expected to clinically meaningfully alter exposure to CYP3A4/ P-glycoprotein (Pgp) substrates based on results from a lenvatinib DDI</w:delText>
        </w:r>
      </w:del>
      <w:r>
        <w:t xml:space="preserve"> study </w:t>
      </w:r>
      <w:del w:id="7013" w:author="GoldenCorpusHarness" w:date="2026-03-28T21:57:49Z">
        <w:r>
          <w:delText>w</w:delText>
        </w:r>
      </w:del>
      <w:r>
        <w:t>i</w:t>
      </w:r>
      <w:ins w:id="7014" w:author="GoldenCorpusHarness" w:date="2026-03-28T21:57:49Z">
        <w:r>
          <w:t xml:space="preserve">ntervention(s) to be used in </w:t>
        </w:r>
      </w:ins>
      <w:r>
        <w:t>th</w:t>
      </w:r>
      <w:del w:id="7015" w:author="GoldenCorpusHarness" w:date="2026-03-28T21:57:49Z">
        <w:r>
          <w:delText xml:space="preserve"> m</w:delText>
        </w:r>
      </w:del>
      <w:r>
        <w:t>i</w:t>
      </w:r>
      <w:del w:id="7016" w:author="GoldenCorpusHarness" w:date="2026-03-28T21:57:49Z">
        <w:r>
          <w:delText xml:space="preserve">dazolam (a </w:delText>
        </w:r>
      </w:del>
      <w:r>
        <w:t>s</w:t>
      </w:r>
      <w:del w:id="7017" w:author="GoldenCorpusHarness" w:date="2026-03-28T21:57:49Z">
        <w:r>
          <w:delText>ensitive CYP3A and Pgp substrate). Clinical</w:delText>
        </w:r>
      </w:del>
      <w:r>
        <w:t xml:space="preserve"> stud</w:t>
      </w:r>
      <w:del w:id="7018" w:author="GoldenCorpusHarness" w:date="2026-03-28T21:57:49Z">
        <w:r>
          <w:delText>ies also showed that co-administration of lenvatinib with either inducers or inhibitors of CYP3A4/Pgp</w:delText>
        </w:r>
      </w:del>
      <w:ins w:id="7019" w:author="GoldenCorpusHarness" w:date="2026-03-28T21:57:49Z">
        <w:r>
          <w:t>y</w:t>
        </w:r>
      </w:ins>
      <w:r>
        <w:t xml:space="preserve"> are </w:t>
      </w:r>
      <w:del w:id="7020" w:author="GoldenCorpusHarness" w:date="2026-03-28T21:57:49Z">
        <w:r>
          <w:delText>n</w:delText>
        </w:r>
      </w:del>
      <w:r>
        <w:t>o</w:t>
      </w:r>
      <w:ins w:id="7021" w:author="GoldenCorpusHarness" w:date="2026-03-28T21:57:49Z">
        <w:r>
          <w:t>u</w:t>
        </w:r>
      </w:ins>
      <w:r>
        <w:t>t</w:t>
      </w:r>
      <w:del w:id="7022" w:author="GoldenCorpusHarness" w:date="2026-03-28T21:57:49Z">
        <w:r>
          <w:delText xml:space="preserve"> of c</w:delText>
        </w:r>
      </w:del>
      <w:r>
        <w:t>lin</w:t>
      </w:r>
      <w:ins w:id="7023" w:author="GoldenCorpusHarness" w:date="2026-03-28T21:57:49Z">
        <w:r>
          <w:t xml:space="preserve">ed </w:t>
        </w:r>
      </w:ins>
      <w:r>
        <w:t>i</w:t>
      </w:r>
      <w:del w:id="7024" w:author="GoldenCorpusHarness" w:date="2026-03-28T21:57:49Z">
        <w:r>
          <w:delText>c</w:delText>
        </w:r>
      </w:del>
      <w:ins w:id="7025" w:author="GoldenCorpusHarness" w:date="2026-03-28T21:57:49Z">
        <w:r>
          <w:t>n T</w:t>
        </w:r>
      </w:ins>
      <w:r>
        <w:t>a</w:t>
      </w:r>
      <w:ins w:id="7026" w:author="GoldenCorpusHarness" w:date="2026-03-28T21:57:49Z">
        <w:r>
          <w:t>b</w:t>
        </w:r>
      </w:ins>
      <w:r>
        <w:t>l</w:t>
      </w:r>
      <w:del w:id="7027" w:author="GoldenCorpusHarness" w:date="2026-03-28T21:57:49Z">
        <w:r>
          <w:delText xml:space="preserve"> conc</w:delText>
        </w:r>
      </w:del>
      <w:r>
        <w:t>e</w:t>
      </w:r>
      <w:del w:id="7028" w:author="GoldenCorpusHarness" w:date="2026-03-28T21:57:49Z">
        <w:r>
          <w:delText>rn</w:delText>
        </w:r>
      </w:del>
      <w:ins w:id="7029" w:author="GoldenCorpusHarness" w:date="2026-03-28T21:57:49Z">
        <w:r>
          <w:t xml:space="preserve"> 4</w:t>
        </w:r>
      </w:ins>
      <w:r>
        <w:t>.</w:t>
      </w:r>
    </w:p>
    <w:p ns2:paraId="75BFFC23" ns2:textId="7CE0F498" w:rsidR="003F144B" w:rsidRDefault="003F144B" w:rsidP="00D80FE3">
      <w:pPr>
        <w:pStyle w:val="Paragraph0"/>
      </w:pPr>
      <w:del w:id="7030" w:author="GoldenCorpusHarness" w:date="2026-03-28T21:57:49Z">
        <w:r>
          <w:delText>N</w:delText>
        </w:r>
      </w:del>
      <w:ins w:id="7031" w:author="GoldenCorpusHarness" w:date="2026-03-28T21:57:49Z">
        <w:r>
          <w:t>C</w:t>
        </w:r>
      </w:ins>
      <w:r>
        <w:t>o</w:t>
      </w:r>
      <w:del w:id="7032" w:author="GoldenCorpusHarness" w:date="2026-03-28T21:57:49Z">
        <w:r>
          <w:delText xml:space="preserve"> dr</w:delText>
        </w:r>
      </w:del>
      <w:r>
        <w:t>u</w:t>
      </w:r>
      <w:del w:id="7033" w:author="GoldenCorpusHarness" w:date="2026-03-28T21:57:49Z">
        <w:r>
          <w:delText>g i</w:delText>
        </w:r>
      </w:del>
      <w:r>
        <w:t>nt</w:t>
      </w:r>
      <w:del w:id="7034" w:author="GoldenCorpusHarness" w:date="2026-03-28T21:57:49Z">
        <w:r>
          <w:delText>e</w:delText>
        </w:r>
      </w:del>
      <w:r>
        <w:t>r</w:t>
      </w:r>
      <w:del w:id="7035" w:author="GoldenCorpusHarness" w:date="2026-03-28T21:57:49Z">
        <w:r>
          <w:delText>action i</w:delText>
        </w:r>
      </w:del>
      <w:ins w:id="7036" w:author="GoldenCorpusHarness" w:date="2026-03-28T21:57:49Z">
        <w:r>
          <w:t>y-</w:t>
        </w:r>
      </w:ins>
      <w:r>
        <w:t>s</w:t>
      </w:r>
      <w:del w:id="7037" w:author="GoldenCorpusHarness" w:date="2026-03-28T21:57:49Z">
        <w:r>
          <w:delText xml:space="preserve"> ex</w:delText>
        </w:r>
      </w:del>
      <w:r>
        <w:t>pec</w:t>
      </w:r>
      <w:ins w:id="7038" w:author="GoldenCorpusHarness" w:date="2026-03-28T21:57:49Z">
        <w:r>
          <w:t>ific requirements are no</w:t>
        </w:r>
      </w:ins>
      <w:r>
        <w:t xml:space="preserve">ted </w:t>
      </w:r>
      <w:del w:id="7039" w:author="GoldenCorpusHarness" w:date="2026-03-28T21:57:49Z">
        <w:r>
          <w:delText>betwe</w:delText>
        </w:r>
      </w:del>
      <w:ins w:id="7040" w:author="GoldenCorpusHarness" w:date="2026-03-28T21:57:49Z">
        <w:r>
          <w:t>in App</w:t>
        </w:r>
      </w:ins>
      <w:r>
        <w:t>en</w:t>
      </w:r>
      <w:del w:id="7041" w:author="GoldenCorpusHarness" w:date="2026-03-28T21:57:49Z">
        <w:r>
          <w:delText xml:space="preserve"> pembrolizumab and lenvatinib because of their </w:delText>
        </w:r>
      </w:del>
      <w:r>
        <w:t>di</w:t>
      </w:r>
      <w:del w:id="7042" w:author="GoldenCorpusHarness" w:date="2026-03-28T21:57:49Z">
        <w:r>
          <w:delText>vergent</w:delText>
        </w:r>
      </w:del>
      <w:ins w:id="7043" w:author="GoldenCorpusHarness" w:date="2026-03-28T21:57:49Z">
        <w:r>
          <w:t>x</w:t>
        </w:r>
      </w:ins>
      <w:r>
        <w:t xml:space="preserve"> </w:t>
      </w:r>
      <w:del w:id="7044" w:author="GoldenCorpusHarness" w:date="2026-03-28T21:57:49Z">
        <w:r>
          <w:delText>metabolic pathways</w:delText>
        </w:r>
      </w:del>
      <w:ins w:id="7045" w:author="GoldenCorpusHarness" w:date="2026-03-28T21:57:49Z">
        <w:r>
          <w:t>7</w:t>
        </w:r>
      </w:ins>
      <w:r>
        <w:t>.</w:t>
      </w:r>
      <w:del w:id="7046" w:author="GoldenCorpusHarness" w:date="2026-03-28T21:57:49Z">
        <w:r>
          <w:delText xml:space="preserve"> Pembrolizumab is a mAb and is primarily catabolized like other proteins, while lenvatinib is metabolized by enzymatic (CYP3A and aldehyde oxidase) and nonenzymatic processes (LENVIMA® product information).</w:delText>
        </w:r>
      </w:del>
    </w:p>
    <w:p ns2:paraId="723936A1" ns2:textId="6A9FBFAA" w:rsidR="00AD668E" w:rsidRDefault="00F32C80" w:rsidP="001256B9">
      <w:pPr>
        <w:pStyle w:val="Heading2"/>
        <w:rPr>
          <w:color w:val="000000" w:themeColor="text1"/>
        </w:rPr>
      </w:pPr>
      <w:del w:id="7047" w:author="GoldenCorpusHarness" w:date="2026-03-28T21:57:49Z">
        <w:r>
          <w:delText>Dose Modification (Escalation/Titration/Other)</w:delText>
        </w:r>
      </w:del>
    </w:p>
    <w:p ns2:paraId="0ECF125D" ns2:textId="04B971D8" w:rsidR="00D41ABB" w:rsidRDefault="00426662" w:rsidP="00C129EA">
      <w:pPr>
        <w:pStyle w:val="Paragraph0"/>
        <w:rPr>
          <w:rFonts w:eastAsia="Calibri"/>
        </w:rPr>
      </w:pPr>
      <w:del w:id="7048" w:author="GoldenCorpusHarness" w:date="2026-03-28T21:57:49Z">
        <w:r>
          <w:delText>Adverse events will be graded using NCI CTCAE v5.0. Investigators will decide the probability of the event being related to one or both drugs as to whether dose modification of one or both drugs is required.</w:delText>
        </w:r>
      </w:del>
    </w:p>
    <w:p ns2:paraId="5353F3F1" ns2:textId="52C83956" w:rsidR="00D41ABB" w:rsidRDefault="00F50ABA" w:rsidP="00C129EA">
      <w:pPr>
        <w:pStyle w:val="Paragraph0"/>
      </w:pPr>
      <w:del w:id="7049" w:author="GoldenCorpusHarness" w:date="2026-03-28T21:57:49Z">
        <w:r>
          <w:delText>R</w:delText>
        </w:r>
      </w:del>
      <w:ins w:id="7050" w:author="GoldenCorpusHarness" w:date="2026-03-28T21:57:49Z">
        <w:r>
          <w:t>Tabl</w:t>
        </w:r>
      </w:ins>
      <w:r>
        <w:t>e</w:t>
      </w:r>
      <w:del w:id="7051" w:author="GoldenCorpusHarness" w:date="2026-03-28T21:57:49Z">
        <w:r>
          <w:delText>f</w:delText>
        </w:r>
      </w:del>
      <w:ins w:id="7052" w:author="GoldenCorpusHarness" w:date="2026-03-28T21:57:49Z">
        <w:r>
          <w:t xml:space="preserve"> 4Study Int</w:t>
        </w:r>
      </w:ins>
      <w:r>
        <w:t>er</w:t>
      </w:r>
      <w:del w:id="7053" w:author="GoldenCorpusHarness" w:date="2026-03-28T21:57:49Z">
        <w:r>
          <w:delText xml:space="preserve"> to S</w:delText>
        </w:r>
      </w:del>
      <w:ins w:id="7054" w:author="GoldenCorpusHarness" w:date="2026-03-28T21:57:49Z">
        <w:r>
          <w:t>v</w:t>
        </w:r>
      </w:ins>
      <w:r>
        <w:t>e</w:t>
      </w:r>
      <w:del w:id="7055" w:author="GoldenCorpusHarness" w:date="2026-03-28T21:57:49Z">
        <w:r>
          <w:delText>c</w:delText>
        </w:r>
      </w:del>
      <w:ins w:id="7056" w:author="GoldenCorpusHarness" w:date="2026-03-28T21:57:49Z">
        <w:r>
          <w:t>n</w:t>
        </w:r>
      </w:ins>
      <w:r>
        <w:t>tion</w:t>
      </w:r>
      <w:del w:id="7057" w:author="GoldenCorpusHarness" w:date="2026-03-28T21:57:49Z">
        <w:r>
          <w:delText xml:space="preserve"> 6.6.3 for do</w:delText>
        </w:r>
      </w:del>
      <w:r>
        <w:t>s</w:t>
      </w:r>
      <w:del w:id="7058" w:author="GoldenCorpusHarness" w:date="2026-03-28T21:57:49Z">
        <w:r>
          <w:delText>e modification guidance for overlapping toxicity for the pembrolizumab plus lenvatinib combination.</w:delText>
        </w:r>
      </w:del>
    </w:p>
    <w:p ns2:paraId="60C9ABBC" ns2:textId="1850B943" w:rsidR="001A1637" w:rsidRDefault="00F50ABA" w:rsidP="00C129EA">
      <w:pPr>
        <w:pStyle w:val="Paragraph0"/>
      </w:pPr>
      <w:del w:id="7059" w:author="GoldenCorpusHarness" w:date="2026-03-28T21:57:49Z">
        <w:r>
          <w:delText>Participants who interrupt or discontinue 1 drug in the lenvatinib-pembrolizumab combination due to toxicity can continue with the other drug in the combination until criteria for treatment discontinuation are met (eg, unacceptable toxicity, disease progression).</w:delText>
        </w:r>
      </w:del>
    </w:p>
    <w:p ns2:paraId="3DB1F9EF" ns2:textId="331818E5" w:rsidR="00D80FE3" w:rsidRDefault="0070423F" w:rsidP="00D80FE3">
      <w:pPr>
        <w:pStyle w:val="Heading3"/>
      </w:pPr>
      <w:bookmarkStart w:id="119" w:name="_Toc107570643"/>
      <w:r w:rsidRPr="0070423F">
        <w:t>Immune-Related Events and Dose Modification (Withhold, Treat, Discontinue)</w:t>
      </w:r>
      <w:bookmarkEnd w:id="119"/>
    </w:p>
    <w:p ns2:paraId="6FCE2282" ns2:textId="427697C0" w:rsidR="00D80FE3" w:rsidRPr="0070423F" w:rsidRDefault="0070423F" w:rsidP="00A72B20">
      <w:pPr>
        <w:pStyle w:val="Paragraph0"/>
        <w:rPr>
          <w:b/>
        </w:rPr>
      </w:pPr>
      <w:del w:id="7060" w:author="GoldenCorpusHarness" w:date="2026-03-28T21:57:49Z">
        <w:r>
          <w:delText>Dose Modification and Toxicity Management for Immune-related AEs Associated with Pembrolizumab</w:delText>
        </w:r>
      </w:del>
    </w:p>
    <w:p ns2:paraId="450F9667" ns2:textId="5509CD2E" w:rsidR="0070423F" w:rsidRPr="0070423F" w:rsidRDefault="0070423F" w:rsidP="0070423F">
      <w:pPr>
        <w:pStyle w:val="Paragraph0"/>
      </w:pPr>
      <w:ins w:id="7061" w:author="GoldenCorpusHarness" w:date="2026-03-28T21:57:49Z">
        <w:r>
          <w:t>EE</w:t>
        </w:r>
      </w:ins>
      <w:r>
        <w:t>A</w:t>
      </w:r>
      <w:ins w:id="7062" w:author="GoldenCorpusHarness" w:date="2026-03-28T21:57:49Z">
        <w:r>
          <w:t xml:space="preserve"> = </w:t>
        </w:r>
      </w:ins>
      <w:r>
        <w:t>E</w:t>
      </w:r>
      <w:del w:id="7063" w:author="GoldenCorpusHarness" w:date="2026-03-28T21:57:49Z">
        <w:r>
          <w:delText>s ass</w:delText>
        </w:r>
      </w:del>
      <w:ins w:id="7064" w:author="GoldenCorpusHarness" w:date="2026-03-28T21:57:49Z">
        <w:r>
          <w:t>ur</w:t>
        </w:r>
      </w:ins>
      <w:r>
        <w:t>o</w:t>
      </w:r>
      <w:del w:id="7065" w:author="GoldenCorpusHarness" w:date="2026-03-28T21:57:49Z">
        <w:r>
          <w:delText xml:space="preserve">ciated with </w:delText>
        </w:r>
      </w:del>
      <w:r>
        <w:t>pe</w:t>
      </w:r>
      <w:del w:id="7066" w:author="GoldenCorpusHarness" w:date="2026-03-28T21:57:49Z">
        <w:r>
          <w:delText xml:space="preserve">mbrolizumab exposure may represent </w:delText>
        </w:r>
      </w:del>
      <w:r>
        <w:t xml:space="preserve">an </w:t>
      </w:r>
      <w:del w:id="7067" w:author="GoldenCorpusHarness" w:date="2026-03-28T21:57:49Z">
        <w:r>
          <w:delText>immune-related resp</w:delText>
        </w:r>
      </w:del>
      <w:ins w:id="7068" w:author="GoldenCorpusHarness" w:date="2026-03-28T21:57:49Z">
        <w:r>
          <w:t>Ec</w:t>
        </w:r>
      </w:ins>
      <w:r>
        <w:t>on</w:t>
      </w:r>
      <w:del w:id="7069" w:author="GoldenCorpusHarness" w:date="2026-03-28T21:57:49Z">
        <w:r>
          <w:delText>se.</w:delText>
        </w:r>
      </w:del>
      <w:ins w:id="7070" w:author="GoldenCorpusHarness" w:date="2026-03-28T21:57:49Z">
        <w:r>
          <w:t>omic</w:t>
        </w:r>
      </w:ins>
      <w:r>
        <w:t xml:space="preserve"> </w:t>
      </w:r>
      <w:del w:id="7071" w:author="GoldenCorpusHarness" w:date="2026-03-28T21:57:49Z">
        <w:r>
          <w:delText>These ir</w:delText>
        </w:r>
      </w:del>
      <w:r>
        <w:t>A</w:t>
      </w:r>
      <w:del w:id="7072" w:author="GoldenCorpusHarness" w:date="2026-03-28T21:57:49Z">
        <w:r>
          <w:delText>Es may occur shortly after the first dose or several months after the last dose of pembrolizumab t</w:delText>
        </w:r>
      </w:del>
      <w:r>
        <w:t>rea</w:t>
      </w:r>
      <w:del w:id="7073" w:author="GoldenCorpusHarness" w:date="2026-03-28T21:57:49Z">
        <w:r>
          <w:delText>tment</w:delText>
        </w:r>
      </w:del>
      <w:ins w:id="7074" w:author="GoldenCorpusHarness" w:date="2026-03-28T21:57:49Z">
        <w:r>
          <w:t>;</w:t>
        </w:r>
      </w:ins>
      <w:r>
        <w:t xml:space="preserve"> </w:t>
      </w:r>
      <w:del w:id="7075" w:author="GoldenCorpusHarness" w:date="2026-03-28T21:57:49Z">
        <w:r>
          <w:delText>and</w:delText>
        </w:r>
      </w:del>
      <w:ins w:id="7076" w:author="GoldenCorpusHarness" w:date="2026-03-28T21:57:49Z">
        <w:r>
          <w:t>IMP</w:t>
        </w:r>
      </w:ins>
      <w:r>
        <w:t xml:space="preserve"> </w:t>
      </w:r>
      <w:del w:id="7077" w:author="GoldenCorpusHarness" w:date="2026-03-28T21:57:49Z">
        <w:r>
          <w:delText>may affect more than one body system simultaneously. Therefore, early recognition and</w:delText>
        </w:r>
      </w:del>
      <w:ins w:id="7078" w:author="GoldenCorpusHarness" w:date="2026-03-28T21:57:49Z">
        <w:r>
          <w:t>=</w:t>
        </w:r>
      </w:ins>
      <w:r>
        <w:t xml:space="preserve"> in</w:t>
      </w:r>
      <w:del w:id="7079" w:author="GoldenCorpusHarness" w:date="2026-03-28T21:57:49Z">
        <w:r>
          <w:delText>itiation of tr</w:delText>
        </w:r>
      </w:del>
      <w:ins w:id="7080" w:author="GoldenCorpusHarness" w:date="2026-03-28T21:57:49Z">
        <w:r>
          <w:t>v</w:t>
        </w:r>
      </w:ins>
      <w:r>
        <w:t>e</w:t>
      </w:r>
      <w:del w:id="7081" w:author="GoldenCorpusHarness" w:date="2026-03-28T21:57:49Z">
        <w:r>
          <w:delText>atment is critical to reduce complications. Based on exi</w:delText>
        </w:r>
      </w:del>
      <w:r>
        <w:t>sti</w:t>
      </w:r>
      <w:del w:id="7082" w:author="GoldenCorpusHarness" w:date="2026-03-28T21:57:49Z">
        <w:r>
          <w:delText>n</w:delText>
        </w:r>
      </w:del>
      <w:r>
        <w:t>g</w:t>
      </w:r>
      <w:del w:id="7083" w:author="GoldenCorpusHarness" w:date="2026-03-28T21:57:49Z">
        <w:r>
          <w:delText xml:space="preserve"> clinic</w:delText>
        </w:r>
      </w:del>
      <w:r>
        <w:t>a</w:t>
      </w:r>
      <w:del w:id="7084" w:author="GoldenCorpusHarness" w:date="2026-03-28T21:57:49Z">
        <w:r>
          <w:delText>l study data, most irAEs were reversible and could be managed with interruptions of pembrolizumab, administration of corticosteroids and/or other supportive care. For suspected irAEs, ensure adequate evaluation to confirm etiology or exclude other causes. Addi</w:delText>
        </w:r>
      </w:del>
      <w:r>
        <w:t xml:space="preserve">tional </w:t>
      </w:r>
      <w:ins w:id="7085" w:author="GoldenCorpusHarness" w:date="2026-03-28T21:57:49Z">
        <w:r>
          <w:t xml:space="preserve">medicinal </w:t>
        </w:r>
      </w:ins>
      <w:r>
        <w:t>pro</w:t>
      </w:r>
      <w:del w:id="7086" w:author="GoldenCorpusHarness" w:date="2026-03-28T21:57:49Z">
        <w:r>
          <w:delText>ce</w:delText>
        </w:r>
      </w:del>
      <w:r>
        <w:t>du</w:t>
      </w:r>
      <w:ins w:id="7087" w:author="GoldenCorpusHarness" w:date="2026-03-28T21:57:49Z">
        <w:r>
          <w:t>ct; IV = int</w:t>
        </w:r>
      </w:ins>
      <w:r>
        <w:t>r</w:t>
      </w:r>
      <w:ins w:id="7088" w:author="GoldenCorpusHarness" w:date="2026-03-28T21:57:49Z">
        <w:r>
          <w:t>av</w:t>
        </w:r>
      </w:ins>
      <w:r>
        <w:t>e</w:t>
      </w:r>
      <w:ins w:id="7089" w:author="GoldenCorpusHarness" w:date="2026-03-28T21:57:49Z">
        <w:r>
          <w:t>nou</w:t>
        </w:r>
      </w:ins>
      <w:r>
        <w:t>s</w:t>
      </w:r>
      <w:ins w:id="7090" w:author="GoldenCorpusHarness" w:date="2026-03-28T21:57:49Z">
        <w:r>
          <w:t>;</w:t>
        </w:r>
      </w:ins>
      <w:r>
        <w:t xml:space="preserve"> </w:t>
      </w:r>
      <w:ins w:id="7091" w:author="GoldenCorpusHarness" w:date="2026-03-28T21:57:49Z">
        <w:r>
          <w:t>N/A = n</w:t>
        </w:r>
      </w:ins>
      <w:r>
        <w:t>o</w:t>
      </w:r>
      <w:del w:id="7092" w:author="GoldenCorpusHarness" w:date="2026-03-28T21:57:49Z">
        <w:r>
          <w:delText>r</w:delText>
        </w:r>
      </w:del>
      <w:ins w:id="7093" w:author="GoldenCorpusHarness" w:date="2026-03-28T21:57:49Z">
        <w:r>
          <w:t>t</w:t>
        </w:r>
      </w:ins>
      <w:r>
        <w:t xml:space="preserve"> </w:t>
      </w:r>
      <w:del w:id="7094" w:author="GoldenCorpusHarness" w:date="2026-03-28T21:57:49Z">
        <w:r>
          <w:delText>t</w:delText>
        </w:r>
      </w:del>
      <w:ins w:id="7095" w:author="GoldenCorpusHarness" w:date="2026-03-28T21:57:49Z">
        <w:r>
          <w:t>applicable; NIMP/AxMP = noninv</w:t>
        </w:r>
      </w:ins>
      <w:r>
        <w:t>est</w:t>
      </w:r>
      <w:del w:id="7096" w:author="GoldenCorpusHarness" w:date="2026-03-28T21:57:49Z">
        <w:r>
          <w:delText>s such as bronchoscopy, endoscopy, sk</w:delText>
        </w:r>
      </w:del>
      <w:r>
        <w:t>i</w:t>
      </w:r>
      <w:del w:id="7097" w:author="GoldenCorpusHarness" w:date="2026-03-28T21:57:49Z">
        <w:r>
          <w:delText>n biopsy may be included as part of the evalu</w:delText>
        </w:r>
      </w:del>
      <w:ins w:id="7098" w:author="GoldenCorpusHarness" w:date="2026-03-28T21:57:49Z">
        <w:r>
          <w:t>g</w:t>
        </w:r>
      </w:ins>
      <w:r>
        <w:t>ation</w:t>
      </w:r>
      <w:del w:id="7099" w:author="GoldenCorpusHarness" w:date="2026-03-28T21:57:49Z">
        <w:r>
          <w:delText>.</w:delText>
        </w:r>
      </w:del>
      <w:ins w:id="7100" w:author="GoldenCorpusHarness" w:date="2026-03-28T21:57:49Z">
        <w:r>
          <w:t>al/auxiliary</w:t>
        </w:r>
      </w:ins>
      <w:r>
        <w:t xml:space="preserve"> </w:t>
      </w:r>
      <w:ins w:id="7101" w:author="GoldenCorpusHarness" w:date="2026-03-28T21:57:49Z">
        <w:r>
          <w:t>medicinal product; QD = once daily</w:t>
        </w:r>
      </w:ins>
    </w:p>
    <w:p ns2:paraId="520EC984" ns2:textId="05310A15" w:rsidR="00D80FE3" w:rsidRDefault="0070423F" w:rsidP="00A72B20">
      <w:pPr>
        <w:pStyle w:val="Paragraph0"/>
      </w:pPr>
      <w:del w:id="7102" w:author="GoldenCorpusHarness" w:date="2026-03-28T21:57:49Z">
        <w:r>
          <w:delText xml:space="preserve">Dose Modification and </w:delText>
        </w:r>
      </w:del>
      <w:r>
        <w:t>T</w:t>
      </w:r>
      <w:del w:id="7103" w:author="GoldenCorpusHarness" w:date="2026-03-28T21:57:49Z">
        <w:r>
          <w:delText>o</w:delText>
        </w:r>
      </w:del>
      <w:ins w:id="7104" w:author="GoldenCorpusHarness" w:date="2026-03-28T21:57:49Z">
        <w:r>
          <w:t>he classification of IMP and NIMP/A</w:t>
        </w:r>
      </w:ins>
      <w:r>
        <w:t>x</w:t>
      </w:r>
      <w:del w:id="7105" w:author="GoldenCorpusHarness" w:date="2026-03-28T21:57:49Z">
        <w:r>
          <w:delText>icit</w:delText>
        </w:r>
      </w:del>
      <w:ins w:id="7106" w:author="GoldenCorpusHarness" w:date="2026-03-28T21:57:49Z">
        <w:r>
          <w:t>MP in this table is based on guidance issued b</w:t>
        </w:r>
      </w:ins>
      <w:r>
        <w:t xml:space="preserve">y </w:t>
      </w:r>
      <w:del w:id="7107" w:author="GoldenCorpusHarness" w:date="2026-03-28T21:57:49Z">
        <w:r>
          <w:delText>Mana</w:delText>
        </w:r>
      </w:del>
      <w:ins w:id="7108" w:author="GoldenCorpusHarness" w:date="2026-03-28T21:57:49Z">
        <w:r>
          <w:t>the European Commission and applies to countries in the EEA. Country differences with respect to the definition/classification of IMP and NIMP/AxMP may exist. In these circumstances, local le</w:t>
        </w:r>
      </w:ins>
      <w:r>
        <w:t>g</w:t>
      </w:r>
      <w:del w:id="7109" w:author="GoldenCorpusHarness" w:date="2026-03-28T21:57:49Z">
        <w:r>
          <w:delText xml:space="preserve">ement Guidelines for irAEs associated </w:delText>
        </w:r>
      </w:del>
      <w:ins w:id="7110" w:author="GoldenCorpusHarness" w:date="2026-03-28T21:57:49Z">
        <w:r>
          <w:t>islation is follo</w:t>
        </w:r>
      </w:ins>
      <w:r>
        <w:t>w</w:t>
      </w:r>
      <w:del w:id="7111" w:author="GoldenCorpusHarness" w:date="2026-03-28T21:57:49Z">
        <w:r>
          <w:delText>ith pembrolizumab monotherapy, coformulations, or IO combinations are provided in Table 5</w:delText>
        </w:r>
      </w:del>
      <w:ins w:id="7112" w:author="GoldenCorpusHarness" w:date="2026-03-28T21:57:49Z">
        <w:r>
          <w:t>ed</w:t>
        </w:r>
      </w:ins>
      <w:r>
        <w:t>.</w:t>
      </w:r>
    </w:p>
    <w:p ns2:paraId="5C11521D" ns2:textId="77777777" w:rsidR="00A72B20" w:rsidRPr="003B5453" w:rsidRDefault="00A72B20" w:rsidP="003B5453">
      <w:pPr>
        <w:sectPr w:rsidR="00A72B20" w:rsidRPr="003B5453" w:rsidSect="001177E8">
          <w:headerReference w:type="default" ns3:id="rId35"/>
          <w:footerReference w:type="default" ns3:id="rId36"/>
          <w:pgSz w:w="12240" w:h="15840"/>
          <w:pgMar w:top="1440" w:right="1440" w:bottom="1440" w:left="1800" w:header="720" w:footer="720" w:gutter="0"/>
          <w:cols w:space="720"/>
          <w:docGrid w:linePitch="360"/>
        </w:sectPr>
      </w:pPr>
      <w:ins w:id="7113" w:author="GoldenCorpusHarness" w:date="2026-03-28T21:57:49Z">
        <w:r>
          <w:t>4mg capsules provided for successive dose reduction of lenvatinib, if needed, as described in Section 6.6.2.</w:t>
        </w:r>
      </w:ins>
    </w:p>
    <w:p ns2:paraId="232892B6" ns2:textId="03112664" w:rsidR="00A0414F" w:rsidRDefault="00C910DD" w:rsidP="002D1EA4">
      <w:pPr>
        <w:pStyle w:val="Caption"/>
      </w:pPr>
      <w:del w:id="7114" w:author="GoldenCorpusHarness" w:date="2026-03-28T21:57:49Z">
        <w:r>
          <w:delText>Table 5Dose Modification and Toxicity Management Guidelines for Immune-related Adverse Events Associated with Pembrolizumab Monotherapy, Coformulations or IO Combinations</w:delText>
        </w:r>
      </w:del>
    </w:p>
    <w:tbl>
      <w:tblPr>
        <w:tblStyle w:val="TableGrid31"/>
        <w:tblW w:w="4998" w:type="pct"/>
        <w:tblLayout w:type="fixed"/>
        <w:tblLook w:val="04A0" w:firstRow="1" w:lastRow="0" w:firstColumn="1" w:lastColumn="0" w:noHBand="0" w:noVBand="1"/>
      </w:tblPr>
      <w:tblGrid>
        <w:gridCol w:w="12945"/>
      </w:tblGrid>
      <w:tr w:rsidR="0070423F" w:rsidRPr="0070423F" ns2:paraId="2FDC81C9" ns2:textId="77777777" w:rsidTr="00DE2689">
        <w:tc>
          <w:tcPr>
            <w:tcW w:w="12944" w:type="dxa"/>
          </w:tcPr>
          <w:bookmarkEnd w:id="123"/>
          <w:p ns2:paraId="43C60E92" ns2:textId="77777777" w:rsidR="0070423F" w:rsidRPr="0070423F" w:rsidRDefault="0070423F" w:rsidP="00DE2689">
            <w:pPr>
              <w:rPr>
                <w:sz w:val="20"/>
                <w:szCs w:val="20"/>
              </w:rPr>
            </w:pPr>
            <w:r w:rsidRPr="0070423F">
              <w:rPr>
                <w:sz w:val="20"/>
                <w:szCs w:val="20"/>
              </w:rPr>
              <w:t>General instructions:</w:t>
            </w:r>
          </w:p>
          <w:p ns2:paraId="2029CD82" ns2:textId="77777777" w:rsidR="0070423F" w:rsidRPr="0070423F" w:rsidRDefault="0070423F" w:rsidP="00DE2689">
            <w:pPr>
              <w:ind w:left="417" w:hanging="360"/>
              <w:rPr>
                <w:rFonts w:eastAsia="MS Gothic" w:cs="Arial"/>
                <w:bCs/>
                <w:iCs/>
                <w:sz w:val="20"/>
                <w:szCs w:val="20"/>
              </w:rPr>
            </w:pPr>
            <w:r w:rsidRPr="0070423F">
              <w:rPr>
                <w:rFonts w:eastAsia="MS Gothic" w:cs="Arial"/>
                <w:bCs/>
                <w:iCs/>
                <w:sz w:val="20"/>
                <w:szCs w:val="20"/>
              </w:rPr>
              <w:t>1.</w:t>
            </w:r>
            <w:r w:rsidRPr="0070423F">
              <w:rPr>
                <w:rFonts w:eastAsia="MS Gothic"/>
                <w:sz w:val="20"/>
                <w:szCs w:val="20"/>
              </w:rPr>
              <w:t>    </w:t>
            </w:r>
            <w:r w:rsidRPr="0070423F">
              <w:rPr>
                <w:rFonts w:eastAsia="MS Gothic" w:cs="Arial"/>
                <w:bCs/>
                <w:iCs/>
                <w:sz w:val="20"/>
                <w:szCs w:val="20"/>
              </w:rPr>
              <w:t>Severe and life-threatening irAEs should be treated with IV corticosteroids followed by oral steroids. Other immunosuppressive treatment should begin if the irAEs are not controlled by corticosteroids.</w:t>
            </w:r>
          </w:p>
          <w:p ns2:paraId="7EBDBF3A" ns2:textId="77777777" w:rsidR="0070423F" w:rsidRPr="0070423F" w:rsidRDefault="0070423F" w:rsidP="00DE2689">
            <w:pPr>
              <w:ind w:left="417" w:hanging="360"/>
              <w:rPr>
                <w:rFonts w:eastAsia="MS Gothic" w:cs="Arial"/>
                <w:bCs/>
                <w:iCs/>
                <w:sz w:val="20"/>
                <w:szCs w:val="20"/>
              </w:rPr>
            </w:pPr>
            <w:r w:rsidRPr="0070423F">
              <w:rPr>
                <w:rFonts w:cs="Arial"/>
                <w:bCs/>
                <w:iCs/>
                <w:sz w:val="20"/>
                <w:szCs w:val="20"/>
              </w:rPr>
              <w:t xml:space="preserve">2.    Pembrolizumab monotherapy, coformulations or IO combinations must be permanently discontinued if the irAE does not resolve or the corticosteroid dose is not ≤10 mg/day within 12 weeks of the last treatment. </w:t>
            </w:r>
          </w:p>
          <w:p ns2:paraId="505E0D74" ns2:textId="77777777" w:rsidR="0070423F" w:rsidRPr="0070423F" w:rsidRDefault="0070423F" w:rsidP="00DE2689">
            <w:pPr>
              <w:ind w:left="417" w:hanging="360"/>
              <w:rPr>
                <w:sz w:val="20"/>
                <w:szCs w:val="20"/>
              </w:rPr>
            </w:pPr>
            <w:r w:rsidRPr="0070423F">
              <w:rPr>
                <w:rFonts w:cs="Arial"/>
                <w:bCs/>
                <w:iCs/>
                <w:sz w:val="20"/>
                <w:szCs w:val="20"/>
              </w:rPr>
              <w:t>3.    The corticosteroid taper should begin when the irAE is ≤ Grade 1 and continue at least 4 weeks.</w:t>
            </w:r>
          </w:p>
          <w:p ns2:paraId="4336FEDF" ns2:textId="77777777" w:rsidR="0070423F" w:rsidRPr="0070423F" w:rsidRDefault="0070423F" w:rsidP="00DE2689">
            <w:pPr>
              <w:ind w:left="417" w:hanging="360"/>
              <w:rPr>
                <w:sz w:val="20"/>
                <w:szCs w:val="20"/>
              </w:rPr>
            </w:pPr>
            <w:r w:rsidRPr="0070423F">
              <w:rPr>
                <w:rFonts w:eastAsia="MS Gothic" w:cs="Arial"/>
                <w:bCs/>
                <w:iCs/>
                <w:sz w:val="20"/>
                <w:szCs w:val="20"/>
              </w:rPr>
              <w:t>4.    If pembrolizumab monotherapy, coformulations or IO combinations have been withheld, treatment may resume after the irAE decreased to ≤ Grade 1 after corticosteroid taper</w:t>
            </w:r>
            <w:r w:rsidRPr="0070423F">
              <w:rPr>
                <w:sz w:val="20"/>
                <w:szCs w:val="20"/>
              </w:rPr>
              <w:t>.</w:t>
            </w:r>
          </w:p>
        </w:tc>
      </w:tr>
    </w:tbl>
    <w:p ns2:paraId="396BCE84" ns2:textId="77777777" w:rsidR="0070423F" w:rsidRPr="0070423F" w:rsidRDefault="0070423F" w:rsidP="0070423F">
      <w:pPr>
        <w:rPr>
          <w:sz w:val="2"/>
          <w:szCs w:val="2"/>
        </w:rPr>
      </w:pPr>
    </w:p>
    <w:p ns2:paraId="77DE7744" ns2:textId="77777777" w:rsidR="0070423F" w:rsidRPr="0070423F" w:rsidRDefault="0070423F" w:rsidP="0070423F">
      <w:pPr>
        <w:rPr>
          <w:rFonts w:eastAsia="MS Gothic"/>
          <w:sz w:val="2"/>
          <w:szCs w:val="2"/>
        </w:rPr>
      </w:pPr>
      <w:ins w:id="7115" w:author="GoldenCorpusHarness" w:date="2026-03-28T21:57:49Z">
        <w:r>
          <w:t>All study interventions will be administered on an outpatient basis.</w:t>
        </w:r>
      </w:ins>
    </w:p>
    <w:tbl>
      <w:tblPr>
        <w:tblStyle w:val="TableGrid31"/>
        <w:tblW w:w="5000" w:type="pct"/>
        <w:tblLayout w:type="fixed"/>
        <w:tblLook w:val="04A0" w:firstRow="1" w:lastRow="0" w:firstColumn="1" w:lastColumn="0" w:noHBand="0" w:noVBand="1"/>
      </w:tblPr>
      <w:tblGrid>
        <w:gridCol w:w="1748"/>
        <w:gridCol w:w="1867"/>
        <w:gridCol w:w="1996"/>
        <w:gridCol w:w="2979"/>
        <w:gridCol w:w="4360"/>
      </w:tblGrid>
      <w:tr w:rsidR="0070423F" w:rsidRPr="0070423F" ns2:paraId="4B68415B" ns2:textId="77777777" w:rsidTr="00DE2689">
        <w:trPr>
          <w:tblHeader/>
        </w:trPr>
        <w:tc>
          <w:tcPr>
            <w:tcW w:w="1769" w:type="dxa"/>
            <w:tcBorders>
              <w:top w:val="single" w:sz="4" w:space="0" w:color="auto"/>
              <w:left w:val="single" w:sz="4" w:space="0" w:color="auto"/>
              <w:bottom w:val="single" w:sz="4" w:space="0" w:color="auto"/>
              <w:right w:val="single" w:sz="4" w:space="0" w:color="auto"/>
            </w:tcBorders>
            <w:vAlign w:val="bottom"/>
            <w:hideMark/>
          </w:tcPr>
          <w:p ns2:paraId="2C925953" ns2:textId="77777777" w:rsidR="0070423F" w:rsidRPr="0070423F" w:rsidRDefault="0070423F" w:rsidP="0070423F">
            <w:pPr>
              <w:spacing w:before="60" w:after="60"/>
              <w:jc w:val="center"/>
              <w:rPr>
                <w:b/>
                <w:bCs/>
                <w:sz w:val="20"/>
                <w:szCs w:val="20"/>
              </w:rPr>
            </w:pPr>
            <w:r w:rsidRPr="0070423F">
              <w:rPr>
                <w:b/>
                <w:bCs/>
                <w:sz w:val="20"/>
                <w:szCs w:val="20"/>
              </w:rPr>
              <w:t>irAEs</w:t>
            </w:r>
          </w:p>
        </w:tc>
        <w:tc>
          <w:tcPr>
            <w:tcW w:w="1889"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ns2:paraId="0579951B" ns2:textId="77777777" w:rsidR="0070423F" w:rsidRPr="0070423F" w:rsidRDefault="0070423F" w:rsidP="0070423F">
            <w:pPr>
              <w:spacing w:before="60" w:after="60"/>
              <w:jc w:val="center"/>
              <w:rPr>
                <w:b/>
                <w:bCs/>
                <w:sz w:val="20"/>
                <w:szCs w:val="20"/>
              </w:rPr>
            </w:pPr>
            <w:r w:rsidRPr="0070423F">
              <w:rPr>
                <w:b/>
                <w:bCs/>
                <w:sz w:val="20"/>
                <w:szCs w:val="20"/>
              </w:rPr>
              <w:t>Toxicity Grade (CTCAE v5.0)</w:t>
            </w:r>
          </w:p>
        </w:tc>
        <w:tc>
          <w:tcPr>
            <w:tcW w:w="2020" w:type="dxa"/>
            <w:tcBorders>
              <w:top w:val="single" w:sz="4" w:space="0" w:color="auto"/>
              <w:left w:val="single" w:sz="4" w:space="0" w:color="auto"/>
              <w:bottom w:val="single" w:sz="4" w:space="0" w:color="auto"/>
              <w:right w:val="single" w:sz="4" w:space="0" w:color="auto"/>
            </w:tcBorders>
            <w:tcMar>
              <w:left w:w="72" w:type="dxa"/>
              <w:right w:w="72" w:type="dxa"/>
            </w:tcMar>
            <w:vAlign w:val="bottom"/>
            <w:hideMark/>
          </w:tcPr>
          <w:p ns2:paraId="2459D905" ns2:textId="77777777" w:rsidR="0070423F" w:rsidRPr="0070423F" w:rsidRDefault="0070423F" w:rsidP="0070423F">
            <w:pPr>
              <w:spacing w:before="60" w:after="60"/>
              <w:jc w:val="center"/>
              <w:rPr>
                <w:b/>
                <w:bCs/>
                <w:sz w:val="20"/>
                <w:szCs w:val="20"/>
              </w:rPr>
            </w:pPr>
            <w:r w:rsidRPr="0070423F">
              <w:rPr>
                <w:b/>
                <w:bCs/>
                <w:sz w:val="20"/>
                <w:szCs w:val="20"/>
              </w:rPr>
              <w:t>Action With Pembrolizumab Monotherapy, Coformulations or IO Combinations</w:t>
            </w:r>
          </w:p>
        </w:tc>
        <w:tc>
          <w:tcPr>
            <w:tcW w:w="3016" w:type="dxa"/>
            <w:tcBorders>
              <w:top w:val="single" w:sz="4" w:space="0" w:color="auto"/>
              <w:left w:val="single" w:sz="4" w:space="0" w:color="auto"/>
              <w:bottom w:val="single" w:sz="4" w:space="0" w:color="auto"/>
              <w:right w:val="single" w:sz="4" w:space="0" w:color="auto"/>
            </w:tcBorders>
            <w:vAlign w:val="bottom"/>
            <w:hideMark/>
          </w:tcPr>
          <w:p ns2:paraId="25E74EBD" ns2:textId="77777777" w:rsidR="0070423F" w:rsidRPr="0070423F" w:rsidRDefault="0070423F" w:rsidP="0070423F">
            <w:pPr>
              <w:spacing w:before="60" w:after="60"/>
              <w:jc w:val="center"/>
              <w:rPr>
                <w:b/>
                <w:bCs/>
                <w:sz w:val="20"/>
                <w:szCs w:val="20"/>
              </w:rPr>
            </w:pPr>
            <w:r w:rsidRPr="0070423F">
              <w:rPr>
                <w:b/>
                <w:bCs/>
                <w:sz w:val="20"/>
                <w:szCs w:val="20"/>
              </w:rPr>
              <w:t>Corticosteroid and/or Other Therapies</w:t>
            </w:r>
          </w:p>
        </w:tc>
        <w:tc>
          <w:tcPr>
            <w:tcW w:w="4416" w:type="dxa"/>
            <w:tcBorders>
              <w:top w:val="single" w:sz="4" w:space="0" w:color="auto"/>
              <w:left w:val="single" w:sz="4" w:space="0" w:color="auto"/>
              <w:bottom w:val="single" w:sz="4" w:space="0" w:color="auto"/>
              <w:right w:val="single" w:sz="4" w:space="0" w:color="auto"/>
            </w:tcBorders>
            <w:vAlign w:val="bottom"/>
            <w:hideMark/>
          </w:tcPr>
          <w:p ns2:paraId="35C46BCC" ns2:textId="77777777" w:rsidR="0070423F" w:rsidRPr="0070423F" w:rsidRDefault="0070423F" w:rsidP="0070423F">
            <w:pPr>
              <w:spacing w:before="60" w:after="60"/>
              <w:jc w:val="center"/>
              <w:rPr>
                <w:b/>
                <w:bCs/>
                <w:sz w:val="20"/>
                <w:szCs w:val="20"/>
              </w:rPr>
            </w:pPr>
            <w:r w:rsidRPr="0070423F">
              <w:rPr>
                <w:b/>
                <w:bCs/>
                <w:sz w:val="20"/>
                <w:szCs w:val="20"/>
              </w:rPr>
              <w:t>Monitoring and Follow-up</w:t>
            </w:r>
          </w:p>
        </w:tc>
      </w:tr>
      <w:tr w:rsidR="0070423F" w:rsidRPr="0070423F" ns2:paraId="5D93B5EC" ns2:textId="77777777" w:rsidTr="00DE2689">
        <w:trPr>
          <w:trHeight w:val="71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79A02E80" ns2:textId="77777777" w:rsidR="0070423F" w:rsidRPr="0070423F" w:rsidRDefault="0070423F" w:rsidP="00DE2689">
            <w:pPr>
              <w:spacing w:before="60" w:after="60"/>
              <w:rPr>
                <w:sz w:val="20"/>
                <w:szCs w:val="20"/>
              </w:rPr>
            </w:pPr>
            <w:r w:rsidRPr="0070423F">
              <w:rPr>
                <w:sz w:val="20"/>
                <w:szCs w:val="20"/>
              </w:rPr>
              <w:t xml:space="preserve">Pneumonitis </w:t>
            </w:r>
          </w:p>
        </w:tc>
        <w:tc>
          <w:tcPr>
            <w:tcW w:w="1889" w:type="dxa"/>
            <w:tcBorders>
              <w:top w:val="single" w:sz="4" w:space="0" w:color="auto"/>
              <w:left w:val="single" w:sz="4" w:space="0" w:color="auto"/>
              <w:bottom w:val="single" w:sz="4" w:space="0" w:color="auto"/>
              <w:right w:val="single" w:sz="4" w:space="0" w:color="auto"/>
            </w:tcBorders>
            <w:hideMark/>
          </w:tcPr>
          <w:p ns2:paraId="1124DAAA"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4DE57077" ns2:textId="77777777" w:rsidR="0070423F" w:rsidRPr="0070423F" w:rsidRDefault="0070423F" w:rsidP="00DE2689">
            <w:pPr>
              <w:spacing w:before="60" w:after="60"/>
              <w:rPr>
                <w:sz w:val="20"/>
                <w:szCs w:val="20"/>
              </w:rPr>
            </w:pPr>
            <w:r w:rsidRPr="0070423F">
              <w:rPr>
                <w:sz w:val="20"/>
                <w:szCs w:val="20"/>
              </w:rPr>
              <w:t xml:space="preserve">Withhold </w:t>
            </w:r>
          </w:p>
        </w:tc>
        <w:tc>
          <w:tcPr>
            <w:tcW w:w="3016" w:type="dxa"/>
            <w:vMerge w:val="restart"/>
            <w:tcBorders>
              <w:top w:val="single" w:sz="4" w:space="0" w:color="auto"/>
              <w:left w:val="single" w:sz="4" w:space="0" w:color="auto"/>
              <w:bottom w:val="single" w:sz="4" w:space="0" w:color="auto"/>
              <w:right w:val="single" w:sz="4" w:space="0" w:color="auto"/>
            </w:tcBorders>
          </w:tcPr>
          <w:p ns2:paraId="761874B9"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p ns2:paraId="2342C1D6"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Add prophylactic antibiotics for opportunistic infections</w:t>
            </w:r>
          </w:p>
        </w:tc>
        <w:tc>
          <w:tcPr>
            <w:tcW w:w="4416" w:type="dxa"/>
            <w:vMerge w:val="restart"/>
            <w:tcBorders>
              <w:top w:val="single" w:sz="4" w:space="0" w:color="auto"/>
              <w:left w:val="single" w:sz="4" w:space="0" w:color="auto"/>
              <w:bottom w:val="single" w:sz="4" w:space="0" w:color="auto"/>
              <w:right w:val="single" w:sz="4" w:space="0" w:color="auto"/>
            </w:tcBorders>
          </w:tcPr>
          <w:p ns2:paraId="5313067B"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pneumonitis</w:t>
            </w:r>
          </w:p>
          <w:p ns2:paraId="1BEC916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Evaluate participants with suspected pneumonitis with radiographic imaging and initiate corticosteroid treatment</w:t>
            </w:r>
          </w:p>
        </w:tc>
      </w:tr>
      <w:tr w:rsidR="0070423F" w:rsidRPr="0070423F" ns2:paraId="18E79FBE" ns2:textId="77777777" w:rsidTr="00DE2689">
        <w:trPr>
          <w:trHeight w:val="80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06B708D6"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36DAB503" ns2:textId="77777777" w:rsidR="0070423F" w:rsidRPr="0070423F" w:rsidRDefault="0070423F" w:rsidP="00DE2689">
            <w:pPr>
              <w:spacing w:before="60" w:after="60"/>
              <w:rPr>
                <w:sz w:val="20"/>
                <w:szCs w:val="20"/>
              </w:rPr>
            </w:pPr>
            <w:r w:rsidRPr="0070423F">
              <w:rPr>
                <w:sz w:val="20"/>
                <w:szCs w:val="20"/>
              </w:rPr>
              <w:t xml:space="preserve">Recurrent Grade 2, </w:t>
            </w:r>
            <w:r w:rsidRPr="0070423F">
              <w:rPr>
                <w:sz w:val="20"/>
                <w:szCs w:val="20"/>
              </w:rPr>
              <w:br/>
              <w:t xml:space="preserve">Grade 3 or 4 </w:t>
            </w:r>
          </w:p>
        </w:tc>
        <w:tc>
          <w:tcPr>
            <w:tcW w:w="2020" w:type="dxa"/>
            <w:tcBorders>
              <w:top w:val="single" w:sz="4" w:space="0" w:color="auto"/>
              <w:left w:val="single" w:sz="4" w:space="0" w:color="auto"/>
              <w:bottom w:val="single" w:sz="4" w:space="0" w:color="auto"/>
              <w:right w:val="single" w:sz="4" w:space="0" w:color="auto"/>
            </w:tcBorders>
            <w:hideMark/>
          </w:tcPr>
          <w:p ns2:paraId="7F5F0190"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7ACBEA78" ns2: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7BEEF2DA"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35575699" ns2:textId="77777777" w:rsidTr="00DE2689">
        <w:trPr>
          <w:trHeight w:val="1403"/>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08E7E9F5" ns2:textId="77777777" w:rsidR="0070423F" w:rsidRPr="0070423F" w:rsidRDefault="0070423F" w:rsidP="00DE2689">
            <w:pPr>
              <w:spacing w:before="60" w:after="60"/>
              <w:rPr>
                <w:sz w:val="20"/>
                <w:szCs w:val="20"/>
              </w:rPr>
            </w:pPr>
            <w:r w:rsidRPr="0070423F">
              <w:rPr>
                <w:sz w:val="20"/>
                <w:szCs w:val="20"/>
              </w:rPr>
              <w:t xml:space="preserve">Diarrhea/Colitis </w:t>
            </w:r>
          </w:p>
        </w:tc>
        <w:tc>
          <w:tcPr>
            <w:tcW w:w="1889" w:type="dxa"/>
            <w:tcBorders>
              <w:top w:val="single" w:sz="4" w:space="0" w:color="auto"/>
              <w:left w:val="single" w:sz="4" w:space="0" w:color="auto"/>
              <w:bottom w:val="single" w:sz="4" w:space="0" w:color="auto"/>
              <w:right w:val="single" w:sz="4" w:space="0" w:color="auto"/>
            </w:tcBorders>
            <w:hideMark/>
          </w:tcPr>
          <w:p ns2:paraId="44071CBE" ns2:textId="77777777" w:rsidR="0070423F" w:rsidRPr="0070423F" w:rsidRDefault="0070423F" w:rsidP="00DE2689">
            <w:pPr>
              <w:spacing w:before="60" w:after="60"/>
              <w:rPr>
                <w:sz w:val="20"/>
                <w:szCs w:val="20"/>
              </w:rPr>
            </w:pPr>
            <w:r w:rsidRPr="0070423F">
              <w:rPr>
                <w:sz w:val="20"/>
                <w:szCs w:val="20"/>
              </w:rPr>
              <w:t>Grade 2 or 3</w:t>
            </w:r>
          </w:p>
        </w:tc>
        <w:tc>
          <w:tcPr>
            <w:tcW w:w="2020" w:type="dxa"/>
            <w:tcBorders>
              <w:top w:val="single" w:sz="4" w:space="0" w:color="auto"/>
              <w:left w:val="single" w:sz="4" w:space="0" w:color="auto"/>
              <w:bottom w:val="single" w:sz="4" w:space="0" w:color="auto"/>
              <w:right w:val="single" w:sz="4" w:space="0" w:color="auto"/>
            </w:tcBorders>
            <w:hideMark/>
          </w:tcPr>
          <w:p ns2:paraId="5FE67C77"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tcPr>
          <w:p ns2:paraId="2841BA19"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7C8D14E4"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signs and symptoms of enterocolitis (ie, diarrhea, abdominal pain, blood or mucus in stool with or without fever) and of bowel perforation (ie, peritoneal signs and ileus)</w:t>
            </w:r>
          </w:p>
          <w:p ns2:paraId="4B67576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≥Grade 2 diarrhea suspecting colitis should consider GI consultation and performing endoscopy to rule out colitis</w:t>
            </w:r>
          </w:p>
          <w:p ns2:paraId="5691E05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Participants with diarrhea/colitis should be advised to drink liberal quantities of clear fluids. If sufficient oral fluid intake is not feasible, fluid and electrolytes should be substituted via IV infusion</w:t>
            </w:r>
          </w:p>
        </w:tc>
      </w:tr>
      <w:tr w:rsidR="0070423F" w:rsidRPr="0070423F" ns2:paraId="373F9624" ns2:textId="77777777" w:rsidTr="00DE2689">
        <w:trPr>
          <w:trHeight w:val="1512"/>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72A1F6E2"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4A892AFF" ns2:textId="77777777" w:rsidR="0070423F" w:rsidRPr="0070423F" w:rsidRDefault="0070423F" w:rsidP="00DE2689">
            <w:pPr>
              <w:spacing w:before="60" w:after="60"/>
              <w:rPr>
                <w:sz w:val="20"/>
                <w:szCs w:val="20"/>
              </w:rPr>
            </w:pPr>
            <w:r w:rsidRPr="0070423F">
              <w:rPr>
                <w:sz w:val="20"/>
                <w:szCs w:val="20"/>
              </w:rPr>
              <w:t>Recurrent Grade 3 or Grade 4</w:t>
            </w:r>
          </w:p>
        </w:tc>
        <w:tc>
          <w:tcPr>
            <w:tcW w:w="2020" w:type="dxa"/>
            <w:tcBorders>
              <w:top w:val="single" w:sz="4" w:space="0" w:color="auto"/>
              <w:left w:val="single" w:sz="4" w:space="0" w:color="auto"/>
              <w:bottom w:val="single" w:sz="4" w:space="0" w:color="auto"/>
              <w:right w:val="single" w:sz="4" w:space="0" w:color="auto"/>
            </w:tcBorders>
            <w:hideMark/>
          </w:tcPr>
          <w:p ns2:paraId="0B434BE3"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2FC2EF60" ns2:textId="77777777" w:rsidR="0070423F" w:rsidRPr="0070423F" w:rsidRDefault="0070423F" w:rsidP="00DE2689">
            <w:pPr>
              <w:spacing w:before="60" w:after="60"/>
              <w:ind w:left="216" w:hanging="216"/>
              <w:rPr>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6465FA48" ns2:textId="77777777" w:rsidR="0070423F" w:rsidRPr="0070423F" w:rsidRDefault="0070423F" w:rsidP="00DE2689">
            <w:pPr>
              <w:spacing w:before="60" w:after="60"/>
              <w:ind w:left="216" w:hanging="216"/>
              <w:rPr>
                <w:rFonts w:eastAsia="MS Gothic"/>
                <w:sz w:val="20"/>
                <w:szCs w:val="20"/>
              </w:rPr>
            </w:pPr>
          </w:p>
        </w:tc>
      </w:tr>
      <w:tr w:rsidR="0070423F" w:rsidRPr="0070423F" ns2:paraId="6425C068" ns2:textId="77777777" w:rsidTr="00DE2689">
        <w:trPr>
          <w:trHeight w:val="704"/>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D6FB1D5" ns2:textId="77777777" w:rsidR="0070423F" w:rsidRPr="0070423F" w:rsidRDefault="0070423F" w:rsidP="00DE2689">
            <w:pPr>
              <w:spacing w:before="60" w:after="60"/>
              <w:rPr>
                <w:sz w:val="20"/>
                <w:szCs w:val="20"/>
              </w:rPr>
            </w:pPr>
            <w:r w:rsidRPr="0070423F">
              <w:rPr>
                <w:sz w:val="20"/>
                <w:szCs w:val="20"/>
              </w:rPr>
              <w:lastRenderedPageBreak/>
              <w:t>AST or ALT Elevation or Increased Bilirubin</w:t>
            </w:r>
          </w:p>
        </w:tc>
        <w:tc>
          <w:tcPr>
            <w:tcW w:w="1889" w:type="dxa"/>
            <w:tcBorders>
              <w:top w:val="single" w:sz="4" w:space="0" w:color="auto"/>
              <w:left w:val="single" w:sz="4" w:space="0" w:color="auto"/>
              <w:bottom w:val="single" w:sz="4" w:space="0" w:color="auto"/>
              <w:right w:val="single" w:sz="4" w:space="0" w:color="auto"/>
            </w:tcBorders>
            <w:hideMark/>
          </w:tcPr>
          <w:p ns2:paraId="6105E82E" ns2:textId="77777777" w:rsidR="0070423F" w:rsidRPr="0070423F" w:rsidRDefault="0070423F" w:rsidP="00DE2689">
            <w:pPr>
              <w:spacing w:before="60" w:after="60"/>
              <w:rPr>
                <w:sz w:val="20"/>
                <w:szCs w:val="20"/>
              </w:rPr>
            </w:pPr>
            <w:r w:rsidRPr="0070423F">
              <w:rPr>
                <w:sz w:val="20"/>
                <w:szCs w:val="20"/>
              </w:rPr>
              <w:t xml:space="preserve">Grade 2 </w:t>
            </w:r>
            <w:r w:rsidRPr="0070423F">
              <w:rPr>
                <w:sz w:val="20"/>
                <w:szCs w:val="20"/>
                <w:vertAlign w:val="superscript"/>
              </w:rPr>
              <w:t>a</w:t>
            </w:r>
          </w:p>
        </w:tc>
        <w:tc>
          <w:tcPr>
            <w:tcW w:w="2020" w:type="dxa"/>
            <w:tcBorders>
              <w:top w:val="single" w:sz="4" w:space="0" w:color="auto"/>
              <w:left w:val="single" w:sz="4" w:space="0" w:color="auto"/>
              <w:bottom w:val="single" w:sz="4" w:space="0" w:color="auto"/>
              <w:right w:val="single" w:sz="4" w:space="0" w:color="auto"/>
            </w:tcBorders>
            <w:hideMark/>
          </w:tcPr>
          <w:p ns2:paraId="3AA92891" ns2:textId="77777777" w:rsidR="0070423F" w:rsidRPr="0070423F" w:rsidRDefault="0070423F" w:rsidP="00DE2689">
            <w:pPr>
              <w:spacing w:before="60" w:after="60"/>
              <w:rPr>
                <w:sz w:val="20"/>
                <w:szCs w:val="20"/>
              </w:rPr>
            </w:pPr>
            <w:r w:rsidRPr="0070423F">
              <w:rPr>
                <w:sz w:val="20"/>
                <w:szCs w:val="20"/>
              </w:rPr>
              <w:t>Withhold</w:t>
            </w:r>
          </w:p>
        </w:tc>
        <w:tc>
          <w:tcPr>
            <w:tcW w:w="3016" w:type="dxa"/>
            <w:tcBorders>
              <w:top w:val="single" w:sz="4" w:space="0" w:color="auto"/>
              <w:left w:val="single" w:sz="4" w:space="0" w:color="auto"/>
              <w:bottom w:val="single" w:sz="4" w:space="0" w:color="auto"/>
              <w:right w:val="single" w:sz="4" w:space="0" w:color="auto"/>
            </w:tcBorders>
            <w:hideMark/>
          </w:tcPr>
          <w:p ns2:paraId="0686262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0.5 to 1 mg/kg prednisone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637394F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with liver function tests (consider weekly or more frequently until liver enzyme value returned to baseline or is stable)</w:t>
            </w:r>
          </w:p>
        </w:tc>
      </w:tr>
      <w:tr w:rsidR="0070423F" w:rsidRPr="0070423F" ns2:paraId="4B6C4940" ns2:textId="77777777" w:rsidTr="00DE2689">
        <w:trPr>
          <w:trHeight w:val="593"/>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17535457"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72D73910" ns2:textId="77777777" w:rsidR="0070423F" w:rsidRPr="0070423F" w:rsidRDefault="0070423F" w:rsidP="00DE2689">
            <w:pPr>
              <w:spacing w:before="60" w:after="60"/>
              <w:rPr>
                <w:sz w:val="20"/>
                <w:szCs w:val="20"/>
              </w:rPr>
            </w:pPr>
            <w:r w:rsidRPr="0070423F">
              <w:rPr>
                <w:sz w:val="20"/>
                <w:szCs w:val="20"/>
              </w:rPr>
              <w:t xml:space="preserve">Grade 3 </w:t>
            </w:r>
            <w:r w:rsidRPr="0070423F">
              <w:rPr>
                <w:sz w:val="20"/>
                <w:szCs w:val="20"/>
                <w:vertAlign w:val="superscript"/>
              </w:rPr>
              <w:t>b</w:t>
            </w:r>
            <w:r w:rsidRPr="0070423F">
              <w:rPr>
                <w:sz w:val="20"/>
                <w:szCs w:val="20"/>
              </w:rPr>
              <w:t xml:space="preserve"> or 4 </w:t>
            </w:r>
            <w:r w:rsidRPr="0070423F">
              <w:rPr>
                <w:sz w:val="20"/>
                <w:szCs w:val="20"/>
                <w:vertAlign w:val="superscript"/>
              </w:rPr>
              <w:t>c</w:t>
            </w:r>
          </w:p>
        </w:tc>
        <w:tc>
          <w:tcPr>
            <w:tcW w:w="2020" w:type="dxa"/>
            <w:tcBorders>
              <w:top w:val="single" w:sz="4" w:space="0" w:color="auto"/>
              <w:left w:val="single" w:sz="4" w:space="0" w:color="auto"/>
              <w:bottom w:val="single" w:sz="4" w:space="0" w:color="auto"/>
              <w:right w:val="single" w:sz="4" w:space="0" w:color="auto"/>
            </w:tcBorders>
            <w:hideMark/>
          </w:tcPr>
          <w:p ns2:paraId="45B50223"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tcBorders>
              <w:top w:val="single" w:sz="4" w:space="0" w:color="auto"/>
              <w:left w:val="single" w:sz="4" w:space="0" w:color="auto"/>
              <w:bottom w:val="single" w:sz="4" w:space="0" w:color="auto"/>
              <w:right w:val="single" w:sz="4" w:space="0" w:color="auto"/>
            </w:tcBorders>
            <w:hideMark/>
          </w:tcPr>
          <w:p ns2:paraId="4C1FE523"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(initial dose of 1 to 2 mg/kg prednisone or equivalent) followed by taper</w:t>
            </w: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7EA6432E"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67D61DD9" ns2: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ns2:paraId="1442FABD" ns2:textId="77777777" w:rsidR="0070423F" w:rsidRPr="0070423F" w:rsidRDefault="0070423F" w:rsidP="00DE2689">
            <w:pPr>
              <w:spacing w:before="60" w:after="60"/>
              <w:rPr>
                <w:sz w:val="20"/>
                <w:szCs w:val="20"/>
              </w:rPr>
            </w:pPr>
            <w:r w:rsidRPr="0070423F">
              <w:rPr>
                <w:sz w:val="20"/>
                <w:szCs w:val="20"/>
              </w:rPr>
              <w:t>T1DM or Hyperglycemia</w:t>
            </w:r>
          </w:p>
        </w:tc>
        <w:tc>
          <w:tcPr>
            <w:tcW w:w="1889" w:type="dxa"/>
            <w:tcBorders>
              <w:top w:val="single" w:sz="4" w:space="0" w:color="auto"/>
              <w:left w:val="single" w:sz="4" w:space="0" w:color="auto"/>
              <w:bottom w:val="single" w:sz="4" w:space="0" w:color="auto"/>
              <w:right w:val="single" w:sz="4" w:space="0" w:color="auto"/>
            </w:tcBorders>
            <w:hideMark/>
          </w:tcPr>
          <w:p ns2:paraId="6899DA02" ns2:textId="77777777" w:rsidR="0070423F" w:rsidRPr="0070423F" w:rsidRDefault="0070423F" w:rsidP="00DE2689">
            <w:pPr>
              <w:spacing w:before="60" w:after="60"/>
              <w:rPr>
                <w:sz w:val="20"/>
                <w:szCs w:val="20"/>
              </w:rPr>
            </w:pPr>
            <w:r w:rsidRPr="0070423F">
              <w:rPr>
                <w:sz w:val="20"/>
                <w:szCs w:val="20"/>
              </w:rPr>
              <w:t xml:space="preserve">New onset T1DM or </w:t>
            </w:r>
            <w:r w:rsidRPr="0070423F">
              <w:rPr>
                <w:sz w:val="20"/>
                <w:szCs w:val="20"/>
              </w:rPr>
              <w:br/>
              <w:t xml:space="preserve">Grade 3 or 4 hyperglycemia associated with evidence of </w:t>
            </w:r>
            <w:r w:rsidRPr="0070423F">
              <w:rPr>
                <w:sz w:val="20"/>
                <w:szCs w:val="20"/>
              </w:rPr>
              <w:sym w:font="Symbol" w:char="F062"/>
            </w:r>
            <w:r w:rsidRPr="0070423F">
              <w:rPr>
                <w:sz w:val="20"/>
                <w:szCs w:val="20"/>
              </w:rPr>
              <w:noBreakHyphen/>
              <w:t>cell failure</w:t>
            </w:r>
          </w:p>
        </w:tc>
        <w:tc>
          <w:tcPr>
            <w:tcW w:w="2020" w:type="dxa"/>
            <w:tcBorders>
              <w:top w:val="single" w:sz="4" w:space="0" w:color="auto"/>
              <w:left w:val="single" w:sz="4" w:space="0" w:color="auto"/>
              <w:bottom w:val="single" w:sz="4" w:space="0" w:color="auto"/>
              <w:right w:val="single" w:sz="4" w:space="0" w:color="auto"/>
            </w:tcBorders>
            <w:hideMark/>
          </w:tcPr>
          <w:p ns2:paraId="714D6527" ns2:textId="77777777" w:rsidR="0070423F" w:rsidRPr="0070423F" w:rsidRDefault="0070423F" w:rsidP="00DE2689">
            <w:pPr>
              <w:spacing w:before="60" w:after="60"/>
              <w:rPr>
                <w:sz w:val="20"/>
                <w:szCs w:val="20"/>
              </w:rPr>
            </w:pPr>
            <w:r w:rsidRPr="0070423F">
              <w:rPr>
                <w:sz w:val="20"/>
                <w:szCs w:val="20"/>
              </w:rPr>
              <w:t xml:space="preserve">Withhold </w:t>
            </w:r>
            <w:r w:rsidRPr="0070423F">
              <w:rPr>
                <w:sz w:val="20"/>
                <w:szCs w:val="20"/>
                <w:vertAlign w:val="superscript"/>
              </w:rPr>
              <w:t>d</w:t>
            </w:r>
          </w:p>
        </w:tc>
        <w:tc>
          <w:tcPr>
            <w:tcW w:w="3016" w:type="dxa"/>
            <w:tcBorders>
              <w:top w:val="single" w:sz="4" w:space="0" w:color="auto"/>
              <w:left w:val="single" w:sz="4" w:space="0" w:color="auto"/>
              <w:bottom w:val="single" w:sz="4" w:space="0" w:color="auto"/>
              <w:right w:val="single" w:sz="4" w:space="0" w:color="auto"/>
            </w:tcBorders>
          </w:tcPr>
          <w:p ns2:paraId="412E6E9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Initiate insulin replacement therapy for participants with T1DM</w:t>
            </w:r>
          </w:p>
          <w:p ns2:paraId="2D56A181"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antihyperglycemic in participants with hyperglycemia</w:t>
            </w:r>
          </w:p>
        </w:tc>
        <w:tc>
          <w:tcPr>
            <w:tcW w:w="4416" w:type="dxa"/>
            <w:tcBorders>
              <w:top w:val="single" w:sz="4" w:space="0" w:color="auto"/>
              <w:left w:val="single" w:sz="4" w:space="0" w:color="auto"/>
              <w:bottom w:val="single" w:sz="4" w:space="0" w:color="auto"/>
              <w:right w:val="single" w:sz="4" w:space="0" w:color="auto"/>
            </w:tcBorders>
            <w:hideMark/>
          </w:tcPr>
          <w:p ns2:paraId="6F7EA03C"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participants for hyperglycemia or other signs and symptoms of diabetes</w:t>
            </w:r>
          </w:p>
        </w:tc>
      </w:tr>
      <w:tr w:rsidR="0070423F" w:rsidRPr="0070423F" ns2:paraId="1E9F22BC" ns2: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C43F802" ns2:textId="77777777" w:rsidR="0070423F" w:rsidRPr="0070423F" w:rsidRDefault="0070423F" w:rsidP="00DE2689">
            <w:pPr>
              <w:spacing w:before="60" w:after="60"/>
              <w:rPr>
                <w:sz w:val="20"/>
                <w:szCs w:val="20"/>
              </w:rPr>
            </w:pPr>
            <w:r w:rsidRPr="0070423F">
              <w:rPr>
                <w:sz w:val="20"/>
                <w:szCs w:val="20"/>
              </w:rPr>
              <w:t>Hypophysitis</w:t>
            </w:r>
          </w:p>
        </w:tc>
        <w:tc>
          <w:tcPr>
            <w:tcW w:w="1889" w:type="dxa"/>
            <w:tcBorders>
              <w:top w:val="single" w:sz="4" w:space="0" w:color="auto"/>
              <w:left w:val="single" w:sz="4" w:space="0" w:color="auto"/>
              <w:bottom w:val="single" w:sz="4" w:space="0" w:color="auto"/>
              <w:right w:val="single" w:sz="4" w:space="0" w:color="auto"/>
            </w:tcBorders>
            <w:hideMark/>
          </w:tcPr>
          <w:p ns2:paraId="768E26F6"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46799B16"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423F6E3D"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and initiate hormonal replacements as clinically indicated</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1674EC6F"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hypophysitis (including hypopituitarism and adrenal insufficiency)</w:t>
            </w:r>
          </w:p>
        </w:tc>
      </w:tr>
      <w:tr w:rsidR="0070423F" w:rsidRPr="0070423F" ns2:paraId="0831CBF5" ns2: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5A0459EA"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73FA5B1E"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66868A6D" ns2: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279739A"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1854CC64"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600989C3" ns2:textId="77777777" w:rsidTr="00DE2689">
        <w:trPr>
          <w:trHeight w:val="69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796A2F3F" ns2:textId="77777777" w:rsidR="0070423F" w:rsidRPr="0070423F" w:rsidRDefault="0070423F" w:rsidP="00DE2689">
            <w:pPr>
              <w:spacing w:before="60" w:after="60"/>
              <w:rPr>
                <w:sz w:val="20"/>
                <w:szCs w:val="20"/>
              </w:rPr>
            </w:pPr>
            <w:r w:rsidRPr="0070423F">
              <w:rPr>
                <w:sz w:val="20"/>
                <w:szCs w:val="20"/>
              </w:rPr>
              <w:t>Hyperthyroidism</w:t>
            </w:r>
          </w:p>
        </w:tc>
        <w:tc>
          <w:tcPr>
            <w:tcW w:w="1889" w:type="dxa"/>
            <w:tcBorders>
              <w:top w:val="single" w:sz="4" w:space="0" w:color="auto"/>
              <w:left w:val="single" w:sz="4" w:space="0" w:color="auto"/>
              <w:bottom w:val="single" w:sz="4" w:space="0" w:color="auto"/>
              <w:right w:val="single" w:sz="4" w:space="0" w:color="auto"/>
            </w:tcBorders>
            <w:hideMark/>
          </w:tcPr>
          <w:p ns2:paraId="79A37B65"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0FC1C71B" ns2:textId="77777777" w:rsidR="0070423F" w:rsidRPr="0070423F" w:rsidRDefault="0070423F" w:rsidP="00DE2689">
            <w:pPr>
              <w:spacing w:before="60" w:after="60"/>
              <w:rPr>
                <w:sz w:val="20"/>
                <w:szCs w:val="20"/>
              </w:rPr>
            </w:pPr>
            <w:r w:rsidRPr="0070423F">
              <w:rPr>
                <w:sz w:val="20"/>
                <w:szCs w:val="20"/>
              </w:rPr>
              <w:t>Continue</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18002290"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Treat with nonselective beta-blockers (eg, propranolol) or thionamides as appropriate</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583ABA4A"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ns2:paraId="4EB2AAD5" ns2:textId="77777777" w:rsidTr="00DE2689">
        <w:trPr>
          <w:trHeight w:val="69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68F6F8B8"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65B0A6D9"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44FDC446" ns2:textId="77777777" w:rsidR="0070423F" w:rsidRPr="0070423F" w:rsidRDefault="0070423F" w:rsidP="00DE2689">
            <w:pPr>
              <w:spacing w:before="60" w:after="60"/>
              <w:rPr>
                <w:sz w:val="20"/>
                <w:szCs w:val="20"/>
              </w:rPr>
            </w:pPr>
            <w:r w:rsidRPr="0070423F">
              <w:rPr>
                <w:sz w:val="20"/>
                <w:szCs w:val="20"/>
              </w:rPr>
              <w:t xml:space="preserve">Withhold or permanently discontinue </w:t>
            </w:r>
            <w:r w:rsidRPr="0070423F">
              <w:rPr>
                <w:sz w:val="20"/>
                <w:szCs w:val="20"/>
                <w:vertAlign w:val="superscript"/>
              </w:rPr>
              <w:t>d</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65F8B6B" ns2:textId="77777777" w:rsidR="0070423F" w:rsidRPr="0070423F" w:rsidRDefault="0070423F" w:rsidP="00DE2689">
            <w:pPr>
              <w:spacing w:before="60" w:after="60"/>
              <w:ind w:left="216" w:hanging="216"/>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2A74677B"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545A5E6A" ns2:textId="77777777" w:rsidTr="00DE2689">
        <w:tc>
          <w:tcPr>
            <w:tcW w:w="1769" w:type="dxa"/>
            <w:tcBorders>
              <w:top w:val="single" w:sz="4" w:space="0" w:color="auto"/>
              <w:left w:val="single" w:sz="4" w:space="0" w:color="auto"/>
              <w:bottom w:val="single" w:sz="4" w:space="0" w:color="auto"/>
              <w:right w:val="single" w:sz="4" w:space="0" w:color="auto"/>
            </w:tcBorders>
            <w:vAlign w:val="center"/>
            <w:hideMark/>
          </w:tcPr>
          <w:p ns2:paraId="37507C5B" ns2:textId="77777777" w:rsidR="0070423F" w:rsidRPr="0070423F" w:rsidRDefault="0070423F" w:rsidP="003D7C32">
            <w:pPr>
              <w:pageBreakBefore/>
              <w:spacing w:before="60" w:after="60"/>
              <w:rPr>
                <w:sz w:val="20"/>
                <w:szCs w:val="20"/>
              </w:rPr>
            </w:pPr>
            <w:r w:rsidRPr="0070423F">
              <w:rPr>
                <w:sz w:val="20"/>
                <w:szCs w:val="20"/>
              </w:rPr>
              <w:lastRenderedPageBreak/>
              <w:t>Hypothyroidism</w:t>
            </w:r>
          </w:p>
        </w:tc>
        <w:tc>
          <w:tcPr>
            <w:tcW w:w="1889" w:type="dxa"/>
            <w:tcBorders>
              <w:top w:val="single" w:sz="4" w:space="0" w:color="auto"/>
              <w:left w:val="single" w:sz="4" w:space="0" w:color="auto"/>
              <w:bottom w:val="single" w:sz="4" w:space="0" w:color="auto"/>
              <w:right w:val="single" w:sz="4" w:space="0" w:color="auto"/>
            </w:tcBorders>
            <w:hideMark/>
          </w:tcPr>
          <w:p ns2:paraId="25BF73C5" ns2:textId="77777777" w:rsidR="0070423F" w:rsidRPr="0070423F" w:rsidRDefault="0070423F" w:rsidP="00DE2689">
            <w:pPr>
              <w:spacing w:before="60" w:after="6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ns2:paraId="3CC915B2" ns2:textId="77777777" w:rsidR="0070423F" w:rsidRPr="0070423F" w:rsidRDefault="0070423F" w:rsidP="00DE2689">
            <w:pPr>
              <w:spacing w:before="60" w:after="60"/>
              <w:rPr>
                <w:sz w:val="20"/>
                <w:szCs w:val="20"/>
              </w:rPr>
            </w:pPr>
            <w:r w:rsidRPr="0070423F">
              <w:rPr>
                <w:sz w:val="20"/>
                <w:szCs w:val="20"/>
              </w:rPr>
              <w:t>Continue</w:t>
            </w:r>
          </w:p>
        </w:tc>
        <w:tc>
          <w:tcPr>
            <w:tcW w:w="3016" w:type="dxa"/>
            <w:tcBorders>
              <w:top w:val="single" w:sz="4" w:space="0" w:color="auto"/>
              <w:left w:val="single" w:sz="4" w:space="0" w:color="auto"/>
              <w:bottom w:val="single" w:sz="4" w:space="0" w:color="auto"/>
              <w:right w:val="single" w:sz="4" w:space="0" w:color="auto"/>
            </w:tcBorders>
            <w:hideMark/>
          </w:tcPr>
          <w:p ns2:paraId="0952324C" ns2:textId="77777777" w:rsidR="0070423F" w:rsidRPr="0070423F" w:rsidRDefault="0070423F" w:rsidP="00DE2689">
            <w:pPr>
              <w:spacing w:before="60" w:after="60"/>
              <w:ind w:left="216" w:hanging="216"/>
              <w:rPr>
                <w:rFonts w:eastAsia="Arial Unicode MS"/>
                <w:sz w:val="20"/>
                <w:szCs w:val="20"/>
              </w:rPr>
            </w:pPr>
            <w:r w:rsidRPr="0070423F">
              <w:rPr>
                <w:rFonts w:eastAsia="MS Gothic"/>
                <w:sz w:val="20"/>
                <w:szCs w:val="20"/>
              </w:rPr>
              <w:sym w:font="Symbol" w:char="F0B7"/>
            </w:r>
            <w:r w:rsidRPr="0070423F">
              <w:rPr>
                <w:rFonts w:eastAsia="MS Gothic"/>
                <w:sz w:val="20"/>
                <w:szCs w:val="20"/>
              </w:rPr>
              <w:t>   Initiate thyroid replacement hormones (eg, levothyroxine or liothyronine) per standard of care</w:t>
            </w:r>
          </w:p>
        </w:tc>
        <w:tc>
          <w:tcPr>
            <w:tcW w:w="4416" w:type="dxa"/>
            <w:tcBorders>
              <w:top w:val="single" w:sz="4" w:space="0" w:color="auto"/>
              <w:left w:val="single" w:sz="4" w:space="0" w:color="auto"/>
              <w:bottom w:val="single" w:sz="4" w:space="0" w:color="auto"/>
              <w:right w:val="single" w:sz="4" w:space="0" w:color="auto"/>
            </w:tcBorders>
            <w:hideMark/>
          </w:tcPr>
          <w:p ns2:paraId="31603EEA"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for signs and symptoms of thyroid disorders</w:t>
            </w:r>
          </w:p>
        </w:tc>
      </w:tr>
      <w:tr w:rsidR="0070423F" w:rsidRPr="0070423F" ns2:paraId="2B24B771" ns2:textId="77777777" w:rsidTr="00DE2689">
        <w:trPr>
          <w:trHeight w:val="460"/>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29E4E652" ns2:textId="77777777" w:rsidR="0070423F" w:rsidRPr="0070423F" w:rsidRDefault="0070423F" w:rsidP="00DE2689">
            <w:pPr>
              <w:spacing w:before="60" w:after="60"/>
              <w:rPr>
                <w:sz w:val="20"/>
                <w:szCs w:val="20"/>
              </w:rPr>
            </w:pPr>
            <w:r w:rsidRPr="0070423F">
              <w:rPr>
                <w:sz w:val="20"/>
                <w:szCs w:val="20"/>
              </w:rPr>
              <w:t>Nephritis:</w:t>
            </w:r>
            <w:r w:rsidRPr="0070423F">
              <w:rPr>
                <w:sz w:val="20"/>
                <w:szCs w:val="20"/>
              </w:rPr>
              <w:br/>
              <w:t>grading according to increased creatinine or acute kidney injury</w:t>
            </w:r>
          </w:p>
        </w:tc>
        <w:tc>
          <w:tcPr>
            <w:tcW w:w="1889" w:type="dxa"/>
            <w:tcBorders>
              <w:top w:val="single" w:sz="4" w:space="0" w:color="auto"/>
              <w:left w:val="single" w:sz="4" w:space="0" w:color="auto"/>
              <w:bottom w:val="single" w:sz="4" w:space="0" w:color="auto"/>
              <w:right w:val="single" w:sz="4" w:space="0" w:color="auto"/>
            </w:tcBorders>
            <w:hideMark/>
          </w:tcPr>
          <w:p ns2:paraId="4D649B26"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hideMark/>
          </w:tcPr>
          <w:p ns2:paraId="27A0E5F6"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62A2CA15"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Administer corticosteroids (prednisone 1 to 2 mg/kg or equivalent) followed by taper</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1A2F7EEB"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Monitor changes of renal function</w:t>
            </w:r>
          </w:p>
        </w:tc>
      </w:tr>
      <w:tr w:rsidR="0070423F" w:rsidRPr="0070423F" ns2:paraId="4DF7AB07" ns2:textId="77777777" w:rsidTr="00DE2689">
        <w:trPr>
          <w:trHeight w:val="460"/>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3A9E3B20"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634F02A1"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hideMark/>
          </w:tcPr>
          <w:p ns2:paraId="6924C9AE"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435A0754"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6FD809AA"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36D1282A" ns2:textId="77777777" w:rsidTr="00DE2689">
        <w:trPr>
          <w:trHeight w:val="460"/>
        </w:trPr>
        <w:tc>
          <w:tcPr>
            <w:tcW w:w="1769" w:type="dxa"/>
            <w:vMerge w:val="restart"/>
            <w:tcBorders>
              <w:top w:val="single" w:sz="4" w:space="0" w:color="auto"/>
              <w:left w:val="single" w:sz="4" w:space="0" w:color="auto"/>
              <w:right w:val="single" w:sz="4" w:space="0" w:color="auto"/>
            </w:tcBorders>
            <w:vAlign w:val="center"/>
          </w:tcPr>
          <w:p ns2:paraId="31691784" ns2:textId="77777777" w:rsidR="0070423F" w:rsidRPr="0070423F" w:rsidRDefault="0070423F" w:rsidP="00DE2689">
            <w:pPr>
              <w:spacing w:before="60" w:after="60"/>
              <w:rPr>
                <w:sz w:val="20"/>
                <w:szCs w:val="20"/>
              </w:rPr>
            </w:pPr>
            <w:r w:rsidRPr="0070423F">
              <w:rPr>
                <w:sz w:val="20"/>
                <w:szCs w:val="20"/>
              </w:rPr>
              <w:t>Neurological Toxicities</w:t>
            </w:r>
          </w:p>
        </w:tc>
        <w:tc>
          <w:tcPr>
            <w:tcW w:w="1889" w:type="dxa"/>
            <w:tcBorders>
              <w:top w:val="single" w:sz="4" w:space="0" w:color="auto"/>
              <w:left w:val="single" w:sz="4" w:space="0" w:color="auto"/>
              <w:bottom w:val="single" w:sz="4" w:space="0" w:color="auto"/>
              <w:right w:val="single" w:sz="4" w:space="0" w:color="auto"/>
            </w:tcBorders>
          </w:tcPr>
          <w:p ns2:paraId="27B7F2FA" ns2:textId="77777777" w:rsidR="0070423F" w:rsidRPr="0070423F" w:rsidRDefault="0070423F" w:rsidP="00DE2689">
            <w:pPr>
              <w:spacing w:before="60" w:after="60"/>
              <w:rPr>
                <w:sz w:val="20"/>
                <w:szCs w:val="20"/>
              </w:rPr>
            </w:pPr>
            <w:r w:rsidRPr="0070423F">
              <w:rPr>
                <w:sz w:val="20"/>
                <w:szCs w:val="20"/>
              </w:rPr>
              <w:t>Grade 2</w:t>
            </w:r>
          </w:p>
        </w:tc>
        <w:tc>
          <w:tcPr>
            <w:tcW w:w="2020" w:type="dxa"/>
            <w:tcBorders>
              <w:top w:val="single" w:sz="4" w:space="0" w:color="auto"/>
              <w:left w:val="single" w:sz="4" w:space="0" w:color="auto"/>
              <w:bottom w:val="single" w:sz="4" w:space="0" w:color="auto"/>
              <w:right w:val="single" w:sz="4" w:space="0" w:color="auto"/>
            </w:tcBorders>
          </w:tcPr>
          <w:p ns2:paraId="56F13A5C" ns2:textId="77777777" w:rsidR="0070423F" w:rsidRPr="0070423F" w:rsidRDefault="0070423F" w:rsidP="00DE2689">
            <w:pPr>
              <w:spacing w:before="60" w:after="6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ns2:paraId="7F58B795"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ns2:paraId="0987B902" ns2:textId="77777777" w:rsidR="0070423F" w:rsidRPr="0070423F" w:rsidRDefault="0070423F" w:rsidP="00DE2689">
            <w:pPr>
              <w:spacing w:before="60" w:after="6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ns2:paraId="6D64DF72" ns2:textId="77777777" w:rsidTr="00DE2689">
        <w:trPr>
          <w:trHeight w:val="460"/>
        </w:trPr>
        <w:tc>
          <w:tcPr>
            <w:tcW w:w="1769" w:type="dxa"/>
            <w:vMerge/>
            <w:tcBorders>
              <w:left w:val="single" w:sz="4" w:space="0" w:color="auto"/>
              <w:bottom w:val="single" w:sz="4" w:space="0" w:color="auto"/>
              <w:right w:val="single" w:sz="4" w:space="0" w:color="auto"/>
            </w:tcBorders>
            <w:vAlign w:val="center"/>
          </w:tcPr>
          <w:p ns2:paraId="10FEB412" ns2:textId="77777777" w:rsidR="0070423F" w:rsidRPr="0070423F" w:rsidRDefault="0070423F" w:rsidP="00DE2689">
            <w:pPr>
              <w:spacing w:before="60" w:after="60"/>
              <w:rPr>
                <w:sz w:val="20"/>
                <w:szCs w:val="20"/>
              </w:rPr>
            </w:pPr>
          </w:p>
        </w:tc>
        <w:tc>
          <w:tcPr>
            <w:tcW w:w="1889" w:type="dxa"/>
            <w:tcBorders>
              <w:top w:val="single" w:sz="4" w:space="0" w:color="auto"/>
              <w:left w:val="single" w:sz="4" w:space="0" w:color="auto"/>
              <w:bottom w:val="single" w:sz="4" w:space="0" w:color="auto"/>
              <w:right w:val="single" w:sz="4" w:space="0" w:color="auto"/>
            </w:tcBorders>
          </w:tcPr>
          <w:p ns2:paraId="164EBDBB" ns2:textId="77777777" w:rsidR="0070423F" w:rsidRPr="0070423F" w:rsidRDefault="0070423F" w:rsidP="00DE2689">
            <w:pPr>
              <w:spacing w:before="60" w:after="60"/>
              <w:rPr>
                <w:sz w:val="20"/>
                <w:szCs w:val="20"/>
              </w:rPr>
            </w:pPr>
            <w:r w:rsidRPr="0070423F">
              <w:rPr>
                <w:sz w:val="20"/>
                <w:szCs w:val="20"/>
              </w:rPr>
              <w:t>Grade 3 or 4</w:t>
            </w:r>
          </w:p>
        </w:tc>
        <w:tc>
          <w:tcPr>
            <w:tcW w:w="2020" w:type="dxa"/>
            <w:tcBorders>
              <w:top w:val="single" w:sz="4" w:space="0" w:color="auto"/>
              <w:left w:val="single" w:sz="4" w:space="0" w:color="auto"/>
              <w:bottom w:val="single" w:sz="4" w:space="0" w:color="auto"/>
              <w:right w:val="single" w:sz="4" w:space="0" w:color="auto"/>
            </w:tcBorders>
          </w:tcPr>
          <w:p ns2:paraId="65D16255" ns2:textId="77777777" w:rsidR="0070423F" w:rsidRPr="0070423F" w:rsidRDefault="0070423F" w:rsidP="00DE2689">
            <w:pPr>
              <w:spacing w:before="60" w:after="6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vAlign w:val="center"/>
          </w:tcPr>
          <w:p ns2:paraId="2CB647F2" ns2:textId="77777777" w:rsidR="0070423F" w:rsidRPr="0070423F" w:rsidRDefault="0070423F" w:rsidP="00DE2689">
            <w:pPr>
              <w:numPr>
                <w:ilvl w:val="0"/>
                <w:numId w:val="63"/>
              </w:numPr>
              <w:spacing w:before="60" w:after="6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vAlign w:val="center"/>
          </w:tcPr>
          <w:p ns2:paraId="67F2EC6C" ns2:textId="77777777" w:rsidR="0070423F" w:rsidRPr="0070423F" w:rsidRDefault="0070423F" w:rsidP="00DE2689">
            <w:pPr>
              <w:numPr>
                <w:ilvl w:val="0"/>
                <w:numId w:val="63"/>
              </w:numPr>
              <w:spacing w:before="60" w:after="60"/>
              <w:ind w:left="216" w:hanging="216"/>
              <w:rPr>
                <w:rFonts w:eastAsia="MS Gothic"/>
                <w:sz w:val="20"/>
                <w:szCs w:val="20"/>
              </w:rPr>
            </w:pPr>
          </w:p>
        </w:tc>
      </w:tr>
      <w:tr w:rsidR="0070423F" w:rsidRPr="0070423F" ns2:paraId="0B729C36" ns2: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51DD0E0D" ns2:textId="77777777" w:rsidR="0070423F" w:rsidRPr="0070423F" w:rsidRDefault="0070423F" w:rsidP="003D7C32">
            <w:pPr>
              <w:pageBreakBefore/>
              <w:spacing w:before="40" w:after="40"/>
              <w:rPr>
                <w:sz w:val="20"/>
                <w:szCs w:val="20"/>
              </w:rPr>
            </w:pPr>
            <w:r w:rsidRPr="0070423F">
              <w:rPr>
                <w:sz w:val="20"/>
                <w:szCs w:val="20"/>
              </w:rPr>
              <w:lastRenderedPageBreak/>
              <w:t>Myocarditis</w:t>
            </w:r>
          </w:p>
        </w:tc>
        <w:tc>
          <w:tcPr>
            <w:tcW w:w="1889" w:type="dxa"/>
            <w:tcBorders>
              <w:top w:val="single" w:sz="4" w:space="0" w:color="auto"/>
              <w:left w:val="single" w:sz="4" w:space="0" w:color="auto"/>
              <w:bottom w:val="single" w:sz="4" w:space="0" w:color="auto"/>
              <w:right w:val="single" w:sz="4" w:space="0" w:color="auto"/>
            </w:tcBorders>
            <w:hideMark/>
          </w:tcPr>
          <w:p ns2:paraId="2870E975" ns2:textId="77777777" w:rsidR="0070423F" w:rsidRPr="0070423F" w:rsidRDefault="0070423F" w:rsidP="003D7C32">
            <w:pPr>
              <w:spacing w:before="40" w:after="40"/>
              <w:rPr>
                <w:sz w:val="20"/>
                <w:szCs w:val="20"/>
              </w:rPr>
            </w:pPr>
            <w:r w:rsidRPr="0070423F">
              <w:rPr>
                <w:sz w:val="20"/>
                <w:szCs w:val="20"/>
              </w:rPr>
              <w:t>Grade 1</w:t>
            </w:r>
          </w:p>
        </w:tc>
        <w:tc>
          <w:tcPr>
            <w:tcW w:w="2020" w:type="dxa"/>
            <w:tcBorders>
              <w:top w:val="single" w:sz="4" w:space="0" w:color="auto"/>
              <w:left w:val="single" w:sz="4" w:space="0" w:color="auto"/>
              <w:bottom w:val="single" w:sz="4" w:space="0" w:color="auto"/>
              <w:right w:val="single" w:sz="4" w:space="0" w:color="auto"/>
            </w:tcBorders>
            <w:hideMark/>
          </w:tcPr>
          <w:p ns2:paraId="0EB8F417"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6878CDE0"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tcPr>
          <w:p ns2:paraId="7D7EFB10"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and/or exclude other causes</w:t>
            </w:r>
          </w:p>
        </w:tc>
      </w:tr>
      <w:tr w:rsidR="0070423F" w:rsidRPr="0070423F" ns2:paraId="6E59275E" ns2: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bottom"/>
            <w:hideMark/>
          </w:tcPr>
          <w:p ns2:paraId="46DF7FC9"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07361665" ns2:textId="77777777" w:rsidR="0070423F" w:rsidRPr="0070423F" w:rsidRDefault="0070423F" w:rsidP="003D7C32">
            <w:pPr>
              <w:spacing w:before="40" w:after="40"/>
              <w:rPr>
                <w:sz w:val="20"/>
                <w:szCs w:val="20"/>
              </w:rPr>
            </w:pPr>
            <w:r w:rsidRPr="0070423F">
              <w:rPr>
                <w:sz w:val="20"/>
                <w:szCs w:val="20"/>
              </w:rPr>
              <w:t>Grade 2, 3 or 4</w:t>
            </w:r>
          </w:p>
        </w:tc>
        <w:tc>
          <w:tcPr>
            <w:tcW w:w="2020" w:type="dxa"/>
            <w:tcBorders>
              <w:top w:val="single" w:sz="4" w:space="0" w:color="auto"/>
              <w:left w:val="single" w:sz="4" w:space="0" w:color="auto"/>
              <w:bottom w:val="single" w:sz="4" w:space="0" w:color="auto"/>
              <w:right w:val="single" w:sz="4" w:space="0" w:color="auto"/>
            </w:tcBorders>
            <w:hideMark/>
          </w:tcPr>
          <w:p ns2:paraId="4105C209"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14F1A698" ns2: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1590C819" ns2: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ns2:paraId="592F5245" ns2:textId="77777777" w:rsidTr="00DE2689">
        <w:trPr>
          <w:trHeight w:val="557"/>
        </w:trPr>
        <w:tc>
          <w:tcPr>
            <w:tcW w:w="1769" w:type="dxa"/>
            <w:vMerge w:val="restart"/>
            <w:tcBorders>
              <w:top w:val="single" w:sz="4" w:space="0" w:color="auto"/>
              <w:left w:val="single" w:sz="4" w:space="0" w:color="auto"/>
              <w:right w:val="single" w:sz="4" w:space="0" w:color="auto"/>
            </w:tcBorders>
            <w:vAlign w:val="center"/>
          </w:tcPr>
          <w:p ns2:paraId="6D483B81" ns2:textId="77777777" w:rsidR="0070423F" w:rsidRPr="0070423F" w:rsidRDefault="0070423F" w:rsidP="003D7C32">
            <w:pPr>
              <w:spacing w:before="40" w:after="40"/>
              <w:rPr>
                <w:sz w:val="20"/>
                <w:szCs w:val="20"/>
              </w:rPr>
            </w:pPr>
            <w:r w:rsidRPr="0070423F">
              <w:rPr>
                <w:sz w:val="20"/>
                <w:szCs w:val="20"/>
              </w:rPr>
              <w:t>Exfoliative Dermatologic Conditions</w:t>
            </w:r>
          </w:p>
        </w:tc>
        <w:tc>
          <w:tcPr>
            <w:tcW w:w="1889" w:type="dxa"/>
            <w:tcBorders>
              <w:top w:val="single" w:sz="4" w:space="0" w:color="auto"/>
              <w:left w:val="single" w:sz="4" w:space="0" w:color="auto"/>
              <w:bottom w:val="single" w:sz="4" w:space="0" w:color="auto"/>
              <w:right w:val="single" w:sz="4" w:space="0" w:color="auto"/>
            </w:tcBorders>
          </w:tcPr>
          <w:p ns2:paraId="071FB589" ns2:textId="77777777" w:rsidR="0070423F" w:rsidRPr="0070423F" w:rsidRDefault="0070423F" w:rsidP="003D7C32">
            <w:pPr>
              <w:spacing w:before="40" w:after="40"/>
              <w:rPr>
                <w:sz w:val="20"/>
                <w:szCs w:val="20"/>
              </w:rPr>
            </w:pPr>
            <w:r w:rsidRPr="0070423F">
              <w:rPr>
                <w:sz w:val="20"/>
                <w:szCs w:val="20"/>
              </w:rPr>
              <w:t>Suspected SJS, TEN, or DRESS</w:t>
            </w:r>
          </w:p>
        </w:tc>
        <w:tc>
          <w:tcPr>
            <w:tcW w:w="2020" w:type="dxa"/>
            <w:tcBorders>
              <w:top w:val="single" w:sz="4" w:space="0" w:color="auto"/>
              <w:left w:val="single" w:sz="4" w:space="0" w:color="auto"/>
              <w:bottom w:val="single" w:sz="4" w:space="0" w:color="auto"/>
              <w:right w:val="single" w:sz="4" w:space="0" w:color="auto"/>
            </w:tcBorders>
          </w:tcPr>
          <w:p ns2:paraId="6683EB02"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right w:val="single" w:sz="4" w:space="0" w:color="auto"/>
            </w:tcBorders>
          </w:tcPr>
          <w:p ns2:paraId="6DDBAC4D"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right w:val="single" w:sz="4" w:space="0" w:color="auto"/>
            </w:tcBorders>
          </w:tcPr>
          <w:p ns2:paraId="1F6DFA7D"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ns2:paraId="6AE5F23F" ns2:textId="77777777" w:rsidTr="00DE2689">
        <w:trPr>
          <w:trHeight w:val="557"/>
        </w:trPr>
        <w:tc>
          <w:tcPr>
            <w:tcW w:w="1769" w:type="dxa"/>
            <w:vMerge/>
            <w:tcBorders>
              <w:left w:val="single" w:sz="4" w:space="0" w:color="auto"/>
              <w:bottom w:val="single" w:sz="4" w:space="0" w:color="auto"/>
              <w:right w:val="single" w:sz="4" w:space="0" w:color="auto"/>
            </w:tcBorders>
            <w:vAlign w:val="center"/>
          </w:tcPr>
          <w:p ns2:paraId="0773F823"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tcPr>
          <w:p ns2:paraId="07030CBE" ns2:textId="77777777" w:rsidR="0070423F" w:rsidRPr="0070423F" w:rsidRDefault="0070423F" w:rsidP="003D7C32">
            <w:pPr>
              <w:spacing w:before="40" w:after="40"/>
              <w:rPr>
                <w:sz w:val="20"/>
                <w:szCs w:val="20"/>
              </w:rPr>
            </w:pPr>
            <w:r w:rsidRPr="0070423F">
              <w:rPr>
                <w:sz w:val="20"/>
                <w:szCs w:val="20"/>
              </w:rPr>
              <w:t>Confirmed SJS, TEN, or DRESS</w:t>
            </w:r>
          </w:p>
        </w:tc>
        <w:tc>
          <w:tcPr>
            <w:tcW w:w="2020" w:type="dxa"/>
            <w:tcBorders>
              <w:top w:val="single" w:sz="4" w:space="0" w:color="auto"/>
              <w:left w:val="single" w:sz="4" w:space="0" w:color="auto"/>
              <w:bottom w:val="single" w:sz="4" w:space="0" w:color="auto"/>
              <w:right w:val="single" w:sz="4" w:space="0" w:color="auto"/>
            </w:tcBorders>
          </w:tcPr>
          <w:p ns2:paraId="1B0C8714"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left w:val="single" w:sz="4" w:space="0" w:color="auto"/>
              <w:bottom w:val="single" w:sz="4" w:space="0" w:color="auto"/>
              <w:right w:val="single" w:sz="4" w:space="0" w:color="auto"/>
            </w:tcBorders>
          </w:tcPr>
          <w:p ns2:paraId="4AA6CAA1" ns2:textId="77777777" w:rsidR="0070423F" w:rsidRPr="0070423F" w:rsidRDefault="0070423F" w:rsidP="003D7C32">
            <w:pPr>
              <w:numPr>
                <w:ilvl w:val="0"/>
                <w:numId w:val="63"/>
              </w:numPr>
              <w:spacing w:before="40" w:after="40"/>
              <w:ind w:left="216" w:hanging="216"/>
              <w:rPr>
                <w:rFonts w:eastAsia="MS Gothic"/>
                <w:sz w:val="20"/>
                <w:szCs w:val="20"/>
              </w:rPr>
            </w:pPr>
          </w:p>
        </w:tc>
        <w:tc>
          <w:tcPr>
            <w:tcW w:w="4416" w:type="dxa"/>
            <w:vMerge/>
            <w:tcBorders>
              <w:left w:val="single" w:sz="4" w:space="0" w:color="auto"/>
              <w:bottom w:val="single" w:sz="4" w:space="0" w:color="auto"/>
              <w:right w:val="single" w:sz="4" w:space="0" w:color="auto"/>
            </w:tcBorders>
          </w:tcPr>
          <w:p ns2:paraId="7BB85D73" ns2:textId="77777777" w:rsidR="0070423F" w:rsidRPr="0070423F" w:rsidRDefault="0070423F" w:rsidP="003D7C32">
            <w:pPr>
              <w:numPr>
                <w:ilvl w:val="0"/>
                <w:numId w:val="63"/>
              </w:numPr>
              <w:spacing w:before="40" w:after="40"/>
              <w:ind w:left="216" w:hanging="216"/>
              <w:rPr>
                <w:rFonts w:eastAsia="MS Gothic"/>
                <w:sz w:val="20"/>
                <w:szCs w:val="20"/>
              </w:rPr>
            </w:pPr>
          </w:p>
        </w:tc>
      </w:tr>
      <w:tr w:rsidR="0070423F" w:rsidRPr="0070423F" ns2:paraId="377FE86B" ns2:textId="77777777" w:rsidTr="00DE2689">
        <w:trPr>
          <w:trHeight w:val="557"/>
        </w:trPr>
        <w:tc>
          <w:tcPr>
            <w:tcW w:w="1769" w:type="dxa"/>
            <w:vMerge w:val="restart"/>
            <w:tcBorders>
              <w:top w:val="single" w:sz="4" w:space="0" w:color="auto"/>
              <w:left w:val="single" w:sz="4" w:space="0" w:color="auto"/>
              <w:bottom w:val="single" w:sz="4" w:space="0" w:color="auto"/>
              <w:right w:val="single" w:sz="4" w:space="0" w:color="auto"/>
            </w:tcBorders>
            <w:vAlign w:val="center"/>
            <w:hideMark/>
          </w:tcPr>
          <w:p ns2:paraId="128B4344" ns2:textId="77777777" w:rsidR="0070423F" w:rsidRPr="0070423F" w:rsidRDefault="0070423F" w:rsidP="003D7C32">
            <w:pPr>
              <w:spacing w:before="40" w:after="40"/>
              <w:rPr>
                <w:sz w:val="20"/>
                <w:szCs w:val="20"/>
              </w:rPr>
            </w:pPr>
            <w:r w:rsidRPr="0070423F">
              <w:rPr>
                <w:sz w:val="20"/>
                <w:szCs w:val="20"/>
              </w:rPr>
              <w:t>All Other irAEs</w:t>
            </w:r>
          </w:p>
        </w:tc>
        <w:tc>
          <w:tcPr>
            <w:tcW w:w="1889" w:type="dxa"/>
            <w:tcBorders>
              <w:top w:val="single" w:sz="4" w:space="0" w:color="auto"/>
              <w:left w:val="single" w:sz="4" w:space="0" w:color="auto"/>
              <w:bottom w:val="single" w:sz="4" w:space="0" w:color="auto"/>
              <w:right w:val="single" w:sz="4" w:space="0" w:color="auto"/>
            </w:tcBorders>
            <w:hideMark/>
          </w:tcPr>
          <w:p ns2:paraId="03A03C3B" ns2:textId="77777777" w:rsidR="0070423F" w:rsidRPr="0070423F" w:rsidRDefault="0070423F" w:rsidP="003D7C32">
            <w:pPr>
              <w:spacing w:before="40" w:after="40"/>
              <w:rPr>
                <w:sz w:val="20"/>
                <w:szCs w:val="20"/>
              </w:rPr>
            </w:pPr>
            <w:r w:rsidRPr="0070423F">
              <w:rPr>
                <w:sz w:val="20"/>
                <w:szCs w:val="20"/>
              </w:rPr>
              <w:t>Persistent Grade 2</w:t>
            </w:r>
          </w:p>
        </w:tc>
        <w:tc>
          <w:tcPr>
            <w:tcW w:w="2020" w:type="dxa"/>
            <w:tcBorders>
              <w:top w:val="single" w:sz="4" w:space="0" w:color="auto"/>
              <w:left w:val="single" w:sz="4" w:space="0" w:color="auto"/>
              <w:bottom w:val="single" w:sz="4" w:space="0" w:color="auto"/>
              <w:right w:val="single" w:sz="4" w:space="0" w:color="auto"/>
            </w:tcBorders>
            <w:hideMark/>
          </w:tcPr>
          <w:p ns2:paraId="35336393" ns2:textId="77777777" w:rsidR="0070423F" w:rsidRPr="0070423F" w:rsidRDefault="0070423F" w:rsidP="003D7C32">
            <w:pPr>
              <w:spacing w:before="40" w:after="40"/>
              <w:rPr>
                <w:sz w:val="20"/>
                <w:szCs w:val="20"/>
              </w:rPr>
            </w:pPr>
            <w:r w:rsidRPr="0070423F">
              <w:rPr>
                <w:sz w:val="20"/>
                <w:szCs w:val="20"/>
              </w:rPr>
              <w:t>Withhold</w:t>
            </w:r>
          </w:p>
        </w:tc>
        <w:tc>
          <w:tcPr>
            <w:tcW w:w="3016" w:type="dxa"/>
            <w:vMerge w:val="restart"/>
            <w:tcBorders>
              <w:top w:val="single" w:sz="4" w:space="0" w:color="auto"/>
              <w:left w:val="single" w:sz="4" w:space="0" w:color="auto"/>
              <w:bottom w:val="single" w:sz="4" w:space="0" w:color="auto"/>
              <w:right w:val="single" w:sz="4" w:space="0" w:color="auto"/>
            </w:tcBorders>
            <w:hideMark/>
          </w:tcPr>
          <w:p ns2:paraId="0F7FC477"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Based on severity of AE administer corticosteroids</w:t>
            </w:r>
          </w:p>
        </w:tc>
        <w:tc>
          <w:tcPr>
            <w:tcW w:w="4416" w:type="dxa"/>
            <w:vMerge w:val="restart"/>
            <w:tcBorders>
              <w:top w:val="single" w:sz="4" w:space="0" w:color="auto"/>
              <w:left w:val="single" w:sz="4" w:space="0" w:color="auto"/>
              <w:bottom w:val="single" w:sz="4" w:space="0" w:color="auto"/>
              <w:right w:val="single" w:sz="4" w:space="0" w:color="auto"/>
            </w:tcBorders>
            <w:hideMark/>
          </w:tcPr>
          <w:p ns2:paraId="33A0B657" ns2:textId="77777777" w:rsidR="0070423F" w:rsidRPr="0070423F" w:rsidRDefault="0070423F" w:rsidP="003D7C32">
            <w:pPr>
              <w:spacing w:before="40" w:after="40"/>
              <w:ind w:left="216" w:hanging="216"/>
              <w:rPr>
                <w:rFonts w:eastAsia="MS Gothic"/>
                <w:sz w:val="20"/>
                <w:szCs w:val="20"/>
              </w:rPr>
            </w:pPr>
            <w:r w:rsidRPr="0070423F">
              <w:rPr>
                <w:rFonts w:eastAsia="MS Gothic"/>
                <w:sz w:val="20"/>
                <w:szCs w:val="20"/>
              </w:rPr>
              <w:sym w:font="Symbol" w:char="F0B7"/>
            </w:r>
            <w:r w:rsidRPr="0070423F">
              <w:rPr>
                <w:rFonts w:eastAsia="MS Gothic"/>
                <w:sz w:val="20"/>
                <w:szCs w:val="20"/>
              </w:rPr>
              <w:t>   Ensure adequate evaluation to confirm etiology or exclude other causes</w:t>
            </w:r>
          </w:p>
        </w:tc>
      </w:tr>
      <w:tr w:rsidR="0070423F" w:rsidRPr="0070423F" ns2:paraId="1BA718CB" ns2:textId="77777777" w:rsidTr="00DE2689">
        <w:trPr>
          <w:trHeight w:val="557"/>
        </w:trPr>
        <w:tc>
          <w:tcPr>
            <w:tcW w:w="1769" w:type="dxa"/>
            <w:vMerge/>
            <w:tcBorders>
              <w:top w:val="single" w:sz="4" w:space="0" w:color="auto"/>
              <w:left w:val="single" w:sz="4" w:space="0" w:color="auto"/>
              <w:bottom w:val="single" w:sz="4" w:space="0" w:color="auto"/>
              <w:right w:val="single" w:sz="4" w:space="0" w:color="auto"/>
            </w:tcBorders>
            <w:vAlign w:val="center"/>
            <w:hideMark/>
          </w:tcPr>
          <w:p ns2:paraId="41042F48"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5896B1E6" ns2:textId="77777777" w:rsidR="0070423F" w:rsidRPr="0070423F" w:rsidRDefault="0070423F" w:rsidP="003D7C32">
            <w:pPr>
              <w:spacing w:before="40" w:after="40"/>
              <w:rPr>
                <w:sz w:val="20"/>
                <w:szCs w:val="20"/>
              </w:rPr>
            </w:pPr>
            <w:r w:rsidRPr="0070423F">
              <w:rPr>
                <w:sz w:val="20"/>
                <w:szCs w:val="20"/>
              </w:rPr>
              <w:t>Grade 3</w:t>
            </w:r>
          </w:p>
        </w:tc>
        <w:tc>
          <w:tcPr>
            <w:tcW w:w="2020" w:type="dxa"/>
            <w:tcBorders>
              <w:top w:val="single" w:sz="4" w:space="0" w:color="auto"/>
              <w:left w:val="single" w:sz="4" w:space="0" w:color="auto"/>
              <w:bottom w:val="single" w:sz="4" w:space="0" w:color="auto"/>
              <w:right w:val="single" w:sz="4" w:space="0" w:color="auto"/>
            </w:tcBorders>
            <w:hideMark/>
          </w:tcPr>
          <w:p ns2:paraId="2833AF1B" ns2:textId="77777777" w:rsidR="0070423F" w:rsidRPr="0070423F" w:rsidRDefault="0070423F" w:rsidP="003D7C32">
            <w:pPr>
              <w:spacing w:before="40" w:after="40"/>
              <w:rPr>
                <w:sz w:val="20"/>
                <w:szCs w:val="20"/>
              </w:rPr>
            </w:pPr>
            <w:r w:rsidRPr="0070423F">
              <w:rPr>
                <w:sz w:val="20"/>
                <w:szCs w:val="20"/>
              </w:rPr>
              <w:t xml:space="preserve">Withhold or discontinue based on the event </w:t>
            </w:r>
            <w:r w:rsidRPr="0070423F">
              <w:rPr>
                <w:sz w:val="20"/>
                <w:szCs w:val="20"/>
                <w:vertAlign w:val="superscript"/>
              </w:rPr>
              <w:t>e</w:t>
            </w:r>
            <w:r w:rsidRPr="0070423F">
              <w:rPr>
                <w:sz w:val="20"/>
                <w:szCs w:val="20"/>
              </w:rPr>
              <w:t xml:space="preserve"> </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61D15D86" ns2: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37FDB8CB" ns2:textId="77777777" w:rsidR="0070423F" w:rsidRPr="0070423F" w:rsidRDefault="0070423F" w:rsidP="003D7C32">
            <w:pPr>
              <w:spacing w:before="40" w:after="40"/>
              <w:rPr>
                <w:rFonts w:eastAsia="Arial Unicode MS"/>
                <w:sz w:val="20"/>
                <w:szCs w:val="20"/>
              </w:rPr>
            </w:pPr>
          </w:p>
        </w:tc>
      </w:tr>
      <w:tr w:rsidR="0070423F" w:rsidRPr="0070423F" ns2:paraId="4C391236" ns2:textId="77777777" w:rsidTr="00DE2689">
        <w:tc>
          <w:tcPr>
            <w:tcW w:w="1769" w:type="dxa"/>
            <w:vMerge/>
            <w:tcBorders>
              <w:top w:val="single" w:sz="4" w:space="0" w:color="auto"/>
              <w:left w:val="single" w:sz="4" w:space="0" w:color="auto"/>
              <w:bottom w:val="single" w:sz="4" w:space="0" w:color="auto"/>
              <w:right w:val="single" w:sz="4" w:space="0" w:color="auto"/>
            </w:tcBorders>
            <w:vAlign w:val="center"/>
            <w:hideMark/>
          </w:tcPr>
          <w:p ns2:paraId="746EDD70" ns2:textId="77777777" w:rsidR="0070423F" w:rsidRPr="0070423F" w:rsidRDefault="0070423F" w:rsidP="003D7C32">
            <w:pPr>
              <w:spacing w:before="40" w:after="40"/>
              <w:rPr>
                <w:sz w:val="20"/>
                <w:szCs w:val="20"/>
              </w:rPr>
            </w:pPr>
          </w:p>
        </w:tc>
        <w:tc>
          <w:tcPr>
            <w:tcW w:w="1889" w:type="dxa"/>
            <w:tcBorders>
              <w:top w:val="single" w:sz="4" w:space="0" w:color="auto"/>
              <w:left w:val="single" w:sz="4" w:space="0" w:color="auto"/>
              <w:bottom w:val="single" w:sz="4" w:space="0" w:color="auto"/>
              <w:right w:val="single" w:sz="4" w:space="0" w:color="auto"/>
            </w:tcBorders>
            <w:hideMark/>
          </w:tcPr>
          <w:p ns2:paraId="5C320CA5" ns2:textId="77777777" w:rsidR="0070423F" w:rsidRPr="0070423F" w:rsidRDefault="0070423F" w:rsidP="003D7C32">
            <w:pPr>
              <w:spacing w:before="40" w:after="40"/>
              <w:rPr>
                <w:sz w:val="20"/>
                <w:szCs w:val="20"/>
              </w:rPr>
            </w:pPr>
            <w:r w:rsidRPr="0070423F">
              <w:rPr>
                <w:sz w:val="20"/>
                <w:szCs w:val="20"/>
              </w:rPr>
              <w:t xml:space="preserve">Recurrent Grade 3 or Grade 4 </w:t>
            </w:r>
          </w:p>
        </w:tc>
        <w:tc>
          <w:tcPr>
            <w:tcW w:w="2020" w:type="dxa"/>
            <w:tcBorders>
              <w:top w:val="single" w:sz="4" w:space="0" w:color="auto"/>
              <w:left w:val="single" w:sz="4" w:space="0" w:color="auto"/>
              <w:bottom w:val="single" w:sz="4" w:space="0" w:color="auto"/>
              <w:right w:val="single" w:sz="4" w:space="0" w:color="auto"/>
            </w:tcBorders>
            <w:hideMark/>
          </w:tcPr>
          <w:p ns2:paraId="071BF2A2" ns2:textId="77777777" w:rsidR="0070423F" w:rsidRPr="0070423F" w:rsidRDefault="0070423F" w:rsidP="003D7C32">
            <w:pPr>
              <w:spacing w:before="40" w:after="40"/>
              <w:rPr>
                <w:sz w:val="20"/>
                <w:szCs w:val="20"/>
              </w:rPr>
            </w:pPr>
            <w:r w:rsidRPr="0070423F">
              <w:rPr>
                <w:sz w:val="20"/>
                <w:szCs w:val="20"/>
              </w:rPr>
              <w:t>Permanently discontinue</w:t>
            </w:r>
          </w:p>
        </w:tc>
        <w:tc>
          <w:tcPr>
            <w:tcW w:w="3016" w:type="dxa"/>
            <w:vMerge/>
            <w:tcBorders>
              <w:top w:val="single" w:sz="4" w:space="0" w:color="auto"/>
              <w:left w:val="single" w:sz="4" w:space="0" w:color="auto"/>
              <w:bottom w:val="single" w:sz="4" w:space="0" w:color="auto"/>
              <w:right w:val="single" w:sz="4" w:space="0" w:color="auto"/>
            </w:tcBorders>
            <w:vAlign w:val="center"/>
            <w:hideMark/>
          </w:tcPr>
          <w:p ns2:paraId="5637D86A" ns2:textId="77777777" w:rsidR="0070423F" w:rsidRPr="0070423F" w:rsidRDefault="0070423F" w:rsidP="003D7C32">
            <w:pPr>
              <w:spacing w:before="40" w:after="40"/>
              <w:rPr>
                <w:rFonts w:eastAsia="Arial Unicode MS"/>
                <w:sz w:val="20"/>
                <w:szCs w:val="20"/>
              </w:rPr>
            </w:pPr>
          </w:p>
        </w:tc>
        <w:tc>
          <w:tcPr>
            <w:tcW w:w="4416" w:type="dxa"/>
            <w:vMerge/>
            <w:tcBorders>
              <w:top w:val="single" w:sz="4" w:space="0" w:color="auto"/>
              <w:left w:val="single" w:sz="4" w:space="0" w:color="auto"/>
              <w:bottom w:val="single" w:sz="4" w:space="0" w:color="auto"/>
              <w:right w:val="single" w:sz="4" w:space="0" w:color="auto"/>
            </w:tcBorders>
            <w:vAlign w:val="center"/>
            <w:hideMark/>
          </w:tcPr>
          <w:p ns2:paraId="377630C0" ns2:textId="77777777" w:rsidR="0070423F" w:rsidRPr="0070423F" w:rsidRDefault="0070423F" w:rsidP="003D7C32">
            <w:pPr>
              <w:spacing w:before="40" w:after="40"/>
              <w:rPr>
                <w:rFonts w:eastAsia="Arial Unicode MS"/>
                <w:sz w:val="20"/>
                <w:szCs w:val="20"/>
              </w:rPr>
            </w:pPr>
          </w:p>
        </w:tc>
      </w:tr>
      <w:tr w:rsidR="0070423F" w:rsidRPr="0070423F" ns2:paraId="12E83CAF" ns2:textId="77777777" w:rsidTr="003D7C32">
        <w:trPr>
          <w:trHeight w:val="77"/>
        </w:trPr>
        <w:tc>
          <w:tcPr>
            <w:tcW w:w="13110" w:type="dxa"/>
            <w:gridSpan w:val="5"/>
            <w:tcBorders>
              <w:top w:val="single" w:sz="4" w:space="0" w:color="auto"/>
              <w:left w:val="single" w:sz="4" w:space="0" w:color="auto"/>
              <w:bottom w:val="single" w:sz="4" w:space="0" w:color="auto"/>
              <w:right w:val="single" w:sz="4" w:space="0" w:color="auto"/>
            </w:tcBorders>
          </w:tcPr>
          <w:p ns2:paraId="447C8100" ns2:textId="77777777" w:rsidR="0070423F" w:rsidRPr="0070423F" w:rsidRDefault="0070423F" w:rsidP="003D7C32">
            <w:pPr>
              <w:spacing w:before="20" w:after="20"/>
              <w:ind w:left="245" w:right="144" w:hanging="216"/>
              <w:rPr>
                <w:sz w:val="18"/>
              </w:rPr>
            </w:pPr>
            <w:r w:rsidRPr="0070423F">
              <w:rPr>
                <w:sz w:val="18"/>
              </w:rPr>
              <w:t>AE(s)=adverse event(s); ALT= alanine aminotransferase; AST=aspartate aminotransferase; CTCAE=Common Terminology Criteria for Adverse Events; DRESS=Drug Rash with Eosinophilia and Systemic Symptom; GI=gastrointestinal; IO=immuno-oncology; ir=immune related; IV=intravenous; SJS=Stevens-Johnson Syndrome; T1DM=type 1 diabetes mellitus; TEN=Toxic Epidermal Necrolysis; ULN=upper limit of normal.</w:t>
            </w:r>
          </w:p>
          <w:p ns2:paraId="776DBF9A" ns2:textId="77777777" w:rsidR="0070423F" w:rsidRPr="0070423F" w:rsidRDefault="0070423F" w:rsidP="003D7C32">
            <w:pPr>
              <w:spacing w:before="20" w:after="20"/>
              <w:ind w:left="245" w:right="144" w:hanging="216"/>
              <w:rPr>
                <w:b/>
                <w:bCs/>
                <w:sz w:val="18"/>
              </w:rPr>
            </w:pPr>
            <w:r w:rsidRPr="0070423F">
              <w:rPr>
                <w:b/>
                <w:bCs/>
                <w:sz w:val="18"/>
              </w:rPr>
              <w:t>Note: Non-irAE will be managed as appropriate, following clinical practice recommendations.</w:t>
            </w:r>
          </w:p>
          <w:p ns2:paraId="485C78A5" ns2:textId="77777777" w:rsidR="0070423F" w:rsidRPr="0070423F" w:rsidRDefault="0070423F" w:rsidP="003D7C32">
            <w:pPr>
              <w:spacing w:before="20" w:after="20"/>
              <w:ind w:left="216" w:right="144" w:hanging="216"/>
              <w:rPr>
                <w:sz w:val="18"/>
              </w:rPr>
            </w:pPr>
            <w:r w:rsidRPr="0070423F">
              <w:rPr>
                <w:sz w:val="22"/>
                <w:szCs w:val="32"/>
                <w:vertAlign w:val="superscript"/>
              </w:rPr>
              <w:t>a</w:t>
            </w:r>
            <w:r w:rsidRPr="0070423F">
              <w:rPr>
                <w:sz w:val="18"/>
                <w:vertAlign w:val="superscript"/>
              </w:rPr>
              <w:t>     </w:t>
            </w:r>
            <w:r w:rsidRPr="0070423F">
              <w:rPr>
                <w:sz w:val="18"/>
              </w:rPr>
              <w:t xml:space="preserve">AST/ALT: &gt;3.0 to5.0 x ULN if baseline normal; &gt;3.0 to 5.0 x baseline, if baseline abnormal; </w:t>
            </w:r>
            <w:r w:rsidRPr="0070423F">
              <w:rPr>
                <w:sz w:val="18"/>
              </w:rPr>
              <w:br/>
              <w:t>bilirubin:&gt;1.5 to 3.0 x ULN if baseline normal; &gt;1.5 to 3.0 x baseline if baseline abnormal</w:t>
            </w:r>
          </w:p>
          <w:p ns2:paraId="1E8D3BF8" ns2:textId="77777777" w:rsidR="0070423F" w:rsidRPr="0070423F" w:rsidRDefault="0070423F" w:rsidP="003D7C32">
            <w:pPr>
              <w:spacing w:before="20" w:after="20"/>
              <w:ind w:left="216" w:right="144" w:hanging="216"/>
              <w:rPr>
                <w:sz w:val="18"/>
              </w:rPr>
            </w:pPr>
            <w:r w:rsidRPr="0070423F">
              <w:rPr>
                <w:sz w:val="22"/>
                <w:szCs w:val="32"/>
                <w:vertAlign w:val="superscript"/>
              </w:rPr>
              <w:t>b</w:t>
            </w:r>
            <w:r w:rsidRPr="0070423F">
              <w:rPr>
                <w:sz w:val="18"/>
                <w:vertAlign w:val="superscript"/>
              </w:rPr>
              <w:t>     </w:t>
            </w:r>
            <w:r w:rsidRPr="0070423F">
              <w:rPr>
                <w:sz w:val="18"/>
              </w:rPr>
              <w:t>AST/ALT: &gt;5.0 to 20.0 x ULN, if baseline normal; &gt;5.0 to 20.0 x baseline, if baseline abnormal; bilirubin:&gt;3.0 to 10.0 x ULN if baseline normal; &gt;3.0 to 10.0 x baseline if baseline abnormal</w:t>
            </w:r>
          </w:p>
          <w:p ns2:paraId="2B424D65" ns2:textId="77777777" w:rsidR="0070423F" w:rsidRPr="0070423F" w:rsidRDefault="0070423F" w:rsidP="003D7C32">
            <w:pPr>
              <w:spacing w:before="20" w:after="20"/>
              <w:ind w:left="216" w:right="144" w:hanging="216"/>
              <w:rPr>
                <w:sz w:val="18"/>
              </w:rPr>
            </w:pPr>
            <w:r w:rsidRPr="0070423F">
              <w:rPr>
                <w:sz w:val="22"/>
                <w:szCs w:val="32"/>
                <w:vertAlign w:val="superscript"/>
              </w:rPr>
              <w:t>c     </w:t>
            </w:r>
            <w:r w:rsidRPr="0070423F">
              <w:rPr>
                <w:sz w:val="18"/>
              </w:rPr>
              <w:t xml:space="preserve">AST/ALT: &gt;20.0 x ULN, if baseline normal; &gt;20.0 x baseline, if baseline abnormal; </w:t>
            </w:r>
            <w:r w:rsidRPr="0070423F">
              <w:rPr>
                <w:sz w:val="18"/>
              </w:rPr>
              <w:br/>
              <w:t>bilirubin: &gt;10.0 x ULN if baseline normal; &gt;10.0 x baseline if baseline abnormal</w:t>
            </w:r>
          </w:p>
          <w:p ns2:paraId="299FED4A" ns2:textId="51AC366C" w:rsidR="0070423F" w:rsidRPr="0070423F" w:rsidRDefault="0070423F" w:rsidP="003D7C32">
            <w:pPr>
              <w:spacing w:before="20" w:after="20"/>
              <w:ind w:left="216" w:right="144" w:hanging="216"/>
              <w:rPr>
                <w:sz w:val="18"/>
              </w:rPr>
            </w:pPr>
            <w:r w:rsidRPr="0070423F">
              <w:rPr>
                <w:sz w:val="22"/>
                <w:szCs w:val="32"/>
                <w:vertAlign w:val="superscript"/>
              </w:rPr>
              <w:t>d</w:t>
            </w:r>
            <w:r w:rsidRPr="0070423F">
              <w:rPr>
                <w:rFonts w:eastAsia="Calibri"/>
                <w:sz w:val="18"/>
              </w:rPr>
              <w:t xml:space="preserve">   The decision to withhold or permanently discontinue </w:t>
            </w:r>
            <w:r w:rsidRPr="0070423F">
              <w:rPr>
                <w:rFonts w:eastAsia="Calibri"/>
                <w:color w:val="000000"/>
                <w:sz w:val="18"/>
              </w:rPr>
              <w:t>pembrolizumab</w:t>
            </w:r>
            <w:r w:rsidRPr="0070423F">
              <w:t xml:space="preserve"> </w:t>
            </w:r>
            <w:r w:rsidRPr="0070423F">
              <w:rPr>
                <w:rFonts w:eastAsia="Calibri"/>
                <w:color w:val="000000"/>
                <w:sz w:val="18"/>
              </w:rPr>
              <w:t xml:space="preserve">monotherapy, coformulations or IO combinations </w:t>
            </w:r>
            <w:r w:rsidRPr="0070423F">
              <w:rPr>
                <w:rFonts w:eastAsia="Calibri"/>
                <w:sz w:val="18"/>
              </w:rPr>
              <w:t xml:space="preserve">is at the discretion of the investigator or treating physician. </w:t>
            </w:r>
            <w:r w:rsidRPr="0070423F">
              <w:rPr>
                <w:sz w:val="18"/>
              </w:rPr>
              <w:t xml:space="preserve">If control achieved or ≤ Grade 2, </w:t>
            </w:r>
            <w:r w:rsidRPr="0070423F">
              <w:rPr>
                <w:color w:val="000000"/>
                <w:sz w:val="18"/>
              </w:rPr>
              <w:t xml:space="preserve">pembrolizumab monotherapy, coformulations or IO combinations </w:t>
            </w:r>
            <w:r w:rsidRPr="0070423F">
              <w:rPr>
                <w:sz w:val="18"/>
              </w:rPr>
              <w:t>may be resumed.</w:t>
            </w:r>
          </w:p>
          <w:p ns2:paraId="775F024D" ns2:textId="77777777" w:rsidR="0070423F" w:rsidRPr="0070423F" w:rsidRDefault="0070423F" w:rsidP="003D7C32">
            <w:pPr>
              <w:spacing w:before="20" w:after="20"/>
              <w:ind w:left="216" w:right="144" w:hanging="216"/>
              <w:rPr>
                <w:sz w:val="18"/>
              </w:rPr>
            </w:pPr>
            <w:r w:rsidRPr="0070423F">
              <w:rPr>
                <w:sz w:val="22"/>
                <w:szCs w:val="32"/>
                <w:vertAlign w:val="superscript"/>
              </w:rPr>
              <w:t>e</w:t>
            </w:r>
            <w:r w:rsidRPr="0070423F">
              <w:rPr>
                <w:sz w:val="18"/>
              </w:rPr>
              <w:t>    Events that require discontinuation include, but are not limited to: encephalitis and other clinically important irAEs (eg, vasculitis and sclerosing cholangitis).</w:t>
            </w:r>
          </w:p>
        </w:tc>
      </w:tr>
    </w:tbl>
    <w:p ns2:paraId="1188AA06" ns2:textId="22DED127" w:rsidR="00D80FE3" w:rsidRDefault="00D80FE3" w:rsidP="003D7C32">
      <w:ins w:id="7116" w:author="GoldenCorpusHarness" w:date="2026-03-28T21:57:49Z">
        <w:r>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ins>
    </w:p>
    <w:p ns2:paraId="62622691" ns2:textId="77777777" w:rsidR="00A72B20" w:rsidRDefault="00A72B20" w:rsidP="00A72B20">
      <w:pPr>
        <w:sectPr w:rsidR="00A72B20" w:rsidSect="00A72B20">
          <w:headerReference w:type="default" ns3:id="rId37"/>
          <w:footerReference w:type="default" ns3:id="rId38"/>
          <w:pgSz w:w="15840" w:h="12240" w:orient="landscape"/>
          <w:pgMar w:top="1800" w:right="1440" w:bottom="1440" w:left="1440" w:header="720" w:footer="720" w:gutter="0"/>
          <w:cols w:space="720"/>
          <w:docGrid w:linePitch="360"/>
        </w:sectPr>
      </w:pPr>
      <w:ins w:id="7117" w:author="GoldenCorpusHarness" w:date="2026-03-28T21:57:49Z">
        <w:r>
          <w:t>Refer to Section 8.1.8 for details regarding administration of the study intervention.</w:t>
        </w:r>
      </w:ins>
    </w:p>
    <w:p ns2:paraId="42EF5B5B" ns2:textId="19583CF6" w:rsidR="00D80FE3" w:rsidRPr="004A51D6" w:rsidRDefault="00D80FE3" w:rsidP="00D80FE3">
      <w:pPr>
        <w:pStyle w:val="Paragraph0"/>
        <w:rPr>
          <w:b/>
        </w:rPr>
      </w:pPr>
      <w:del w:id="7118" w:author="GoldenCorpusHarness" w:date="2026-03-28T21:57:49Z">
        <w:r>
          <w:delText>Dos</w:delText>
        </w:r>
      </w:del>
      <w:ins w:id="7119" w:author="GoldenCorpusHarness" w:date="2026-03-28T21:57:49Z">
        <w:r>
          <w:t>Tr</w:t>
        </w:r>
      </w:ins>
      <w:r>
        <w:t>e</w:t>
      </w:r>
      <w:del w:id="7120" w:author="GoldenCorpusHarness" w:date="2026-03-28T21:57:49Z">
        <w:r>
          <w:delText xml:space="preserve"> Modific</w:delText>
        </w:r>
      </w:del>
      <w:r>
        <w:t>at</w:t>
      </w:r>
      <w:del w:id="7121" w:author="GoldenCorpusHarness" w:date="2026-03-28T21:57:49Z">
        <w:r>
          <w:delText>ion and Toxicity Manage</w:delText>
        </w:r>
      </w:del>
      <w:r>
        <w:t>ment</w:t>
      </w:r>
      <w:del w:id="7122" w:author="GoldenCorpusHarness" w:date="2026-03-28T21:57:49Z">
        <w:r>
          <w:delText xml:space="preserve"> of Infusion Reactions Related to Pembrolizumab</w:delText>
        </w:r>
      </w:del>
    </w:p>
    <w:p ns2:paraId="51DD6EE2" ns2:textId="38BDF8EC" w:rsidR="00664763" w:rsidRDefault="00493A25" w:rsidP="00664763">
      <w:pPr>
        <w:pStyle w:val="Paragraph0"/>
      </w:pPr>
      <w:del w:id="7123" w:author="GoldenCorpusHarness" w:date="2026-03-28T21:57:49Z">
        <w:r>
          <w:delText>Pembrolizumab may caus</w:delText>
        </w:r>
      </w:del>
      <w:ins w:id="7124" w:author="GoldenCorpusHarness" w:date="2026-03-28T21:57:49Z">
        <w:r>
          <w:t>Th</w:t>
        </w:r>
      </w:ins>
      <w:r>
        <w:t xml:space="preserve">e </w:t>
      </w:r>
      <w:del w:id="7125" w:author="GoldenCorpusHarness" w:date="2026-03-28T21:57:49Z">
        <w:r>
          <w:delText>severe</w:delText>
        </w:r>
      </w:del>
      <w:ins w:id="7126" w:author="GoldenCorpusHarness" w:date="2026-03-28T21:57:49Z">
        <w:r>
          <w:t>initial</w:t>
        </w:r>
      </w:ins>
      <w:r>
        <w:t xml:space="preserve"> </w:t>
      </w:r>
      <w:del w:id="7127" w:author="GoldenCorpusHarness" w:date="2026-03-28T21:57:49Z">
        <w:r>
          <w:delText>or life-</w:delText>
        </w:r>
      </w:del>
      <w:r>
        <w:t>t</w:t>
      </w:r>
      <w:del w:id="7128" w:author="GoldenCorpusHarness" w:date="2026-03-28T21:57:49Z">
        <w:r>
          <w:delText>h</w:delText>
        </w:r>
      </w:del>
      <w:r>
        <w:t>reat</w:t>
      </w:r>
      <w:del w:id="7129" w:author="GoldenCorpusHarness" w:date="2026-03-28T21:57:49Z">
        <w:r>
          <w:delText>ening infusion-reactions including severe hypersensitivity or anaphylaxis. Signs and symptoms usually develop during or shortly after drug infusion and generally resolve completely within 24 hours of completion of infusion. Dose modification and toxicity manage</w:delText>
        </w:r>
      </w:del>
      <w:r>
        <w:t xml:space="preserve">ment </w:t>
      </w:r>
      <w:del w:id="7130" w:author="GoldenCorpusHarness" w:date="2026-03-28T21:57:49Z">
        <w:r>
          <w:delText>g</w:delText>
        </w:r>
      </w:del>
      <w:ins w:id="7131" w:author="GoldenCorpusHarness" w:date="2026-03-28T21:57:49Z">
        <w:r>
          <w:t>or first co</w:t>
        </w:r>
      </w:ins>
      <w:r>
        <w:t>u</w:t>
      </w:r>
      <w:del w:id="7132" w:author="GoldenCorpusHarness" w:date="2026-03-28T21:57:49Z">
        <w:r>
          <w:delText>id</w:delText>
        </w:r>
      </w:del>
      <w:ins w:id="7133" w:author="GoldenCorpusHarness" w:date="2026-03-28T21:57:49Z">
        <w:r>
          <w:t>rs</w:t>
        </w:r>
      </w:ins>
      <w:r>
        <w:t>e</w:t>
      </w:r>
      <w:del w:id="7134" w:author="GoldenCorpusHarness" w:date="2026-03-28T21:57:49Z">
        <w:r>
          <w:delText>lines</w:delText>
        </w:r>
      </w:del>
      <w:r>
        <w:t xml:space="preserve"> o</w:t>
      </w:r>
      <w:del w:id="7135" w:author="GoldenCorpusHarness" w:date="2026-03-28T21:57:49Z">
        <w:r>
          <w:delText>n</w:delText>
        </w:r>
      </w:del>
      <w:ins w:id="7136" w:author="GoldenCorpusHarness" w:date="2026-03-28T21:57:49Z">
        <w:r>
          <w:t>f</w:t>
        </w:r>
      </w:ins>
      <w:r>
        <w:t xml:space="preserve"> pembrolizumab </w:t>
      </w:r>
      <w:ins w:id="7137" w:author="GoldenCorpusHarness" w:date="2026-03-28T21:57:49Z">
        <w:r>
          <w:t>Q3W consists of 35 tre</w:t>
        </w:r>
      </w:ins>
      <w:r>
        <w:t>a</w:t>
      </w:r>
      <w:ins w:id="7138" w:author="GoldenCorpusHarness" w:date="2026-03-28T21:57:49Z">
        <w:r>
          <w:t>tment</w:t>
        </w:r>
      </w:ins>
      <w:r>
        <w:t>s</w:t>
      </w:r>
      <w:ins w:id="7139" w:author="GoldenCorpusHarness" w:date="2026-03-28T21:57:49Z">
        <w:r>
          <w:t>. Note: The number of treatment</w:t>
        </w:r>
      </w:ins>
      <w:r>
        <w:t>s</w:t>
      </w:r>
      <w:del w:id="7140" w:author="GoldenCorpusHarness" w:date="2026-03-28T21:57:49Z">
        <w:r>
          <w:delText>o</w:delText>
        </w:r>
      </w:del>
      <w:ins w:id="7141" w:author="GoldenCorpusHarness" w:date="2026-03-28T21:57:49Z">
        <w:r>
          <w:t xml:space="preserve"> is </w:t>
        </w:r>
      </w:ins>
      <w:r>
        <w:t>c</w:t>
      </w:r>
      <w:del w:id="7142" w:author="GoldenCorpusHarness" w:date="2026-03-28T21:57:49Z">
        <w:r>
          <w:delText>i</w:delText>
        </w:r>
      </w:del>
      <w:ins w:id="7143" w:author="GoldenCorpusHarness" w:date="2026-03-28T21:57:49Z">
        <w:r>
          <w:t>alcul</w:t>
        </w:r>
      </w:ins>
      <w:r>
        <w:t xml:space="preserve">ated </w:t>
      </w:r>
      <w:ins w:id="7144" w:author="GoldenCorpusHarness" w:date="2026-03-28T21:57:49Z">
        <w:r>
          <w:t>start</w:t>
        </w:r>
      </w:ins>
      <w:r>
        <w:t>in</w:t>
      </w:r>
      <w:del w:id="7145" w:author="GoldenCorpusHarness" w:date="2026-03-28T21:57:49Z">
        <w:r>
          <w:delText>fus</w:delText>
        </w:r>
      </w:del>
      <w:ins w:id="7146" w:author="GoldenCorpusHarness" w:date="2026-03-28T21:57:49Z">
        <w:r>
          <w:t>g w</w:t>
        </w:r>
      </w:ins>
      <w:r>
        <w:t>i</w:t>
      </w:r>
      <w:del w:id="7147" w:author="GoldenCorpusHarness" w:date="2026-03-28T21:57:49Z">
        <w:r>
          <w:delText>on</w:delText>
        </w:r>
      </w:del>
      <w:ins w:id="7148" w:author="GoldenCorpusHarness" w:date="2026-03-28T21:57:49Z">
        <w:r>
          <w:t>th</w:t>
        </w:r>
      </w:ins>
      <w:r>
        <w:t xml:space="preserve"> </w:t>
      </w:r>
      <w:del w:id="7149" w:author="GoldenCorpusHarness" w:date="2026-03-28T21:57:49Z">
        <w:r>
          <w:delText>reac</w:delText>
        </w:r>
      </w:del>
      <w:r>
        <w:t>t</w:t>
      </w:r>
      <w:del w:id="7150" w:author="GoldenCorpusHarness" w:date="2026-03-28T21:57:49Z">
        <w:r>
          <w:delText>ion ar</w:delText>
        </w:r>
      </w:del>
      <w:ins w:id="7151" w:author="GoldenCorpusHarness" w:date="2026-03-28T21:57:49Z">
        <w:r>
          <w:t>h</w:t>
        </w:r>
      </w:ins>
      <w:r>
        <w:t xml:space="preserve">e </w:t>
      </w:r>
      <w:del w:id="7152" w:author="GoldenCorpusHarness" w:date="2026-03-28T21:57:49Z">
        <w:r>
          <w:delText>p</w:delText>
        </w:r>
      </w:del>
      <w:ins w:id="7153" w:author="GoldenCorpusHarness" w:date="2026-03-28T21:57:49Z">
        <w:r>
          <w:t>fi</w:t>
        </w:r>
      </w:ins>
      <w:r>
        <w:t>r</w:t>
      </w:r>
      <w:ins w:id="7154" w:author="GoldenCorpusHarness" w:date="2026-03-28T21:57:49Z">
        <w:r>
          <w:t>st d</w:t>
        </w:r>
      </w:ins>
      <w:r>
        <w:t>o</w:t>
      </w:r>
      <w:del w:id="7155" w:author="GoldenCorpusHarness" w:date="2026-03-28T21:57:49Z">
        <w:r>
          <w:delText>vid</w:delText>
        </w:r>
      </w:del>
      <w:ins w:id="7156" w:author="GoldenCorpusHarness" w:date="2026-03-28T21:57:49Z">
        <w:r>
          <w:t>s</w:t>
        </w:r>
      </w:ins>
      <w:r>
        <w:t>e</w:t>
      </w:r>
      <w:del w:id="7157" w:author="GoldenCorpusHarness" w:date="2026-03-28T21:57:49Z">
        <w:r>
          <w:delText>d in Table 6</w:delText>
        </w:r>
      </w:del>
      <w:r>
        <w:t>.</w:t>
      </w:r>
    </w:p>
    <w:p ns2:paraId="1D292BFA" ns2:textId="6F003717" w:rsidR="003B5453" w:rsidRPr="003B5453" w:rsidRDefault="003B5453" w:rsidP="002D1EA4">
      <w:pPr>
        <w:pStyle w:val="Caption"/>
      </w:pPr>
      <w:r>
        <w:t>T</w:t>
      </w:r>
      <w:ins w:id="7158" w:author="GoldenCorpusHarness" w:date="2026-03-28T21:57:49Z">
        <w:r>
          <w:t>hese p</w:t>
        </w:r>
      </w:ins>
      <w:r>
        <w:t>a</w:t>
      </w:r>
      <w:ins w:id="7159" w:author="GoldenCorpusHarness" w:date="2026-03-28T21:57:49Z">
        <w:r>
          <w:t>rticipants may be eligi</w:t>
        </w:r>
      </w:ins>
      <w:r>
        <w:t xml:space="preserve">ble </w:t>
      </w:r>
      <w:del w:id="7160" w:author="GoldenCorpusHarness" w:date="2026-03-28T21:57:49Z">
        <w:r>
          <w:delText>6P</w:delText>
        </w:r>
      </w:del>
      <w:ins w:id="7161" w:author="GoldenCorpusHarness" w:date="2026-03-28T21:57:49Z">
        <w:r>
          <w:t>for S</w:t>
        </w:r>
      </w:ins>
      <w:r>
        <w:t>e</w:t>
      </w:r>
      <w:del w:id="7162" w:author="GoldenCorpusHarness" w:date="2026-03-28T21:57:49Z">
        <w:r>
          <w:delText>mbrolizumab Infusi</w:delText>
        </w:r>
      </w:del>
      <w:ins w:id="7163" w:author="GoldenCorpusHarness" w:date="2026-03-28T21:57:49Z">
        <w:r>
          <w:t>c</w:t>
        </w:r>
      </w:ins>
      <w:r>
        <w:t>on</w:t>
      </w:r>
      <w:ins w:id="7164" w:author="GoldenCorpusHarness" w:date="2026-03-28T21:57:49Z">
        <w:r>
          <w:t>d</w:t>
        </w:r>
      </w:ins>
      <w:r>
        <w:t xml:space="preserve"> </w:t>
      </w:r>
      <w:del w:id="7165" w:author="GoldenCorpusHarness" w:date="2026-03-28T21:57:49Z">
        <w:r>
          <w:delText>R</w:delText>
        </w:r>
      </w:del>
      <w:ins w:id="7166" w:author="GoldenCorpusHarness" w:date="2026-03-28T21:57:49Z">
        <w:r>
          <w:t>Cours</w:t>
        </w:r>
      </w:ins>
      <w:r>
        <w:t>e</w:t>
      </w:r>
      <w:del w:id="7167" w:author="GoldenCorpusHarness" w:date="2026-03-28T21:57:49Z">
        <w:r>
          <w:delText>a</w:delText>
        </w:r>
      </w:del>
      <w:ins w:id="7168" w:author="GoldenCorpusHarness" w:date="2026-03-28T21:57:49Z">
        <w:r>
          <w:t xml:space="preserve"> described in Se</w:t>
        </w:r>
      </w:ins>
      <w:r>
        <w:t xml:space="preserve">ction </w:t>
      </w:r>
      <w:del w:id="7169" w:author="GoldenCorpusHarness" w:date="2026-03-28T21:57:49Z">
        <w:r>
          <w:delText>Dose Modification and Treatment Guidelines</w:delText>
        </w:r>
      </w:del>
      <w:ins w:id="7170" w:author="GoldenCorpusHarness" w:date="2026-03-28T21:57:49Z">
        <w:r>
          <w:t>6.7.</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8"/>
        <w:gridCol w:w="3015"/>
        <w:gridCol w:w="3837"/>
      </w:tblGrid>
      <w:tr w:rsidR="00493A25" w:rsidRPr="00123E80" ns2:paraId="1D316B8C" ns2:textId="77777777" w:rsidTr="008A2B94">
        <w:trPr>
          <w:tblHeader/>
        </w:trPr>
        <w:tc>
          <w:tcPr>
            <w:tcW w:w="1189" w:type="pct"/>
            <w:vAlign w:val="center"/>
          </w:tcPr>
          <w:p ns2:paraId="15F609AB" ns2:textId="79D679D3" w:rsidR="00493A25" w:rsidRPr="00123E80" w:rsidRDefault="00493A25" w:rsidP="00A72B20">
            <w:pPr>
              <w:pStyle w:val="TableText0"/>
              <w:keepNext w:val="0"/>
            </w:pPr>
            <w:r w:rsidRPr="00123E80">
              <w:t>NCI CTCAE Grade</w:t>
            </w:r>
          </w:p>
        </w:tc>
        <w:tc>
          <w:tcPr>
            <w:tcW w:w="1677" w:type="pct"/>
            <w:vAlign w:val="center"/>
          </w:tcPr>
          <w:p ns2:paraId="1ADDAABB" ns2:textId="77777777" w:rsidR="00493A25" w:rsidRPr="00123E80" w:rsidRDefault="00493A25" w:rsidP="00A72B20">
            <w:pPr>
              <w:pStyle w:val="TableText0"/>
              <w:keepNext w:val="0"/>
            </w:pPr>
            <w:r w:rsidRPr="00123E80">
              <w:t>Treatment</w:t>
            </w:r>
          </w:p>
        </w:tc>
        <w:tc>
          <w:tcPr>
            <w:tcW w:w="2134" w:type="pct"/>
            <w:vAlign w:val="center"/>
          </w:tcPr>
          <w:p ns2:paraId="44EB97F5" ns2:textId="77777777" w:rsidR="00493A25" w:rsidRPr="00123E80" w:rsidRDefault="00493A25" w:rsidP="00A72B20">
            <w:pPr>
              <w:pStyle w:val="TableText0"/>
              <w:keepNext w:val="0"/>
            </w:pPr>
            <w:r w:rsidRPr="00123E80">
              <w:t>Premedication at Subsequent Dosing</w:t>
            </w:r>
          </w:p>
        </w:tc>
      </w:tr>
      <w:tr w:rsidR="00493A25" w:rsidRPr="00123E80" ns2:paraId="3286606C" ns2:textId="77777777" w:rsidTr="008A2B94">
        <w:tc>
          <w:tcPr>
            <w:tcW w:w="1189" w:type="pct"/>
          </w:tcPr>
          <w:p ns2:paraId="0BF78FA9" ns2:textId="77777777" w:rsidR="00493A25" w:rsidRPr="00123E80" w:rsidRDefault="00493A25" w:rsidP="00327438">
            <w:pPr>
              <w:pStyle w:val="TableText0"/>
              <w:keepNext w:val="0"/>
            </w:pPr>
            <w:r w:rsidRPr="00123E80">
              <w:t>Grade 1</w:t>
            </w:r>
          </w:p>
          <w:p ns2:paraId="334F09E8" ns2:textId="77777777" w:rsidR="00493A25" w:rsidRPr="00123E80" w:rsidRDefault="00493A25" w:rsidP="00327438">
            <w:pPr>
              <w:pStyle w:val="TableText0"/>
              <w:keepNext w:val="0"/>
            </w:pPr>
            <w:r w:rsidRPr="00123E80">
              <w:t>Mild reaction; infusion interruption not indicated; intervention not indicated</w:t>
            </w:r>
          </w:p>
        </w:tc>
        <w:tc>
          <w:tcPr>
            <w:tcW w:w="1677" w:type="pct"/>
          </w:tcPr>
          <w:p ns2:paraId="7A3BD601" ns2:textId="77777777" w:rsidR="00493A25" w:rsidRPr="00123E80" w:rsidRDefault="00493A25" w:rsidP="00327438">
            <w:pPr>
              <w:pStyle w:val="TableText0"/>
              <w:keepNext w:val="0"/>
            </w:pPr>
            <w:r w:rsidRPr="00123E80">
              <w:t xml:space="preserve">Increase monitoring of vital signs as medically indicated until the participant is deemed medically stable in </w:t>
            </w:r>
            <w:r>
              <w:t>the opinion of the investigator</w:t>
            </w:r>
          </w:p>
        </w:tc>
        <w:tc>
          <w:tcPr>
            <w:tcW w:w="2134" w:type="pct"/>
          </w:tcPr>
          <w:p ns2:paraId="648DE490" ns2:textId="77777777" w:rsidR="00493A25" w:rsidRPr="00123E80" w:rsidRDefault="00493A25" w:rsidP="00327438">
            <w:pPr>
              <w:pStyle w:val="TableText0"/>
              <w:keepNext w:val="0"/>
            </w:pPr>
            <w:r w:rsidRPr="00123E80">
              <w:t>None</w:t>
            </w:r>
          </w:p>
        </w:tc>
      </w:tr>
      <w:tr w:rsidR="00493A25" w:rsidRPr="00123E80" ns2:paraId="13DCC782" ns2:textId="77777777" w:rsidTr="008A2B94">
        <w:trPr>
          <w:tblHeader/>
        </w:trPr>
        <w:tc>
          <w:tcPr>
            <w:tcW w:w="1189" w:type="pct"/>
          </w:tcPr>
          <w:p ns2:paraId="682DEF97" ns2:textId="77777777" w:rsidR="00493A25" w:rsidRPr="00123E80" w:rsidRDefault="00493A25" w:rsidP="00327438">
            <w:pPr>
              <w:pStyle w:val="TableText0"/>
              <w:keepNext w:val="0"/>
            </w:pPr>
            <w:r w:rsidRPr="00123E80">
              <w:t>Grade 2</w:t>
            </w:r>
          </w:p>
          <w:p ns2:paraId="454D6453" ns2:textId="77777777" w:rsidR="00493A25" w:rsidRPr="00123E80" w:rsidRDefault="00493A25" w:rsidP="00327438">
            <w:pPr>
              <w:pStyle w:val="TableText0"/>
              <w:keepNext w:val="0"/>
            </w:pPr>
            <w:r w:rsidRPr="00123E80">
              <w:t>Requires therapy or infusion interruption but responds promptly to symptomatic treatment (e</w:t>
            </w:r>
            <w:r>
              <w:t xml:space="preserve">g, </w:t>
            </w:r>
            <w:r w:rsidRPr="00123E80">
              <w:t>antihistamines, NSAIDs, narcotics, IV fluids); prophylactic medications indicated for ≤24 hrs</w:t>
            </w:r>
          </w:p>
        </w:tc>
        <w:tc>
          <w:tcPr>
            <w:tcW w:w="1677" w:type="pct"/>
          </w:tcPr>
          <w:p ns2:paraId="450E9048" ns2:textId="77777777" w:rsidR="00493A25" w:rsidRPr="00123E80" w:rsidRDefault="00493A25" w:rsidP="00327438">
            <w:pPr>
              <w:pStyle w:val="TableText0"/>
              <w:keepNext w:val="0"/>
            </w:pPr>
            <w:r>
              <w:t>Stop Infusion</w:t>
            </w:r>
          </w:p>
          <w:p ns2:paraId="5AC1E29C" ns2:textId="77777777" w:rsidR="00493A25" w:rsidRPr="00123E80" w:rsidRDefault="00493A25" w:rsidP="00327438">
            <w:pPr>
              <w:pStyle w:val="TableText0"/>
              <w:keepNext w:val="0"/>
            </w:pPr>
            <w:r w:rsidRPr="00123E80">
              <w:t>Additional appropriate medical therapy may include but is not limited to:</w:t>
            </w:r>
          </w:p>
          <w:p ns2:paraId="5B1F6D50" ns2:textId="77777777" w:rsidR="00493A25" w:rsidRPr="00123E80" w:rsidRDefault="00493A25" w:rsidP="00327438">
            <w:pPr>
              <w:pStyle w:val="TableText0"/>
              <w:keepNext w:val="0"/>
            </w:pPr>
            <w:r w:rsidRPr="00123E80">
              <w:t>IV fluids</w:t>
            </w:r>
          </w:p>
          <w:p ns2:paraId="5FB16C74" ns2:textId="77777777" w:rsidR="00493A25" w:rsidRPr="00123E80" w:rsidRDefault="00493A25" w:rsidP="00327438">
            <w:pPr>
              <w:pStyle w:val="TableText0"/>
              <w:keepNext w:val="0"/>
            </w:pPr>
            <w:r w:rsidRPr="00123E80">
              <w:t>Antihistamines</w:t>
            </w:r>
          </w:p>
          <w:p ns2:paraId="349A888A" ns2:textId="77777777" w:rsidR="00493A25" w:rsidRPr="00123E80" w:rsidRDefault="00493A25" w:rsidP="00327438">
            <w:pPr>
              <w:pStyle w:val="TableText0"/>
              <w:keepNext w:val="0"/>
            </w:pPr>
            <w:r w:rsidRPr="00123E80">
              <w:t>NSAIDs</w:t>
            </w:r>
          </w:p>
          <w:p ns2:paraId="2774ED47" ns2:textId="77777777" w:rsidR="00493A25" w:rsidRPr="00123E80" w:rsidRDefault="00493A25" w:rsidP="00327438">
            <w:pPr>
              <w:pStyle w:val="TableText0"/>
              <w:keepNext w:val="0"/>
            </w:pPr>
            <w:r w:rsidRPr="00123E80">
              <w:t>Acetaminophen</w:t>
            </w:r>
          </w:p>
          <w:p ns2:paraId="4BBF79C9" ns2:textId="77777777" w:rsidR="00493A25" w:rsidRPr="00123E80" w:rsidRDefault="00493A25" w:rsidP="00327438">
            <w:pPr>
              <w:pStyle w:val="TableText0"/>
              <w:keepNext w:val="0"/>
            </w:pPr>
            <w:r w:rsidRPr="00123E80">
              <w:t>Narcotics</w:t>
            </w:r>
          </w:p>
          <w:p ns2:paraId="0BAFE851" ns2:textId="77777777" w:rsidR="00493A25" w:rsidRPr="00123E80" w:rsidRDefault="00493A25" w:rsidP="00327438">
            <w:pPr>
              <w:pStyle w:val="TableText0"/>
              <w:keepNext w:val="0"/>
            </w:pPr>
            <w:r w:rsidRPr="00123E80">
              <w:t>Increase monitoring of vital signs as medically indicated until the participant is deemed medically stable in the opinion of the investigator.</w:t>
            </w:r>
          </w:p>
          <w:p ns2:paraId="76702C29" ns2:textId="77777777" w:rsidR="00493A25" w:rsidRPr="00123E80" w:rsidRDefault="00493A25" w:rsidP="00327438">
            <w:pPr>
              <w:pStyle w:val="TableText0"/>
              <w:keepNext w:val="0"/>
            </w:pPr>
            <w:r w:rsidRPr="00123E80">
              <w:t>If symptoms resolve within 1 hour of stopping drug infusion, the infusion may be restarted at 50% of the original infusion rate (e</w:t>
            </w:r>
            <w:r>
              <w:t xml:space="preserve">g, from 100 mL/hr to 50 mL/hr). </w:t>
            </w:r>
            <w:r w:rsidRPr="00123E80">
              <w:t>Otherwise dosing will be held until symptoms resolve and the participant should be premedicated for the next scheduled dose.</w:t>
            </w:r>
          </w:p>
          <w:p ns2:paraId="485B1EB3" ns2:textId="77777777" w:rsidR="00493A25" w:rsidRPr="00123E80" w:rsidRDefault="00493A25" w:rsidP="00327438">
            <w:pPr>
              <w:pStyle w:val="TableText0"/>
              <w:keepNext w:val="0"/>
            </w:pPr>
            <w:r w:rsidRPr="00123E80">
              <w:t>Participants who develop Grade 2 toxicity despite adequate premedication should be permanently discontinued f</w:t>
            </w:r>
            <w:r>
              <w:t>rom further study drug intervention.</w:t>
            </w:r>
          </w:p>
        </w:tc>
        <w:tc>
          <w:tcPr>
            <w:tcW w:w="2134" w:type="pct"/>
          </w:tcPr>
          <w:p ns2:paraId="6AB591F7" ns2:textId="77777777" w:rsidR="00493A25" w:rsidRPr="00123E80" w:rsidRDefault="00493A25" w:rsidP="00327438">
            <w:pPr>
              <w:pStyle w:val="TableText0"/>
              <w:keepNext w:val="0"/>
            </w:pPr>
            <w:r w:rsidRPr="00123E80">
              <w:t>Participant may be premedicated 1.5</w:t>
            </w:r>
            <w:r>
              <w:t xml:space="preserve"> h (±</w:t>
            </w:r>
            <w:r w:rsidRPr="00123E80">
              <w:t>30 minutes) prior to infusion of</w:t>
            </w:r>
            <w:r>
              <w:t xml:space="preserve"> study intervention</w:t>
            </w:r>
            <w:r w:rsidRPr="00123E80">
              <w:t xml:space="preserve"> with:</w:t>
            </w:r>
          </w:p>
          <w:p ns2:paraId="52ADA1DF" ns2:textId="77777777" w:rsidR="00493A25" w:rsidRPr="00123E80" w:rsidRDefault="00493A25" w:rsidP="00327438">
            <w:pPr>
              <w:pStyle w:val="TableText0"/>
              <w:keepNext w:val="0"/>
            </w:pPr>
            <w:r>
              <w:t>Diphenhydramine 50 mg PO</w:t>
            </w:r>
            <w:r w:rsidRPr="00123E80">
              <w:t xml:space="preserve"> (or equivalent dose of antihistamine).</w:t>
            </w:r>
          </w:p>
          <w:p ns2:paraId="6A27CC7D" ns2:textId="51CC301F" w:rsidR="00493A25" w:rsidRPr="00123E80" w:rsidRDefault="00493A25" w:rsidP="00327438">
            <w:pPr>
              <w:pStyle w:val="TableText0"/>
              <w:keepNext w:val="0"/>
            </w:pPr>
            <w:r w:rsidRPr="00123E80">
              <w:t>Acetaminophen 500-1000 mg</w:t>
            </w:r>
            <w:r>
              <w:t xml:space="preserve"> PO</w:t>
            </w:r>
            <w:r w:rsidRPr="00123E80">
              <w:t xml:space="preserve"> (or equivalent dose of analgesic).</w:t>
            </w:r>
          </w:p>
        </w:tc>
      </w:tr>
      <w:tr w:rsidR="00493A25" w:rsidRPr="00123E80" ns2:paraId="7ECD08EA" ns2:textId="77777777" w:rsidTr="008A2B94">
        <w:trPr>
          <w:tblHeader/>
        </w:trPr>
        <w:tc>
          <w:tcPr>
            <w:tcW w:w="1189" w:type="pct"/>
          </w:tcPr>
          <w:p ns2:paraId="17DE6F84" ns2:textId="77777777" w:rsidR="00493A25" w:rsidRPr="00B35769" w:rsidRDefault="00493A25" w:rsidP="003D7C32">
            <w:pPr>
              <w:pStyle w:val="TableText0"/>
              <w:keepNext w:val="0"/>
              <w:pageBreakBefore/>
            </w:pPr>
            <w:r w:rsidRPr="00B35769">
              <w:lastRenderedPageBreak/>
              <w:t>Grades 3 or 4</w:t>
            </w:r>
          </w:p>
          <w:p ns2:paraId="4B68D1A7" ns2:textId="77777777" w:rsidR="00493A25" w:rsidRPr="00B35769" w:rsidRDefault="00493A25" w:rsidP="00DE2689">
            <w:pPr>
              <w:pStyle w:val="TableText0"/>
              <w:keepNext w:val="0"/>
            </w:pPr>
            <w:r w:rsidRPr="00B35769">
              <w:t>Grade 3:</w:t>
            </w:r>
          </w:p>
          <w:p ns2:paraId="0F3FBE13" ns2:textId="77777777" w:rsidR="00493A25" w:rsidRPr="00B35769" w:rsidRDefault="00493A25" w:rsidP="00DE2689">
            <w:pPr>
              <w:pStyle w:val="TableText0"/>
              <w:keepNext w:val="0"/>
            </w:pPr>
            <w:r w:rsidRPr="00B35769">
              <w:t>Prolonged (ie, not rapidly responsive to symptomatic medication and/or brief interruption of infusion); recurrence of symptoms following initial improvement; hospitalization indicated for other clinical sequelae (eg, renal impairment, pulmonary infiltrates)</w:t>
            </w:r>
          </w:p>
          <w:p ns2:paraId="1B6BA08B" ns2:textId="77777777" w:rsidR="00493A25" w:rsidRPr="00B35769" w:rsidRDefault="00493A25" w:rsidP="00DE2689">
            <w:pPr>
              <w:pStyle w:val="TableText0"/>
              <w:keepNext w:val="0"/>
            </w:pPr>
            <w:r w:rsidRPr="00B35769">
              <w:t>Grade 4:</w:t>
            </w:r>
          </w:p>
          <w:p ns2:paraId="0AFAAC79" ns2:textId="77777777" w:rsidR="00493A25" w:rsidRPr="00123E80" w:rsidRDefault="00493A25" w:rsidP="00DE2689">
            <w:pPr>
              <w:pStyle w:val="TableText0"/>
              <w:keepNext w:val="0"/>
            </w:pPr>
            <w:r w:rsidRPr="00B35769">
              <w:t>Life-threatening; pressor or ventilatory support indicated</w:t>
            </w:r>
          </w:p>
        </w:tc>
        <w:tc>
          <w:tcPr>
            <w:tcW w:w="1677" w:type="pct"/>
          </w:tcPr>
          <w:p ns2:paraId="4DB7455E" ns2:textId="77777777" w:rsidR="00493A25" w:rsidRDefault="00493A25" w:rsidP="00DE2689">
            <w:pPr>
              <w:pStyle w:val="TableText0"/>
              <w:keepNext w:val="0"/>
            </w:pPr>
            <w:r>
              <w:t>Stop Infusion.</w:t>
            </w:r>
          </w:p>
          <w:p ns2:paraId="0AED15D2" ns2:textId="77777777" w:rsidR="00493A25" w:rsidRDefault="00493A25" w:rsidP="00DE2689">
            <w:pPr>
              <w:pStyle w:val="TableText0"/>
              <w:keepNext w:val="0"/>
            </w:pPr>
            <w:r>
              <w:t>Additional appropriate medical therapy may include but is not limited to:</w:t>
            </w:r>
          </w:p>
          <w:p ns2:paraId="446AD7A1" ns2:textId="77777777" w:rsidR="00493A25" w:rsidRDefault="00493A25" w:rsidP="00DE2689">
            <w:pPr>
              <w:pStyle w:val="TableText0"/>
              <w:keepNext w:val="0"/>
            </w:pPr>
            <w:r>
              <w:t>Epinephrine**</w:t>
            </w:r>
          </w:p>
          <w:p ns2:paraId="51DF1A1F" ns2:textId="77777777" w:rsidR="00493A25" w:rsidRDefault="00493A25" w:rsidP="00DE2689">
            <w:pPr>
              <w:pStyle w:val="TableText0"/>
              <w:keepNext w:val="0"/>
            </w:pPr>
            <w:r>
              <w:t>IV fluids</w:t>
            </w:r>
          </w:p>
          <w:p ns2:paraId="76FA00E8" ns2:textId="77777777" w:rsidR="00493A25" w:rsidRDefault="00493A25" w:rsidP="00DE2689">
            <w:pPr>
              <w:pStyle w:val="TableText0"/>
              <w:keepNext w:val="0"/>
            </w:pPr>
            <w:r>
              <w:t>Antihistamines</w:t>
            </w:r>
          </w:p>
          <w:p ns2:paraId="7001C8D4" ns2:textId="77777777" w:rsidR="00493A25" w:rsidRDefault="00493A25" w:rsidP="00DE2689">
            <w:pPr>
              <w:pStyle w:val="TableText0"/>
              <w:keepNext w:val="0"/>
            </w:pPr>
            <w:r>
              <w:t>NSAIDs</w:t>
            </w:r>
          </w:p>
          <w:p ns2:paraId="0F82534C" ns2:textId="77777777" w:rsidR="00493A25" w:rsidRDefault="00493A25" w:rsidP="00DE2689">
            <w:pPr>
              <w:pStyle w:val="TableText0"/>
              <w:keepNext w:val="0"/>
            </w:pPr>
            <w:r>
              <w:t>Acetaminophen</w:t>
            </w:r>
          </w:p>
          <w:p ns2:paraId="15C23BD7" ns2:textId="77777777" w:rsidR="00493A25" w:rsidRDefault="00493A25" w:rsidP="00DE2689">
            <w:pPr>
              <w:pStyle w:val="TableText0"/>
              <w:keepNext w:val="0"/>
            </w:pPr>
            <w:r>
              <w:t>Narcotics</w:t>
            </w:r>
          </w:p>
          <w:p ns2:paraId="577E678B" ns2:textId="77777777" w:rsidR="00493A25" w:rsidRDefault="00493A25" w:rsidP="00DE2689">
            <w:pPr>
              <w:pStyle w:val="TableText0"/>
              <w:keepNext w:val="0"/>
            </w:pPr>
            <w:r>
              <w:t>Oxygen</w:t>
            </w:r>
          </w:p>
          <w:p ns2:paraId="2757216E" ns2:textId="77777777" w:rsidR="00493A25" w:rsidRDefault="00493A25" w:rsidP="00DE2689">
            <w:pPr>
              <w:pStyle w:val="TableText0"/>
              <w:keepNext w:val="0"/>
            </w:pPr>
            <w:r>
              <w:t>Pressors</w:t>
            </w:r>
          </w:p>
          <w:p ns2:paraId="54AA3BF2" ns2:textId="77777777" w:rsidR="00493A25" w:rsidRDefault="00493A25" w:rsidP="00DE2689">
            <w:pPr>
              <w:pStyle w:val="TableText0"/>
              <w:keepNext w:val="0"/>
            </w:pPr>
            <w:r>
              <w:t>Corticosteroids</w:t>
            </w:r>
          </w:p>
          <w:p ns2:paraId="21CA9B97" ns2:textId="77777777" w:rsidR="00493A25" w:rsidRDefault="00493A25" w:rsidP="00DE2689">
            <w:pPr>
              <w:pStyle w:val="TableText0"/>
              <w:keepNext w:val="0"/>
            </w:pPr>
            <w:r>
              <w:t>Increase monitoring of vital signs as medically indicated until the participant is deemed medically stable in the opinion of the investigator.</w:t>
            </w:r>
          </w:p>
          <w:p ns2:paraId="74BFC02D" ns2:textId="77777777" w:rsidR="00493A25" w:rsidRDefault="00493A25" w:rsidP="00DE2689">
            <w:pPr>
              <w:pStyle w:val="TableText0"/>
              <w:keepNext w:val="0"/>
            </w:pPr>
            <w:r>
              <w:t>Hospitalization may be indicated.</w:t>
            </w:r>
          </w:p>
          <w:p ns2:paraId="7B3C73C2" ns2:textId="77777777" w:rsidR="00493A25" w:rsidRDefault="00493A25" w:rsidP="00DE2689">
            <w:pPr>
              <w:pStyle w:val="TableText0"/>
              <w:keepNext w:val="0"/>
            </w:pPr>
            <w:r>
              <w:t>**In cases of anaphylaxis, epinephrine should be used immediately.</w:t>
            </w:r>
          </w:p>
          <w:p ns2:paraId="5931CB97" ns2:textId="77777777" w:rsidR="00493A25" w:rsidRDefault="00493A25" w:rsidP="00DE2689">
            <w:pPr>
              <w:pStyle w:val="TableText0"/>
              <w:keepNext w:val="0"/>
            </w:pPr>
            <w:r>
              <w:t>Participant is permanently discontinued from further study drug intervention.</w:t>
            </w:r>
          </w:p>
        </w:tc>
        <w:tc>
          <w:tcPr>
            <w:tcW w:w="2134" w:type="pct"/>
          </w:tcPr>
          <w:p ns2:paraId="665C5245" ns2:textId="77777777" w:rsidR="00493A25" w:rsidRPr="00123E80" w:rsidRDefault="00493A25" w:rsidP="00DE2689">
            <w:pPr>
              <w:pStyle w:val="TableText0"/>
              <w:keepNext w:val="0"/>
            </w:pPr>
            <w:r w:rsidRPr="00B35769">
              <w:t>No subsequent dosing</w:t>
            </w:r>
          </w:p>
        </w:tc>
      </w:tr>
      <w:tr w:rsidR="00493A25" w:rsidRPr="00123E80" ns2:paraId="0A2CD7EC" ns2:textId="77777777" w:rsidTr="00664763">
        <w:trPr>
          <w:tblHeader/>
        </w:trPr>
        <w:tc>
          <w:tcPr>
            <w:tcW w:w="5000" w:type="pct"/>
            <w:gridSpan w:val="3"/>
          </w:tcPr>
          <w:p ns2:paraId="1ADBEFC6" ns2:textId="77777777" w:rsidR="00493A25" w:rsidRPr="00B35769" w:rsidRDefault="00493A25" w:rsidP="00DE2689">
            <w:pPr>
              <w:pStyle w:val="TableText0"/>
              <w:keepNext w:val="0"/>
            </w:pPr>
            <w:r w:rsidRPr="00B35769">
              <w:t>Appropriate resuscitation equipment should be available at the bedside and a physician readily available during the period of drug administration.</w:t>
            </w:r>
          </w:p>
          <w:p ns2:paraId="028A2EAA" ns2:textId="77777777" w:rsidR="00493A25" w:rsidRPr="00B35769" w:rsidRDefault="00493A25" w:rsidP="00DE2689">
            <w:pPr>
              <w:pStyle w:val="TableText0"/>
              <w:keepNext w:val="0"/>
            </w:pPr>
            <w:r w:rsidRPr="00B35769">
              <w:t>For further information, please refer to the Common Terminology Criteria for Adverse Events v</w:t>
            </w:r>
            <w:r>
              <w:t>5</w:t>
            </w:r>
            <w:r w:rsidRPr="00B35769">
              <w:t>.0 (CTCAE) at http://ctep.cancer.gov</w:t>
            </w:r>
          </w:p>
        </w:tc>
      </w:tr>
    </w:tbl>
    <w:p ns2:paraId="2111E47D" ns2:textId="77777777" w:rsidR="00493A25" w:rsidRDefault="00493A25" w:rsidP="00190579">
      <w:pPr>
        <w:pStyle w:val="ListEnd"/>
      </w:pPr>
      <w:ins w:id="7171" w:author="GoldenCorpusHarness" w:date="2026-03-28T21:57:49Z">
        <w:r>
          <w:t>Dose Preparation</w:t>
        </w:r>
      </w:ins>
    </w:p>
    <w:p ns2:paraId="344AE123" ns2:textId="756439FF" w:rsidR="00D80FE3" w:rsidRPr="004A51D6" w:rsidRDefault="00D80FE3" w:rsidP="00D80FE3">
      <w:pPr>
        <w:pStyle w:val="Paragraph0"/>
        <w:rPr>
          <w:b/>
        </w:rPr>
      </w:pPr>
      <w:del w:id="7172" w:author="GoldenCorpusHarness" w:date="2026-03-28T21:57:49Z">
        <w:r>
          <w:delText>O</w:delText>
        </w:r>
      </w:del>
      <w:ins w:id="7173" w:author="GoldenCorpusHarness" w:date="2026-03-28T21:57:49Z">
        <w:r>
          <w:t>De</w:t>
        </w:r>
      </w:ins>
      <w:r>
        <w:t>t</w:t>
      </w:r>
      <w:del w:id="7174" w:author="GoldenCorpusHarness" w:date="2026-03-28T21:57:49Z">
        <w:r>
          <w:delText>h</w:delText>
        </w:r>
      </w:del>
      <w:ins w:id="7175" w:author="GoldenCorpusHarness" w:date="2026-03-28T21:57:49Z">
        <w:r>
          <w:t>ails on pr</w:t>
        </w:r>
      </w:ins>
      <w:r>
        <w:t>e</w:t>
      </w:r>
      <w:ins w:id="7176" w:author="GoldenCorpusHarness" w:date="2026-03-28T21:57:49Z">
        <w:r>
          <w:t>pa</w:t>
        </w:r>
      </w:ins>
      <w:r>
        <w:t>r</w:t>
      </w:r>
      <w:del w:id="7177" w:author="GoldenCorpusHarness" w:date="2026-03-28T21:57:49Z">
        <w:r>
          <w:delText xml:space="preserve"> Allowed Dose Interrup</w:delText>
        </w:r>
      </w:del>
      <w:ins w:id="7178" w:author="GoldenCorpusHarness" w:date="2026-03-28T21:57:49Z">
        <w:r>
          <w:t>a</w:t>
        </w:r>
      </w:ins>
      <w:r>
        <w:t xml:space="preserve">tion </w:t>
      </w:r>
      <w:ins w:id="7179" w:author="GoldenCorpusHarness" w:date="2026-03-28T21:57:49Z">
        <w:r>
          <w:t>and administration o</w:t>
        </w:r>
      </w:ins>
      <w:r>
        <w:t>f</w:t>
      </w:r>
      <w:del w:id="7180" w:author="GoldenCorpusHarness" w:date="2026-03-28T21:57:49Z">
        <w:r>
          <w:delText>or</w:delText>
        </w:r>
      </w:del>
      <w:r>
        <w:t xml:space="preserve"> </w:t>
      </w:r>
      <w:del w:id="7181" w:author="GoldenCorpusHarness" w:date="2026-03-28T21:57:49Z">
        <w:r>
          <w:delText>P</w:delText>
        </w:r>
      </w:del>
      <w:ins w:id="7182" w:author="GoldenCorpusHarness" w:date="2026-03-28T21:57:49Z">
        <w:r>
          <w:t>p</w:t>
        </w:r>
      </w:ins>
      <w:r>
        <w:t>embrolizumab</w:t>
      </w:r>
      <w:ins w:id="7183" w:author="GoldenCorpusHarness" w:date="2026-03-28T21:57:49Z">
        <w:r>
          <w:t xml:space="preserve"> and lenvatinib/matching placebo are provided in the Pharmacy Manual. </w:t>
        </w:r>
      </w:ins>
    </w:p>
    <w:p ns2:paraId="55D07E65" ns2:textId="2E147AC6" w:rsidR="00D80FE3" w:rsidRDefault="00493A25" w:rsidP="00D80FE3">
      <w:pPr>
        <w:pStyle w:val="Paragraph0"/>
      </w:pPr>
      <w:ins w:id="7184" w:author="GoldenCorpusHarness" w:date="2026-03-28T21:57:49Z">
        <w:r>
          <w:t xml:space="preserve">Lenvatinib is provided as capsules for oral administration and does not require preparation. For participants unable to swallow capsules, a suspension can be prepared. Refer to the </w:t>
        </w:r>
      </w:ins>
      <w:r>
        <w:t>P</w:t>
      </w:r>
      <w:del w:id="7185" w:author="GoldenCorpusHarness" w:date="2026-03-28T21:57:49Z">
        <w:r>
          <w:delText>e</w:delText>
        </w:r>
      </w:del>
      <w:ins w:id="7186" w:author="GoldenCorpusHarness" w:date="2026-03-28T21:57:49Z">
        <w:r>
          <w:t>har</w:t>
        </w:r>
      </w:ins>
      <w:r>
        <w:t>m</w:t>
      </w:r>
      <w:del w:id="7187" w:author="GoldenCorpusHarness" w:date="2026-03-28T21:57:49Z">
        <w:r>
          <w:delText>brolizu</w:delText>
        </w:r>
      </w:del>
      <w:ins w:id="7188" w:author="GoldenCorpusHarness" w:date="2026-03-28T21:57:49Z">
        <w:r>
          <w:t>acy Manual for additional infor</w:t>
        </w:r>
      </w:ins>
      <w:r>
        <w:t>ma</w:t>
      </w:r>
      <w:del w:id="7189" w:author="GoldenCorpusHarness" w:date="2026-03-28T21:57:49Z">
        <w:r>
          <w:delText>b may be interrupted for situations other than treatment-related AEs such as medical / surgical events or logistical reasons not related to study therapy</w:delText>
        </w:r>
      </w:del>
      <w:ins w:id="7190" w:author="GoldenCorpusHarness" w:date="2026-03-28T21:57:49Z">
        <w:r>
          <w:t>tion</w:t>
        </w:r>
      </w:ins>
      <w:r>
        <w:t>.</w:t>
      </w:r>
      <w:del w:id="7191" w:author="GoldenCorpusHarness" w:date="2026-03-28T21:57:49Z">
        <w:r>
          <w:delText xml:space="preserve"> Participants should be placed back on study therapy within 3 weeks of the scheduled interruption, unless otherwise discussed with the Sponsor. The reason for interruption should be documented in the participant's study record.</w:delText>
        </w:r>
      </w:del>
    </w:p>
    <w:p ns2:paraId="26CAC0AC" ns2:textId="4EB1F68C" w:rsidR="00D30D15" w:rsidRDefault="00347AC1" w:rsidP="00347AC1">
      <w:pPr>
        <w:pStyle w:val="Heading3"/>
      </w:pPr>
      <w:del w:id="7192" w:author="GoldenCorpusHarness" w:date="2026-03-28T21:57:49Z">
        <w:r>
          <w:delText>D</w:delText>
        </w:r>
      </w:del>
      <w:ins w:id="7193" w:author="GoldenCorpusHarness" w:date="2026-03-28T21:57:49Z">
        <w:r>
          <w:t>Handling, St</w:t>
        </w:r>
      </w:ins>
      <w:r>
        <w:t>o</w:t>
      </w:r>
      <w:del w:id="7194" w:author="GoldenCorpusHarness" w:date="2026-03-28T21:57:49Z">
        <w:r>
          <w:delText>s</w:delText>
        </w:r>
      </w:del>
      <w:ins w:id="7195" w:author="GoldenCorpusHarness" w:date="2026-03-28T21:57:49Z">
        <w:r>
          <w:t>rag</w:t>
        </w:r>
      </w:ins>
      <w:r>
        <w:t>e</w:t>
      </w:r>
      <w:ins w:id="7196" w:author="GoldenCorpusHarness" w:date="2026-03-28T21:57:49Z">
        <w:r>
          <w:t>,</w:t>
        </w:r>
      </w:ins>
      <w:r>
        <w:t xml:space="preserve"> </w:t>
      </w:r>
      <w:del w:id="7197" w:author="GoldenCorpusHarness" w:date="2026-03-28T21:57:49Z">
        <w:r>
          <w:delText>M</w:delText>
        </w:r>
      </w:del>
      <w:ins w:id="7198" w:author="GoldenCorpusHarness" w:date="2026-03-28T21:57:49Z">
        <w:r>
          <w:t>and Acc</w:t>
        </w:r>
      </w:ins>
      <w:r>
        <w:t>o</w:t>
      </w:r>
      <w:del w:id="7199" w:author="GoldenCorpusHarness" w:date="2026-03-28T21:57:49Z">
        <w:r>
          <w:delText>d</w:delText>
        </w:r>
      </w:del>
      <w:ins w:id="7200" w:author="GoldenCorpusHarness" w:date="2026-03-28T21:57:49Z">
        <w:r>
          <w:t>untab</w:t>
        </w:r>
      </w:ins>
      <w:r>
        <w:t>i</w:t>
      </w:r>
      <w:del w:id="7201" w:author="GoldenCorpusHarness" w:date="2026-03-28T21:57:49Z">
        <w:r>
          <w:delText>fication w</w:delText>
        </w:r>
      </w:del>
      <w:ins w:id="7202" w:author="GoldenCorpusHarness" w:date="2026-03-28T21:57:49Z">
        <w:r>
          <w:t>l</w:t>
        </w:r>
      </w:ins>
      <w:r>
        <w:t>it</w:t>
      </w:r>
      <w:del w:id="7203" w:author="GoldenCorpusHarness" w:date="2026-03-28T21:57:49Z">
        <w:r>
          <w:delText>h Lenvatinib</w:delText>
        </w:r>
      </w:del>
      <w:ins w:id="7204" w:author="GoldenCorpusHarness" w:date="2026-03-28T21:57:49Z">
        <w:r>
          <w:t>y</w:t>
        </w:r>
      </w:ins>
    </w:p>
    <w:p ns2:paraId="78B1A707" ns2:textId="1E23D76F" w:rsidR="00206E52" w:rsidRDefault="00C3230B" w:rsidP="00206E52">
      <w:pPr>
        <w:pStyle w:val="Paragraph0"/>
        <w:rPr>
          <w:rFonts w:eastAsia="Calibri"/>
        </w:rPr>
      </w:pPr>
      <w:del w:id="7205" w:author="GoldenCorpusHarness" w:date="2026-03-28T21:57:49Z">
        <w:r>
          <w:delText>Lenvatini</w:delText>
        </w:r>
      </w:del>
      <w:ins w:id="7206" w:author="GoldenCorpusHarness" w:date="2026-03-28T21:57:49Z">
        <w:r>
          <w:t xml:space="preserve">The investigator or designee must confirm appropriate temperature conditions have </w:t>
        </w:r>
      </w:ins>
      <w:r>
        <w:t>b</w:t>
      </w:r>
      <w:del w:id="7207" w:author="GoldenCorpusHarness" w:date="2026-03-28T21:57:49Z">
        <w:r>
          <w:delText xml:space="preserve"> dose reduction and interruption for participants who experience lenvatinibpembrolizumab combination therapy-related toxicity wi</w:delText>
        </w:r>
      </w:del>
      <w:ins w:id="7208" w:author="GoldenCorpusHarness" w:date="2026-03-28T21:57:49Z">
        <w:r>
          <w:t>een maintained during transit for a</w:t>
        </w:r>
      </w:ins>
      <w:r>
        <w:t xml:space="preserve">ll </w:t>
      </w:r>
      <w:ins w:id="7209" w:author="GoldenCorpusHarness" w:date="2026-03-28T21:57:49Z">
        <w:r>
          <w:t xml:space="preserve">study intervention received, and any discrepancies are reported and resolved </w:t>
        </w:r>
      </w:ins>
      <w:r>
        <w:t>be</w:t>
      </w:r>
      <w:del w:id="7210" w:author="GoldenCorpusHarness" w:date="2026-03-28T21:57:49Z">
        <w:r>
          <w:delText xml:space="preserve"> in accordance wi</w:delText>
        </w:r>
      </w:del>
      <w:ins w:id="7211" w:author="GoldenCorpusHarness" w:date="2026-03-28T21:57:49Z">
        <w:r>
          <w:t xml:space="preserve">fore use of </w:t>
        </w:r>
      </w:ins>
      <w:r>
        <w:t>th</w:t>
      </w:r>
      <w:del w:id="7212" w:author="GoldenCorpusHarness" w:date="2026-03-28T21:57:49Z">
        <w:r>
          <w:delText xml:space="preserve"> the dose modification guidelines described in Table 7</w:delText>
        </w:r>
      </w:del>
      <w:ins w:id="7213" w:author="GoldenCorpusHarness" w:date="2026-03-28T21:57:49Z">
        <w:r>
          <w:t>e study intervention</w:t>
        </w:r>
      </w:ins>
      <w:r>
        <w:t>.</w:t>
      </w:r>
      <w:del w:id="7214" w:author="GoldenCorpusHarness" w:date="2026-03-28T21:57:49Z">
        <w:r>
          <w:delText xml:space="preserve"> An interruption of study intervention for more than 28 days will require Sponsor approval before treatment can be resumed.</w:delText>
        </w:r>
      </w:del>
    </w:p>
    <w:p ns2:paraId="1C23A15A" ns2:textId="2DB89940" w:rsidR="00206E52" w:rsidRDefault="00206E52" w:rsidP="00206E52">
      <w:pPr>
        <w:pStyle w:val="Paragraph0"/>
        <w:rPr>
          <w:rFonts w:eastAsia="Calibri"/>
        </w:rPr>
      </w:pPr>
      <w:del w:id="7215" w:author="GoldenCorpusHarness" w:date="2026-03-28T21:57:49Z">
        <w:r>
          <w:delText>The starting dose o</w:delText>
        </w:r>
      </w:del>
      <w:ins w:id="7216" w:author="GoldenCorpusHarness" w:date="2026-03-28T21:57:49Z">
        <w:r>
          <w:t>Only participants enrolled in the study may receive study intervention, and only authorized site sta</w:t>
        </w:r>
      </w:ins>
      <w:r>
        <w:t>f</w:t>
      </w:r>
      <w:del w:id="7217" w:author="GoldenCorpusHarness" w:date="2026-03-28T21:57:49Z">
        <w:r>
          <w:delText xml:space="preserve"> lenvatinib is [20 mg/day] in combination with pembrolizumab. Dose reductions o</w:delText>
        </w:r>
      </w:del>
      <w:r>
        <w:t xml:space="preserve">f </w:t>
      </w:r>
      <w:del w:id="7218" w:author="GoldenCorpusHarness" w:date="2026-03-28T21:57:49Z">
        <w:r>
          <w:delText>lenvatinib occur in succession based on the previous dose level (20, 14, 10, and 8 mg/day).  Any dose reduction below 8 mg/day must be discussed with the Sponsor.  Once the lenvatinib dose has been reduced, it may not be increased at a later date, unless the dose has been mistakenly decreased; in this situation, the Sponsor’s a</w:delText>
        </w:r>
      </w:del>
      <w:ins w:id="7219" w:author="GoldenCorpusHarness" w:date="2026-03-28T21:57:49Z">
        <w:r>
          <w:t>may su</w:t>
        </w:r>
      </w:ins>
      <w:r>
        <w:t>pp</w:t>
      </w:r>
      <w:del w:id="7220" w:author="GoldenCorpusHarness" w:date="2026-03-28T21:57:49Z">
        <w:r>
          <w:delText>roval is required to increase the dose</w:delText>
        </w:r>
      </w:del>
      <w:ins w:id="7221" w:author="GoldenCorpusHarness" w:date="2026-03-28T21:57:49Z">
        <w:r>
          <w:t>ly or administer study intervention</w:t>
        </w:r>
      </w:ins>
      <w:r>
        <w:t>.</w:t>
      </w:r>
      <w:ins w:id="7222" w:author="GoldenCorpusHarness" w:date="2026-03-28T21:57:49Z">
        <w:r>
          <w:t xml:space="preserve"> All study interventions must be stored in a secure, environmentally controlled, and monitored (manual or automated) area in accordance with the labeled storage conditions with access limited to the investigator and authorized site staff.</w:t>
        </w:r>
      </w:ins>
    </w:p>
    <w:p ns2:paraId="50940AFC" ns2:textId="6DCD4E46" w:rsidR="00206E52" w:rsidRDefault="00206E52" w:rsidP="00206E52">
      <w:pPr>
        <w:pStyle w:val="Paragraph0"/>
        <w:rPr>
          <w:rFonts w:eastAsia="Calibri"/>
        </w:rPr>
      </w:pPr>
      <w:del w:id="7223" w:author="GoldenCorpusHarness" w:date="2026-03-28T21:57:49Z">
        <w:r>
          <w:delText>Re</w:delText>
        </w:r>
      </w:del>
      <w:ins w:id="7224" w:author="GoldenCorpusHarness" w:date="2026-03-28T21:57:49Z">
        <w:r>
          <w:t>The investigator, institution, or the head o</w:t>
        </w:r>
      </w:ins>
      <w:r>
        <w:t>f</w:t>
      </w:r>
      <w:del w:id="7225" w:author="GoldenCorpusHarness" w:date="2026-03-28T21:57:49Z">
        <w:r>
          <w:delText>er to the su</w:delText>
        </w:r>
      </w:del>
      <w:ins w:id="7226" w:author="GoldenCorpusHarness" w:date="2026-03-28T21:57:49Z">
        <w:r>
          <w:t xml:space="preserve"> the medical institution (where applica</w:t>
        </w:r>
      </w:ins>
      <w:r>
        <w:t>b</w:t>
      </w:r>
      <w:del w:id="7227" w:author="GoldenCorpusHarness" w:date="2026-03-28T21:57:49Z">
        <w:r>
          <w:delText xml:space="preserve">sections </w:delText>
        </w:r>
      </w:del>
      <w:ins w:id="7228" w:author="GoldenCorpusHarness" w:date="2026-03-28T21:57:49Z">
        <w:r>
          <w:t>le) is responsi</w:t>
        </w:r>
      </w:ins>
      <w:r>
        <w:t>b</w:t>
      </w:r>
      <w:del w:id="7229" w:author="GoldenCorpusHarness" w:date="2026-03-28T21:57:49Z">
        <w:r>
          <w:delText>elow</w:delText>
        </w:r>
      </w:del>
      <w:ins w:id="7230" w:author="GoldenCorpusHarness" w:date="2026-03-28T21:57:49Z">
        <w:r>
          <w:t>le</w:t>
        </w:r>
      </w:ins>
      <w:r>
        <w:t xml:space="preserve"> for </w:t>
      </w:r>
      <w:ins w:id="7231" w:author="GoldenCorpusHarness" w:date="2026-03-28T21:57:49Z">
        <w:r>
          <w:t xml:space="preserve">study intervention accountability, reconciliation, and record </w:t>
        </w:r>
      </w:ins>
      <w:r>
        <w:t>ma</w:t>
      </w:r>
      <w:del w:id="7232" w:author="GoldenCorpusHarness" w:date="2026-03-28T21:57:49Z">
        <w:r>
          <w:delText>nagement o</w:delText>
        </w:r>
      </w:del>
      <w:ins w:id="7233" w:author="GoldenCorpusHarness" w:date="2026-03-28T21:57:49Z">
        <w:r>
          <w:t xml:space="preserve">intenance (ie, receipt, reconciliation, and </w:t>
        </w:r>
      </w:ins>
      <w:r>
        <w:t>f</w:t>
      </w:r>
      <w:del w:id="7234" w:author="GoldenCorpusHarness" w:date="2026-03-28T21:57:49Z">
        <w:r>
          <w:delText xml:space="preserve"> hypertension (Section 6</w:delText>
        </w:r>
      </w:del>
      <w:ins w:id="7235" w:author="GoldenCorpusHarness" w:date="2026-03-28T21:57:49Z">
        <w:r>
          <w:t>inal disposition records)</w:t>
        </w:r>
      </w:ins>
      <w:r>
        <w:t>.</w:t>
      </w:r>
      <w:del w:id="7236" w:author="GoldenCorpusHarness" w:date="2026-03-28T21:57:49Z">
        <w:r>
          <w:delText>6.2.1), proteinuria (Section 6.6.2.2), diarrhea (Section 6.6.2.3), hepatotoxicity (Section 6.6.2.4), thromboembolic events (Section 6.6.2.5), posterior reversible encephalopathy syndrome/ reversible posterior leukoencephalopathy syndrome (PRES/RPLS, Section 6.6.2.6), hypocalcemia (Section 6.6.2.7), hemorrhage (Section 6.6.2.8), gastrointestinal perforation or fistula formation (Section 6.6.2.9), QT prolongation (Section 6.6.2.10), and osteonecrosis of the jaw (Section 6.6.2.11) as appropriate, before consulting the dose modification table Table 7. For overlapping toxicities of pembrolizumab and lenvatinib/matching placebo, please refer to Section 6.6.3.</w:delText>
        </w:r>
      </w:del>
    </w:p>
    <w:p ns2:paraId="08FEA410" ns2:textId="5E7A071C" w:rsidR="00206E52" w:rsidRPr="00C342EB" w:rsidRDefault="00C342EB" w:rsidP="002D1EA4">
      <w:pPr>
        <w:pStyle w:val="Caption"/>
      </w:pPr>
      <w:del w:id="7237" w:author="GoldenCorpusHarness" w:date="2026-03-28T21:57:49Z">
        <w:r>
          <w:delText>Ta</w:delText>
        </w:r>
      </w:del>
      <w:ins w:id="7238" w:author="GoldenCorpusHarness" w:date="2026-03-28T21:57:49Z">
        <w:r>
          <w:t xml:space="preserve">For all study sites, the local country Sponsor personnel or designee will provide appropriate documentation that must </w:t>
        </w:r>
      </w:ins>
      <w:r>
        <w:t>b</w:t>
      </w:r>
      <w:del w:id="7239" w:author="GoldenCorpusHarness" w:date="2026-03-28T21:57:49Z">
        <w:r>
          <w:delText>le 7Dose Modi</w:delText>
        </w:r>
      </w:del>
      <w:ins w:id="7240" w:author="GoldenCorpusHarness" w:date="2026-03-28T21:57:49Z">
        <w:r>
          <w:t xml:space="preserve">e completed </w:t>
        </w:r>
      </w:ins>
      <w:r>
        <w:t>f</w:t>
      </w:r>
      <w:del w:id="7241" w:author="GoldenCorpusHarness" w:date="2026-03-28T21:57:49Z">
        <w:r>
          <w:delText xml:space="preserve">ication Guidelines </w:delText>
        </w:r>
      </w:del>
      <w:ins w:id="7242" w:author="GoldenCorpusHarness" w:date="2026-03-28T21:57:49Z">
        <w:r>
          <w:t>or drug accountability and return, or local discard and destruction i</w:t>
        </w:r>
      </w:ins>
      <w:r>
        <w:t>f</w:t>
      </w:r>
      <w:del w:id="7243" w:author="GoldenCorpusHarness" w:date="2026-03-28T21:57:49Z">
        <w:r>
          <w:delText>or Le</w:delText>
        </w:r>
      </w:del>
      <w:ins w:id="7244" w:author="GoldenCorpusHarness" w:date="2026-03-28T21:57:49Z">
        <w:r>
          <w:t xml:space="preserve"> appropriate. Where local discard and destruction is appropriate, the i</w:t>
        </w:r>
      </w:ins>
      <w:r>
        <w:t>nv</w:t>
      </w:r>
      <w:del w:id="7245" w:author="GoldenCorpusHarness" w:date="2026-03-28T21:57:49Z">
        <w:r>
          <w:delText>atin</w:delText>
        </w:r>
      </w:del>
      <w:ins w:id="7246" w:author="GoldenCorpusHarness" w:date="2026-03-28T21:57:49Z">
        <w:r>
          <w:t>estigator is respons</w:t>
        </w:r>
      </w:ins>
      <w:r>
        <w:t>ib</w:t>
      </w:r>
      <w:del w:id="7247" w:author="GoldenCorpusHarness" w:date="2026-03-28T21:57:49Z">
        <w:r>
          <w:delText xml:space="preserve">-Related Adverse Events </w:delText>
        </w:r>
      </w:del>
      <w:ins w:id="7248" w:author="GoldenCorpusHarness" w:date="2026-03-28T21:57:49Z">
        <w:r>
          <w:t>le for ensuring that a local discard/destruction procedure is documented.</w:t>
        </w:r>
      </w:ins>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53"/>
        <w:gridCol w:w="3091"/>
        <w:gridCol w:w="3046"/>
      </w:tblGrid>
      <w:tr w:rsidR="00206E52" w:rsidRPr="00206E52" ns2:paraId="4D91B62D" ns2:textId="77777777" w:rsidTr="009C48D6">
        <w:trPr>
          <w:trHeight w:val="136"/>
          <w:tblHeader/>
        </w:trPr>
        <w:tc>
          <w:tcPr>
            <w:tcW w:w="1587" w:type="pct"/>
            <w:tcBorders>
              <w:top w:val="single" w:sz="4" w:space="0" w:color="auto"/>
              <w:left w:val="single" w:sz="4" w:space="0" w:color="auto"/>
              <w:bottom w:val="single" w:sz="4" w:space="0" w:color="auto"/>
              <w:right w:val="single" w:sz="4" w:space="0" w:color="auto"/>
            </w:tcBorders>
            <w:vAlign w:val="bottom"/>
          </w:tcPr>
          <w:p ns2:paraId="2BE8B635" ns2:textId="77777777" w:rsidR="00206E52" w:rsidRPr="00206E52" w:rsidRDefault="00206E52" w:rsidP="00DC422F">
            <w:pPr>
              <w:spacing w:before="20" w:after="20"/>
              <w:rPr>
                <w:b/>
                <w:sz w:val="22"/>
                <w:szCs w:val="22"/>
                <w:lang w:val="en-GB"/>
              </w:rPr>
            </w:pPr>
            <w:r w:rsidRPr="00206E52">
              <w:rPr>
                <w:b/>
                <w:sz w:val="22"/>
                <w:szCs w:val="22"/>
                <w:lang w:val="en-GB"/>
              </w:rPr>
              <w:t>Treatment-Related Toxicity</w:t>
            </w:r>
            <w:r w:rsidRPr="00206E52">
              <w:rPr>
                <w:b/>
                <w:sz w:val="22"/>
                <w:szCs w:val="22"/>
                <w:vertAlign w:val="superscript"/>
                <w:lang w:val="en-GB"/>
              </w:rPr>
              <w:t>a,b</w:t>
            </w:r>
          </w:p>
        </w:tc>
        <w:tc>
          <w:tcPr>
            <w:tcW w:w="1719" w:type="pct"/>
            <w:tcBorders>
              <w:top w:val="single" w:sz="4" w:space="0" w:color="auto"/>
              <w:left w:val="single" w:sz="4" w:space="0" w:color="auto"/>
              <w:bottom w:val="single" w:sz="4" w:space="0" w:color="auto"/>
              <w:right w:val="single" w:sz="4" w:space="0" w:color="auto"/>
            </w:tcBorders>
            <w:vAlign w:val="bottom"/>
          </w:tcPr>
          <w:p ns2:paraId="19A2D22B" ns2:textId="77777777" w:rsidR="00206E52" w:rsidRPr="00206E52" w:rsidRDefault="00206E52" w:rsidP="00DC422F">
            <w:pPr>
              <w:spacing w:before="20" w:after="20"/>
              <w:rPr>
                <w:b/>
                <w:sz w:val="22"/>
                <w:szCs w:val="22"/>
                <w:lang w:val="en-GB"/>
              </w:rPr>
            </w:pPr>
            <w:r w:rsidRPr="00206E52">
              <w:rPr>
                <w:b/>
                <w:sz w:val="22"/>
                <w:szCs w:val="22"/>
                <w:lang w:val="en-GB"/>
              </w:rPr>
              <w:t>Management</w:t>
            </w:r>
          </w:p>
        </w:tc>
        <w:tc>
          <w:tcPr>
            <w:tcW w:w="1694" w:type="pct"/>
            <w:tcBorders>
              <w:top w:val="single" w:sz="4" w:space="0" w:color="auto"/>
              <w:left w:val="single" w:sz="4" w:space="0" w:color="auto"/>
              <w:bottom w:val="single" w:sz="4" w:space="0" w:color="auto"/>
              <w:right w:val="single" w:sz="4" w:space="0" w:color="auto"/>
            </w:tcBorders>
            <w:vAlign w:val="bottom"/>
          </w:tcPr>
          <w:p ns2:paraId="166576F8" ns2:textId="77777777" w:rsidR="00206E52" w:rsidRPr="00206E52" w:rsidRDefault="00206E52" w:rsidP="00DC422F">
            <w:pPr>
              <w:spacing w:before="20" w:after="20"/>
              <w:rPr>
                <w:b/>
                <w:sz w:val="22"/>
                <w:szCs w:val="22"/>
                <w:lang w:val="en-GB"/>
              </w:rPr>
            </w:pPr>
            <w:r w:rsidRPr="00206E52">
              <w:rPr>
                <w:b/>
                <w:sz w:val="22"/>
                <w:szCs w:val="22"/>
                <w:lang w:val="en-GB"/>
              </w:rPr>
              <w:t>Dose Adjustment</w:t>
            </w:r>
            <w:r w:rsidRPr="00206E52">
              <w:rPr>
                <w:b/>
                <w:sz w:val="22"/>
                <w:szCs w:val="22"/>
                <w:vertAlign w:val="superscript"/>
                <w:lang w:val="en-GB"/>
              </w:rPr>
              <w:t xml:space="preserve"> </w:t>
            </w:r>
          </w:p>
        </w:tc>
      </w:tr>
      <w:tr w:rsidR="00206E52" w:rsidRPr="00206E52" ns2:paraId="1CDBD462" ns2:textId="77777777" w:rsidTr="00206E52">
        <w:trPr>
          <w:trHeight w:val="127"/>
        </w:trPr>
        <w:tc>
          <w:tcPr>
            <w:tcW w:w="5000" w:type="pct"/>
            <w:gridSpan w:val="3"/>
            <w:tcBorders>
              <w:top w:val="single" w:sz="4" w:space="0" w:color="auto"/>
              <w:left w:val="single" w:sz="4" w:space="0" w:color="auto"/>
              <w:bottom w:val="single" w:sz="4" w:space="0" w:color="auto"/>
              <w:right w:val="single" w:sz="4" w:space="0" w:color="auto"/>
            </w:tcBorders>
          </w:tcPr>
          <w:p ns2:paraId="6A06AB05" ns2:textId="77777777" w:rsidR="00206E52" w:rsidRPr="00206E52" w:rsidRDefault="00206E52" w:rsidP="00DC422F">
            <w:pPr>
              <w:spacing w:before="20" w:after="20"/>
              <w:rPr>
                <w:b/>
                <w:sz w:val="22"/>
                <w:szCs w:val="22"/>
                <w:lang w:val="en-GB"/>
              </w:rPr>
            </w:pPr>
            <w:r w:rsidRPr="00206E52">
              <w:rPr>
                <w:b/>
                <w:sz w:val="22"/>
                <w:szCs w:val="22"/>
                <w:lang w:val="en-GB"/>
              </w:rPr>
              <w:t>Grade 1 or Tolerable Grade 2</w:t>
            </w:r>
          </w:p>
        </w:tc>
      </w:tr>
      <w:tr w:rsidR="00206E52" w:rsidRPr="00206E52" ns2:paraId="5478EE62" ns2:textId="77777777" w:rsidTr="00206E52">
        <w:trPr>
          <w:trHeight w:val="125"/>
        </w:trPr>
        <w:tc>
          <w:tcPr>
            <w:tcW w:w="1587" w:type="pct"/>
            <w:tcBorders>
              <w:top w:val="single" w:sz="4" w:space="0" w:color="auto"/>
              <w:left w:val="single" w:sz="4" w:space="0" w:color="auto"/>
              <w:bottom w:val="single" w:sz="4" w:space="0" w:color="auto"/>
              <w:right w:val="single" w:sz="4" w:space="0" w:color="auto"/>
            </w:tcBorders>
          </w:tcPr>
          <w:p ns2:paraId="386F66DA" ns2:textId="77777777" w:rsidR="00206E52" w:rsidRPr="00206E52" w:rsidRDefault="00206E52" w:rsidP="00DC422F">
            <w:pPr>
              <w:spacing w:before="20" w:after="20"/>
              <w:rPr>
                <w:sz w:val="22"/>
                <w:szCs w:val="22"/>
                <w:lang w:val="en-GB"/>
              </w:rPr>
            </w:pPr>
          </w:p>
        </w:tc>
        <w:tc>
          <w:tcPr>
            <w:tcW w:w="1719" w:type="pct"/>
            <w:tcBorders>
              <w:top w:val="single" w:sz="4" w:space="0" w:color="auto"/>
              <w:left w:val="single" w:sz="4" w:space="0" w:color="auto"/>
              <w:bottom w:val="single" w:sz="4" w:space="0" w:color="auto"/>
              <w:right w:val="single" w:sz="4" w:space="0" w:color="auto"/>
            </w:tcBorders>
          </w:tcPr>
          <w:p ns2:paraId="24C99C54" ns2:textId="77777777" w:rsidR="00206E52" w:rsidRPr="00206E52" w:rsidRDefault="00206E52" w:rsidP="00DC422F">
            <w:pPr>
              <w:spacing w:before="20" w:after="20"/>
              <w:rPr>
                <w:sz w:val="22"/>
                <w:szCs w:val="22"/>
                <w:lang w:val="en-GB"/>
              </w:rPr>
            </w:pPr>
            <w:r w:rsidRPr="00206E52">
              <w:rPr>
                <w:sz w:val="22"/>
                <w:szCs w:val="22"/>
                <w:lang w:val="en-GB"/>
              </w:rPr>
              <w:t>Continue treatment</w:t>
            </w:r>
          </w:p>
        </w:tc>
        <w:tc>
          <w:tcPr>
            <w:tcW w:w="1694" w:type="pct"/>
            <w:tcBorders>
              <w:top w:val="single" w:sz="4" w:space="0" w:color="auto"/>
              <w:left w:val="single" w:sz="4" w:space="0" w:color="auto"/>
              <w:bottom w:val="single" w:sz="4" w:space="0" w:color="auto"/>
              <w:right w:val="single" w:sz="4" w:space="0" w:color="auto"/>
            </w:tcBorders>
          </w:tcPr>
          <w:p ns2:paraId="657F01E7" ns2:textId="77777777" w:rsidR="00206E52" w:rsidRPr="00206E52" w:rsidRDefault="00206E52" w:rsidP="00DC422F">
            <w:pPr>
              <w:spacing w:before="20" w:after="20"/>
              <w:rPr>
                <w:sz w:val="22"/>
                <w:szCs w:val="22"/>
                <w:lang w:val="en-GB"/>
              </w:rPr>
            </w:pPr>
            <w:r w:rsidRPr="00206E52">
              <w:rPr>
                <w:sz w:val="22"/>
                <w:szCs w:val="22"/>
                <w:lang w:val="en-GB"/>
              </w:rPr>
              <w:t>No change</w:t>
            </w:r>
          </w:p>
        </w:tc>
      </w:tr>
      <w:tr w:rsidR="00206E52" w:rsidRPr="00206E52" ns2:paraId="369649CD" ns2:textId="77777777" w:rsidTr="00206E52">
        <w:trPr>
          <w:trHeight w:val="136"/>
        </w:trPr>
        <w:tc>
          <w:tcPr>
            <w:tcW w:w="5000" w:type="pct"/>
            <w:gridSpan w:val="3"/>
            <w:tcBorders>
              <w:top w:val="single" w:sz="4" w:space="0" w:color="auto"/>
              <w:left w:val="single" w:sz="4" w:space="0" w:color="auto"/>
              <w:bottom w:val="single" w:sz="4" w:space="0" w:color="auto"/>
              <w:right w:val="single" w:sz="4" w:space="0" w:color="auto"/>
            </w:tcBorders>
          </w:tcPr>
          <w:p ns2:paraId="3E5DFBEB" ns2:textId="77777777" w:rsidR="00206E52" w:rsidRPr="00206E52" w:rsidRDefault="00206E52" w:rsidP="00DC422F">
            <w:pPr>
              <w:spacing w:before="20" w:after="20"/>
              <w:rPr>
                <w:b/>
                <w:sz w:val="22"/>
                <w:szCs w:val="22"/>
                <w:lang w:val="en-GB"/>
              </w:rPr>
            </w:pPr>
            <w:bookmarkStart w:id="131" w:name="_Hlk535419485"/>
            <w:r w:rsidRPr="00206E52">
              <w:rPr>
                <w:b/>
                <w:sz w:val="22"/>
                <w:szCs w:val="22"/>
                <w:lang w:val="en-GB"/>
              </w:rPr>
              <w:t>Intolerable Grade 2</w:t>
            </w:r>
            <w:r w:rsidRPr="00206E52">
              <w:rPr>
                <w:b/>
                <w:sz w:val="22"/>
                <w:szCs w:val="22"/>
                <w:vertAlign w:val="superscript"/>
                <w:lang w:val="en-GB"/>
              </w:rPr>
              <w:t xml:space="preserve">c, d </w:t>
            </w:r>
            <w:r w:rsidRPr="00206E52">
              <w:rPr>
                <w:b/>
                <w:sz w:val="22"/>
                <w:szCs w:val="22"/>
                <w:lang w:val="en-GB"/>
              </w:rPr>
              <w:t>or Grade 3</w:t>
            </w:r>
            <w:r w:rsidRPr="00206E52">
              <w:rPr>
                <w:b/>
                <w:sz w:val="22"/>
                <w:szCs w:val="22"/>
                <w:vertAlign w:val="superscript"/>
                <w:lang w:val="en-GB"/>
              </w:rPr>
              <w:t>e,g</w:t>
            </w:r>
            <w:bookmarkEnd w:id="131"/>
          </w:p>
        </w:tc>
      </w:tr>
      <w:tr w:rsidR="00206E52" w:rsidRPr="00206E52" ns2:paraId="4B728305" ns2:textId="77777777" w:rsidTr="00206E52">
        <w:trPr>
          <w:trHeight w:val="235"/>
        </w:trPr>
        <w:tc>
          <w:tcPr>
            <w:tcW w:w="1587" w:type="pct"/>
            <w:tcBorders>
              <w:top w:val="single" w:sz="4" w:space="0" w:color="auto"/>
              <w:left w:val="single" w:sz="4" w:space="0" w:color="auto"/>
              <w:bottom w:val="single" w:sz="4" w:space="0" w:color="auto"/>
              <w:right w:val="single" w:sz="4" w:space="0" w:color="auto"/>
            </w:tcBorders>
          </w:tcPr>
          <w:p ns2:paraId="3E9A18BC" ns2:textId="77777777" w:rsidR="00206E52" w:rsidRPr="00206E52" w:rsidRDefault="00206E52" w:rsidP="00DC422F">
            <w:pPr>
              <w:spacing w:before="20" w:after="20"/>
              <w:rPr>
                <w:sz w:val="22"/>
                <w:szCs w:val="22"/>
                <w:lang w:val="en-GB"/>
              </w:rPr>
            </w:pPr>
            <w:r w:rsidRPr="00206E52">
              <w:rPr>
                <w:sz w:val="22"/>
                <w:szCs w:val="22"/>
                <w:lang w:val="en-GB"/>
              </w:rPr>
              <w:t>First occurrence</w:t>
            </w:r>
          </w:p>
        </w:tc>
        <w:tc>
          <w:tcPr>
            <w:tcW w:w="1719" w:type="pct"/>
            <w:tcBorders>
              <w:top w:val="single" w:sz="4" w:space="0" w:color="auto"/>
              <w:left w:val="single" w:sz="4" w:space="0" w:color="auto"/>
              <w:bottom w:val="single" w:sz="4" w:space="0" w:color="auto"/>
              <w:right w:val="single" w:sz="4" w:space="0" w:color="auto"/>
            </w:tcBorders>
          </w:tcPr>
          <w:p ns2:paraId="38B3C747"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27002404" ns2:textId="62FCB3C7" w:rsidR="00206E52" w:rsidRPr="00206E52" w:rsidRDefault="00206E52" w:rsidP="00DC422F">
            <w:pPr>
              <w:spacing w:before="20" w:after="20"/>
              <w:rPr>
                <w:sz w:val="22"/>
                <w:szCs w:val="22"/>
                <w:lang w:val="en-GB"/>
              </w:rPr>
            </w:pPr>
            <w:r w:rsidRPr="00206E52">
              <w:rPr>
                <w:sz w:val="22"/>
                <w:szCs w:val="22"/>
                <w:lang w:val="en-GB"/>
              </w:rPr>
              <w:t>Reduce lenvatinib dose to 14 mg once a day (1-level reduction)</w:t>
            </w:r>
          </w:p>
        </w:tc>
      </w:tr>
      <w:tr w:rsidR="00206E52" w:rsidRPr="00206E52" ns2:paraId="3665DC12" ns2:textId="77777777" w:rsidTr="00206E52">
        <w:trPr>
          <w:trHeight w:val="255"/>
        </w:trPr>
        <w:tc>
          <w:tcPr>
            <w:tcW w:w="1587" w:type="pct"/>
            <w:tcBorders>
              <w:top w:val="single" w:sz="4" w:space="0" w:color="auto"/>
              <w:left w:val="single" w:sz="4" w:space="0" w:color="auto"/>
              <w:bottom w:val="single" w:sz="4" w:space="0" w:color="auto"/>
              <w:right w:val="single" w:sz="4" w:space="0" w:color="auto"/>
            </w:tcBorders>
          </w:tcPr>
          <w:p ns2:paraId="0319414B" ns2:textId="77777777" w:rsidR="00206E52" w:rsidRPr="00206E52" w:rsidRDefault="00206E52" w:rsidP="00DC422F">
            <w:pPr>
              <w:spacing w:before="20" w:after="20"/>
              <w:rPr>
                <w:sz w:val="22"/>
                <w:szCs w:val="22"/>
                <w:lang w:val="en-GB"/>
              </w:rPr>
            </w:pPr>
            <w:r w:rsidRPr="00206E52">
              <w:rPr>
                <w:sz w:val="22"/>
                <w:szCs w:val="22"/>
                <w:lang w:val="en-GB"/>
              </w:rPr>
              <w:t>Second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7AEA91FD"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6A5412E5" ns2:textId="1389C5DE" w:rsidR="00206E52" w:rsidRPr="00206E52" w:rsidRDefault="00206E52" w:rsidP="00DC422F">
            <w:pPr>
              <w:spacing w:before="20" w:after="20"/>
              <w:rPr>
                <w:rFonts w:eastAsia="TimesNewRoman"/>
                <w:sz w:val="22"/>
                <w:szCs w:val="22"/>
                <w:lang w:val="en-GB" w:eastAsia="en-GB"/>
              </w:rPr>
            </w:pPr>
            <w:r w:rsidRPr="00206E52">
              <w:rPr>
                <w:sz w:val="22"/>
                <w:szCs w:val="22"/>
                <w:lang w:val="en-GB"/>
              </w:rPr>
              <w:t>Reduce lenvatinib dose to 10 mg once a day (1-level reduction)</w:t>
            </w:r>
          </w:p>
        </w:tc>
      </w:tr>
      <w:tr w:rsidR="00206E52" w:rsidRPr="00206E52" ns2:paraId="32916B73" ns2: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ns2:paraId="7CB86232" ns2:textId="77777777" w:rsidR="00206E52" w:rsidRPr="00206E52" w:rsidRDefault="00206E52" w:rsidP="00DC422F">
            <w:pPr>
              <w:spacing w:before="20" w:after="20"/>
              <w:rPr>
                <w:sz w:val="22"/>
                <w:szCs w:val="22"/>
                <w:lang w:val="en-GB"/>
              </w:rPr>
            </w:pPr>
            <w:r w:rsidRPr="00206E52">
              <w:rPr>
                <w:sz w:val="22"/>
                <w:szCs w:val="22"/>
                <w:lang w:val="en-GB"/>
              </w:rPr>
              <w:t>Third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489C1931" ns2:textId="77777777" w:rsidR="00206E52" w:rsidRPr="00206E52" w:rsidRDefault="00206E52" w:rsidP="00DC422F">
            <w:pPr>
              <w:spacing w:before="20" w:after="20"/>
              <w:rPr>
                <w:sz w:val="22"/>
                <w:szCs w:val="22"/>
                <w:lang w:val="en-GB"/>
              </w:rPr>
            </w:pPr>
            <w:r w:rsidRPr="00206E52">
              <w:rPr>
                <w:sz w:val="22"/>
                <w:szCs w:val="22"/>
                <w:lang w:val="en-GB"/>
              </w:rPr>
              <w:t>Interrupt lenvatinib until resolved to Grade 0-1, or tolerable Grade 2</w:t>
            </w:r>
          </w:p>
        </w:tc>
        <w:tc>
          <w:tcPr>
            <w:tcW w:w="1694" w:type="pct"/>
            <w:tcBorders>
              <w:top w:val="single" w:sz="4" w:space="0" w:color="auto"/>
              <w:left w:val="single" w:sz="4" w:space="0" w:color="auto"/>
              <w:bottom w:val="single" w:sz="4" w:space="0" w:color="auto"/>
              <w:right w:val="single" w:sz="4" w:space="0" w:color="auto"/>
            </w:tcBorders>
          </w:tcPr>
          <w:p ns2:paraId="578F6137" ns2:textId="121CA731" w:rsidR="00206E52" w:rsidRPr="00206E52" w:rsidRDefault="00206E52" w:rsidP="00DC422F">
            <w:pPr>
              <w:spacing w:before="20" w:after="20"/>
              <w:rPr>
                <w:sz w:val="22"/>
                <w:szCs w:val="22"/>
                <w:lang w:val="en-GB"/>
              </w:rPr>
            </w:pPr>
            <w:r w:rsidRPr="00206E52">
              <w:rPr>
                <w:sz w:val="22"/>
                <w:szCs w:val="22"/>
                <w:lang w:val="en-GB"/>
              </w:rPr>
              <w:t>Reduce lenvatinib dose to 8 mg orally once a day (1-level reduction)</w:t>
            </w:r>
          </w:p>
        </w:tc>
      </w:tr>
      <w:tr w:rsidR="00206E52" w:rsidRPr="00206E52" ns2:paraId="67191D94" ns2:textId="77777777" w:rsidTr="00206E52">
        <w:trPr>
          <w:trHeight w:val="254"/>
        </w:trPr>
        <w:tc>
          <w:tcPr>
            <w:tcW w:w="1587" w:type="pct"/>
            <w:tcBorders>
              <w:top w:val="single" w:sz="4" w:space="0" w:color="auto"/>
              <w:left w:val="single" w:sz="4" w:space="0" w:color="auto"/>
              <w:bottom w:val="single" w:sz="4" w:space="0" w:color="auto"/>
              <w:right w:val="single" w:sz="4" w:space="0" w:color="auto"/>
            </w:tcBorders>
          </w:tcPr>
          <w:p ns2:paraId="0FD3E6E8" ns2:textId="77777777" w:rsidR="00206E52" w:rsidRPr="00206E52" w:rsidRDefault="00206E52" w:rsidP="00DC422F">
            <w:pPr>
              <w:spacing w:before="20" w:after="20"/>
              <w:rPr>
                <w:sz w:val="22"/>
                <w:szCs w:val="22"/>
                <w:lang w:val="en-GB"/>
              </w:rPr>
            </w:pPr>
            <w:r w:rsidRPr="00206E52">
              <w:rPr>
                <w:sz w:val="22"/>
                <w:szCs w:val="22"/>
                <w:lang w:val="en-GB"/>
              </w:rPr>
              <w:t>Fourth occurrence (same toxicity or new toxicity)</w:t>
            </w:r>
          </w:p>
        </w:tc>
        <w:tc>
          <w:tcPr>
            <w:tcW w:w="1719" w:type="pct"/>
            <w:tcBorders>
              <w:top w:val="single" w:sz="4" w:space="0" w:color="auto"/>
              <w:left w:val="single" w:sz="4" w:space="0" w:color="auto"/>
              <w:bottom w:val="single" w:sz="4" w:space="0" w:color="auto"/>
              <w:right w:val="single" w:sz="4" w:space="0" w:color="auto"/>
            </w:tcBorders>
          </w:tcPr>
          <w:p ns2:paraId="4F4E1ABC" ns2:textId="77777777" w:rsidR="00206E52" w:rsidRPr="00206E52" w:rsidRDefault="00206E52" w:rsidP="00DC422F">
            <w:pPr>
              <w:spacing w:before="20" w:after="20"/>
              <w:rPr>
                <w:sz w:val="22"/>
                <w:szCs w:val="22"/>
                <w:lang w:val="en-GB"/>
              </w:rPr>
            </w:pPr>
            <w:r w:rsidRPr="00206E52">
              <w:rPr>
                <w:sz w:val="22"/>
                <w:szCs w:val="22"/>
                <w:lang w:val="en-GB"/>
              </w:rPr>
              <w:t xml:space="preserve">Interrupt lenvatinib </w:t>
            </w:r>
          </w:p>
        </w:tc>
        <w:tc>
          <w:tcPr>
            <w:tcW w:w="1694" w:type="pct"/>
            <w:tcBorders>
              <w:top w:val="single" w:sz="4" w:space="0" w:color="auto"/>
              <w:left w:val="single" w:sz="4" w:space="0" w:color="auto"/>
              <w:bottom w:val="single" w:sz="4" w:space="0" w:color="auto"/>
              <w:right w:val="single" w:sz="4" w:space="0" w:color="auto"/>
            </w:tcBorders>
          </w:tcPr>
          <w:p ns2:paraId="026490F1" ns2:textId="77777777" w:rsidR="00206E52" w:rsidRPr="00206E52" w:rsidRDefault="00206E52" w:rsidP="00DC422F">
            <w:pPr>
              <w:spacing w:before="20" w:after="20"/>
              <w:rPr>
                <w:sz w:val="22"/>
                <w:szCs w:val="22"/>
                <w:lang w:val="en-GB"/>
              </w:rPr>
            </w:pPr>
            <w:r w:rsidRPr="00206E52">
              <w:rPr>
                <w:sz w:val="22"/>
                <w:szCs w:val="22"/>
                <w:lang w:val="en-GB"/>
              </w:rPr>
              <w:t>Discuss with Sponsor</w:t>
            </w:r>
          </w:p>
        </w:tc>
      </w:tr>
      <w:tr w:rsidR="00206E52" w:rsidRPr="00206E52" ns2:paraId="4C83B667" ns2:textId="77777777" w:rsidTr="00190579">
        <w:trPr>
          <w:trHeight w:val="136"/>
        </w:trPr>
        <w:tc>
          <w:tcPr>
            <w:tcW w:w="5000" w:type="pct"/>
            <w:gridSpan w:val="3"/>
            <w:tcBorders>
              <w:top w:val="single" w:sz="4" w:space="0" w:color="auto"/>
              <w:left w:val="single" w:sz="4" w:space="0" w:color="auto"/>
              <w:bottom w:val="single" w:sz="4" w:space="0" w:color="auto"/>
              <w:right w:val="single" w:sz="4" w:space="0" w:color="auto"/>
            </w:tcBorders>
          </w:tcPr>
          <w:p ns2:paraId="4990A12A" ns2:textId="77777777" w:rsidR="00206E52" w:rsidRPr="00206E52" w:rsidRDefault="00206E52" w:rsidP="00DC422F">
            <w:pPr>
              <w:spacing w:before="20" w:after="20"/>
              <w:rPr>
                <w:sz w:val="22"/>
                <w:szCs w:val="22"/>
                <w:lang w:val="en-GB"/>
              </w:rPr>
            </w:pPr>
            <w:r w:rsidRPr="00206E52">
              <w:rPr>
                <w:b/>
                <w:sz w:val="22"/>
                <w:szCs w:val="22"/>
                <w:lang w:val="en-GB"/>
              </w:rPr>
              <w:t>Grade 4</w:t>
            </w:r>
            <w:r w:rsidRPr="00206E52">
              <w:rPr>
                <w:b/>
                <w:sz w:val="22"/>
                <w:szCs w:val="22"/>
                <w:vertAlign w:val="superscript"/>
                <w:lang w:val="en-GB"/>
              </w:rPr>
              <w:t>f</w:t>
            </w:r>
            <w:r w:rsidRPr="00206E52">
              <w:rPr>
                <w:b/>
                <w:sz w:val="22"/>
                <w:szCs w:val="22"/>
                <w:lang w:val="en-GB"/>
              </w:rPr>
              <w:t>:</w:t>
            </w:r>
            <w:r w:rsidRPr="00206E52">
              <w:rPr>
                <w:sz w:val="22"/>
                <w:szCs w:val="22"/>
                <w:lang w:val="en-GB"/>
              </w:rPr>
              <w:t xml:space="preserve"> Discontinue Study Treatment</w:t>
            </w:r>
          </w:p>
        </w:tc>
      </w:tr>
      <w:tr w:rsidR="00206E52" w:rsidRPr="00DC422F" ns2:paraId="5F7E4091" ns2:textId="77777777" w:rsidTr="00DC422F">
        <w:trPr>
          <w:trHeight w:val="431"/>
        </w:trPr>
        <w:tc>
          <w:tcPr>
            <w:tcW w:w="5000" w:type="pct"/>
            <w:gridSpan w:val="3"/>
            <w:tcBorders>
              <w:top w:val="single" w:sz="4" w:space="0" w:color="auto"/>
              <w:left w:val="single" w:sz="4" w:space="0" w:color="auto"/>
              <w:bottom w:val="single" w:sz="4" w:space="0" w:color="auto"/>
              <w:right w:val="single" w:sz="4" w:space="0" w:color="auto"/>
            </w:tcBorders>
          </w:tcPr>
          <w:p ns2:paraId="73F967B4" ns2:textId="77777777" w:rsidR="00206E52" w:rsidRPr="00DC422F" w:rsidRDefault="00206E52" w:rsidP="00DC422F">
            <w:pPr>
              <w:rPr>
                <w:sz w:val="18"/>
                <w:szCs w:val="18"/>
                <w:lang w:val="en-GB"/>
              </w:rPr>
            </w:pPr>
            <w:r w:rsidRPr="00DC422F">
              <w:rPr>
                <w:sz w:val="18"/>
                <w:szCs w:val="18"/>
                <w:lang w:val="en-GB"/>
              </w:rPr>
              <w:t>Abbreviations: AE = adverse event; BMI = body mass index; CTCAE = Common Terminology Criteria for Adverse Events.</w:t>
            </w:r>
          </w:p>
          <w:p ns2:paraId="420C5FDF" ns2:textId="0A45A4D5" w:rsidR="00206E52" w:rsidRPr="00DC422F" w:rsidRDefault="00206E52" w:rsidP="00DC422F">
            <w:pPr>
              <w:rPr>
                <w:sz w:val="18"/>
                <w:szCs w:val="18"/>
                <w:lang w:val="en-GB"/>
              </w:rPr>
            </w:pPr>
            <w:r w:rsidRPr="00DC422F">
              <w:rPr>
                <w:sz w:val="18"/>
                <w:szCs w:val="18"/>
                <w:lang w:val="en-GB"/>
              </w:rPr>
              <w:t xml:space="preserve">Note: For grading see CTCAE version </w:t>
            </w:r>
            <w:r w:rsidR="002C70E3" w:rsidRPr="00DC422F">
              <w:rPr>
                <w:sz w:val="18"/>
                <w:szCs w:val="18"/>
                <w:lang w:val="en-GB"/>
              </w:rPr>
              <w:t>5</w:t>
            </w:r>
            <w:r w:rsidRPr="00DC422F">
              <w:rPr>
                <w:sz w:val="18"/>
                <w:szCs w:val="18"/>
                <w:lang w:val="en-GB"/>
              </w:rPr>
              <w:t xml:space="preserve">.0. Collect all AE grades (ie, decreasing and increasing CTCAE grade). </w:t>
            </w:r>
          </w:p>
          <w:p ns2:paraId="6FC6D509" ns2:textId="77777777" w:rsidR="00206E52" w:rsidRPr="00DC422F" w:rsidRDefault="00206E52" w:rsidP="00DC422F">
            <w:pPr>
              <w:ind w:left="296" w:hanging="296"/>
              <w:rPr>
                <w:sz w:val="18"/>
                <w:szCs w:val="18"/>
                <w:lang w:val="en-GB"/>
              </w:rPr>
            </w:pPr>
            <w:r w:rsidRPr="00DC422F">
              <w:rPr>
                <w:sz w:val="18"/>
                <w:szCs w:val="18"/>
                <w:lang w:val="en-GB"/>
              </w:rPr>
              <w:t>a.</w:t>
            </w:r>
            <w:r w:rsidRPr="00DC422F">
              <w:rPr>
                <w:sz w:val="18"/>
                <w:szCs w:val="18"/>
                <w:lang w:val="en-GB"/>
              </w:rPr>
              <w:tab/>
              <w:t>An interruption of study treatment for more than 28 days will require Sponsor’ approval before treatment can be resumed.</w:t>
            </w:r>
            <w:r w:rsidRPr="00DC422F" w:rsidDel="00486C8F">
              <w:rPr>
                <w:sz w:val="18"/>
                <w:szCs w:val="18"/>
                <w:lang w:val="en-GB"/>
              </w:rPr>
              <w:t xml:space="preserve"> </w:t>
            </w:r>
          </w:p>
          <w:p ns2:paraId="39E7B11B" ns2:textId="77777777" w:rsidR="00206E52" w:rsidRPr="00DC422F" w:rsidRDefault="00206E52" w:rsidP="00DC422F">
            <w:pPr>
              <w:ind w:left="296" w:hanging="296"/>
              <w:rPr>
                <w:sz w:val="18"/>
                <w:szCs w:val="18"/>
                <w:lang w:val="en-GB"/>
              </w:rPr>
            </w:pPr>
            <w:r w:rsidRPr="00DC422F">
              <w:rPr>
                <w:sz w:val="18"/>
                <w:szCs w:val="18"/>
                <w:lang w:val="en-GB"/>
              </w:rPr>
              <w:t>b.</w:t>
            </w:r>
            <w:r w:rsidRPr="00DC422F">
              <w:rPr>
                <w:sz w:val="18"/>
                <w:szCs w:val="18"/>
                <w:lang w:val="en-GB"/>
              </w:rPr>
              <w:tab/>
              <w:t xml:space="preserve">Initiate optimal medical management for nausea, vomiting, hypertension, hypothyroidism and/or diarrhea prior to any lenvatinib interruption or dose reduction. </w:t>
            </w:r>
          </w:p>
          <w:p ns2:paraId="088235F3" ns2:textId="77777777" w:rsidR="00206E52" w:rsidRPr="00DC422F" w:rsidRDefault="00206E52" w:rsidP="00DC422F">
            <w:pPr>
              <w:ind w:left="296" w:hanging="296"/>
              <w:rPr>
                <w:sz w:val="18"/>
                <w:szCs w:val="18"/>
                <w:lang w:val="en-GB"/>
              </w:rPr>
            </w:pPr>
            <w:r w:rsidRPr="00DC422F">
              <w:rPr>
                <w:sz w:val="18"/>
                <w:szCs w:val="18"/>
                <w:lang w:val="en-GB"/>
              </w:rPr>
              <w:t>c.</w:t>
            </w:r>
            <w:r w:rsidRPr="00DC422F">
              <w:rPr>
                <w:sz w:val="18"/>
                <w:szCs w:val="18"/>
                <w:lang w:val="en-GB"/>
              </w:rPr>
              <w:tab/>
              <w:t>Applicable only to Grade 2 toxicities judged by the participant and/or physician to be intolerable.</w:t>
            </w:r>
          </w:p>
          <w:p ns2:paraId="065C564A" ns2:textId="6980EF31" w:rsidR="00206E52" w:rsidRPr="00DC422F" w:rsidRDefault="00206E52" w:rsidP="00DC422F">
            <w:pPr>
              <w:ind w:left="296" w:hanging="296"/>
              <w:rPr>
                <w:sz w:val="18"/>
                <w:szCs w:val="18"/>
                <w:lang w:val="en-GB"/>
              </w:rPr>
            </w:pPr>
            <w:r w:rsidRPr="00DC422F">
              <w:rPr>
                <w:sz w:val="18"/>
                <w:szCs w:val="18"/>
                <w:lang w:val="en-GB"/>
              </w:rPr>
              <w:t>d.</w:t>
            </w:r>
            <w:r w:rsidRPr="00DC422F">
              <w:rPr>
                <w:sz w:val="18"/>
                <w:szCs w:val="18"/>
                <w:lang w:val="en-GB"/>
              </w:rPr>
              <w:tab/>
              <w:t xml:space="preserve">Obese participants (BMI ≥30) with weight loss do not need to return to their baseline weight or within 10% of their baseline weight (ie, Grade 1 weight loss). These participants may restart study intervention at a lower dose once their weight remains stable for at least 1 week and they reach at least a BMI of 25. The new stable weight should be used as the new baseline for further dose reductions. </w:t>
            </w:r>
          </w:p>
          <w:p ns2:paraId="1F671267" ns2:textId="77777777" w:rsidR="00206E52" w:rsidRPr="00DC422F" w:rsidRDefault="00206E52" w:rsidP="00DC422F">
            <w:pPr>
              <w:ind w:left="296" w:hanging="296"/>
              <w:rPr>
                <w:sz w:val="18"/>
                <w:szCs w:val="18"/>
                <w:lang w:val="en-GB"/>
              </w:rPr>
            </w:pPr>
            <w:r w:rsidRPr="00DC422F">
              <w:rPr>
                <w:sz w:val="18"/>
                <w:szCs w:val="18"/>
                <w:lang w:val="en-GB"/>
              </w:rPr>
              <w:t>e.</w:t>
            </w:r>
            <w:r w:rsidRPr="00DC422F">
              <w:rPr>
                <w:sz w:val="18"/>
                <w:szCs w:val="18"/>
                <w:lang w:val="en-GB"/>
              </w:rPr>
              <w:tab/>
              <w:t>For asymptomatic laboratory abnormalities, such as Grade ≥3 elevations of amylase and lipase that are not considered clinically relevant by the investigator, continuation of treatment should be discussed with Sponsor.</w:t>
            </w:r>
          </w:p>
          <w:p ns2:paraId="5039B1C3" ns2:textId="77777777" w:rsidR="00206E52" w:rsidRPr="00DC422F" w:rsidRDefault="00206E52" w:rsidP="00DC422F">
            <w:pPr>
              <w:ind w:left="296" w:hanging="296"/>
              <w:rPr>
                <w:sz w:val="18"/>
                <w:szCs w:val="18"/>
                <w:lang w:val="en-GB"/>
              </w:rPr>
            </w:pPr>
            <w:r w:rsidRPr="00DC422F">
              <w:rPr>
                <w:sz w:val="18"/>
                <w:szCs w:val="18"/>
                <w:lang w:val="en-GB"/>
              </w:rPr>
              <w:t>f.</w:t>
            </w:r>
            <w:r w:rsidRPr="00DC422F">
              <w:rPr>
                <w:sz w:val="18"/>
                <w:szCs w:val="18"/>
                <w:lang w:val="en-GB"/>
              </w:rPr>
              <w:tab/>
              <w:t>Excluding laboratory abnormalities judged to be non-life-threatening, in which case manage as Grade 3.</w:t>
            </w:r>
          </w:p>
          <w:p ns2:paraId="50657675" ns2:textId="77777777" w:rsidR="00206E52" w:rsidRPr="00DC422F" w:rsidRDefault="00206E52" w:rsidP="00DC422F">
            <w:pPr>
              <w:ind w:left="296" w:hanging="296"/>
              <w:rPr>
                <w:sz w:val="18"/>
                <w:szCs w:val="18"/>
                <w:lang w:val="en-GB"/>
              </w:rPr>
            </w:pPr>
            <w:bookmarkStart w:id="132" w:name="_Hlk535419604"/>
            <w:r w:rsidRPr="00DC422F">
              <w:rPr>
                <w:sz w:val="18"/>
                <w:szCs w:val="18"/>
                <w:lang w:val="en-GB"/>
              </w:rPr>
              <w:t>g.</w:t>
            </w:r>
            <w:r w:rsidRPr="00DC422F">
              <w:rPr>
                <w:sz w:val="18"/>
                <w:szCs w:val="18"/>
                <w:lang w:val="en-GB"/>
              </w:rPr>
              <w:tab/>
              <w:t>For Grade 3 thromboembolic event, permanently discontinue lenvatinib/matching placebo. See Section 6.6.1.5.</w:t>
            </w:r>
            <w:bookmarkEnd w:id="132"/>
          </w:p>
        </w:tc>
      </w:tr>
    </w:tbl>
    <w:p ns2:paraId="5E6A41AD" ns2:textId="77777777" w:rsidR="00206E52" w:rsidRPr="00206E52" w:rsidRDefault="00206E52" w:rsidP="00A72B20">
      <w:ins w:id="7249" w:author="GoldenCorpusHarness" w:date="2026-03-28T21:57:49Z">
        <w:r>
          <w:t>The investigator shall take responsibility for and shall take all steps to maintain appropriate records and ensure appropriate supply, storage, handling, distribution, and usage of study interventions in accordance with the protocol and any applicable laws and regulations.</w:t>
        </w:r>
      </w:ins>
    </w:p>
    <w:p ns2:paraId="10B0226C" ns2:textId="7F6B879F" w:rsidR="00D30D15" w:rsidRDefault="00D30D15" w:rsidP="00347AC1">
      <w:pPr>
        <w:pStyle w:val="Heading4"/>
      </w:pPr>
      <w:r>
        <w:t>M</w:t>
      </w:r>
      <w:ins w:id="7250" w:author="GoldenCorpusHarness" w:date="2026-03-28T21:57:49Z">
        <w:r>
          <w:t>easures to Minimize Bias: R</w:t>
        </w:r>
      </w:ins>
      <w:r>
        <w:t>an</w:t>
      </w:r>
      <w:ins w:id="7251" w:author="GoldenCorpusHarness" w:date="2026-03-28T21:57:49Z">
        <w:r>
          <w:t>domiz</w:t>
        </w:r>
      </w:ins>
      <w:r>
        <w:t>a</w:t>
      </w:r>
      <w:del w:id="7252" w:author="GoldenCorpusHarness" w:date="2026-03-28T21:57:49Z">
        <w:r>
          <w:delText>gemen</w:delText>
        </w:r>
      </w:del>
      <w:r>
        <w:t>t</w:t>
      </w:r>
      <w:del w:id="7253" w:author="GoldenCorpusHarness" w:date="2026-03-28T21:57:49Z">
        <w:r>
          <w:delText xml:space="preserve"> of Hypertens</w:delText>
        </w:r>
      </w:del>
      <w:r>
        <w:t>ion</w:t>
      </w:r>
      <w:ins w:id="7254" w:author="GoldenCorpusHarness" w:date="2026-03-28T21:57:49Z">
        <w:r>
          <w:t xml:space="preserve"> and Blinding</w:t>
        </w:r>
      </w:ins>
    </w:p>
    <w:p ns2:paraId="19024FCF" ns2:textId="16C07672" w:rsidR="00707710" w:rsidRPr="00E87FBB" w:rsidRDefault="00707710" w:rsidP="00A72B20">
      <w:pPr>
        <w:pStyle w:val="Paragraph0"/>
      </w:pPr>
      <w:del w:id="7255" w:author="GoldenCorpusHarness" w:date="2026-03-28T21:57:49Z">
        <w:r>
          <w:delText>Hyp</w:delText>
        </w:r>
      </w:del>
      <w:ins w:id="7256" w:author="GoldenCorpusHarness" w:date="2026-03-28T21:57:49Z">
        <w:r>
          <w:t>Int</w:t>
        </w:r>
      </w:ins>
      <w:r>
        <w:t>er</w:t>
      </w:r>
      <w:del w:id="7257" w:author="GoldenCorpusHarness" w:date="2026-03-28T21:57:49Z">
        <w:r>
          <w:delText>t</w:delText>
        </w:r>
      </w:del>
      <w:ins w:id="7258" w:author="GoldenCorpusHarness" w:date="2026-03-28T21:57:49Z">
        <w:r>
          <w:t>v</w:t>
        </w:r>
      </w:ins>
      <w:r>
        <w:t>en</w:t>
      </w:r>
      <w:del w:id="7259" w:author="GoldenCorpusHarness" w:date="2026-03-28T21:57:49Z">
        <w:r>
          <w:delText>sion is a recognized side effect of treatment with drugs inhibiting VEGF signaling. Investigators should therefore ensure that participants enrolled to receive treatment with lenvatinib have BP of ≤150/90 mm Hg at the time of study entry and, if known to be hypertensive, have been on a stable dose of antihypertensive therapy for at least 1 week before C1D1.  Early detec</w:delText>
        </w:r>
      </w:del>
      <w:r>
        <w:t xml:space="preserve">tion </w:t>
      </w:r>
      <w:del w:id="7260" w:author="GoldenCorpusHarness" w:date="2026-03-28T21:57:49Z">
        <w:r>
          <w:delText>a</w:delText>
        </w:r>
      </w:del>
      <w:ins w:id="7261" w:author="GoldenCorpusHarness" w:date="2026-03-28T21:57:49Z">
        <w:r>
          <w:t>Assig</w:t>
        </w:r>
      </w:ins>
      <w:r>
        <w:t>n</w:t>
      </w:r>
      <w:del w:id="7262" w:author="GoldenCorpusHarness" w:date="2026-03-28T21:57:49Z">
        <w:r>
          <w:delText>d effective manage</w:delText>
        </w:r>
      </w:del>
      <w:r>
        <w:t>ment</w:t>
      </w:r>
      <w:del w:id="7263" w:author="GoldenCorpusHarness" w:date="2026-03-28T21:57:49Z">
        <w:r>
          <w:delText xml:space="preserve"> of hypertension are important to minimize the need for lenvatinib dose interruptions and reductions.</w:delText>
        </w:r>
      </w:del>
    </w:p>
    <w:p ns2:paraId="08BC7EEF" ns2:textId="56553799" w:rsidR="00707710" w:rsidRPr="00E87FBB" w:rsidRDefault="00707710" w:rsidP="00A72B20">
      <w:pPr>
        <w:pStyle w:val="Paragraph0"/>
      </w:pPr>
      <w:ins w:id="7264" w:author="GoldenCorpusHarness" w:date="2026-03-28T21:57:49Z">
        <w:r>
          <w:t>Intervention randomization will occur centrally using an I</w:t>
        </w:r>
      </w:ins>
      <w:r>
        <w:t>R</w:t>
      </w:r>
      <w:del w:id="7265" w:author="GoldenCorpusHarness" w:date="2026-03-28T21:57:49Z">
        <w:r>
          <w:delText>e</w:delText>
        </w:r>
      </w:del>
      <w:ins w:id="7266" w:author="GoldenCorpusHarness" w:date="2026-03-28T21:57:49Z">
        <w:r>
          <w:t>T system. There are 2 study intervention arms. Participants will be assi</w:t>
        </w:r>
      </w:ins>
      <w:r>
        <w:t>g</w:t>
      </w:r>
      <w:del w:id="7267" w:author="GoldenCorpusHarness" w:date="2026-03-28T21:57:49Z">
        <w:r>
          <w:delText>ular assessment of BP should be as detailed in the So</w:delText>
        </w:r>
      </w:del>
      <w:ins w:id="7268" w:author="GoldenCorpusHarness" w:date="2026-03-28T21:57:49Z">
        <w:r>
          <w:t>ned randomly in a 1:1 ratio to pembrolizumab + lenvatinib (</w:t>
        </w:r>
      </w:ins>
      <w:r>
        <w:t>A</w:t>
      </w:r>
      <w:ins w:id="7269" w:author="GoldenCorpusHarness" w:date="2026-03-28T21:57:49Z">
        <w:r>
          <w:t>rm 1) or pembrolizumab + placebo</w:t>
        </w:r>
      </w:ins>
      <w:r>
        <w:t xml:space="preserve"> (</w:t>
      </w:r>
      <w:del w:id="7270" w:author="GoldenCorpusHarness" w:date="2026-03-28T21:57:49Z">
        <w:r>
          <w:delText>Section 1.3.1 and Section 1.3.</w:delText>
        </w:r>
      </w:del>
      <w:ins w:id="7271" w:author="GoldenCorpusHarness" w:date="2026-03-28T21:57:49Z">
        <w:r>
          <w:t xml:space="preserve">Arm </w:t>
        </w:r>
      </w:ins>
      <w:r>
        <w:t>2)</w:t>
      </w:r>
      <w:ins w:id="7272" w:author="GoldenCorpusHarness" w:date="2026-03-28T21:57:49Z">
        <w:r>
          <w:t xml:space="preserve"> study interventions</w:t>
        </w:r>
      </w:ins>
      <w:r>
        <w:t>.</w:t>
      </w:r>
      <w:del w:id="7273" w:author="GoldenCorpusHarness" w:date="2026-03-28T21:57:49Z">
        <w:r>
          <w:delText xml:space="preserve"> Hypertension will be graded using NCI CTCAE v5.0, based on BP measurements only (and not on the number of antihypertensive medications).</w:delText>
        </w:r>
      </w:del>
    </w:p>
    <w:p ns2:paraId="425E5C48" ns2:textId="1FCAACB1" w:rsidR="00707710" w:rsidRPr="00E87FBB" w:rsidRDefault="00707710" w:rsidP="00A72B20">
      <w:pPr>
        <w:pStyle w:val="Paragraph0"/>
      </w:pPr>
      <w:del w:id="7274" w:author="GoldenCorpusHarness" w:date="2026-03-28T21:57:49Z">
        <w:r>
          <w:delText xml:space="preserve">If </w:delText>
        </w:r>
      </w:del>
      <w:ins w:id="7275" w:author="GoldenCorpusHarness" w:date="2026-03-28T21:57:49Z">
        <w:r>
          <w:t>S</w:t>
        </w:r>
      </w:ins>
      <w:r>
        <w:t>t</w:t>
      </w:r>
      <w:del w:id="7276" w:author="GoldenCorpusHarness" w:date="2026-03-28T21:57:49Z">
        <w:r>
          <w:delText>he p</w:delText>
        </w:r>
      </w:del>
      <w:ins w:id="7277" w:author="GoldenCorpusHarness" w:date="2026-03-28T21:57:49Z">
        <w:r>
          <w:t>r</w:t>
        </w:r>
      </w:ins>
      <w:r>
        <w:t>a</w:t>
      </w:r>
      <w:del w:id="7278" w:author="GoldenCorpusHarness" w:date="2026-03-28T21:57:49Z">
        <w:r>
          <w:delText>r</w:delText>
        </w:r>
      </w:del>
      <w:r>
        <w:t>ti</w:t>
      </w:r>
      <w:del w:id="7279" w:author="GoldenCorpusHarness" w:date="2026-03-28T21:57:49Z">
        <w:r>
          <w:delText xml:space="preserve">cipant’s </w:delText>
        </w:r>
      </w:del>
      <w:r>
        <w:t>fi</w:t>
      </w:r>
      <w:del w:id="7280" w:author="GoldenCorpusHarness" w:date="2026-03-28T21:57:49Z">
        <w:r>
          <w:delText xml:space="preserve">rst BP measurement of the </w:delText>
        </w:r>
      </w:del>
      <w:r>
        <w:t>c</w:t>
      </w:r>
      <w:del w:id="7281" w:author="GoldenCorpusHarness" w:date="2026-03-28T21:57:49Z">
        <w:r>
          <w:delText>urrent assessment is elev</w:delText>
        </w:r>
      </w:del>
      <w:r>
        <w:t>at</w:t>
      </w:r>
      <w:del w:id="7282" w:author="GoldenCorpusHarness" w:date="2026-03-28T21:57:49Z">
        <w:r>
          <w:delText>ed (</w:delText>
        </w:r>
      </w:del>
      <w:r>
        <w:t>i</w:t>
      </w:r>
      <w:del w:id="7283" w:author="GoldenCorpusHarness" w:date="2026-03-28T21:57:49Z">
        <w:r>
          <w:delText>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w:delText>
        </w:r>
      </w:del>
      <w:r>
        <w:t>on</w:t>
      </w:r>
      <w:del w:id="7284" w:author="GoldenCorpusHarness" w:date="2026-03-28T21:57:49Z">
        <w:r>
          <w:delText>firmatory assessment should be obtained at least 30 minutes later by performing 2 measurements (at least 5 minutes apart) to yield a mean value.</w:delText>
        </w:r>
      </w:del>
    </w:p>
    <w:p ns2:paraId="39071E9B" ns2:textId="3B5C2D5A" w:rsidR="00707710" w:rsidRPr="00E87FBB" w:rsidRDefault="00707710" w:rsidP="00A72B20">
      <w:pPr>
        <w:pStyle w:val="Paragraph0"/>
      </w:pPr>
      <w:del w:id="7285" w:author="GoldenCorpusHarness" w:date="2026-03-28T21:57:49Z">
        <w:r>
          <w:delText>A</w:delText>
        </w:r>
      </w:del>
      <w:ins w:id="7286" w:author="GoldenCorpusHarness" w:date="2026-03-28T21:57:49Z">
        <w:r>
          <w:t>Interve</w:t>
        </w:r>
      </w:ins>
      <w:r>
        <w:t>nti</w:t>
      </w:r>
      <w:del w:id="7287" w:author="GoldenCorpusHarness" w:date="2026-03-28T21:57:49Z">
        <w:r>
          <w:delText>hype</w:delText>
        </w:r>
      </w:del>
      <w:ins w:id="7288" w:author="GoldenCorpusHarness" w:date="2026-03-28T21:57:49Z">
        <w:r>
          <w:t xml:space="preserve">on </w:t>
        </w:r>
      </w:ins>
      <w:r>
        <w:t>r</w:t>
      </w:r>
      <w:ins w:id="7289" w:author="GoldenCorpusHarness" w:date="2026-03-28T21:57:49Z">
        <w:r>
          <w:t>andomiza</w:t>
        </w:r>
      </w:ins>
      <w:r>
        <w:t>t</w:t>
      </w:r>
      <w:del w:id="7290" w:author="GoldenCorpusHarness" w:date="2026-03-28T21:57:49Z">
        <w:r>
          <w:delText>e</w:delText>
        </w:r>
      </w:del>
      <w:ins w:id="7291" w:author="GoldenCorpusHarness" w:date="2026-03-28T21:57:49Z">
        <w:r>
          <w:t>io</w:t>
        </w:r>
      </w:ins>
      <w:r>
        <w:t>n</w:t>
      </w:r>
      <w:del w:id="7292" w:author="GoldenCorpusHarness" w:date="2026-03-28T21:57:49Z">
        <w:r>
          <w:delText>s</w:delText>
        </w:r>
      </w:del>
      <w:ins w:id="7293" w:author="GoldenCorpusHarness" w:date="2026-03-28T21:57:49Z">
        <w:r>
          <w:t xml:space="preserve"> w</w:t>
        </w:r>
      </w:ins>
      <w:r>
        <w:t>i</w:t>
      </w:r>
      <w:del w:id="7294" w:author="GoldenCorpusHarness" w:date="2026-03-28T21:57:49Z">
        <w:r>
          <w:delText>ve agents shou</w:delText>
        </w:r>
      </w:del>
      <w:r>
        <w:t>l</w:t>
      </w:r>
      <w:del w:id="7295" w:author="GoldenCorpusHarness" w:date="2026-03-28T21:57:49Z">
        <w:r>
          <w:delText>d</w:delText>
        </w:r>
      </w:del>
      <w:ins w:id="7296" w:author="GoldenCorpusHarness" w:date="2026-03-28T21:57:49Z">
        <w:r>
          <w:t>l</w:t>
        </w:r>
      </w:ins>
      <w:r>
        <w:t xml:space="preserve"> be st</w:t>
      </w:r>
      <w:ins w:id="7297" w:author="GoldenCorpusHarness" w:date="2026-03-28T21:57:49Z">
        <w:r>
          <w:t>r</w:t>
        </w:r>
      </w:ins>
      <w:r>
        <w:t>a</w:t>
      </w:r>
      <w:del w:id="7298" w:author="GoldenCorpusHarness" w:date="2026-03-28T21:57:49Z">
        <w:r>
          <w:delText>r</w:delText>
        </w:r>
      </w:del>
      <w:r>
        <w:t>t</w:t>
      </w:r>
      <w:ins w:id="7299" w:author="GoldenCorpusHarness" w:date="2026-03-28T21:57:49Z">
        <w:r>
          <w:t>ifi</w:t>
        </w:r>
      </w:ins>
      <w:r>
        <w:t>ed a</w:t>
      </w:r>
      <w:del w:id="7300" w:author="GoldenCorpusHarness" w:date="2026-03-28T21:57:49Z">
        <w:r>
          <w:delText>s soon as elevated BP (systoli</w:delText>
        </w:r>
      </w:del>
      <w:r>
        <w:t>c</w:t>
      </w:r>
      <w:del w:id="7301" w:author="GoldenCorpusHarness" w:date="2026-03-28T21:57:49Z">
        <w:r>
          <w:delText xml:space="preserve"> BP ≥140 mm Hg </w:delText>
        </w:r>
      </w:del>
      <w:ins w:id="7302" w:author="GoldenCorpusHarness" w:date="2026-03-28T21:57:49Z">
        <w:r>
          <w:t>c</w:t>
        </w:r>
      </w:ins>
      <w:r>
        <w:t>or</w:t>
      </w:r>
      <w:del w:id="7303" w:author="GoldenCorpusHarness" w:date="2026-03-28T21:57:49Z">
        <w:r>
          <w:delText xml:space="preserve"> </w:delText>
        </w:r>
      </w:del>
      <w:r>
        <w:t>di</w:t>
      </w:r>
      <w:del w:id="7304" w:author="GoldenCorpusHarness" w:date="2026-03-28T21:57:49Z">
        <w:r>
          <w:delText>astolic BP ≥90 mm H</w:delText>
        </w:r>
      </w:del>
      <w:ins w:id="7305" w:author="GoldenCorpusHarness" w:date="2026-03-28T21:57:49Z">
        <w:r>
          <w:t>n</w:t>
        </w:r>
      </w:ins>
      <w:r>
        <w:t>g</w:t>
      </w:r>
      <w:del w:id="7306" w:author="GoldenCorpusHarness" w:date="2026-03-28T21:57:49Z">
        <w:r>
          <w:delText>) is confirmed on 2 assessments at least 30 minutes apart.  The choice of antihypertensive treatment should be individualized</w:delText>
        </w:r>
      </w:del>
      <w:r>
        <w:t xml:space="preserve"> to the </w:t>
      </w:r>
      <w:del w:id="7307" w:author="GoldenCorpusHarness" w:date="2026-03-28T21:57:49Z">
        <w:r>
          <w:delText xml:space="preserve">participant’s clinical circumstances and </w:delText>
        </w:r>
      </w:del>
      <w:r>
        <w:t>follow</w:t>
      </w:r>
      <w:ins w:id="7308" w:author="GoldenCorpusHarness" w:date="2026-03-28T21:57:49Z">
        <w:r>
          <w:t>ing</w:t>
        </w:r>
      </w:ins>
      <w:r>
        <w:t xml:space="preserve"> </w:t>
      </w:r>
      <w:del w:id="7309" w:author="GoldenCorpusHarness" w:date="2026-03-28T21:57:49Z">
        <w:r>
          <w:delText>standard medical pr</w:delText>
        </w:r>
      </w:del>
      <w:ins w:id="7310" w:author="GoldenCorpusHarness" w:date="2026-03-28T21:57:49Z">
        <w:r>
          <w:t>f</w:t>
        </w:r>
      </w:ins>
      <w:r>
        <w:t>act</w:t>
      </w:r>
      <w:del w:id="7311" w:author="GoldenCorpusHarness" w:date="2026-03-28T21:57:49Z">
        <w:r>
          <w:delText>ice.  F</w:delText>
        </w:r>
      </w:del>
      <w:r>
        <w:t>or</w:t>
      </w:r>
      <w:del w:id="7312" w:author="GoldenCorpusHarness" w:date="2026-03-28T21:57:49Z">
        <w:r>
          <w:delText xml:space="preserve"> previou</w:delText>
        </w:r>
      </w:del>
      <w:r>
        <w:t>s</w:t>
      </w:r>
      <w:del w:id="7313" w:author="GoldenCorpusHarness" w:date="2026-03-28T21:57:49Z">
        <w:r>
          <w:delText xml:space="preserve">ly normotensive participants, appropriate antihypertensive therapy should be started when systolic BP ≥140 mm Hg or diastolic BP ≥90 mm Hg is first observed on 2 assessments at least 30 minutes apart.  For those participants already on antihypertensive medication, treatment modification may be necessary if hypertension persists.  </w:delText>
        </w:r>
      </w:del>
      <w:ins w:id="7314" w:author="GoldenCorpusHarness" w:date="2026-03-28T21:57:49Z">
        <w:r>
          <w:t>:</w:t>
        </w:r>
      </w:ins>
    </w:p>
    <w:p ns2:paraId="612E0217" ns2:textId="166E1F32" w:rsidR="00707710" w:rsidRPr="00E87FBB" w:rsidRDefault="00707710" w:rsidP="00A72B20">
      <w:pPr>
        <w:pStyle w:val="Paragraph0"/>
      </w:pPr>
      <w:ins w:id="7315" w:author="GoldenCorpusHarness" w:date="2026-03-28T21:57:49Z">
        <w:r>
          <w:t>PD-</w:t>
        </w:r>
      </w:ins>
      <w:r>
        <w:t>L</w:t>
      </w:r>
      <w:del w:id="7316" w:author="GoldenCorpusHarness" w:date="2026-03-28T21:57:49Z">
        <w:r>
          <w:delText>envatinib should be withheld in any instance where a participant is at imminent risk</w:delText>
        </w:r>
      </w:del>
      <w:ins w:id="7317" w:author="GoldenCorpusHarness" w:date="2026-03-28T21:57:49Z">
        <w:r>
          <w:t>1</w:t>
        </w:r>
      </w:ins>
      <w:r>
        <w:t xml:space="preserve"> t</w:t>
      </w:r>
      <w:del w:id="7318" w:author="GoldenCorpusHarness" w:date="2026-03-28T21:57:49Z">
        <w:r>
          <w:delText xml:space="preserve">o develop a hypertensive crisis </w:delText>
        </w:r>
      </w:del>
      <w:ins w:id="7319" w:author="GoldenCorpusHarness" w:date="2026-03-28T21:57:49Z">
        <w:r>
          <w:t>um</w:t>
        </w:r>
      </w:ins>
      <w:r>
        <w:t xml:space="preserve">or </w:t>
      </w:r>
      <w:del w:id="7320" w:author="GoldenCorpusHarness" w:date="2026-03-28T21:57:49Z">
        <w:r>
          <w:delText>has significant risk factors for s</w:delText>
        </w:r>
      </w:del>
      <w:r>
        <w:t>e</w:t>
      </w:r>
      <w:del w:id="7321" w:author="GoldenCorpusHarness" w:date="2026-03-28T21:57:49Z">
        <w:r>
          <w:delText>ve</w:delText>
        </w:r>
      </w:del>
      <w:ins w:id="7322" w:author="GoldenCorpusHarness" w:date="2026-03-28T21:57:49Z">
        <w:r>
          <w:t>xp</w:t>
        </w:r>
      </w:ins>
      <w:r>
        <w:t>re</w:t>
      </w:r>
      <w:del w:id="7323" w:author="GoldenCorpusHarness" w:date="2026-03-28T21:57:49Z">
        <w:r>
          <w:delText xml:space="preserve"> complication</w:delText>
        </w:r>
      </w:del>
      <w:r>
        <w:t>s</w:t>
      </w:r>
      <w:del w:id="7324" w:author="GoldenCorpusHarness" w:date="2026-03-28T21:57:49Z">
        <w:r>
          <w:delText xml:space="preserve"> of uncontrolled hyperten</w:delText>
        </w:r>
      </w:del>
      <w:r>
        <w:t>sion</w:t>
      </w:r>
      <w:del w:id="7325" w:author="GoldenCorpusHarness" w:date="2026-03-28T21:57:49Z">
        <w:r>
          <w:delText xml:space="preserve"> (eg, BP ≥160/100 mm Hg, significant risk factors for cardiac disease, intracerebral hemorrhage, or other significant co-morbidities).  Once the participant has been on the same antihypertensive medications for at least 48 hours and the BP is controlled, lenvatinib should be resumed</w:delText>
        </w:r>
      </w:del>
      <w:r>
        <w:t xml:space="preserve"> as de</w:t>
      </w:r>
      <w:del w:id="7326" w:author="GoldenCorpusHarness" w:date="2026-03-28T21:57:49Z">
        <w:r>
          <w:delText>sc</w:delText>
        </w:r>
      </w:del>
      <w:ins w:id="7327" w:author="GoldenCorpusHarness" w:date="2026-03-28T21:57:49Z">
        <w:r>
          <w:t>te</w:t>
        </w:r>
      </w:ins>
      <w:r>
        <w:t>r</w:t>
      </w:r>
      <w:ins w:id="7328" w:author="GoldenCorpusHarness" w:date="2026-03-28T21:57:49Z">
        <w:r>
          <w:t>m</w:t>
        </w:r>
      </w:ins>
      <w:r>
        <w:t>i</w:t>
      </w:r>
      <w:del w:id="7329" w:author="GoldenCorpusHarness" w:date="2026-03-28T21:57:49Z">
        <w:r>
          <w:delText>b</w:delText>
        </w:r>
      </w:del>
      <w:ins w:id="7330" w:author="GoldenCorpusHarness" w:date="2026-03-28T21:57:49Z">
        <w:r>
          <w:t>n</w:t>
        </w:r>
      </w:ins>
      <w:r>
        <w:t>ed b</w:t>
      </w:r>
      <w:ins w:id="7331" w:author="GoldenCorpusHarness" w:date="2026-03-28T21:57:49Z">
        <w:r>
          <w:t>y PD-L1 immunohistoch</w:t>
        </w:r>
      </w:ins>
      <w:r>
        <w:t>e</w:t>
      </w:r>
      <w:del w:id="7332" w:author="GoldenCorpusHarness" w:date="2026-03-28T21:57:49Z">
        <w:r>
          <w:delText>low</w:delText>
        </w:r>
      </w:del>
      <w:ins w:id="7333" w:author="GoldenCorpusHarness" w:date="2026-03-28T21:57:49Z">
        <w:r>
          <w:t>mistry (TPS &lt;50% vs</w:t>
        </w:r>
      </w:ins>
      <w:r>
        <w:t>.</w:t>
      </w:r>
      <w:ins w:id="7334" w:author="GoldenCorpusHarness" w:date="2026-03-28T21:57:49Z">
        <w:r>
          <w:t xml:space="preserve"> ≥50%).</w:t>
        </w:r>
      </w:ins>
    </w:p>
    <w:p ns2:paraId="3D1307C5" ns2:textId="3B568405" w:rsidR="00707710" w:rsidRPr="00E87FBB" w:rsidRDefault="00197FEA" w:rsidP="00A72B20">
      <w:pPr>
        <w:pStyle w:val="Paragraph0"/>
      </w:pPr>
      <w:ins w:id="7335" w:author="GoldenCorpusHarness" w:date="2026-03-28T21:57:49Z">
        <w:r>
          <w:t>H</w:t>
        </w:r>
      </w:ins>
      <w:r>
        <w:t>P</w:t>
      </w:r>
      <w:del w:id="7336" w:author="GoldenCorpusHarness" w:date="2026-03-28T21:57:49Z">
        <w:r>
          <w:delText>articipants who have had systolic BP ≥</w:delText>
        </w:r>
      </w:del>
      <w:ins w:id="7337" w:author="GoldenCorpusHarness" w:date="2026-03-28T21:57:49Z">
        <w:r>
          <w:t>V status for oropharynx cancer as determined by p</w:t>
        </w:r>
      </w:ins>
      <w:r>
        <w:t>16</w:t>
      </w:r>
      <w:del w:id="7338" w:author="GoldenCorpusHarness" w:date="2026-03-28T21:57:49Z">
        <w:r>
          <w:delText>0 mm</w:delText>
        </w:r>
      </w:del>
      <w:ins w:id="7339" w:author="GoldenCorpusHarness" w:date="2026-03-28T21:57:49Z">
        <w:r>
          <w:t xml:space="preserve"> immunohistochemistry (positive vs. negative);</w:t>
        </w:r>
      </w:ins>
      <w:r>
        <w:t xml:space="preserve"> H</w:t>
      </w:r>
      <w:ins w:id="7340" w:author="GoldenCorpusHarness" w:date="2026-03-28T21:57:49Z">
        <w:r>
          <w:t>PV status for participants without oropharynx cancer (e</w:t>
        </w:r>
      </w:ins>
      <w:r>
        <w:t>g</w:t>
      </w:r>
      <w:del w:id="7341" w:author="GoldenCorpusHarness" w:date="2026-03-28T21:57:49Z">
        <w:r>
          <w:delText xml:space="preserve"> or diasto</w:delText>
        </w:r>
      </w:del>
      <w:ins w:id="7342" w:author="GoldenCorpusHarness" w:date="2026-03-28T21:57:49Z">
        <w:r>
          <w:t>, cancers of the ora</w:t>
        </w:r>
      </w:ins>
      <w:r>
        <w:t>l</w:t>
      </w:r>
      <w:del w:id="7343" w:author="GoldenCorpusHarness" w:date="2026-03-28T21:57:49Z">
        <w:r>
          <w:delText>ic B</w:delText>
        </w:r>
      </w:del>
      <w:ins w:id="7344" w:author="GoldenCorpusHarness" w:date="2026-03-28T21:57:49Z">
        <w:r>
          <w:t xml:space="preserve"> cavity, hypopharynx and larynx) is considered H</w:t>
        </w:r>
      </w:ins>
      <w:r>
        <w:t>P</w:t>
      </w:r>
      <w:del w:id="7345" w:author="GoldenCorpusHarness" w:date="2026-03-28T21:57:49Z">
        <w:r>
          <w:delText xml:space="preserve"> ≥100 mm H</w:delText>
        </w:r>
      </w:del>
      <w:ins w:id="7346" w:author="GoldenCorpusHarness" w:date="2026-03-28T21:57:49Z">
        <w:r>
          <w:t>V ne</w:t>
        </w:r>
      </w:ins>
      <w:r>
        <w:t>g</w:t>
      </w:r>
      <w:del w:id="7347" w:author="GoldenCorpusHarness" w:date="2026-03-28T21:57:49Z">
        <w:r>
          <w:delText xml:space="preserve"> must have their BP monitored on Day 15 (or more frequently as clinically indicated) until systolic BP has been ≤150 mm Hg and diastolic BP has been ≤95 mm Hg for 2 consecutive treatment cycles</w:delText>
        </w:r>
      </w:del>
      <w:ins w:id="7348" w:author="GoldenCorpusHarness" w:date="2026-03-28T21:57:49Z">
        <w:r>
          <w:t>ative</w:t>
        </w:r>
      </w:ins>
      <w:r>
        <w:t>.</w:t>
      </w:r>
      <w:del w:id="7349" w:author="GoldenCorpusHarness" w:date="2026-03-28T21:57:49Z">
        <w:r>
          <w:delText xml:space="preserve"> If a repeat event of systolic BP ≥160 mm Hg or diastolic BP ≥100 mm Hg occurs, the participant must resume the Day 15 evaluation until systolic BP has been ≤150 mm Hg and diastolic BP has been ≤95 mm Hg for 2 consecutive treatment cycles.</w:delText>
        </w:r>
      </w:del>
    </w:p>
    <w:p ns2:paraId="0A9DD57A" ns2:textId="77777777" w:rsidR="00DC422F" w:rsidRDefault="00DC422F">
      <w:pPr>
        <w:rPr>
          <w:rFonts w:eastAsia="MS Gothic"/>
        </w:rPr>
      </w:pPr>
      <w:ins w:id="7350" w:author="GoldenCorpusHarness" w:date="2026-03-28T21:57:49Z">
        <w:r>
          <w:t>ECOG performance status (0 vs. 1).</w:t>
        </w:r>
      </w:ins>
    </w:p>
    <w:p ns2:paraId="1E1DDB1F" ns2:textId="6FCF9BED" w:rsidR="00707710" w:rsidRPr="00E87FBB" w:rsidRDefault="00707710" w:rsidP="00A72B20">
      <w:pPr>
        <w:pStyle w:val="Paragraph0"/>
      </w:pPr>
      <w:del w:id="7351" w:author="GoldenCorpusHarness" w:date="2026-03-28T21:57:49Z">
        <w:r>
          <w:delText>The following guidelines should be followed for the management of systolic BP ≥160 mm Hg or diastolic BP ≥100 mm Hg confirmed on 2 BP assessments at least 30 minutes:</w:delText>
        </w:r>
      </w:del>
    </w:p>
    <w:p ns2:paraId="7A6C03D5" ns2:textId="1142116E" w:rsidR="00707710" w:rsidRPr="00E87FBB" w:rsidRDefault="00707710" w:rsidP="009C48D6">
      <w:pPr>
        <w:spacing w:before="60" w:after="240"/>
        <w:ind w:left="360" w:hanging="360"/>
        <w:rPr>
          <w:rFonts w:eastAsia="Calibri"/>
        </w:rPr>
      </w:pPr>
      <w:del w:id="7352" w:author="GoldenCorpusHarness" w:date="2026-03-28T21:57:49Z">
        <w:r>
          <w:delText>1.Cont</w:delText>
        </w:r>
      </w:del>
      <w:ins w:id="7353" w:author="GoldenCorpusHarness" w:date="2026-03-28T21:57:49Z">
        <w:r>
          <w:t>Bl</w:t>
        </w:r>
      </w:ins>
      <w:r>
        <w:t>in</w:t>
      </w:r>
      <w:del w:id="7354" w:author="GoldenCorpusHarness" w:date="2026-03-28T21:57:49Z">
        <w:r>
          <w:delText>ue lenvatinib an</w:delText>
        </w:r>
      </w:del>
      <w:r>
        <w:t>d</w:t>
      </w:r>
      <w:del w:id="7355" w:author="GoldenCorpusHarness" w:date="2026-03-28T21:57:49Z">
        <w:r>
          <w:delText xml:space="preserve"> institute antihypertensive therapy for participants not already receiv</w:delText>
        </w:r>
      </w:del>
      <w:r>
        <w:t>ing</w:t>
      </w:r>
      <w:del w:id="7356" w:author="GoldenCorpusHarness" w:date="2026-03-28T21:57:49Z">
        <w:r>
          <w:delText xml:space="preserve"> this.</w:delText>
        </w:r>
      </w:del>
    </w:p>
    <w:p ns2:paraId="1CDBFED6" ns2:textId="77777777" w:rsidR="00707710" w:rsidRPr="00E87FBB" w:rsidRDefault="00707710" w:rsidP="009C48D6">
      <w:pPr>
        <w:spacing w:before="60" w:after="240"/>
        <w:ind w:left="360" w:hanging="360"/>
        <w:rPr>
          <w:rFonts w:eastAsia="Calibri"/>
        </w:rPr>
      </w:pPr>
      <w:del w:id="7357" w:author="GoldenCorpusHarness" w:date="2026-03-28T21:57:49Z">
        <w:r>
          <w:delText>2.Fo</w:delText>
        </w:r>
      </w:del>
      <w:ins w:id="7358" w:author="GoldenCorpusHarness" w:date="2026-03-28T21:57:49Z">
        <w:r>
          <w:t>Afte</w:t>
        </w:r>
      </w:ins>
      <w:r>
        <w:t xml:space="preserve">r </w:t>
      </w:r>
      <w:del w:id="7359" w:author="GoldenCorpusHarness" w:date="2026-03-28T21:57:49Z">
        <w:r>
          <w:delText>those participants already on antihypertensive medication</w:delText>
        </w:r>
      </w:del>
      <w:ins w:id="7360" w:author="GoldenCorpusHarness" w:date="2026-03-28T21:57:49Z">
        <w:r>
          <w:t>IA2</w:t>
        </w:r>
      </w:ins>
      <w:r>
        <w:t xml:space="preserve">, the </w:t>
      </w:r>
      <w:ins w:id="7361" w:author="GoldenCorpusHarness" w:date="2026-03-28T21:57:49Z">
        <w:r>
          <w:t>stu</w:t>
        </w:r>
      </w:ins>
      <w:r>
        <w:t>d</w:t>
      </w:r>
      <w:del w:id="7362" w:author="GoldenCorpusHarness" w:date="2026-03-28T21:57:49Z">
        <w:r>
          <w:delText>o</w:delText>
        </w:r>
      </w:del>
      <w:ins w:id="7363" w:author="GoldenCorpusHarness" w:date="2026-03-28T21:57:49Z">
        <w:r>
          <w:t>y wa</w:t>
        </w:r>
      </w:ins>
      <w:r>
        <w:t>s</w:t>
      </w:r>
      <w:ins w:id="7364" w:author="GoldenCorpusHarness" w:date="2026-03-28T21:57:49Z">
        <w:r>
          <w:t xml:space="preserve"> unblind</w:t>
        </w:r>
      </w:ins>
      <w:r>
        <w:t>e</w:t>
      </w:r>
      <w:ins w:id="7365" w:author="GoldenCorpusHarness" w:date="2026-03-28T21:57:49Z">
        <w:r>
          <w:t>d</w:t>
        </w:r>
      </w:ins>
      <w:r>
        <w:t xml:space="preserve"> o</w:t>
      </w:r>
      <w:del w:id="7366" w:author="GoldenCorpusHarness" w:date="2026-03-28T21:57:49Z">
        <w:r>
          <w:delText>f</w:delText>
        </w:r>
      </w:del>
      <w:ins w:id="7367" w:author="GoldenCorpusHarness" w:date="2026-03-28T21:57:49Z">
        <w:r>
          <w:t>n 16-Aug-2023. Original protocol text</w:t>
        </w:r>
      </w:ins>
      <w:r>
        <w:t xml:space="preserve"> th</w:t>
      </w:r>
      <w:del w:id="7368" w:author="GoldenCorpusHarness" w:date="2026-03-28T21:57:49Z">
        <w:r>
          <w:delText>e</w:delText>
        </w:r>
      </w:del>
      <w:ins w:id="7369" w:author="GoldenCorpusHarness" w:date="2026-03-28T21:57:49Z">
        <w:r>
          <w:t>at is</w:t>
        </w:r>
      </w:ins>
      <w:r>
        <w:t xml:space="preserve"> c</w:t>
      </w:r>
      <w:del w:id="7370" w:author="GoldenCorpusHarness" w:date="2026-03-28T21:57:49Z">
        <w:r>
          <w:delText>urre</w:delText>
        </w:r>
      </w:del>
      <w:ins w:id="7371" w:author="GoldenCorpusHarness" w:date="2026-03-28T21:57:49Z">
        <w:r>
          <w:t>o</w:t>
        </w:r>
      </w:ins>
      <w:r>
        <w:t>nt</w:t>
      </w:r>
      <w:ins w:id="7372" w:author="GoldenCorpusHarness" w:date="2026-03-28T21:57:49Z">
        <w:r>
          <w:t>ained</w:t>
        </w:r>
      </w:ins>
      <w:r>
        <w:t xml:space="preserve"> </w:t>
      </w:r>
      <w:ins w:id="7373" w:author="GoldenCorpusHarness" w:date="2026-03-28T21:57:49Z">
        <w:r>
          <w:t>in this section h</w:t>
        </w:r>
      </w:ins>
      <w:r>
        <w:t>a</w:t>
      </w:r>
      <w:del w:id="7374" w:author="GoldenCorpusHarness" w:date="2026-03-28T21:57:49Z">
        <w:r>
          <w:delText>gent may</w:delText>
        </w:r>
      </w:del>
      <w:ins w:id="7375" w:author="GoldenCorpusHarness" w:date="2026-03-28T21:57:49Z">
        <w:r>
          <w:t>s</w:t>
        </w:r>
      </w:ins>
      <w:r>
        <w:t xml:space="preserve"> be</w:t>
      </w:r>
      <w:ins w:id="7376" w:author="GoldenCorpusHarness" w:date="2026-03-28T21:57:49Z">
        <w:r>
          <w:t>en</w:t>
        </w:r>
      </w:ins>
      <w:r>
        <w:t xml:space="preserve"> </w:t>
      </w:r>
      <w:ins w:id="7377" w:author="GoldenCorpusHarness" w:date="2026-03-28T21:57:49Z">
        <w:r>
          <w:t>reta</w:t>
        </w:r>
      </w:ins>
      <w:r>
        <w:t>in</w:t>
      </w:r>
      <w:del w:id="7378" w:author="GoldenCorpusHarness" w:date="2026-03-28T21:57:49Z">
        <w:r>
          <w:delText>creas</w:delText>
        </w:r>
      </w:del>
      <w:r>
        <w:t>ed</w:t>
      </w:r>
      <w:del w:id="7379" w:author="GoldenCorpusHarness" w:date="2026-03-28T21:57:49Z">
        <w:r>
          <w:delText>,</w:delText>
        </w:r>
      </w:del>
      <w:r>
        <w:t xml:space="preserve"> </w:t>
      </w:r>
      <w:del w:id="7380" w:author="GoldenCorpusHarness" w:date="2026-03-28T21:57:49Z">
        <w:r>
          <w:delText>i</w:delText>
        </w:r>
      </w:del>
      <w:r>
        <w:t>f</w:t>
      </w:r>
      <w:del w:id="7381" w:author="GoldenCorpusHarness" w:date="2026-03-28T21:57:49Z">
        <w:r>
          <w:delText xml:space="preserve"> appropriate, </w:delText>
        </w:r>
      </w:del>
      <w:r>
        <w:t xml:space="preserve">or </w:t>
      </w:r>
      <w:del w:id="7382" w:author="GoldenCorpusHarness" w:date="2026-03-28T21:57:49Z">
        <w:r>
          <w:delText>1 or mo</w:delText>
        </w:r>
      </w:del>
      <w:r>
        <w:t>re</w:t>
      </w:r>
      <w:del w:id="7383" w:author="GoldenCorpusHarness" w:date="2026-03-28T21:57:49Z">
        <w:r>
          <w:delText xml:space="preserve"> agents of a dif</w:delText>
        </w:r>
      </w:del>
      <w:r>
        <w:t>feren</w:t>
      </w:r>
      <w:del w:id="7384" w:author="GoldenCorpusHarness" w:date="2026-03-28T21:57:49Z">
        <w:r>
          <w:delText xml:space="preserve">t </w:delText>
        </w:r>
      </w:del>
      <w:r>
        <w:t>c</w:t>
      </w:r>
      <w:del w:id="7385" w:author="GoldenCorpusHarness" w:date="2026-03-28T21:57:49Z">
        <w:r>
          <w:delText>lass of antihyp</w:delText>
        </w:r>
      </w:del>
      <w:r>
        <w:t>e</w:t>
      </w:r>
      <w:del w:id="7386" w:author="GoldenCorpusHarness" w:date="2026-03-28T21:57:49Z">
        <w:r>
          <w:delText>rtensive should be added</w:delText>
        </w:r>
      </w:del>
      <w:r>
        <w:t>.</w:t>
      </w:r>
      <w:del w:id="7387" w:author="GoldenCorpusHarness" w:date="2026-03-28T21:57:49Z">
        <w:r>
          <w:delText xml:space="preserve"> Study treatment can be continued without dose modification.</w:delText>
        </w:r>
      </w:del>
    </w:p>
    <w:p ns2:paraId="3ECC2658" ns2:textId="316BC127" w:rsidR="00707710" w:rsidRPr="00E87FBB" w:rsidRDefault="00707710" w:rsidP="009C48D6">
      <w:pPr>
        <w:spacing w:before="60" w:after="240"/>
        <w:ind w:left="360" w:hanging="360"/>
        <w:rPr>
          <w:rFonts w:eastAsia="Calibri"/>
        </w:rPr>
      </w:pPr>
      <w:del w:id="7388" w:author="GoldenCorpusHarness" w:date="2026-03-28T21:57:49Z">
        <w:r>
          <w:delText>3</w:delText>
        </w:r>
      </w:del>
      <w:ins w:id="7389" w:author="GoldenCorpusHarness" w:date="2026-03-28T21:57:49Z">
        <w:r>
          <w:t>A double-blinding technique with in-house blinding will be used</w:t>
        </w:r>
      </w:ins>
      <w:r>
        <w:t>.</w:t>
      </w:r>
      <w:del w:id="7390" w:author="GoldenCorpusHarness" w:date="2026-03-28T21:57:49Z">
        <w:r>
          <w:delText>I</w:delText>
        </w:r>
      </w:del>
      <w:ins w:id="7391" w:author="GoldenCorpusHarness" w:date="2026-03-28T21:57:49Z">
        <w:r>
          <w:t xml:space="preserve"> Lenvatinib/matching placebo will be packaged identically </w:t>
        </w:r>
      </w:ins>
      <w:r>
        <w:t>f</w:t>
      </w:r>
      <w:del w:id="7392" w:author="GoldenCorpusHarness" w:date="2026-03-28T21:57:49Z">
        <w:r>
          <w:delText xml:space="preserve"> s</w:delText>
        </w:r>
      </w:del>
      <w:ins w:id="7393" w:author="GoldenCorpusHarness" w:date="2026-03-28T21:57:49Z">
        <w:r>
          <w:t>or Arms 1 and 2 so that blind is maintained. The participant, the investigator, and Sponsor personnel or delegate(s) who are involved in the stud</w:t>
        </w:r>
      </w:ins>
      <w:r>
        <w:t>y</w:t>
      </w:r>
      <w:del w:id="7394" w:author="GoldenCorpusHarness" w:date="2026-03-28T21:57:49Z">
        <w:r>
          <w:delText>stolic BP ≥160 mm Hg or diastolic BP ≥100 mm Hg persists despite maximal antihypertensive therapy, then lenvatinib administration should be interrupted and restarted at 1 dose level reduction only when systolic BP ≤150 mm Hg and diastolic BP ≤95 mm Hg and the participant has been on a stable dose</w:delText>
        </w:r>
      </w:del>
      <w:ins w:id="7395" w:author="GoldenCorpusHarness" w:date="2026-03-28T21:57:49Z">
        <w:r>
          <w:t xml:space="preserve"> intervention administration or clinical evaluation</w:t>
        </w:r>
      </w:ins>
      <w:r>
        <w:t xml:space="preserve"> of </w:t>
      </w:r>
      <w:del w:id="7396" w:author="GoldenCorpusHarness" w:date="2026-03-28T21:57:49Z">
        <w:r>
          <w:delText xml:space="preserve">antihypertensive medication </w:delText>
        </w:r>
      </w:del>
      <w:ins w:id="7397" w:author="GoldenCorpusHarness" w:date="2026-03-28T21:57:49Z">
        <w:r>
          <w:t>the participants are unaware o</w:t>
        </w:r>
      </w:ins>
      <w:r>
        <w:t>f</w:t>
      </w:r>
      <w:del w:id="7398" w:author="GoldenCorpusHarness" w:date="2026-03-28T21:57:49Z">
        <w:r>
          <w:delText>or at least 48 hour</w:delText>
        </w:r>
      </w:del>
      <w:ins w:id="7399" w:author="GoldenCorpusHarness" w:date="2026-03-28T21:57:49Z">
        <w:r>
          <w:t xml:space="preserve"> the intervention assignment</w:t>
        </w:r>
      </w:ins>
      <w:r>
        <w:t>s.</w:t>
      </w:r>
      <w:del w:id="7400" w:author="GoldenCorpusHarness" w:date="2026-03-28T21:57:49Z">
        <w:r>
          <w:delText xml:space="preserve"> </w:delText>
        </w:r>
      </w:del>
    </w:p>
    <w:p ns2:paraId="38E7C633" ns2:textId="0D7601A4" w:rsidR="00707710" w:rsidRPr="00E87FBB" w:rsidRDefault="00707710" w:rsidP="009C48D6">
      <w:pPr>
        <w:spacing w:before="60" w:after="240"/>
        <w:ind w:left="810" w:hanging="360"/>
        <w:rPr>
          <w:rFonts w:eastAsia="Calibri"/>
        </w:rPr>
      </w:pPr>
      <w:del w:id="7401" w:author="GoldenCorpusHarness" w:date="2026-03-28T21:57:49Z">
        <w:r>
          <w:delText>-I</w:delText>
        </w:r>
      </w:del>
      <w:ins w:id="7402" w:author="GoldenCorpusHarness" w:date="2026-03-28T21:57:49Z">
        <w:r>
          <w:t>The treatment identity o</w:t>
        </w:r>
      </w:ins>
      <w:r>
        <w:t xml:space="preserve">f </w:t>
      </w:r>
      <w:del w:id="7403" w:author="GoldenCorpusHarness" w:date="2026-03-28T21:57:49Z">
        <w:r>
          <w:delText>syst</w:delText>
        </w:r>
      </w:del>
      <w:ins w:id="7404" w:author="GoldenCorpusHarness" w:date="2026-03-28T21:57:49Z">
        <w:r>
          <w:t>pembr</w:t>
        </w:r>
      </w:ins>
      <w:r>
        <w:t>oli</w:t>
      </w:r>
      <w:del w:id="7405" w:author="GoldenCorpusHarness" w:date="2026-03-28T21:57:49Z">
        <w:r>
          <w:delText>c</w:delText>
        </w:r>
      </w:del>
      <w:ins w:id="7406" w:author="GoldenCorpusHarness" w:date="2026-03-28T21:57:49Z">
        <w:r>
          <w:t>zumab</w:t>
        </w:r>
      </w:ins>
      <w:r>
        <w:t xml:space="preserve"> </w:t>
      </w:r>
      <w:del w:id="7407" w:author="GoldenCorpusHarness" w:date="2026-03-28T21:57:49Z">
        <w:r>
          <w:delText>BP</w:delText>
        </w:r>
      </w:del>
      <w:ins w:id="7408" w:author="GoldenCorpusHarness" w:date="2026-03-28T21:57:49Z">
        <w:r>
          <w:t>will</w:t>
        </w:r>
      </w:ins>
      <w:r>
        <w:t xml:space="preserve"> </w:t>
      </w:r>
      <w:del w:id="7409" w:author="GoldenCorpusHarness" w:date="2026-03-28T21:57:49Z">
        <w:r>
          <w:delText>≥160 mm Hg</w:delText>
        </w:r>
      </w:del>
      <w:ins w:id="7410" w:author="GoldenCorpusHarness" w:date="2026-03-28T21:57:49Z">
        <w:r>
          <w:t>be</w:t>
        </w:r>
      </w:ins>
      <w:r>
        <w:t xml:space="preserve"> o</w:t>
      </w:r>
      <w:del w:id="7411" w:author="GoldenCorpusHarness" w:date="2026-03-28T21:57:49Z">
        <w:r>
          <w:delText>r</w:delText>
        </w:r>
      </w:del>
      <w:ins w:id="7412" w:author="GoldenCorpusHarness" w:date="2026-03-28T21:57:49Z">
        <w:r>
          <w:t>pen-label;</w:t>
        </w:r>
      </w:ins>
      <w:r>
        <w:t xml:space="preserve"> </w:t>
      </w:r>
      <w:del w:id="7413" w:author="GoldenCorpusHarness" w:date="2026-03-28T21:57:49Z">
        <w:r>
          <w:delText>dias</w:delText>
        </w:r>
      </w:del>
      <w:r>
        <w:t>t</w:t>
      </w:r>
      <w:del w:id="7414" w:author="GoldenCorpusHarness" w:date="2026-03-28T21:57:49Z">
        <w:r>
          <w:delText xml:space="preserve">olic BP ≥100 mm Hg </w:delText>
        </w:r>
      </w:del>
      <w:ins w:id="7415" w:author="GoldenCorpusHarness" w:date="2026-03-28T21:57:49Z">
        <w:r>
          <w:t>he</w:t>
        </w:r>
      </w:ins>
      <w:r>
        <w:t>re</w:t>
      </w:r>
      <w:del w:id="7416" w:author="GoldenCorpusHarness" w:date="2026-03-28T21:57:49Z">
        <w:r>
          <w:delText>cu</w:delText>
        </w:r>
      </w:del>
      <w:ins w:id="7417" w:author="GoldenCorpusHarness" w:date="2026-03-28T21:57:49Z">
        <w:r>
          <w:t>fo</w:t>
        </w:r>
      </w:ins>
      <w:r>
        <w:t>r</w:t>
      </w:r>
      <w:del w:id="7418" w:author="GoldenCorpusHarness" w:date="2026-03-28T21:57:49Z">
        <w:r>
          <w:delText>s on</w:delText>
        </w:r>
      </w:del>
      <w:ins w:id="7419" w:author="GoldenCorpusHarness" w:date="2026-03-28T21:57:49Z">
        <w:r>
          <w:t>e,</w:t>
        </w:r>
      </w:ins>
      <w:r>
        <w:t xml:space="preserve"> the </w:t>
      </w:r>
      <w:del w:id="7420" w:author="GoldenCorpusHarness" w:date="2026-03-28T21:57:49Z">
        <w:r>
          <w:delText>first dose reduction des</w:delText>
        </w:r>
      </w:del>
      <w:ins w:id="7421" w:author="GoldenCorpusHarness" w:date="2026-03-28T21:57:49Z">
        <w:r>
          <w:t>S</w:t>
        </w:r>
      </w:ins>
      <w:r>
        <w:t>p</w:t>
      </w:r>
      <w:del w:id="7422" w:author="GoldenCorpusHarness" w:date="2026-03-28T21:57:49Z">
        <w:r>
          <w:delText>ite optimal management of hypertension with antihypertensive medicati</w:delText>
        </w:r>
      </w:del>
      <w:r>
        <w:t>ons</w:t>
      </w:r>
      <w:del w:id="7423" w:author="GoldenCorpusHarness" w:date="2026-03-28T21:57:49Z">
        <w:r>
          <w:delText xml:space="preserve"> (eithe</w:delText>
        </w:r>
      </w:del>
      <w:ins w:id="7424" w:author="GoldenCorpusHarness" w:date="2026-03-28T21:57:49Z">
        <w:r>
          <w:t>o</w:t>
        </w:r>
      </w:ins>
      <w:r>
        <w:t>r</w:t>
      </w:r>
      <w:del w:id="7425" w:author="GoldenCorpusHarness" w:date="2026-03-28T21:57:49Z">
        <w:r>
          <w:delText xml:space="preserve"> by dose</w:delText>
        </w:r>
      </w:del>
      <w:ins w:id="7426" w:author="GoldenCorpusHarness" w:date="2026-03-28T21:57:49Z">
        <w:r>
          <w:t>,</w:t>
        </w:r>
      </w:ins>
      <w:r>
        <w:t xml:space="preserve"> in</w:t>
      </w:r>
      <w:del w:id="7427" w:author="GoldenCorpusHarness" w:date="2026-03-28T21:57:49Z">
        <w:r>
          <w:delText>cr</w:delText>
        </w:r>
      </w:del>
      <w:ins w:id="7428" w:author="GoldenCorpusHarness" w:date="2026-03-28T21:57:49Z">
        <w:r>
          <w:t>v</w:t>
        </w:r>
      </w:ins>
      <w:r>
        <w:t>e</w:t>
      </w:r>
      <w:ins w:id="7429" w:author="GoldenCorpusHarness" w:date="2026-03-28T21:57:49Z">
        <w:r>
          <w:t>stig</w:t>
        </w:r>
      </w:ins>
      <w:r>
        <w:t>a</w:t>
      </w:r>
      <w:del w:id="7430" w:author="GoldenCorpusHarness" w:date="2026-03-28T21:57:49Z">
        <w:r>
          <w:delText xml:space="preserve">se </w:delText>
        </w:r>
      </w:del>
      <w:ins w:id="7431" w:author="GoldenCorpusHarness" w:date="2026-03-28T21:57:49Z">
        <w:r>
          <w:t>t</w:t>
        </w:r>
      </w:ins>
      <w:r>
        <w:t>or</w:t>
      </w:r>
      <w:del w:id="7432" w:author="GoldenCorpusHarness" w:date="2026-03-28T21:57:49Z">
        <w:r>
          <w:delText xml:space="preserve"> the addition of a different class of antihypertensive)</w:delText>
        </w:r>
      </w:del>
      <w:r>
        <w:t>,</w:t>
      </w:r>
      <w:del w:id="7433" w:author="GoldenCorpusHarness" w:date="2026-03-28T21:57:49Z">
        <w:r>
          <w:delText xml:space="preserve"> then lenvatinib administration should be interrupted</w:delText>
        </w:r>
      </w:del>
      <w:r>
        <w:t xml:space="preserve"> and</w:t>
      </w:r>
      <w:del w:id="7434" w:author="GoldenCorpusHarness" w:date="2026-03-28T21:57:49Z">
        <w:r>
          <w:delText xml:space="preserve"> restarted at an additional dose reduction only when systolic BP ≤150 mm Hg and diastolic BP ≤95 mm Hg and the</w:delText>
        </w:r>
      </w:del>
      <w:r>
        <w:t xml:space="preserve"> participant </w:t>
      </w:r>
      <w:ins w:id="7435" w:author="GoldenCorpusHarness" w:date="2026-03-28T21:57:49Z">
        <w:r>
          <w:t>will know t</w:t>
        </w:r>
      </w:ins>
      <w:r>
        <w:t>h</w:t>
      </w:r>
      <w:del w:id="7436" w:author="GoldenCorpusHarness" w:date="2026-03-28T21:57:49Z">
        <w:r>
          <w:delText>as</w:delText>
        </w:r>
      </w:del>
      <w:ins w:id="7437" w:author="GoldenCorpusHarness" w:date="2026-03-28T21:57:49Z">
        <w:r>
          <w:t>e</w:t>
        </w:r>
      </w:ins>
      <w:r>
        <w:t xml:space="preserve"> </w:t>
      </w:r>
      <w:del w:id="7438" w:author="GoldenCorpusHarness" w:date="2026-03-28T21:57:49Z">
        <w:r>
          <w:delText>b</w:delText>
        </w:r>
      </w:del>
      <w:ins w:id="7439" w:author="GoldenCorpusHarness" w:date="2026-03-28T21:57:49Z">
        <w:r>
          <w:t>int</w:t>
        </w:r>
      </w:ins>
      <w:r>
        <w:t>e</w:t>
      </w:r>
      <w:ins w:id="7440" w:author="GoldenCorpusHarness" w:date="2026-03-28T21:57:49Z">
        <w:r>
          <w:t>rv</w:t>
        </w:r>
      </w:ins>
      <w:r>
        <w:t>en</w:t>
      </w:r>
      <w:del w:id="7441" w:author="GoldenCorpusHarness" w:date="2026-03-28T21:57:49Z">
        <w:r>
          <w:delText xml:space="preserve"> on a stable dose of antihypertensive medica</w:delText>
        </w:r>
      </w:del>
      <w:r>
        <w:t xml:space="preserve">tion </w:t>
      </w:r>
      <w:del w:id="7442" w:author="GoldenCorpusHarness" w:date="2026-03-28T21:57:49Z">
        <w:r>
          <w:delText xml:space="preserve">for </w:delText>
        </w:r>
      </w:del>
      <w:r>
        <w:t>a</w:t>
      </w:r>
      <w:del w:id="7443" w:author="GoldenCorpusHarness" w:date="2026-03-28T21:57:49Z">
        <w:r>
          <w:delText>t lea</w:delText>
        </w:r>
      </w:del>
      <w:ins w:id="7444" w:author="GoldenCorpusHarness" w:date="2026-03-28T21:57:49Z">
        <w:r>
          <w:t>dmini</w:t>
        </w:r>
      </w:ins>
      <w:r>
        <w:t>st</w:t>
      </w:r>
      <w:del w:id="7445" w:author="GoldenCorpusHarness" w:date="2026-03-28T21:57:49Z">
        <w:r>
          <w:delText xml:space="preserve"> 48 hou</w:delText>
        </w:r>
      </w:del>
      <w:ins w:id="7446" w:author="GoldenCorpusHarness" w:date="2026-03-28T21:57:49Z">
        <w:r>
          <w:t>e</w:t>
        </w:r>
      </w:ins>
      <w:r>
        <w:t>r</w:t>
      </w:r>
      <w:del w:id="7447" w:author="GoldenCorpusHarness" w:date="2026-03-28T21:57:49Z">
        <w:r>
          <w:delText>s</w:delText>
        </w:r>
      </w:del>
      <w:ins w:id="7448" w:author="GoldenCorpusHarness" w:date="2026-03-28T21:57:49Z">
        <w:r>
          <w:t>ed</w:t>
        </w:r>
      </w:ins>
      <w:r>
        <w:t>.</w:t>
      </w:r>
      <w:del w:id="7449" w:author="GoldenCorpusHarness" w:date="2026-03-28T21:57:49Z">
        <w:r>
          <w:delText xml:space="preserve"> </w:delText>
        </w:r>
      </w:del>
    </w:p>
    <w:p ns2:paraId="2EAB7044" ns2:textId="2C3B7AD7" w:rsidR="00707710" w:rsidRPr="00E87FBB" w:rsidRDefault="00707710" w:rsidP="009C48D6">
      <w:pPr>
        <w:spacing w:before="60" w:after="240"/>
        <w:ind w:left="810" w:hanging="360"/>
        <w:rPr>
          <w:rFonts w:eastAsia="Calibri"/>
        </w:rPr>
      </w:pPr>
      <w:del w:id="7450" w:author="GoldenCorpusHarness" w:date="2026-03-28T21:57:49Z">
        <w:r>
          <w:delText>-If systolic BP ≥160 mm Hg or diastolic BP ≥100 mm Hg r</w:delText>
        </w:r>
      </w:del>
      <w:ins w:id="7451" w:author="GoldenCorpusHarness" w:date="2026-03-28T21:57:49Z">
        <w:r>
          <w:t>S</w:t>
        </w:r>
      </w:ins>
      <w:r>
        <w:t>e</w:t>
      </w:r>
      <w:del w:id="7452" w:author="GoldenCorpusHarness" w:date="2026-03-28T21:57:49Z">
        <w:r>
          <w:delText>curs on th</w:delText>
        </w:r>
      </w:del>
      <w:r>
        <w:t xml:space="preserve">e </w:t>
      </w:r>
      <w:del w:id="7453" w:author="GoldenCorpusHarness" w:date="2026-03-28T21:57:49Z">
        <w:r>
          <w:delText>s</w:delText>
        </w:r>
      </w:del>
      <w:ins w:id="7454" w:author="GoldenCorpusHarness" w:date="2026-03-28T21:57:49Z">
        <w:r>
          <w:t>S</w:t>
        </w:r>
      </w:ins>
      <w:r>
        <w:t>e</w:t>
      </w:r>
      <w:del w:id="7455" w:author="GoldenCorpusHarness" w:date="2026-03-28T21:57:49Z">
        <w:r>
          <w:delText>cond dose redu</w:delText>
        </w:r>
      </w:del>
      <w:r>
        <w:t xml:space="preserve">ction </w:t>
      </w:r>
      <w:del w:id="7456" w:author="GoldenCorpusHarness" w:date="2026-03-28T21:57:49Z">
        <w:r>
          <w:delText>despite</w:delText>
        </w:r>
      </w:del>
      <w:ins w:id="7457" w:author="GoldenCorpusHarness" w:date="2026-03-28T21:57:49Z">
        <w:r>
          <w:t>8.1.10</w:t>
        </w:r>
      </w:ins>
      <w:r>
        <w:t xml:space="preserve"> </w:t>
      </w:r>
      <w:del w:id="7458" w:author="GoldenCorpusHarness" w:date="2026-03-28T21:57:49Z">
        <w:r>
          <w:delText>optimal management o</w:delText>
        </w:r>
      </w:del>
      <w:r>
        <w:t>f</w:t>
      </w:r>
      <w:del w:id="7459" w:author="GoldenCorpusHarness" w:date="2026-03-28T21:57:49Z">
        <w:r>
          <w:delText xml:space="preserve"> hypertension with antihypertensive medications (either by dose increase </w:delText>
        </w:r>
      </w:del>
      <w:r>
        <w:t xml:space="preserve">or the </w:t>
      </w:r>
      <w:del w:id="7460" w:author="GoldenCorpusHarness" w:date="2026-03-28T21:57:49Z">
        <w:r>
          <w:delText>a</w:delText>
        </w:r>
      </w:del>
      <w:r>
        <w:t>d</w:t>
      </w:r>
      <w:del w:id="7461" w:author="GoldenCorpusHarness" w:date="2026-03-28T21:57:49Z">
        <w:r>
          <w:delText>d</w:delText>
        </w:r>
      </w:del>
      <w:ins w:id="7462" w:author="GoldenCorpusHarness" w:date="2026-03-28T21:57:49Z">
        <w:r>
          <w:t>escr</w:t>
        </w:r>
      </w:ins>
      <w:r>
        <w:t>i</w:t>
      </w:r>
      <w:ins w:id="7463" w:author="GoldenCorpusHarness" w:date="2026-03-28T21:57:49Z">
        <w:r>
          <w:t>p</w:t>
        </w:r>
      </w:ins>
      <w:r>
        <w:t xml:space="preserve">tion of </w:t>
      </w:r>
      <w:del w:id="7464" w:author="GoldenCorpusHarness" w:date="2026-03-28T21:57:49Z">
        <w:r>
          <w:delText xml:space="preserve">a </w:delText>
        </w:r>
      </w:del>
      <w:ins w:id="7465" w:author="GoldenCorpusHarness" w:date="2026-03-28T21:57:49Z">
        <w:r>
          <w:t>unblin</w:t>
        </w:r>
      </w:ins>
      <w:r>
        <w:t>di</w:t>
      </w:r>
      <w:del w:id="7466" w:author="GoldenCorpusHarness" w:date="2026-03-28T21:57:49Z">
        <w:r>
          <w:delText>ffere</w:delText>
        </w:r>
      </w:del>
      <w:r>
        <w:t>n</w:t>
      </w:r>
      <w:del w:id="7467" w:author="GoldenCorpusHarness" w:date="2026-03-28T21:57:49Z">
        <w:r>
          <w:delText>t</w:delText>
        </w:r>
      </w:del>
      <w:ins w:id="7468" w:author="GoldenCorpusHarness" w:date="2026-03-28T21:57:49Z">
        <w:r>
          <w:t>g</w:t>
        </w:r>
      </w:ins>
      <w:r>
        <w:t xml:space="preserve"> </w:t>
      </w:r>
      <w:del w:id="7469" w:author="GoldenCorpusHarness" w:date="2026-03-28T21:57:49Z">
        <w:r>
          <w:delText>class o</w:delText>
        </w:r>
      </w:del>
      <w:ins w:id="7470" w:author="GoldenCorpusHarness" w:date="2026-03-28T21:57:49Z">
        <w:r>
          <w:t>i</w:t>
        </w:r>
      </w:ins>
      <w:r>
        <w:t>f a</w:t>
      </w:r>
      <w:del w:id="7471" w:author="GoldenCorpusHarness" w:date="2026-03-28T21:57:49Z">
        <w:r>
          <w:delText>ntihypertensive), then lenvatinib administration should be interrupted and restarted at a third dose reduction only when systolic BP ≤150 mm Hg and diastolic BP ≤95 mm Hg and the participant has been on a stable dose of antihypertensive</w:delText>
        </w:r>
      </w:del>
      <w:r>
        <w:t xml:space="preserve"> medica</w:t>
      </w:r>
      <w:del w:id="7472" w:author="GoldenCorpusHarness" w:date="2026-03-28T21:57:49Z">
        <w:r>
          <w:delText>ti</w:delText>
        </w:r>
      </w:del>
      <w:ins w:id="7473" w:author="GoldenCorpusHarness" w:date="2026-03-28T21:57:49Z">
        <w:r>
          <w:t xml:space="preserve">l emergency </w:t>
        </w:r>
      </w:ins>
      <w:r>
        <w:t>o</w:t>
      </w:r>
      <w:del w:id="7474" w:author="GoldenCorpusHarness" w:date="2026-03-28T21:57:49Z">
        <w:r>
          <w:delText>n for at least 48 ho</w:delText>
        </w:r>
      </w:del>
      <w:ins w:id="7475" w:author="GoldenCorpusHarness" w:date="2026-03-28T21:57:49Z">
        <w:r>
          <w:t>cc</w:t>
        </w:r>
      </w:ins>
      <w:r>
        <w:t>urs</w:t>
      </w:r>
      <w:ins w:id="7476" w:author="GoldenCorpusHarness" w:date="2026-03-28T21:57:49Z">
        <w:r>
          <w:t xml:space="preserve"> during the study</w:t>
        </w:r>
      </w:ins>
      <w:r>
        <w:t>.</w:t>
      </w:r>
    </w:p>
    <w:p ns2:paraId="01FE9D19" ns2:textId="77777777" w:rsidR="00707710" w:rsidRPr="00E87FBB" w:rsidRDefault="00707710" w:rsidP="009C48D6">
      <w:pPr>
        <w:spacing w:before="60" w:after="240"/>
        <w:ind w:left="810" w:hanging="360"/>
        <w:rPr>
          <w:rFonts w:eastAsia="Calibri"/>
        </w:rPr>
      </w:pPr>
      <w:del w:id="7477" w:author="GoldenCorpusHarness" w:date="2026-03-28T21:57:49Z">
        <w:r>
          <w:delText>-A</w:delText>
        </w:r>
      </w:del>
      <w:ins w:id="7478" w:author="GoldenCorpusHarness" w:date="2026-03-28T21:57:49Z">
        <w:r>
          <w:t>Stu</w:t>
        </w:r>
      </w:ins>
      <w:r>
        <w:t>d</w:t>
      </w:r>
      <w:del w:id="7479" w:author="GoldenCorpusHarness" w:date="2026-03-28T21:57:49Z">
        <w:r>
          <w:delText>di</w:delText>
        </w:r>
      </w:del>
      <w:ins w:id="7480" w:author="GoldenCorpusHarness" w:date="2026-03-28T21:57:49Z">
        <w:r>
          <w:t>y In</w:t>
        </w:r>
      </w:ins>
      <w:r>
        <w:t>t</w:t>
      </w:r>
      <w:del w:id="7481" w:author="GoldenCorpusHarness" w:date="2026-03-28T21:57:49Z">
        <w:r>
          <w:delText>io</w:delText>
        </w:r>
      </w:del>
      <w:ins w:id="7482" w:author="GoldenCorpusHarness" w:date="2026-03-28T21:57:49Z">
        <w:r>
          <w:t>erve</w:t>
        </w:r>
      </w:ins>
      <w:r>
        <w:t>n</w:t>
      </w:r>
      <w:del w:id="7483" w:author="GoldenCorpusHarness" w:date="2026-03-28T21:57:49Z">
        <w:r>
          <w:delText>al dose reduc</w:delText>
        </w:r>
      </w:del>
      <w:r>
        <w:t xml:space="preserve">tion </w:t>
      </w:r>
      <w:del w:id="7484" w:author="GoldenCorpusHarness" w:date="2026-03-28T21:57:49Z">
        <w:r>
          <w:delText>sh</w:delText>
        </w:r>
      </w:del>
      <w:ins w:id="7485" w:author="GoldenCorpusHarness" w:date="2026-03-28T21:57:49Z">
        <w:r>
          <w:t>C</w:t>
        </w:r>
      </w:ins>
      <w:r>
        <w:t>o</w:t>
      </w:r>
      <w:del w:id="7486" w:author="GoldenCorpusHarness" w:date="2026-03-28T21:57:49Z">
        <w:r>
          <w:delText>u</w:delText>
        </w:r>
      </w:del>
      <w:ins w:id="7487" w:author="GoldenCorpusHarness" w:date="2026-03-28T21:57:49Z">
        <w:r>
          <w:t>mp</w:t>
        </w:r>
      </w:ins>
      <w:r>
        <w:t>l</w:t>
      </w:r>
      <w:del w:id="7488" w:author="GoldenCorpusHarness" w:date="2026-03-28T21:57:49Z">
        <w:r>
          <w:delText>d b</w:delText>
        </w:r>
      </w:del>
      <w:ins w:id="7489" w:author="GoldenCorpusHarness" w:date="2026-03-28T21:57:49Z">
        <w:r>
          <w:t>ianc</w:t>
        </w:r>
      </w:ins>
      <w:r>
        <w:t>e</w:t>
      </w:r>
      <w:del w:id="7490" w:author="GoldenCorpusHarness" w:date="2026-03-28T21:57:49Z">
        <w:r>
          <w:delText xml:space="preserve"> discussed with the Sponsor.</w:delText>
        </w:r>
      </w:del>
    </w:p>
    <w:p ns2:paraId="1FDD8AFF" ns2:textId="77777777" w:rsidR="00707710" w:rsidRPr="00E87FBB" w:rsidRDefault="00707710" w:rsidP="00A72B20">
      <w:pPr>
        <w:pStyle w:val="Paragraph0"/>
      </w:pPr>
      <w:del w:id="7491" w:author="GoldenCorpusHarness" w:date="2026-03-28T21:57:49Z">
        <w:r>
          <w:delText>The follo</w:delText>
        </w:r>
      </w:del>
      <w:ins w:id="7492" w:author="GoldenCorpusHarness" w:date="2026-03-28T21:57:49Z">
        <w:r>
          <w:t xml:space="preserve">If there are interruptions in the study intervention schedule or infusion/injection </w:t>
        </w:r>
      </w:ins>
      <w:r>
        <w:t>w</w:t>
      </w:r>
      <w:del w:id="7493" w:author="GoldenCorpusHarness" w:date="2026-03-28T21:57:49Z">
        <w:r>
          <w:delText>ing guidelines should</w:delText>
        </w:r>
      </w:del>
      <w:ins w:id="7494" w:author="GoldenCorpusHarness" w:date="2026-03-28T21:57:49Z">
        <w:r>
          <w:t>as stopped, the details of and reason for any interruption or infusion/injection cessation of study intervention will</w:t>
        </w:r>
      </w:ins>
      <w:r>
        <w:t xml:space="preserve"> be </w:t>
      </w:r>
      <w:del w:id="7495" w:author="GoldenCorpusHarness" w:date="2026-03-28T21:57:49Z">
        <w:r>
          <w:delText xml:space="preserve">followed for the </w:delText>
        </w:r>
      </w:del>
      <w:ins w:id="7496" w:author="GoldenCorpusHarness" w:date="2026-03-28T21:57:49Z">
        <w:r>
          <w:t>docu</w:t>
        </w:r>
      </w:ins>
      <w:r>
        <w:t>m</w:t>
      </w:r>
      <w:del w:id="7497" w:author="GoldenCorpusHarness" w:date="2026-03-28T21:57:49Z">
        <w:r>
          <w:delText>anage</w:delText>
        </w:r>
      </w:del>
      <w:ins w:id="7498" w:author="GoldenCorpusHarness" w:date="2026-03-28T21:57:49Z">
        <w:r>
          <w:t xml:space="preserve">ented in the participant’s </w:t>
        </w:r>
      </w:ins>
      <w:r>
        <w:t>me</w:t>
      </w:r>
      <w:del w:id="7499" w:author="GoldenCorpusHarness" w:date="2026-03-28T21:57:49Z">
        <w:r>
          <w:delText>nt of Grade 4 hypertension (life threatening consequences):</w:delText>
        </w:r>
      </w:del>
      <w:ins w:id="7500" w:author="GoldenCorpusHarness" w:date="2026-03-28T21:57:49Z">
        <w:r>
          <w:t>dical record.</w:t>
        </w:r>
      </w:ins>
    </w:p>
    <w:p ns2:paraId="112A13FC" ns2:textId="77777777" w:rsidR="00707710" w:rsidRPr="00E87FBB" w:rsidRDefault="00707710" w:rsidP="009C48D6">
      <w:pPr>
        <w:spacing w:before="60" w:after="240"/>
        <w:ind w:left="360" w:hanging="360"/>
        <w:rPr>
          <w:rFonts w:eastAsia="Calibri"/>
        </w:rPr>
      </w:pPr>
      <w:del w:id="7501" w:author="GoldenCorpusHarness" w:date="2026-03-28T21:57:49Z">
        <w:r>
          <w:delText>1</w:delText>
        </w:r>
      </w:del>
      <w:ins w:id="7502" w:author="GoldenCorpusHarness" w:date="2026-03-28T21:57:49Z">
        <w:r>
          <w:t>Interruptions from the protocol-specified treatment plan for ≥28 days for lenvatinib/placebo require consultation between the investigator and the Sponsor and written documentation of the collaborative decision on participant management</w:t>
        </w:r>
      </w:ins>
      <w:r>
        <w:t>.</w:t>
      </w:r>
      <w:del w:id="7503" w:author="GoldenCorpusHarness" w:date="2026-03-28T21:57:49Z">
        <w:r>
          <w:delText>Institute appropriate medical management</w:delText>
        </w:r>
      </w:del>
    </w:p>
    <w:p ns2:paraId="164D6FA2" ns2:textId="7C7299FB" w:rsidR="00DC422F" w:rsidRDefault="00707710" w:rsidP="009C48D6">
      <w:pPr>
        <w:spacing w:before="60" w:after="240"/>
        <w:ind w:left="360" w:hanging="360"/>
        <w:rPr>
          <w:rFonts w:eastAsia="Calibri"/>
        </w:rPr>
      </w:pPr>
      <w:del w:id="7504" w:author="GoldenCorpusHarness" w:date="2026-03-28T21:57:49Z">
        <w:r>
          <w:delText>2.Disco</w:delText>
        </w:r>
      </w:del>
      <w:ins w:id="7505" w:author="GoldenCorpusHarness" w:date="2026-03-28T21:57:49Z">
        <w:r>
          <w:t>Le</w:t>
        </w:r>
      </w:ins>
      <w:r>
        <w:t>n</w:t>
      </w:r>
      <w:ins w:id="7506" w:author="GoldenCorpusHarness" w:date="2026-03-28T21:57:49Z">
        <w:r>
          <w:t>va</w:t>
        </w:r>
      </w:ins>
      <w:r>
        <w:t>tin</w:t>
      </w:r>
      <w:del w:id="7507" w:author="GoldenCorpusHarness" w:date="2026-03-28T21:57:49Z">
        <w:r>
          <w:delText>u</w:delText>
        </w:r>
      </w:del>
      <w:ins w:id="7508" w:author="GoldenCorpusHarness" w:date="2026-03-28T21:57:49Z">
        <w:r>
          <w:t>ib/placebo:  On Day 1 of each cycl</w:t>
        </w:r>
      </w:ins>
      <w:r>
        <w:t>e lenvatinib</w:t>
      </w:r>
      <w:ins w:id="7509" w:author="GoldenCorpusHarness" w:date="2026-03-28T21:57:49Z">
        <w:r>
          <w:t>/placebo</w:t>
        </w:r>
      </w:ins>
      <w:r>
        <w:t xml:space="preserve"> </w:t>
      </w:r>
      <w:ins w:id="7510" w:author="GoldenCorpusHarness" w:date="2026-03-28T21:57:49Z">
        <w:r>
          <w:t>will be do</w:t>
        </w:r>
      </w:ins>
      <w:r>
        <w:t>s</w:t>
      </w:r>
      <w:del w:id="7511" w:author="GoldenCorpusHarness" w:date="2026-03-28T21:57:49Z">
        <w:r>
          <w:delText>tu</w:delText>
        </w:r>
      </w:del>
      <w:ins w:id="7512" w:author="GoldenCorpusHarness" w:date="2026-03-28T21:57:49Z">
        <w:r>
          <w:t>e</w:t>
        </w:r>
      </w:ins>
      <w:r>
        <w:t>d</w:t>
      </w:r>
      <w:del w:id="7513" w:author="GoldenCorpusHarness" w:date="2026-03-28T21:57:49Z">
        <w:r>
          <w:delText>y</w:delText>
        </w:r>
      </w:del>
      <w:r>
        <w:t xml:space="preserve"> in</w:t>
      </w:r>
      <w:ins w:id="7514" w:author="GoldenCorpusHarness" w:date="2026-03-28T21:57:49Z">
        <w:r>
          <w:t xml:space="preserve"> the clinic, 0 to 4 hours af</w:t>
        </w:r>
      </w:ins>
      <w:r>
        <w:t>ter</w:t>
      </w:r>
      <w:del w:id="7515" w:author="GoldenCorpusHarness" w:date="2026-03-28T21:57:49Z">
        <w:r>
          <w:delText>v</w:delText>
        </w:r>
      </w:del>
      <w:ins w:id="7516" w:author="GoldenCorpusHarness" w:date="2026-03-28T21:57:49Z">
        <w:r>
          <w:t xml:space="preserve"> pembrolizumab. L</w:t>
        </w:r>
      </w:ins>
      <w:r>
        <w:t>en</w:t>
      </w:r>
      <w:ins w:id="7517" w:author="GoldenCorpusHarness" w:date="2026-03-28T21:57:49Z">
        <w:r>
          <w:t>va</w:t>
        </w:r>
      </w:ins>
      <w:r>
        <w:t>ti</w:t>
      </w:r>
      <w:ins w:id="7518" w:author="GoldenCorpusHarness" w:date="2026-03-28T21:57:49Z">
        <w:r>
          <w:t xml:space="preserve">nib/placebo will be taken at home </w:t>
        </w:r>
      </w:ins>
      <w:r>
        <w:t>on</w:t>
      </w:r>
      <w:ins w:id="7519" w:author="GoldenCorpusHarness" w:date="2026-03-28T21:57:49Z">
        <w:r>
          <w:t xml:space="preserve"> all other days.</w:t>
        </w:r>
      </w:ins>
    </w:p>
    <w:p ns2:paraId="538A3143" ns2:textId="77777777" w:rsidR="00DC422F" w:rsidRDefault="00DC422F">
      <w:pPr>
        <w:rPr>
          <w:rFonts w:eastAsia="Calibri"/>
        </w:rPr>
      </w:pPr>
      <w:ins w:id="7520" w:author="GoldenCorpusHarness" w:date="2026-03-28T21:57:49Z">
        <w:r>
          <w:t>Concomitant Therapy</w:t>
        </w:r>
      </w:ins>
    </w:p>
    <w:p ns2:paraId="761B01E3" ns2:textId="1E4AAD17" w:rsidR="00707710" w:rsidRPr="00E87FBB" w:rsidRDefault="00707710" w:rsidP="00347AC1">
      <w:pPr>
        <w:pStyle w:val="Heading4"/>
      </w:pPr>
      <w:del w:id="7521" w:author="GoldenCorpusHarness" w:date="2026-03-28T21:57:49Z">
        <w:r>
          <w:delText>Manage</w:delText>
        </w:r>
      </w:del>
      <w:ins w:id="7522" w:author="GoldenCorpusHarness" w:date="2026-03-28T21:57:49Z">
        <w:r>
          <w:t xml:space="preserve">If there is a clinical indication for any </w:t>
        </w:r>
      </w:ins>
      <w:r>
        <w:t>me</w:t>
      </w:r>
      <w:del w:id="7523" w:author="GoldenCorpusHarness" w:date="2026-03-28T21:57:49Z">
        <w:r>
          <w:delText>nt o</w:delText>
        </w:r>
      </w:del>
      <w:ins w:id="7524" w:author="GoldenCorpusHarness" w:date="2026-03-28T21:57:49Z">
        <w:r>
          <w:t xml:space="preserve">dications or vaccinations prohibited, the investigator must discuss any questions regarding this with the Sponsor’s Clinical Director. The </w:t>
        </w:r>
      </w:ins>
      <w:r>
        <w:t>f</w:t>
      </w:r>
      <w:del w:id="7525" w:author="GoldenCorpusHarness" w:date="2026-03-28T21:57:49Z">
        <w:r>
          <w:delText xml:space="preserve"> Proteinuria</w:delText>
        </w:r>
      </w:del>
      <w:ins w:id="7526" w:author="GoldenCorpusHarness" w:date="2026-03-28T21:57:49Z">
        <w:r>
          <w:t>inal decision on any supportive therapy or vaccination rests with the investigator and/or the participant’s primary physician. However, the decision to continue the participant on study intervention requires the mutual agreement of the investigator and the Sponsor.</w:t>
        </w:r>
      </w:ins>
    </w:p>
    <w:p ns2:paraId="50850DA9" ns2:textId="77777777" w:rsidR="00707710" w:rsidRPr="00E87FBB" w:rsidRDefault="00707710" w:rsidP="00936F72">
      <w:pPr>
        <w:pStyle w:val="Paragraph0"/>
      </w:pPr>
      <w:del w:id="7527" w:author="GoldenCorpusHarness" w:date="2026-03-28T21:57:49Z">
        <w:r>
          <w:delText>Regular assessment of proteinuria should be conducted as detailed in t</w:delText>
        </w:r>
      </w:del>
      <w:ins w:id="7528" w:author="GoldenCorpusHarness" w:date="2026-03-28T21:57:49Z">
        <w:r>
          <w:t>T</w:t>
        </w:r>
      </w:ins>
      <w:r>
        <w:t>he</w:t>
      </w:r>
      <w:del w:id="7529" w:author="GoldenCorpusHarness" w:date="2026-03-28T21:57:49Z">
        <w:r>
          <w:delText xml:space="preserve"> SoA (Section 1.3).  Guidelines for assessment and management of proteinuria are as</w:delText>
        </w:r>
      </w:del>
      <w:r>
        <w:t xml:space="preserve"> follow</w:t>
      </w:r>
      <w:ins w:id="7530" w:author="GoldenCorpusHarness" w:date="2026-03-28T21:57:49Z">
        <w:r>
          <w:t>ing medication</w:t>
        </w:r>
      </w:ins>
      <w:r>
        <w:t>s</w:t>
      </w:r>
      <w:ins w:id="7531" w:author="GoldenCorpusHarness" w:date="2026-03-28T21:57:49Z">
        <w:r>
          <w:t xml:space="preserve"> and vaccinations are prohibited during the study</w:t>
        </w:r>
      </w:ins>
      <w:r>
        <w:t>:</w:t>
      </w:r>
    </w:p>
    <w:p ns2:paraId="48CC3C4E" ns2:textId="77777777" w:rsidR="00707710" w:rsidRPr="00A72B20" w:rsidRDefault="00707710" w:rsidP="00936F72">
      <w:pPr>
        <w:pStyle w:val="Paragraph0"/>
        <w:rPr>
          <w:b/>
        </w:rPr>
      </w:pPr>
      <w:del w:id="7532" w:author="GoldenCorpusHarness" w:date="2026-03-28T21:57:49Z">
        <w:r>
          <w:delText>D</w:delText>
        </w:r>
      </w:del>
      <w:ins w:id="7533" w:author="GoldenCorpusHarness" w:date="2026-03-28T21:57:49Z">
        <w:r>
          <w:t>Antin</w:t>
        </w:r>
      </w:ins>
      <w:r>
        <w:t>e</w:t>
      </w:r>
      <w:ins w:id="7534" w:author="GoldenCorpusHarness" w:date="2026-03-28T21:57:49Z">
        <w:r>
          <w:t>oplastic sys</w:t>
        </w:r>
      </w:ins>
      <w:r>
        <w:t>te</w:t>
      </w:r>
      <w:ins w:id="7535" w:author="GoldenCorpusHarness" w:date="2026-03-28T21:57:49Z">
        <w:r>
          <w:t>mi</w:t>
        </w:r>
      </w:ins>
      <w:r>
        <w:t>c</w:t>
      </w:r>
      <w:ins w:id="7536" w:author="GoldenCorpusHarness" w:date="2026-03-28T21:57:49Z">
        <w:r>
          <w:t xml:space="preserve"> chemo</w:t>
        </w:r>
      </w:ins>
      <w:r>
        <w:t>t</w:t>
      </w:r>
      <w:ins w:id="7537" w:author="GoldenCorpusHarness" w:date="2026-03-28T21:57:49Z">
        <w:r>
          <w:t>herapy or b</w:t>
        </w:r>
      </w:ins>
      <w:r>
        <w:t>io</w:t>
      </w:r>
      <w:del w:id="7538" w:author="GoldenCorpusHarness" w:date="2026-03-28T21:57:49Z">
        <w:r>
          <w:delText>n</w:delText>
        </w:r>
      </w:del>
      <w:ins w:id="7539" w:author="GoldenCorpusHarness" w:date="2026-03-28T21:57:49Z">
        <w:r>
          <w:t>logical</w:t>
        </w:r>
      </w:ins>
      <w:r>
        <w:t xml:space="preserve"> </w:t>
      </w:r>
      <w:ins w:id="7540" w:author="GoldenCorpusHarness" w:date="2026-03-28T21:57:49Z">
        <w:r>
          <w:t>ther</w:t>
        </w:r>
      </w:ins>
      <w:r>
        <w:t>a</w:t>
      </w:r>
      <w:del w:id="7541" w:author="GoldenCorpusHarness" w:date="2026-03-28T21:57:49Z">
        <w:r>
          <w:delText>nd Confirmation</w:delText>
        </w:r>
      </w:del>
      <w:ins w:id="7542" w:author="GoldenCorpusHarness" w:date="2026-03-28T21:57:49Z">
        <w:r>
          <w:t>py</w:t>
        </w:r>
      </w:ins>
    </w:p>
    <w:p ns2:paraId="5E3256FF" ns2:textId="5AB0A8F3" w:rsidR="00707710" w:rsidRPr="00E87FBB" w:rsidRDefault="00707710" w:rsidP="00936F72">
      <w:pPr>
        <w:spacing w:before="60" w:after="240"/>
        <w:ind w:left="360" w:hanging="360"/>
        <w:rPr>
          <w:rFonts w:eastAsia="Calibri"/>
        </w:rPr>
      </w:pPr>
      <w:del w:id="7543" w:author="GoldenCorpusHarness" w:date="2026-03-28T21:57:49Z">
        <w:r>
          <w:delText>1.P</w:delText>
        </w:r>
      </w:del>
      <w:ins w:id="7544" w:author="GoldenCorpusHarness" w:date="2026-03-28T21:57:49Z">
        <w:r>
          <w:t>Immunoth</w:t>
        </w:r>
      </w:ins>
      <w:r>
        <w:t>er</w:t>
      </w:r>
      <w:ins w:id="7545" w:author="GoldenCorpusHarness" w:date="2026-03-28T21:57:49Z">
        <w:r>
          <w:t>apy not speci</w:t>
        </w:r>
      </w:ins>
      <w:r>
        <w:t>f</w:t>
      </w:r>
      <w:del w:id="7546" w:author="GoldenCorpusHarness" w:date="2026-03-28T21:57:49Z">
        <w:r>
          <w:delText>orm</w:delText>
        </w:r>
      </w:del>
      <w:ins w:id="7547" w:author="GoldenCorpusHarness" w:date="2026-03-28T21:57:49Z">
        <w:r>
          <w:t>ied</w:t>
        </w:r>
      </w:ins>
      <w:r>
        <w:t xml:space="preserve"> </w:t>
      </w:r>
      <w:del w:id="7548" w:author="GoldenCorpusHarness" w:date="2026-03-28T21:57:49Z">
        <w:r>
          <w:delText>ur</w:delText>
        </w:r>
      </w:del>
      <w:r>
        <w:t>in</w:t>
      </w:r>
      <w:del w:id="7549" w:author="GoldenCorpusHarness" w:date="2026-03-28T21:57:49Z">
        <w:r>
          <w:delText>e dipstick testing or urinalysis per</w:delText>
        </w:r>
      </w:del>
      <w:r>
        <w:t xml:space="preserve"> th</w:t>
      </w:r>
      <w:del w:id="7550" w:author="GoldenCorpusHarness" w:date="2026-03-28T21:57:49Z">
        <w:r>
          <w:delText xml:space="preserve">e SoA  Urine dipstick testing </w:delText>
        </w:r>
      </w:del>
      <w:r>
        <w:t>is</w:t>
      </w:r>
      <w:del w:id="7551" w:author="GoldenCorpusHarness" w:date="2026-03-28T21:57:49Z">
        <w:r>
          <w:delText xml:space="preserve"> the preferred method for testing for urinary</w:delText>
        </w:r>
      </w:del>
      <w:r>
        <w:t xml:space="preserve"> prot</w:t>
      </w:r>
      <w:del w:id="7552" w:author="GoldenCorpusHarness" w:date="2026-03-28T21:57:49Z">
        <w:r>
          <w:delText>ein, h</w:delText>
        </w:r>
      </w:del>
      <w:r>
        <w:t>o</w:t>
      </w:r>
      <w:del w:id="7553" w:author="GoldenCorpusHarness" w:date="2026-03-28T21:57:49Z">
        <w:r>
          <w:delText>wever, urina</w:delText>
        </w:r>
      </w:del>
      <w:ins w:id="7554" w:author="GoldenCorpusHarness" w:date="2026-03-28T21:57:49Z">
        <w:r>
          <w:t>co</w:t>
        </w:r>
      </w:ins>
      <w:r>
        <w:t>l</w:t>
      </w:r>
      <w:del w:id="7555" w:author="GoldenCorpusHarness" w:date="2026-03-28T21:57:49Z">
        <w:r>
          <w:delText>ysis may be used if the use of urine dipsticks is not feasible.</w:delText>
        </w:r>
      </w:del>
    </w:p>
    <w:p ns2:paraId="4C406C99" ns2:textId="313CCD00" w:rsidR="00707710" w:rsidRPr="00E87FBB" w:rsidRDefault="00707710" w:rsidP="00936F72">
      <w:pPr>
        <w:spacing w:before="60" w:after="240"/>
        <w:ind w:left="360" w:hanging="360"/>
        <w:rPr>
          <w:rFonts w:eastAsia="Calibri"/>
        </w:rPr>
      </w:pPr>
      <w:del w:id="7556" w:author="GoldenCorpusHarness" w:date="2026-03-28T21:57:49Z">
        <w:r>
          <w:delText>2.A 24-</w:delText>
        </w:r>
      </w:del>
      <w:ins w:id="7557" w:author="GoldenCorpusHarness" w:date="2026-03-28T21:57:49Z">
        <w:r>
          <w:t>C</w:t>
        </w:r>
      </w:ins>
      <w:r>
        <w:t>h</w:t>
      </w:r>
      <w:ins w:id="7558" w:author="GoldenCorpusHarness" w:date="2026-03-28T21:57:49Z">
        <w:r>
          <w:t>em</w:t>
        </w:r>
      </w:ins>
      <w:r>
        <w:t>o</w:t>
      </w:r>
      <w:del w:id="7559" w:author="GoldenCorpusHarness" w:date="2026-03-28T21:57:49Z">
        <w:r>
          <w:delText>ur urine collection initiated as soon as possible and at least wi</w:delText>
        </w:r>
      </w:del>
      <w:r>
        <w:t>th</w:t>
      </w:r>
      <w:del w:id="7560" w:author="GoldenCorpusHarness" w:date="2026-03-28T21:57:49Z">
        <w:r>
          <w:delText>i</w:delText>
        </w:r>
      </w:del>
      <w:ins w:id="7561" w:author="GoldenCorpusHarness" w:date="2026-03-28T21:57:49Z">
        <w:r>
          <w:t xml:space="preserve">erapy </w:t>
        </w:r>
      </w:ins>
      <w:r>
        <w:t>n</w:t>
      </w:r>
      <w:del w:id="7562" w:author="GoldenCorpusHarness" w:date="2026-03-28T21:57:49Z">
        <w:r>
          <w:delText xml:space="preserve"> 72 h</w:delText>
        </w:r>
      </w:del>
      <w:r>
        <w:t>o</w:t>
      </w:r>
      <w:del w:id="7563" w:author="GoldenCorpusHarness" w:date="2026-03-28T21:57:49Z">
        <w:r>
          <w:delText>urs (or an immedia</w:delText>
        </w:r>
      </w:del>
      <w:r>
        <w:t>t</w:t>
      </w:r>
      <w:del w:id="7564" w:author="GoldenCorpusHarness" w:date="2026-03-28T21:57:49Z">
        <w:r>
          <w:delText>e</w:delText>
        </w:r>
      </w:del>
      <w:r>
        <w:t xml:space="preserve"> sp</w:t>
      </w:r>
      <w:del w:id="7565" w:author="GoldenCorpusHarness" w:date="2026-03-28T21:57:49Z">
        <w:r>
          <w:delText>ot UPCR t</w:delText>
        </w:r>
      </w:del>
      <w:r>
        <w:t>e</w:t>
      </w:r>
      <w:del w:id="7566" w:author="GoldenCorpusHarness" w:date="2026-03-28T21:57:49Z">
        <w:r>
          <w:delText xml:space="preserve">st) </w:delText>
        </w:r>
      </w:del>
      <w:ins w:id="7567" w:author="GoldenCorpusHarness" w:date="2026-03-28T21:57:49Z">
        <w:r>
          <w:t>c</w:t>
        </w:r>
      </w:ins>
      <w:r>
        <w:t>i</w:t>
      </w:r>
      <w:del w:id="7568" w:author="GoldenCorpusHarness" w:date="2026-03-28T21:57:49Z">
        <w:r>
          <w:delText>s requ</w:delText>
        </w:r>
      </w:del>
      <w:ins w:id="7569" w:author="GoldenCorpusHarness" w:date="2026-03-28T21:57:49Z">
        <w:r>
          <w:t>f</w:t>
        </w:r>
      </w:ins>
      <w:r>
        <w:t>i</w:t>
      </w:r>
      <w:del w:id="7570" w:author="GoldenCorpusHarness" w:date="2026-03-28T21:57:49Z">
        <w:r>
          <w:delText>r</w:delText>
        </w:r>
      </w:del>
      <w:r>
        <w:t>ed in th</w:t>
      </w:r>
      <w:del w:id="7571" w:author="GoldenCorpusHarness" w:date="2026-03-28T21:57:49Z">
        <w:r>
          <w:delText>e</w:delText>
        </w:r>
      </w:del>
      <w:ins w:id="7572" w:author="GoldenCorpusHarness" w:date="2026-03-28T21:57:49Z">
        <w:r>
          <w:t>is</w:t>
        </w:r>
      </w:ins>
      <w:r>
        <w:t xml:space="preserve"> </w:t>
      </w:r>
      <w:del w:id="7573" w:author="GoldenCorpusHarness" w:date="2026-03-28T21:57:49Z">
        <w:r>
          <w:delText>f</w:delText>
        </w:r>
      </w:del>
      <w:ins w:id="7574" w:author="GoldenCorpusHarness" w:date="2026-03-28T21:57:49Z">
        <w:r>
          <w:t>protoc</w:t>
        </w:r>
      </w:ins>
      <w:r>
        <w:t>ol</w:t>
      </w:r>
      <w:del w:id="7575" w:author="GoldenCorpusHarness" w:date="2026-03-28T21:57:49Z">
        <w:r>
          <w:delText>lowing situations:</w:delText>
        </w:r>
      </w:del>
    </w:p>
    <w:p ns2:paraId="5E92FC00" ns2:textId="37FA8738" w:rsidR="00707710" w:rsidRPr="00E87FBB" w:rsidRDefault="00707710" w:rsidP="00936F72">
      <w:pPr>
        <w:spacing w:before="60" w:after="240"/>
        <w:ind w:left="720" w:hanging="360"/>
        <w:rPr>
          <w:rFonts w:eastAsia="Calibri"/>
        </w:rPr>
      </w:pPr>
      <w:del w:id="7576" w:author="GoldenCorpusHarness" w:date="2026-03-28T21:57:49Z">
        <w:r>
          <w:delText>-Th</w:delText>
        </w:r>
      </w:del>
      <w:ins w:id="7577" w:author="GoldenCorpusHarness" w:date="2026-03-28T21:57:49Z">
        <w:r>
          <w:t>Inv</w:t>
        </w:r>
      </w:ins>
      <w:r>
        <w:t>e</w:t>
      </w:r>
      <w:del w:id="7578" w:author="GoldenCorpusHarness" w:date="2026-03-28T21:57:49Z">
        <w:r>
          <w:delText xml:space="preserve"> first (initial) occurrence of ≥2+ (≥100 mg/dL) proteinuria on urine dip</w:delText>
        </w:r>
      </w:del>
      <w:r>
        <w:t>sti</w:t>
      </w:r>
      <w:del w:id="7579" w:author="GoldenCorpusHarness" w:date="2026-03-28T21:57:49Z">
        <w:r>
          <w:delText>ck (</w:delText>
        </w:r>
      </w:del>
      <w:ins w:id="7580" w:author="GoldenCorpusHarness" w:date="2026-03-28T21:57:49Z">
        <w:r>
          <w:t>gati</w:t>
        </w:r>
      </w:ins>
      <w:r>
        <w:t>o</w:t>
      </w:r>
      <w:del w:id="7581" w:author="GoldenCorpusHarness" w:date="2026-03-28T21:57:49Z">
        <w:r>
          <w:delText>r uri</w:delText>
        </w:r>
      </w:del>
      <w:r>
        <w:t>nal</w:t>
      </w:r>
      <w:del w:id="7582" w:author="GoldenCorpusHarness" w:date="2026-03-28T21:57:49Z">
        <w:r>
          <w:delText>y</w:delText>
        </w:r>
      </w:del>
      <w:ins w:id="7583" w:author="GoldenCorpusHarness" w:date="2026-03-28T21:57:49Z">
        <w:r>
          <w:t xml:space="preserve"> agent</w:t>
        </w:r>
      </w:ins>
      <w:r>
        <w:t>s</w:t>
      </w:r>
      <w:del w:id="7584" w:author="GoldenCorpusHarness" w:date="2026-03-28T21:57:49Z">
        <w:r>
          <w:delText>is)</w:delText>
        </w:r>
      </w:del>
      <w:r>
        <w:t xml:space="preserve"> </w:t>
      </w:r>
      <w:del w:id="7585" w:author="GoldenCorpusHarness" w:date="2026-03-28T21:57:49Z">
        <w:r>
          <w:delText>w</w:delText>
        </w:r>
      </w:del>
      <w:ins w:id="7586" w:author="GoldenCorpusHarness" w:date="2026-03-28T21:57:49Z">
        <w:r>
          <w:t>ot</w:t>
        </w:r>
      </w:ins>
      <w:r>
        <w:t>h</w:t>
      </w:r>
      <w:del w:id="7587" w:author="GoldenCorpusHarness" w:date="2026-03-28T21:57:49Z">
        <w:r>
          <w:delText>il</w:delText>
        </w:r>
      </w:del>
      <w:r>
        <w:t>e</w:t>
      </w:r>
      <w:ins w:id="7588" w:author="GoldenCorpusHarness" w:date="2026-03-28T21:57:49Z">
        <w:r>
          <w:t>r</w:t>
        </w:r>
      </w:ins>
      <w:r>
        <w:t xml:space="preserve"> th</w:t>
      </w:r>
      <w:del w:id="7589" w:author="GoldenCorpusHarness" w:date="2026-03-28T21:57:49Z">
        <w:r>
          <w:delText>e</w:delText>
        </w:r>
      </w:del>
      <w:ins w:id="7590" w:author="GoldenCorpusHarness" w:date="2026-03-28T21:57:49Z">
        <w:r>
          <w:t>an</w:t>
        </w:r>
      </w:ins>
      <w:r>
        <w:t xml:space="preserve"> p</w:t>
      </w:r>
      <w:ins w:id="7591" w:author="GoldenCorpusHarness" w:date="2026-03-28T21:57:49Z">
        <w:r>
          <w:t>embrolizum</w:t>
        </w:r>
      </w:ins>
      <w:r>
        <w:t>a</w:t>
      </w:r>
      <w:del w:id="7592" w:author="GoldenCorpusHarness" w:date="2026-03-28T21:57:49Z">
        <w:r>
          <w:delText>rticip</w:delText>
        </w:r>
      </w:del>
      <w:ins w:id="7593" w:author="GoldenCorpusHarness" w:date="2026-03-28T21:57:49Z">
        <w:r>
          <w:t xml:space="preserve">b </w:t>
        </w:r>
      </w:ins>
      <w:r>
        <w:t>an</w:t>
      </w:r>
      <w:del w:id="7594" w:author="GoldenCorpusHarness" w:date="2026-03-28T21:57:49Z">
        <w:r>
          <w:delText>t is receiving</w:delText>
        </w:r>
      </w:del>
      <w:ins w:id="7595" w:author="GoldenCorpusHarness" w:date="2026-03-28T21:57:49Z">
        <w:r>
          <w:t>d</w:t>
        </w:r>
      </w:ins>
      <w:r>
        <w:t xml:space="preserve"> lenvatinib</w:t>
      </w:r>
      <w:del w:id="7596" w:author="GoldenCorpusHarness" w:date="2026-03-28T21:57:49Z">
        <w:r>
          <w:delText xml:space="preserve"> .</w:delText>
        </w:r>
      </w:del>
    </w:p>
    <w:p ns2:paraId="19C5A53E" ns2:textId="77777777" w:rsidR="007B1DB2" w:rsidRPr="007B1DB2" w:rsidRDefault="00707710" w:rsidP="00936F72">
      <w:pPr>
        <w:spacing w:before="60" w:after="240"/>
        <w:ind w:left="720" w:hanging="360"/>
        <w:rPr>
          <w:rFonts w:eastAsia="Calibri"/>
        </w:rPr>
      </w:pPr>
      <w:del w:id="7597" w:author="GoldenCorpusHarness" w:date="2026-03-28T21:57:49Z">
        <w:r>
          <w:delText>-A subsequent incre</w:delText>
        </w:r>
      </w:del>
      <w:ins w:id="7598" w:author="GoldenCorpusHarness" w:date="2026-03-28T21:57:49Z">
        <w:r>
          <w:t>R</w:t>
        </w:r>
      </w:ins>
      <w:r>
        <w:t>a</w:t>
      </w:r>
      <w:del w:id="7599" w:author="GoldenCorpusHarness" w:date="2026-03-28T21:57:49Z">
        <w:r>
          <w:delText xml:space="preserve">se in severity of urine </w:delText>
        </w:r>
      </w:del>
      <w:r>
        <w:t>di</w:t>
      </w:r>
      <w:del w:id="7600" w:author="GoldenCorpusHarness" w:date="2026-03-28T21:57:49Z">
        <w:r>
          <w:delText>ps</w:delText>
        </w:r>
      </w:del>
      <w:ins w:id="7601" w:author="GoldenCorpusHarness" w:date="2026-03-28T21:57:49Z">
        <w:r>
          <w:t>a</w:t>
        </w:r>
      </w:ins>
      <w:r>
        <w:t>ti</w:t>
      </w:r>
      <w:del w:id="7602" w:author="GoldenCorpusHarness" w:date="2026-03-28T21:57:49Z">
        <w:r>
          <w:delText xml:space="preserve">ck or urinalysis proteinuria occurring </w:delText>
        </w:r>
      </w:del>
      <w:r>
        <w:t>on the</w:t>
      </w:r>
      <w:del w:id="7603" w:author="GoldenCorpusHarness" w:date="2026-03-28T21:57:49Z">
        <w:r>
          <w:delText xml:space="preserve"> s</w:delText>
        </w:r>
      </w:del>
      <w:ins w:id="7604" w:author="GoldenCorpusHarness" w:date="2026-03-28T21:57:49Z">
        <w:r>
          <w:t>r</w:t>
        </w:r>
      </w:ins>
      <w:r>
        <w:t>a</w:t>
      </w:r>
      <w:del w:id="7605" w:author="GoldenCorpusHarness" w:date="2026-03-28T21:57:49Z">
        <w:r>
          <w:delText>me lenvatinib dose level</w:delText>
        </w:r>
      </w:del>
      <w:ins w:id="7606" w:author="GoldenCorpusHarness" w:date="2026-03-28T21:57:49Z">
        <w:r>
          <w:t>py</w:t>
        </w:r>
      </w:ins>
    </w:p>
    <w:p ns2:paraId="2522057F" ns2:textId="48AD8F68" w:rsidR="00707710" w:rsidRPr="00E87FBB" w:rsidRDefault="007B1DB2" w:rsidP="00936F72">
      <w:pPr>
        <w:spacing w:before="60" w:after="240"/>
        <w:ind w:left="720" w:hanging="360"/>
        <w:rPr>
          <w:rFonts w:eastAsia="Calibri"/>
        </w:rPr>
      </w:pPr>
      <w:del w:id="7607" w:author="GoldenCorpusHarness" w:date="2026-03-28T21:57:49Z">
        <w:r>
          <w:delText>When there ha</w:delText>
        </w:r>
      </w:del>
      <w:ins w:id="7608" w:author="GoldenCorpusHarness" w:date="2026-03-28T21:57:49Z">
        <w:r>
          <w:t>Live or live-attenuated vaccines within 30 day</w:t>
        </w:r>
      </w:ins>
      <w:r>
        <w:t>s be</w:t>
      </w:r>
      <w:del w:id="7609" w:author="GoldenCorpusHarness" w:date="2026-03-28T21:57:49Z">
        <w:r>
          <w:delText>en a lenvatini</w:delText>
        </w:r>
      </w:del>
      <w:ins w:id="7610" w:author="GoldenCorpusHarness" w:date="2026-03-28T21:57:49Z">
        <w:r>
          <w:t xml:space="preserve">fore the first dose of study intervention and while participating in the study.Note: Any licensed COVID-19 vaccine (including for Emergency Use) in a particular country is allowed in the study as long as they are mRNA vaccines, replication-incompetent adenoviral vaccines, or inactivated vaccines. These vaccines will </w:t>
        </w:r>
      </w:ins>
      <w:r>
        <w:t>b</w:t>
      </w:r>
      <w:del w:id="7611" w:author="GoldenCorpusHarness" w:date="2026-03-28T21:57:49Z">
        <w:r>
          <w:delText xml:space="preserve"> dose reduction and at the new dose level the urine protein dipstick result is ≥2+ (≥100 </w:delText>
        </w:r>
      </w:del>
      <w:ins w:id="7612" w:author="GoldenCorpusHarness" w:date="2026-03-28T21:57:49Z">
        <w:r>
          <w:t>e treated just as any other conco</w:t>
        </w:r>
      </w:ins>
      <w:r>
        <w:t>m</w:t>
      </w:r>
      <w:del w:id="7613" w:author="GoldenCorpusHarness" w:date="2026-03-28T21:57:49Z">
        <w:r>
          <w:delText>g/dL)</w:delText>
        </w:r>
      </w:del>
      <w:ins w:id="7614" w:author="GoldenCorpusHarness" w:date="2026-03-28T21:57:49Z">
        <w:r>
          <w:t>itant therapy</w:t>
        </w:r>
      </w:ins>
      <w:r>
        <w:t>.</w:t>
      </w:r>
    </w:p>
    <w:p ns2:paraId="2539A8A3" ns2:textId="77777777" w:rsidR="00707710" w:rsidRPr="00E87FBB" w:rsidRDefault="00707710" w:rsidP="00936F72">
      <w:pPr>
        <w:spacing w:before="60" w:after="240"/>
        <w:ind w:left="360" w:hanging="360"/>
        <w:rPr>
          <w:rFonts w:eastAsia="Calibri"/>
        </w:rPr>
      </w:pPr>
      <w:del w:id="7615" w:author="GoldenCorpusHarness" w:date="2026-03-28T21:57:49Z">
        <w:r>
          <w:delText>3.A 24-hou</w:delText>
        </w:r>
      </w:del>
      <w:ins w:id="7616" w:author="GoldenCorpusHarness" w:date="2026-03-28T21:57:49Z">
        <w:r>
          <w:t>Refe</w:t>
        </w:r>
      </w:ins>
      <w:r>
        <w:t>r</w:t>
      </w:r>
      <w:del w:id="7617" w:author="GoldenCorpusHarness" w:date="2026-03-28T21:57:49Z">
        <w:r>
          <w:delText xml:space="preserve"> urine collection (initiated as soon as possible and at least within 72 hours)</w:delText>
        </w:r>
      </w:del>
      <w:r>
        <w:t xml:space="preserve"> to </w:t>
      </w:r>
      <w:del w:id="7618" w:author="GoldenCorpusHarness" w:date="2026-03-28T21:57:49Z">
        <w:r>
          <w:delText>v</w:delText>
        </w:r>
      </w:del>
      <w:ins w:id="7619" w:author="GoldenCorpusHarness" w:date="2026-03-28T21:57:49Z">
        <w:r>
          <w:t>App</w:t>
        </w:r>
      </w:ins>
      <w:r>
        <w:t>e</w:t>
      </w:r>
      <w:ins w:id="7620" w:author="GoldenCorpusHarness" w:date="2026-03-28T21:57:49Z">
        <w:r>
          <w:t>ndix 7 fo</w:t>
        </w:r>
      </w:ins>
      <w:r>
        <w:t>r</w:t>
      </w:r>
      <w:ins w:id="7621" w:author="GoldenCorpusHarness" w:date="2026-03-28T21:57:49Z">
        <w:r>
          <w:t xml:space="preserve"> country-spec</w:t>
        </w:r>
      </w:ins>
      <w:r>
        <w:t>if</w:t>
      </w:r>
      <w:del w:id="7622" w:author="GoldenCorpusHarness" w:date="2026-03-28T21:57:49Z">
        <w:r>
          <w:delText>y the grade of prote</w:delText>
        </w:r>
      </w:del>
      <w:r>
        <w:t>i</w:t>
      </w:r>
      <w:del w:id="7623" w:author="GoldenCorpusHarness" w:date="2026-03-28T21:57:49Z">
        <w:r>
          <w:delText>nuria is</w:delText>
        </w:r>
      </w:del>
      <w:ins w:id="7624" w:author="GoldenCorpusHarness" w:date="2026-03-28T21:57:49Z">
        <w:r>
          <w:t>c</w:t>
        </w:r>
      </w:ins>
      <w:r>
        <w:t xml:space="preserve"> require</w:t>
      </w:r>
      <w:del w:id="7625" w:author="GoldenCorpusHarness" w:date="2026-03-28T21:57:49Z">
        <w:r>
          <w:delText>d wh</w:delText>
        </w:r>
      </w:del>
      <w:ins w:id="7626" w:author="GoldenCorpusHarness" w:date="2026-03-28T21:57:49Z">
        <w:r>
          <w:t>m</w:t>
        </w:r>
      </w:ins>
      <w:r>
        <w:t>en</w:t>
      </w:r>
      <w:del w:id="7627" w:author="GoldenCorpusHarness" w:date="2026-03-28T21:57:49Z">
        <w:r>
          <w:delText xml:space="preserve"> UPCR i</w:delText>
        </w:r>
      </w:del>
      <w:ins w:id="7628" w:author="GoldenCorpusHarness" w:date="2026-03-28T21:57:49Z">
        <w:r>
          <w:t>t</w:t>
        </w:r>
      </w:ins>
      <w:r>
        <w:t>s</w:t>
      </w:r>
      <w:del w:id="7629" w:author="GoldenCorpusHarness" w:date="2026-03-28T21:57:49Z">
        <w:r>
          <w:delText xml:space="preserve"> ≥2</w:delText>
        </w:r>
      </w:del>
      <w:r>
        <w:t>.</w:t>
      </w:r>
      <w:del w:id="7630" w:author="GoldenCorpusHarness" w:date="2026-03-28T21:57:49Z">
        <w:r>
          <w:delText>4.</w:delText>
        </w:r>
      </w:del>
    </w:p>
    <w:p ns2:paraId="21D59041" ns2:textId="77777777" w:rsidR="00707710" w:rsidRPr="00E87FBB" w:rsidRDefault="00707710" w:rsidP="00936F72">
      <w:pPr>
        <w:spacing w:before="60" w:after="240"/>
        <w:rPr>
          <w:rFonts w:eastAsia="Calibri"/>
          <w:b/>
        </w:rPr>
      </w:pPr>
      <w:del w:id="7631" w:author="GoldenCorpusHarness" w:date="2026-03-28T21:57:49Z">
        <w:r>
          <w:delText>G</w:delText>
        </w:r>
      </w:del>
      <w:ins w:id="7632" w:author="GoldenCorpusHarness" w:date="2026-03-28T21:57:49Z">
        <w:r>
          <w:t>Systemic glucoco</w:t>
        </w:r>
      </w:ins>
      <w:r>
        <w:t>r</w:t>
      </w:r>
      <w:del w:id="7633" w:author="GoldenCorpusHarness" w:date="2026-03-28T21:57:49Z">
        <w:r>
          <w:delText>a</w:delText>
        </w:r>
      </w:del>
      <w:ins w:id="7634" w:author="GoldenCorpusHarness" w:date="2026-03-28T21:57:49Z">
        <w:r>
          <w:t>ticoi</w:t>
        </w:r>
      </w:ins>
      <w:r>
        <w:t>d</w:t>
      </w:r>
      <w:ins w:id="7635" w:author="GoldenCorpusHarness" w:date="2026-03-28T21:57:49Z">
        <w:r>
          <w:t>s except when used for the follow</w:t>
        </w:r>
      </w:ins>
      <w:r>
        <w:t xml:space="preserve">ing </w:t>
      </w:r>
      <w:del w:id="7636" w:author="GoldenCorpusHarness" w:date="2026-03-28T21:57:49Z">
        <w:r>
          <w:delText>of Protein</w:delText>
        </w:r>
      </w:del>
      <w:ins w:id="7637" w:author="GoldenCorpusHarness" w:date="2026-03-28T21:57:49Z">
        <w:r>
          <w:t>p</w:t>
        </w:r>
      </w:ins>
      <w:r>
        <w:t>ur</w:t>
      </w:r>
      <w:del w:id="7638" w:author="GoldenCorpusHarness" w:date="2026-03-28T21:57:49Z">
        <w:r>
          <w:delText>ia</w:delText>
        </w:r>
      </w:del>
      <w:ins w:id="7639" w:author="GoldenCorpusHarness" w:date="2026-03-28T21:57:49Z">
        <w:r>
          <w:t>poses:</w:t>
        </w:r>
      </w:ins>
    </w:p>
    <w:p ns2:paraId="190BCE81" ns2:textId="096704CD" w:rsidR="00707710" w:rsidRPr="00BE0061" w:rsidRDefault="00BE0061" w:rsidP="00936F72">
      <w:pPr>
        <w:pStyle w:val="ListParagraph"/>
        <w:numPr>
          <w:ilvl w:val="0"/>
          <w:numId w:val="29"/>
        </w:numPr>
        <w:spacing w:before="60" w:after="240"/>
        <w:contextualSpacing w:val="0"/>
        <w:rPr>
          <w:rFonts w:eastAsia="Calibri"/>
        </w:rPr>
      </w:pPr>
      <w:del w:id="7640" w:author="GoldenCorpusHarness" w:date="2026-03-28T21:57:49Z">
        <w:r>
          <w:delText>Gr</w:delText>
        </w:r>
      </w:del>
      <w:ins w:id="7641" w:author="GoldenCorpusHarness" w:date="2026-03-28T21:57:49Z">
        <w:r>
          <w:t>To modul</w:t>
        </w:r>
      </w:ins>
      <w:r>
        <w:t>a</w:t>
      </w:r>
      <w:del w:id="7642" w:author="GoldenCorpusHarness" w:date="2026-03-28T21:57:49Z">
        <w:r>
          <w:delText>ding</w:delText>
        </w:r>
      </w:del>
      <w:ins w:id="7643" w:author="GoldenCorpusHarness" w:date="2026-03-28T21:57:49Z">
        <w:r>
          <w:t>te symptoms of</w:t>
        </w:r>
      </w:ins>
      <w:r>
        <w:t xml:space="preserve"> a</w:t>
      </w:r>
      <w:del w:id="7644" w:author="GoldenCorpusHarness" w:date="2026-03-28T21:57:49Z">
        <w:r>
          <w:delText>ccordi</w:delText>
        </w:r>
      </w:del>
      <w:r>
        <w:t>n</w:t>
      </w:r>
      <w:del w:id="7645" w:author="GoldenCorpusHarness" w:date="2026-03-28T21:57:49Z">
        <w:r>
          <w:delText>g</w:delText>
        </w:r>
      </w:del>
      <w:r>
        <w:t xml:space="preserve"> </w:t>
      </w:r>
      <w:del w:id="7646" w:author="GoldenCorpusHarness" w:date="2026-03-28T21:57:49Z">
        <w:r>
          <w:delText>to NCI CTC</w:delText>
        </w:r>
      </w:del>
      <w:r>
        <w:t xml:space="preserve">AE </w:t>
      </w:r>
      <w:del w:id="7647" w:author="GoldenCorpusHarness" w:date="2026-03-28T21:57:49Z">
        <w:r>
          <w:delText xml:space="preserve">v5.0 will be based on </w:delText>
        </w:r>
      </w:del>
      <w:r>
        <w:t>th</w:t>
      </w:r>
      <w:del w:id="7648" w:author="GoldenCorpusHarness" w:date="2026-03-28T21:57:49Z">
        <w:r>
          <w:delText>e 24-hour urin</w:delText>
        </w:r>
      </w:del>
      <w:r>
        <w:t>a</w:t>
      </w:r>
      <w:del w:id="7649" w:author="GoldenCorpusHarness" w:date="2026-03-28T21:57:49Z">
        <w:r>
          <w:delText>ry protein result if one has been obtained. If the participant has 4+ proteinuria by dipstick (≥1000 mg/dL by urinalysis), a 24-hour urinary protein resul</w:delText>
        </w:r>
      </w:del>
      <w:r>
        <w:t xml:space="preserve">t is </w:t>
      </w:r>
      <w:del w:id="7650" w:author="GoldenCorpusHarness" w:date="2026-03-28T21:57:49Z">
        <w:r>
          <w:delText>r</w:delText>
        </w:r>
      </w:del>
      <w:ins w:id="7651" w:author="GoldenCorpusHarness" w:date="2026-03-28T21:57:49Z">
        <w:r>
          <w:t>susp</w:t>
        </w:r>
      </w:ins>
      <w:r>
        <w:t>e</w:t>
      </w:r>
      <w:del w:id="7652" w:author="GoldenCorpusHarness" w:date="2026-03-28T21:57:49Z">
        <w:r>
          <w:delText>quir</w:delText>
        </w:r>
      </w:del>
      <w:ins w:id="7653" w:author="GoldenCorpusHarness" w:date="2026-03-28T21:57:49Z">
        <w:r>
          <w:t>ct</w:t>
        </w:r>
      </w:ins>
      <w:r>
        <w:t xml:space="preserve">ed to </w:t>
      </w:r>
      <w:del w:id="7654" w:author="GoldenCorpusHarness" w:date="2026-03-28T21:57:49Z">
        <w:r>
          <w:delText>confirm Gr</w:delText>
        </w:r>
      </w:del>
      <w:ins w:id="7655" w:author="GoldenCorpusHarness" w:date="2026-03-28T21:57:49Z">
        <w:r>
          <w:t>h</w:t>
        </w:r>
      </w:ins>
      <w:r>
        <w:t>a</w:t>
      </w:r>
      <w:del w:id="7656" w:author="GoldenCorpusHarness" w:date="2026-03-28T21:57:49Z">
        <w:r>
          <w:delText>d</w:delText>
        </w:r>
      </w:del>
      <w:ins w:id="7657" w:author="GoldenCorpusHarness" w:date="2026-03-28T21:57:49Z">
        <w:r>
          <w:t>v</w:t>
        </w:r>
      </w:ins>
      <w:r>
        <w:t xml:space="preserve">e </w:t>
      </w:r>
      <w:del w:id="7658" w:author="GoldenCorpusHarness" w:date="2026-03-28T21:57:49Z">
        <w:r>
          <w:delText>3 proteinuria. M</w:delText>
        </w:r>
      </w:del>
      <w:r>
        <w:t>an</w:t>
      </w:r>
      <w:del w:id="7659" w:author="GoldenCorpusHarness" w:date="2026-03-28T21:57:49Z">
        <w:r>
          <w:delText>a</w:delText>
        </w:r>
      </w:del>
      <w:ins w:id="7660" w:author="GoldenCorpusHarness" w:date="2026-03-28T21:57:49Z">
        <w:r>
          <w:t xml:space="preserve"> immunolo</w:t>
        </w:r>
      </w:ins>
      <w:r>
        <w:t>g</w:t>
      </w:r>
      <w:ins w:id="7661" w:author="GoldenCorpusHarness" w:date="2026-03-28T21:57:49Z">
        <w:r>
          <w:t xml:space="preserve">ic </w:t>
        </w:r>
      </w:ins>
      <w:r>
        <w:t>e</w:t>
      </w:r>
      <w:del w:id="7662" w:author="GoldenCorpusHarness" w:date="2026-03-28T21:57:49Z">
        <w:r>
          <w:delText>ment of lenvatinib administra</w:delText>
        </w:r>
      </w:del>
      <w:r>
        <w:t>tio</w:t>
      </w:r>
      <w:del w:id="7663" w:author="GoldenCorpusHarness" w:date="2026-03-28T21:57:49Z">
        <w:r>
          <w:delText>n wi</w:delText>
        </w:r>
      </w:del>
      <w:r>
        <w:t>l</w:t>
      </w:r>
      <w:del w:id="7664" w:author="GoldenCorpusHarness" w:date="2026-03-28T21:57:49Z">
        <w:r>
          <w:delText xml:space="preserve">l be based </w:delText>
        </w:r>
      </w:del>
      <w:r>
        <w:t>o</w:t>
      </w:r>
      <w:del w:id="7665" w:author="GoldenCorpusHarness" w:date="2026-03-28T21:57:49Z">
        <w:r>
          <w:delText xml:space="preserve">n the </w:delText>
        </w:r>
      </w:del>
      <w:r>
        <w:t>g</w:t>
      </w:r>
      <w:del w:id="7666" w:author="GoldenCorpusHarness" w:date="2026-03-28T21:57:49Z">
        <w:r>
          <w:delText>rade of proteinuria according to .</w:delText>
        </w:r>
      </w:del>
      <w:ins w:id="7667" w:author="GoldenCorpusHarness" w:date="2026-03-28T21:57:49Z">
        <w:r>
          <w:t>y</w:t>
        </w:r>
      </w:ins>
    </w:p>
    <w:p ns2:paraId="4C022D5C" ns2:textId="77777777" w:rsidR="00707710" w:rsidRPr="00E87FBB" w:rsidRDefault="00707710" w:rsidP="00936F72">
      <w:pPr>
        <w:spacing w:before="60" w:after="240"/>
        <w:rPr>
          <w:rFonts w:eastAsia="Calibri"/>
          <w:b/>
        </w:rPr>
      </w:pPr>
      <w:del w:id="7668" w:author="GoldenCorpusHarness" w:date="2026-03-28T21:57:49Z">
        <w:r>
          <w:delText>M</w:delText>
        </w:r>
      </w:del>
      <w:ins w:id="7669" w:author="GoldenCorpusHarness" w:date="2026-03-28T21:57:49Z">
        <w:r>
          <w:t>For the preventi</w:t>
        </w:r>
      </w:ins>
      <w:r>
        <w:t>on</w:t>
      </w:r>
      <w:ins w:id="7670" w:author="GoldenCorpusHarness" w:date="2026-03-28T21:57:49Z">
        <w:r>
          <w:t xml:space="preserve"> of emes</w:t>
        </w:r>
      </w:ins>
      <w:r>
        <w:t>i</w:t>
      </w:r>
      <w:del w:id="7671" w:author="GoldenCorpusHarness" w:date="2026-03-28T21:57:49Z">
        <w:r>
          <w:delText>toring</w:delText>
        </w:r>
      </w:del>
      <w:ins w:id="7672" w:author="GoldenCorpusHarness" w:date="2026-03-28T21:57:49Z">
        <w:r>
          <w:t>s</w:t>
        </w:r>
      </w:ins>
    </w:p>
    <w:p ns2:paraId="0A930D59" ns2:textId="4E117B91" w:rsidR="00707710" w:rsidRPr="004D6518" w:rsidRDefault="004D6518" w:rsidP="00936F72">
      <w:pPr>
        <w:numPr>
          <w:ilvl w:val="0"/>
          <w:numId w:val="1"/>
        </w:numPr>
        <w:spacing w:before="60" w:after="240"/>
        <w:rPr>
          <w:rFonts w:eastAsiaTheme="minorHAnsi" w:cstheme="minorBidi"/>
          <w:szCs w:val="22"/>
        </w:rPr>
      </w:pPr>
      <w:del w:id="7673" w:author="GoldenCorpusHarness" w:date="2026-03-28T21:57:49Z">
        <w:r>
          <w:delText xml:space="preserve">Urine dipstick </w:delText>
        </w:r>
      </w:del>
      <w:ins w:id="7674" w:author="GoldenCorpusHarness" w:date="2026-03-28T21:57:49Z">
        <w:r>
          <w:t>T</w:t>
        </w:r>
      </w:ins>
      <w:r>
        <w:t>o</w:t>
      </w:r>
      <w:del w:id="7675" w:author="GoldenCorpusHarness" w:date="2026-03-28T21:57:49Z">
        <w:r>
          <w:delText>r urinalysis testing for participants with</w:delText>
        </w:r>
      </w:del>
      <w:r>
        <w:t xml:space="preserve"> pr</w:t>
      </w:r>
      <w:del w:id="7676" w:author="GoldenCorpusHarness" w:date="2026-03-28T21:57:49Z">
        <w:r>
          <w:delText>ot</w:delText>
        </w:r>
      </w:del>
      <w:r>
        <w:t>e</w:t>
      </w:r>
      <w:del w:id="7677" w:author="GoldenCorpusHarness" w:date="2026-03-28T21:57:49Z">
        <w:r>
          <w:delText>inuria ≥2+ (≥100 mg/dL) should be perfor</w:delText>
        </w:r>
      </w:del>
      <w:r>
        <w:t>me</w:t>
      </w:r>
      <w:del w:id="7678" w:author="GoldenCorpusHarness" w:date="2026-03-28T21:57:49Z">
        <w:r>
          <w:delText>d on Day 15  (or more frequently as clinically in</w:delText>
        </w:r>
      </w:del>
      <w:r>
        <w:t>dicate</w:t>
      </w:r>
      <w:del w:id="7679" w:author="GoldenCorpusHarness" w:date="2026-03-28T21:57:49Z">
        <w:r>
          <w:delText>d) until the results have been 1+ (30 mg/dL) or negative</w:delText>
        </w:r>
      </w:del>
      <w:r>
        <w:t xml:space="preserve"> for </w:t>
      </w:r>
      <w:del w:id="7680" w:author="GoldenCorpusHarness" w:date="2026-03-28T21:57:49Z">
        <w:r>
          <w:delText>2</w:delText>
        </w:r>
      </w:del>
      <w:ins w:id="7681" w:author="GoldenCorpusHarness" w:date="2026-03-28T21:57:49Z">
        <w:r>
          <w:t>IV</w:t>
        </w:r>
      </w:ins>
      <w:r>
        <w:t xml:space="preserve"> con</w:t>
      </w:r>
      <w:del w:id="7682" w:author="GoldenCorpusHarness" w:date="2026-03-28T21:57:49Z">
        <w:r>
          <w:delText xml:space="preserve">secutive </w:delText>
        </w:r>
      </w:del>
      <w:r>
        <w:t>tr</w:t>
      </w:r>
      <w:del w:id="7683" w:author="GoldenCorpusHarness" w:date="2026-03-28T21:57:49Z">
        <w:r>
          <w:delText>e</w:delText>
        </w:r>
      </w:del>
      <w:r>
        <w:t>a</w:t>
      </w:r>
      <w:del w:id="7684" w:author="GoldenCorpusHarness" w:date="2026-03-28T21:57:49Z">
        <w:r>
          <w:delText>tmen</w:delText>
        </w:r>
      </w:del>
      <w:ins w:id="7685" w:author="GoldenCorpusHarness" w:date="2026-03-28T21:57:49Z">
        <w:r>
          <w:t>s</w:t>
        </w:r>
      </w:ins>
      <w:r>
        <w:t xml:space="preserve">t </w:t>
      </w:r>
      <w:del w:id="7686" w:author="GoldenCorpusHarness" w:date="2026-03-28T21:57:49Z">
        <w:r>
          <w:delText>cyc</w:delText>
        </w:r>
      </w:del>
      <w:ins w:id="7687" w:author="GoldenCorpusHarness" w:date="2026-03-28T21:57:49Z">
        <w:r>
          <w:t>al</w:t>
        </w:r>
      </w:ins>
      <w:r>
        <w:t>le</w:t>
      </w:r>
      <w:ins w:id="7688" w:author="GoldenCorpusHarness" w:date="2026-03-28T21:57:49Z">
        <w:r>
          <w:t>rgie</w:t>
        </w:r>
      </w:ins>
      <w:r>
        <w:t>s</w:t>
      </w:r>
      <w:del w:id="7689" w:author="GoldenCorpusHarness" w:date="2026-03-28T21:57:49Z">
        <w:r>
          <w:delText xml:space="preserve">.  </w:delText>
        </w:r>
      </w:del>
    </w:p>
    <w:p ns2:paraId="4673CA86" ns2:textId="541C7D35" w:rsidR="00707710" w:rsidRDefault="00707710" w:rsidP="00936F72">
      <w:pPr>
        <w:pStyle w:val="paragraph"/>
        <w:keepLines w:val="0"/>
        <w:numPr>
          <w:ilvl w:val="0"/>
          <w:numId w:val="1"/>
        </w:numPr>
      </w:pPr>
      <w:del w:id="7690" w:author="GoldenCorpusHarness" w:date="2026-03-28T21:57:49Z">
        <w:r>
          <w:delText>P</w:delText>
        </w:r>
      </w:del>
      <w:ins w:id="7691" w:author="GoldenCorpusHarness" w:date="2026-03-28T21:57:49Z">
        <w:r>
          <w:t>To t</w:t>
        </w:r>
      </w:ins>
      <w:r>
        <w:t>r</w:t>
      </w:r>
      <w:del w:id="7692" w:author="GoldenCorpusHarness" w:date="2026-03-28T21:57:49Z">
        <w:r>
          <w:delText>ot</w:delText>
        </w:r>
      </w:del>
      <w:r>
        <w:t>e</w:t>
      </w:r>
      <w:del w:id="7693" w:author="GoldenCorpusHarness" w:date="2026-03-28T21:57:49Z">
        <w:r>
          <w:delText xml:space="preserve">inuria monitoring can be performed </w:delText>
        </w:r>
      </w:del>
      <w:r>
        <w:t xml:space="preserve">at </w:t>
      </w:r>
      <w:ins w:id="7694" w:author="GoldenCorpusHarness" w:date="2026-03-28T21:57:49Z">
        <w:r>
          <w:t>as</w:t>
        </w:r>
      </w:ins>
      <w:r>
        <w:t>th</w:t>
      </w:r>
      <w:del w:id="7695" w:author="GoldenCorpusHarness" w:date="2026-03-28T21:57:49Z">
        <w:r>
          <w:delText>e loc</w:delText>
        </w:r>
      </w:del>
      <w:ins w:id="7696" w:author="GoldenCorpusHarness" w:date="2026-03-28T21:57:49Z">
        <w:r>
          <w:t>m</w:t>
        </w:r>
      </w:ins>
      <w:r>
        <w:t>a</w:t>
      </w:r>
      <w:del w:id="7697" w:author="GoldenCorpusHarness" w:date="2026-03-28T21:57:49Z">
        <w:r>
          <w:delText>l laboratory</w:delText>
        </w:r>
      </w:del>
      <w:r>
        <w:t xml:space="preserve"> or </w:t>
      </w:r>
      <w:del w:id="7698" w:author="GoldenCorpusHarness" w:date="2026-03-28T21:57:49Z">
        <w:r>
          <w:delText>inv</w:delText>
        </w:r>
      </w:del>
      <w:ins w:id="7699" w:author="GoldenCorpusHarness" w:date="2026-03-28T21:57:49Z">
        <w:r>
          <w:t xml:space="preserve">COPD </w:t>
        </w:r>
      </w:ins>
      <w:r>
        <w:t>e</w:t>
      </w:r>
      <w:del w:id="7700" w:author="GoldenCorpusHarness" w:date="2026-03-28T21:57:49Z">
        <w:r>
          <w:delText>s</w:delText>
        </w:r>
      </w:del>
      <w:ins w:id="7701" w:author="GoldenCorpusHarness" w:date="2026-03-28T21:57:49Z">
        <w:r>
          <w:t>xacerba</w:t>
        </w:r>
      </w:ins>
      <w:r>
        <w:t>ti</w:t>
      </w:r>
      <w:del w:id="7702" w:author="GoldenCorpusHarness" w:date="2026-03-28T21:57:49Z">
        <w:r>
          <w:delText>g</w:delText>
        </w:r>
      </w:del>
      <w:ins w:id="7703" w:author="GoldenCorpusHarness" w:date="2026-03-28T21:57:49Z">
        <w:r>
          <w:t>ons (only short-term or</w:t>
        </w:r>
      </w:ins>
      <w:r>
        <w:t>a</w:t>
      </w:r>
      <w:del w:id="7704" w:author="GoldenCorpusHarness" w:date="2026-03-28T21:57:49Z">
        <w:r>
          <w:delText>t</w:delText>
        </w:r>
      </w:del>
      <w:ins w:id="7705" w:author="GoldenCorpusHarness" w:date="2026-03-28T21:57:49Z">
        <w:r>
          <w:t xml:space="preserve">l </w:t>
        </w:r>
      </w:ins>
      <w:r>
        <w:t xml:space="preserve">or </w:t>
      </w:r>
      <w:del w:id="7706" w:author="GoldenCorpusHarness" w:date="2026-03-28T21:57:49Z">
        <w:r>
          <w:delText>site,</w:delText>
        </w:r>
      </w:del>
      <w:ins w:id="7707" w:author="GoldenCorpusHarness" w:date="2026-03-28T21:57:49Z">
        <w:r>
          <w:t>IV</w:t>
        </w:r>
      </w:ins>
      <w:r>
        <w:t xml:space="preserve"> </w:t>
      </w:r>
      <w:del w:id="7708" w:author="GoldenCorpusHarness" w:date="2026-03-28T21:57:49Z">
        <w:r>
          <w:delText>but m</w:delText>
        </w:r>
      </w:del>
      <w:r>
        <w:t>us</w:t>
      </w:r>
      <w:del w:id="7709" w:author="GoldenCorpusHarness" w:date="2026-03-28T21:57:49Z">
        <w:r>
          <w:delText>t b</w:delText>
        </w:r>
      </w:del>
      <w:r>
        <w:t xml:space="preserve">e </w:t>
      </w:r>
      <w:ins w:id="7710" w:author="GoldenCorpusHarness" w:date="2026-03-28T21:57:49Z">
        <w:r>
          <w:t xml:space="preserve">in doses &gt;10 </w:t>
        </w:r>
      </w:ins>
      <w:r>
        <w:t>m</w:t>
      </w:r>
      <w:ins w:id="7711" w:author="GoldenCorpusHarness" w:date="2026-03-28T21:57:49Z">
        <w:r>
          <w:t>g/d</w:t>
        </w:r>
      </w:ins>
      <w:r>
        <w:t>a</w:t>
      </w:r>
      <w:del w:id="7712" w:author="GoldenCorpusHarness" w:date="2026-03-28T21:57:49Z">
        <w:r>
          <w:delText>nag</w:delText>
        </w:r>
      </w:del>
      <w:ins w:id="7713" w:author="GoldenCorpusHarness" w:date="2026-03-28T21:57:49Z">
        <w:r>
          <w:t>y pr</w:t>
        </w:r>
      </w:ins>
      <w:r>
        <w:t>ed</w:t>
      </w:r>
      <w:del w:id="7714" w:author="GoldenCorpusHarness" w:date="2026-03-28T21:57:49Z">
        <w:r>
          <w:delText xml:space="preserve"> by th</w:delText>
        </w:r>
      </w:del>
      <w:ins w:id="7715" w:author="GoldenCorpusHarness" w:date="2026-03-28T21:57:49Z">
        <w:r>
          <w:t>nison</w:t>
        </w:r>
      </w:ins>
      <w:r>
        <w:t xml:space="preserve">e </w:t>
      </w:r>
      <w:del w:id="7716" w:author="GoldenCorpusHarness" w:date="2026-03-28T21:57:49Z">
        <w:r>
          <w:delText>s</w:delText>
        </w:r>
      </w:del>
      <w:ins w:id="7717" w:author="GoldenCorpusHarness" w:date="2026-03-28T21:57:49Z">
        <w:r>
          <w:t>equ</w:t>
        </w:r>
      </w:ins>
      <w:r>
        <w:t>i</w:t>
      </w:r>
      <w:ins w:id="7718" w:author="GoldenCorpusHarness" w:date="2026-03-28T21:57:49Z">
        <w:r>
          <w:t>valen</w:t>
        </w:r>
      </w:ins>
      <w:r>
        <w:t>t</w:t>
      </w:r>
      <w:del w:id="7719" w:author="GoldenCorpusHarness" w:date="2026-03-28T21:57:49Z">
        <w:r>
          <w:delText>e physician.</w:delText>
        </w:r>
      </w:del>
      <w:ins w:id="7720" w:author="GoldenCorpusHarness" w:date="2026-03-28T21:57:49Z">
        <w:r>
          <w:t>)</w:t>
        </w:r>
      </w:ins>
    </w:p>
    <w:p ns2:paraId="63FC47B9" ns2:textId="1DE0FED4" w:rsidR="006A467F" w:rsidRPr="00E87FBB" w:rsidRDefault="006A467F" w:rsidP="00936F72">
      <w:pPr>
        <w:pStyle w:val="paragraph"/>
        <w:keepLines w:val="0"/>
        <w:numPr>
          <w:ilvl w:val="0"/>
          <w:numId w:val="1"/>
        </w:numPr>
      </w:pPr>
      <w:del w:id="7721" w:author="GoldenCorpusHarness" w:date="2026-03-28T21:57:49Z">
        <w:r>
          <w:delText>In</w:delText>
        </w:r>
      </w:del>
      <w:ins w:id="7722" w:author="GoldenCorpusHarness" w:date="2026-03-28T21:57:49Z">
        <w:r>
          <w:t>For</w:t>
        </w:r>
      </w:ins>
      <w:r>
        <w:t xml:space="preserve"> </w:t>
      </w:r>
      <w:del w:id="7723" w:author="GoldenCorpusHarness" w:date="2026-03-28T21:57:49Z">
        <w:r>
          <w:delText>the event of nep</w:delText>
        </w:r>
      </w:del>
      <w:ins w:id="7724" w:author="GoldenCorpusHarness" w:date="2026-03-28T21:57:49Z">
        <w:r>
          <w:t>c</w:t>
        </w:r>
      </w:ins>
      <w:r>
        <w:t>hro</w:t>
      </w:r>
      <w:del w:id="7725" w:author="GoldenCorpusHarness" w:date="2026-03-28T21:57:49Z">
        <w:r>
          <w:delText>t</w:delText>
        </w:r>
      </w:del>
      <w:ins w:id="7726" w:author="GoldenCorpusHarness" w:date="2026-03-28T21:57:49Z">
        <w:r>
          <w:t>n</w:t>
        </w:r>
      </w:ins>
      <w:r>
        <w:t>ic sy</w:t>
      </w:r>
      <w:del w:id="7727" w:author="GoldenCorpusHarness" w:date="2026-03-28T21:57:49Z">
        <w:r>
          <w:delText>nd</w:delText>
        </w:r>
      </w:del>
      <w:ins w:id="7728" w:author="GoldenCorpusHarness" w:date="2026-03-28T21:57:49Z">
        <w:r>
          <w:t xml:space="preserve">stemic </w:t>
        </w:r>
      </w:ins>
      <w:r>
        <w:t>r</w:t>
      </w:r>
      <w:del w:id="7729" w:author="GoldenCorpusHarness" w:date="2026-03-28T21:57:49Z">
        <w:r>
          <w:delText>o</w:delText>
        </w:r>
      </w:del>
      <w:ins w:id="7730" w:author="GoldenCorpusHarness" w:date="2026-03-28T21:57:49Z">
        <w:r>
          <w:t>eplace</w:t>
        </w:r>
      </w:ins>
      <w:r>
        <w:t>me</w:t>
      </w:r>
      <w:del w:id="7731" w:author="GoldenCorpusHarness" w:date="2026-03-28T21:57:49Z">
        <w:r>
          <w:delText>,</w:delText>
        </w:r>
      </w:del>
      <w:ins w:id="7732" w:author="GoldenCorpusHarness" w:date="2026-03-28T21:57:49Z">
        <w:r>
          <w:t>nt</w:t>
        </w:r>
      </w:ins>
      <w:r>
        <w:t xml:space="preserve"> </w:t>
      </w:r>
      <w:ins w:id="7733" w:author="GoldenCorpusHarness" w:date="2026-03-28T21:57:49Z">
        <w:r>
          <w:t>not to exceed 10 mg/day prednisone equiva</w:t>
        </w:r>
      </w:ins>
      <w:r>
        <w:t>len</w:t>
      </w:r>
      <w:del w:id="7734" w:author="GoldenCorpusHarness" w:date="2026-03-28T21:57:49Z">
        <w:r>
          <w:delText>va</w:delText>
        </w:r>
      </w:del>
      <w:r>
        <w:t>t</w:t>
      </w:r>
      <w:del w:id="7735" w:author="GoldenCorpusHarness" w:date="2026-03-28T21:57:49Z">
        <w:r>
          <w:delText>inib must be discontinued.</w:delText>
        </w:r>
      </w:del>
    </w:p>
    <w:p ns2:paraId="5B3EDCCA" ns2:textId="3F71E66B" w:rsidR="00707710" w:rsidRDefault="00707710" w:rsidP="00347AC1">
      <w:pPr>
        <w:pStyle w:val="Heading4"/>
      </w:pPr>
      <w:del w:id="7736" w:author="GoldenCorpusHarness" w:date="2026-03-28T21:57:49Z">
        <w:r>
          <w:delText>Mana</w:delText>
        </w:r>
      </w:del>
      <w:ins w:id="7737" w:author="GoldenCorpusHarness" w:date="2026-03-28T21:57:49Z">
        <w:r>
          <w:t xml:space="preserve">Other </w:t>
        </w:r>
      </w:ins>
      <w:r>
        <w:t>g</w:t>
      </w:r>
      <w:ins w:id="7738" w:author="GoldenCorpusHarness" w:date="2026-03-28T21:57:49Z">
        <w:r>
          <w:t>lucocorticoid us</w:t>
        </w:r>
      </w:ins>
      <w:r>
        <w:t>e</w:t>
      </w:r>
      <w:del w:id="7739" w:author="GoldenCorpusHarness" w:date="2026-03-28T21:57:49Z">
        <w:r>
          <w:delText>m</w:delText>
        </w:r>
      </w:del>
      <w:ins w:id="7740" w:author="GoldenCorpusHarness" w:date="2026-03-28T21:57:49Z">
        <w:r>
          <w:t xml:space="preserve"> except wh</w:t>
        </w:r>
      </w:ins>
      <w:r>
        <w:t>en</w:t>
      </w:r>
      <w:ins w:id="7741" w:author="GoldenCorpusHarness" w:date="2026-03-28T21:57:49Z">
        <w:r>
          <w:t xml:space="preserve"> used for </w:t>
        </w:r>
      </w:ins>
      <w:r>
        <w:t>t</w:t>
      </w:r>
      <w:del w:id="7742" w:author="GoldenCorpusHarness" w:date="2026-03-28T21:57:49Z">
        <w:r>
          <w:delText xml:space="preserve"> of Diarr</w:delText>
        </w:r>
      </w:del>
      <w:r>
        <w:t>he</w:t>
      </w:r>
      <w:del w:id="7743" w:author="GoldenCorpusHarness" w:date="2026-03-28T21:57:49Z">
        <w:r>
          <w:delText>a</w:delText>
        </w:r>
      </w:del>
      <w:ins w:id="7744" w:author="GoldenCorpusHarness" w:date="2026-03-28T21:57:49Z">
        <w:r>
          <w:t xml:space="preserve"> following purposes:</w:t>
        </w:r>
      </w:ins>
    </w:p>
    <w:p ns2:paraId="300532B1" ns2:textId="552AE49A" w:rsidR="00347AC1" w:rsidRPr="00E87FBB" w:rsidRDefault="00347AC1" w:rsidP="00A72B20">
      <w:pPr>
        <w:pStyle w:val="Paragraph0"/>
      </w:pPr>
      <w:del w:id="7745" w:author="GoldenCorpusHarness" w:date="2026-03-28T21:57:49Z">
        <w:r>
          <w:delText>An anti-dia</w:delText>
        </w:r>
      </w:del>
      <w:ins w:id="7746" w:author="GoldenCorpusHarness" w:date="2026-03-28T21:57:49Z">
        <w:r>
          <w:t>Fo</w:t>
        </w:r>
      </w:ins>
      <w:r>
        <w:t>r</w:t>
      </w:r>
      <w:del w:id="7747" w:author="GoldenCorpusHarness" w:date="2026-03-28T21:57:49Z">
        <w:r>
          <w:delText>rheal agent should be recommended</w:delText>
        </w:r>
      </w:del>
      <w:r>
        <w:t xml:space="preserve"> to</w:t>
      </w:r>
      <w:del w:id="7748" w:author="GoldenCorpusHarness" w:date="2026-03-28T21:57:49Z">
        <w:r>
          <w:delText xml:space="preserve"> the </w:delText>
        </w:r>
      </w:del>
      <w:r>
        <w:t>p</w:t>
      </w:r>
      <w:del w:id="7749" w:author="GoldenCorpusHarness" w:date="2026-03-28T21:57:49Z">
        <w:r>
          <w:delText>articipant at the start of study treatment and participants should be instructed and educated to initiate anti-diarrheal treatment at the first onset of soft bowel movements.  The choice of anti-diarrheal agent should be individualized to the participant’s clin</w:delText>
        </w:r>
      </w:del>
      <w:r>
        <w:t xml:space="preserve">ical </w:t>
      </w:r>
      <w:del w:id="7750" w:author="GoldenCorpusHarness" w:date="2026-03-28T21:57:49Z">
        <w:r>
          <w:delText>circ</w:delText>
        </w:r>
      </w:del>
      <w:r>
        <w:t>u</w:t>
      </w:r>
      <w:del w:id="7751" w:author="GoldenCorpusHarness" w:date="2026-03-28T21:57:49Z">
        <w:r>
          <w:delText>m</w:delText>
        </w:r>
      </w:del>
      <w:r>
        <w:t>s</w:t>
      </w:r>
      <w:del w:id="7752" w:author="GoldenCorpusHarness" w:date="2026-03-28T21:57:49Z">
        <w:r>
          <w:delText>tances and follow standard medical practice.  If signs/symptoms of diarrhea persist despit</w:delText>
        </w:r>
      </w:del>
      <w:r>
        <w:t>e o</w:t>
      </w:r>
      <w:del w:id="7753" w:author="GoldenCorpusHarness" w:date="2026-03-28T21:57:49Z">
        <w:r>
          <w:delText>ptimal</w:delText>
        </w:r>
      </w:del>
      <w:ins w:id="7754" w:author="GoldenCorpusHarness" w:date="2026-03-28T21:57:49Z">
        <w:r>
          <w:t>r</w:t>
        </w:r>
      </w:ins>
      <w:r>
        <w:t xml:space="preserve"> </w:t>
      </w:r>
      <w:del w:id="7755" w:author="GoldenCorpusHarness" w:date="2026-03-28T21:57:49Z">
        <w:r>
          <w:delText>medi</w:delText>
        </w:r>
      </w:del>
      <w:ins w:id="7756" w:author="GoldenCorpusHarness" w:date="2026-03-28T21:57:49Z">
        <w:r>
          <w:t>o</w:t>
        </w:r>
      </w:ins>
      <w:r>
        <w:t>c</w:t>
      </w:r>
      <w:del w:id="7757" w:author="GoldenCorpusHarness" w:date="2026-03-28T21:57:49Z">
        <w:r>
          <w:delText>al management, instructions contained in Table 7 sho</w:delText>
        </w:r>
      </w:del>
      <w:r>
        <w:t>ul</w:t>
      </w:r>
      <w:del w:id="7758" w:author="GoldenCorpusHarness" w:date="2026-03-28T21:57:49Z">
        <w:r>
          <w:delText>d</w:delText>
        </w:r>
      </w:del>
      <w:ins w:id="7759" w:author="GoldenCorpusHarness" w:date="2026-03-28T21:57:49Z">
        <w:r>
          <w:t>ar</w:t>
        </w:r>
      </w:ins>
      <w:r>
        <w:t xml:space="preserve"> </w:t>
      </w:r>
      <w:del w:id="7760" w:author="GoldenCorpusHarness" w:date="2026-03-28T21:57:49Z">
        <w:r>
          <w:delText>b</w:delText>
        </w:r>
      </w:del>
      <w:ins w:id="7761" w:author="GoldenCorpusHarness" w:date="2026-03-28T21:57:49Z">
        <w:r>
          <w:t>us</w:t>
        </w:r>
      </w:ins>
      <w:r>
        <w:t>e</w:t>
      </w:r>
      <w:del w:id="7762" w:author="GoldenCorpusHarness" w:date="2026-03-28T21:57:49Z">
        <w:r>
          <w:delText xml:space="preserve"> followed.</w:delText>
        </w:r>
      </w:del>
    </w:p>
    <w:p ns2:paraId="5735003B" ns2:textId="76F065E2" w:rsidR="00707710" w:rsidRDefault="00347AC1" w:rsidP="00347AC1">
      <w:pPr>
        <w:pStyle w:val="Heading4"/>
      </w:pPr>
      <w:del w:id="7763" w:author="GoldenCorpusHarness" w:date="2026-03-28T21:57:49Z">
        <w:r>
          <w:delText>M</w:delText>
        </w:r>
      </w:del>
      <w:ins w:id="7764" w:author="GoldenCorpusHarness" w:date="2026-03-28T21:57:49Z">
        <w:r>
          <w:t>Intr</w:t>
        </w:r>
      </w:ins>
      <w:r>
        <w:t>a</w:t>
      </w:r>
      <w:del w:id="7765" w:author="GoldenCorpusHarness" w:date="2026-03-28T21:57:49Z">
        <w:r>
          <w:delText>n</w:delText>
        </w:r>
      </w:del>
      <w:r>
        <w:t>a</w:t>
      </w:r>
      <w:del w:id="7766" w:author="GoldenCorpusHarness" w:date="2026-03-28T21:57:49Z">
        <w:r>
          <w:delText>geme</w:delText>
        </w:r>
      </w:del>
      <w:ins w:id="7767" w:author="GoldenCorpusHarness" w:date="2026-03-28T21:57:49Z">
        <w:r>
          <w:t>rticular joi</w:t>
        </w:r>
      </w:ins>
      <w:r>
        <w:t xml:space="preserve">nt </w:t>
      </w:r>
      <w:del w:id="7768" w:author="GoldenCorpusHarness" w:date="2026-03-28T21:57:49Z">
        <w:r>
          <w:delText>of H</w:delText>
        </w:r>
      </w:del>
      <w:ins w:id="7769" w:author="GoldenCorpusHarness" w:date="2026-03-28T21:57:49Z">
        <w:r>
          <w:t>us</w:t>
        </w:r>
      </w:ins>
      <w:r>
        <w:t>e</w:t>
      </w:r>
      <w:del w:id="7770" w:author="GoldenCorpusHarness" w:date="2026-03-28T21:57:49Z">
        <w:r>
          <w:delText>patotoxicity</w:delText>
        </w:r>
      </w:del>
    </w:p>
    <w:p ns2:paraId="2541811D" ns2:textId="6AF204BC" w:rsidR="00347AC1" w:rsidRDefault="00347AC1" w:rsidP="00707710">
      <w:pPr>
        <w:pStyle w:val="Paragraph0"/>
      </w:pPr>
      <w:del w:id="7771" w:author="GoldenCorpusHarness" w:date="2026-03-28T21:57:49Z">
        <w:r>
          <w:delText>Live</w:delText>
        </w:r>
      </w:del>
      <w:ins w:id="7772" w:author="GoldenCorpusHarness" w:date="2026-03-28T21:57:49Z">
        <w:r>
          <w:t>Fo</w:t>
        </w:r>
      </w:ins>
      <w:r>
        <w:t xml:space="preserve">r </w:t>
      </w:r>
      <w:del w:id="7773" w:author="GoldenCorpusHarness" w:date="2026-03-28T21:57:49Z">
        <w:r>
          <w:delText>fu</w:delText>
        </w:r>
      </w:del>
      <w:ins w:id="7774" w:author="GoldenCorpusHarness" w:date="2026-03-28T21:57:49Z">
        <w:r>
          <w:t>i</w:t>
        </w:r>
      </w:ins>
      <w:r>
        <w:t>n</w:t>
      </w:r>
      <w:del w:id="7775" w:author="GoldenCorpusHarness" w:date="2026-03-28T21:57:49Z">
        <w:r>
          <w:delText>c</w:delText>
        </w:r>
      </w:del>
      <w:ins w:id="7776" w:author="GoldenCorpusHarness" w:date="2026-03-28T21:57:49Z">
        <w:r>
          <w:t>hala</w:t>
        </w:r>
      </w:ins>
      <w:r>
        <w:t>tion</w:t>
      </w:r>
      <w:del w:id="7777" w:author="GoldenCorpusHarness" w:date="2026-03-28T21:57:49Z">
        <w:r>
          <w:delText xml:space="preserve"> tests (ALT, AST, bilirubin levels) should be conducted as detailed</w:delText>
        </w:r>
      </w:del>
      <w:r>
        <w:t xml:space="preserve"> in the </w:t>
      </w:r>
      <w:del w:id="7778" w:author="GoldenCorpusHarness" w:date="2026-03-28T21:57:49Z">
        <w:r>
          <w:delText xml:space="preserve">SoA (Section 1.3.1 </w:delText>
        </w:r>
      </w:del>
      <w:ins w:id="7779" w:author="GoldenCorpusHarness" w:date="2026-03-28T21:57:49Z">
        <w:r>
          <w:t>m</w:t>
        </w:r>
      </w:ins>
      <w:r>
        <w:t>an</w:t>
      </w:r>
      <w:del w:id="7780" w:author="GoldenCorpusHarness" w:date="2026-03-28T21:57:49Z">
        <w:r>
          <w:delText>d</w:delText>
        </w:r>
      </w:del>
      <w:ins w:id="7781" w:author="GoldenCorpusHarness" w:date="2026-03-28T21:57:49Z">
        <w:r>
          <w:t>agement</w:t>
        </w:r>
      </w:ins>
      <w:r>
        <w:t xml:space="preserve"> </w:t>
      </w:r>
      <w:del w:id="7782" w:author="GoldenCorpusHarness" w:date="2026-03-28T21:57:49Z">
        <w:r>
          <w:delText>Secti</w:delText>
        </w:r>
      </w:del>
      <w:r>
        <w:t>o</w:t>
      </w:r>
      <w:del w:id="7783" w:author="GoldenCorpusHarness" w:date="2026-03-28T21:57:49Z">
        <w:r>
          <w:delText>n 1.3.2) and</w:delText>
        </w:r>
      </w:del>
      <w:ins w:id="7784" w:author="GoldenCorpusHarness" w:date="2026-03-28T21:57:49Z">
        <w:r>
          <w:t>f</w:t>
        </w:r>
      </w:ins>
      <w:r>
        <w:t xml:space="preserve"> as</w:t>
      </w:r>
      <w:ins w:id="7785" w:author="GoldenCorpusHarness" w:date="2026-03-28T21:57:49Z">
        <w:r>
          <w:t>thma</w:t>
        </w:r>
      </w:ins>
      <w:r>
        <w:t xml:space="preserve"> </w:t>
      </w:r>
      <w:del w:id="7786" w:author="GoldenCorpusHarness" w:date="2026-03-28T21:57:49Z">
        <w:r>
          <w:delText>clinically indicated.  If signs/sympt</w:delText>
        </w:r>
      </w:del>
      <w:r>
        <w:t>o</w:t>
      </w:r>
      <w:del w:id="7787" w:author="GoldenCorpusHarness" w:date="2026-03-28T21:57:49Z">
        <w:r>
          <w:delText>ms indicating live</w:delText>
        </w:r>
      </w:del>
      <w:r>
        <w:t xml:space="preserve">r </w:t>
      </w:r>
      <w:del w:id="7788" w:author="GoldenCorpusHarness" w:date="2026-03-28T21:57:49Z">
        <w:r>
          <w:delText xml:space="preserve">injury occur, instructions contained in Table 7 should be followed.  Appropriate supportive care should be provided together with close monitoring.  If hepatic failure occurs, the lenvatinib must be discontinued. Hepatic failure is defined as per the </w:delText>
        </w:r>
      </w:del>
      <w:r>
        <w:t>C</w:t>
      </w:r>
      <w:del w:id="7789" w:author="GoldenCorpusHarness" w:date="2026-03-28T21:57:49Z">
        <w:r>
          <w:delText>TCAE definition.</w:delText>
        </w:r>
      </w:del>
      <w:ins w:id="7790" w:author="GoldenCorpusHarness" w:date="2026-03-28T21:57:49Z">
        <w:r>
          <w:t>OPD</w:t>
        </w:r>
      </w:ins>
    </w:p>
    <w:p ns2:paraId="567AC9B0" ns2:textId="2A907EAD" w:rsidR="00347AC1" w:rsidRDefault="00347AC1" w:rsidP="00347AC1">
      <w:pPr>
        <w:pStyle w:val="Heading4"/>
      </w:pPr>
      <w:del w:id="7791" w:author="GoldenCorpusHarness" w:date="2026-03-28T21:57:49Z">
        <w:r>
          <w:delText>Management of Thromboembolic Events</w:delText>
        </w:r>
      </w:del>
    </w:p>
    <w:p ns2:paraId="04588B31" ns2:textId="7F49FA3D" w:rsidR="00347AC1" w:rsidRDefault="00347AC1" w:rsidP="00347AC1">
      <w:pPr>
        <w:pStyle w:val="Paragraph0"/>
        <w:rPr>
          <w:rFonts w:eastAsia="Calibri"/>
        </w:rPr>
      </w:pPr>
      <w:del w:id="7792" w:author="GoldenCorpusHarness" w:date="2026-03-28T21:57:49Z">
        <w:r>
          <w:delText>Participants should be advised to pay attention to symptoms su</w:delText>
        </w:r>
      </w:del>
      <w:ins w:id="7793" w:author="GoldenCorpusHarness" w:date="2026-03-28T21:57:49Z">
        <w:r>
          <w:t>If the investi</w:t>
        </w:r>
      </w:ins>
      <w:r>
        <w:t>g</w:t>
      </w:r>
      <w:ins w:id="7794" w:author="GoldenCorpusHarness" w:date="2026-03-28T21:57:49Z">
        <w:r>
          <w:t>ator determines that a participant requires any of the followin</w:t>
        </w:r>
      </w:ins>
      <w:r>
        <w:t>g</w:t>
      </w:r>
      <w:del w:id="7795" w:author="GoldenCorpusHarness" w:date="2026-03-28T21:57:49Z">
        <w:r>
          <w:delText>estive of venous thromboembolic events which include acute onset of shortness of breath</w:delText>
        </w:r>
      </w:del>
      <w:ins w:id="7796" w:author="GoldenCorpusHarness" w:date="2026-03-28T21:57:49Z">
        <w:r>
          <w:t xml:space="preserve"> prohibited medications and vaccinations for any reason during the study</w:t>
        </w:r>
      </w:ins>
      <w:r>
        <w:t xml:space="preserve">, </w:t>
      </w:r>
      <w:del w:id="7797" w:author="GoldenCorpusHarness" w:date="2026-03-28T21:57:49Z">
        <w:r>
          <w:delText xml:space="preserve">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Table 7 should be followed.  Appropriate supportive care should be provided together with close monitoring. If a participant experiences a Grade 3 or a life threatening (Grade 4) thromboembolic reaction, including pulmonary embolism, </w:delText>
        </w:r>
      </w:del>
      <w:ins w:id="7798" w:author="GoldenCorpusHarness" w:date="2026-03-28T21:57:49Z">
        <w:r>
          <w:t>study intervention pembrolizumab+</w:t>
        </w:r>
      </w:ins>
      <w:r>
        <w:t>lenvatinib/placebo must be discontinued</w:t>
      </w:r>
      <w:del w:id="7799" w:author="GoldenCorpusHarness" w:date="2026-03-28T21:57:49Z">
        <w:r>
          <w:delText>.</w:delText>
        </w:r>
      </w:del>
      <w:ins w:id="7800" w:author="GoldenCorpusHarness" w:date="2026-03-28T21:57:49Z">
        <w:r>
          <w:t>:</w:t>
        </w:r>
      </w:ins>
    </w:p>
    <w:p ns2:paraId="106C2953" ns2:textId="25DEC4A7" w:rsidR="00347AC1" w:rsidRDefault="00347AC1" w:rsidP="00347AC1">
      <w:pPr>
        <w:pStyle w:val="Paragraph0"/>
        <w:rPr>
          <w:rFonts w:eastAsia="Calibri"/>
        </w:rPr>
      </w:pPr>
      <w:del w:id="7801" w:author="GoldenCorpusHarness" w:date="2026-03-28T21:57:49Z">
        <w:r>
          <w:delText>Arterial thromboembolic events (eg, new onset, worsening, or un</w:delText>
        </w:r>
      </w:del>
      <w:ins w:id="7802" w:author="GoldenCorpusHarness" w:date="2026-03-28T21:57:49Z">
        <w:r>
          <w:t>Sy</w:t>
        </w:r>
      </w:ins>
      <w:r>
        <w:t>st</w:t>
      </w:r>
      <w:del w:id="7803" w:author="GoldenCorpusHarness" w:date="2026-03-28T21:57:49Z">
        <w:r>
          <w:delText>able angina, myocardial infarction, transient isch</w:delText>
        </w:r>
      </w:del>
      <w:r>
        <w:t>emic a</w:t>
      </w:r>
      <w:del w:id="7804" w:author="GoldenCorpusHarness" w:date="2026-03-28T21:57:49Z">
        <w:r>
          <w:delText>ttack, and cerebrovascular accident) of any grade require study treatment disco</w:delText>
        </w:r>
      </w:del>
      <w:r>
        <w:t>ntin</w:t>
      </w:r>
      <w:del w:id="7805" w:author="GoldenCorpusHarness" w:date="2026-03-28T21:57:49Z">
        <w:r>
          <w:delText>u</w:delText>
        </w:r>
      </w:del>
      <w:ins w:id="7806" w:author="GoldenCorpusHarness" w:date="2026-03-28T21:57:49Z">
        <w:r>
          <w:t>eopl</w:t>
        </w:r>
      </w:ins>
      <w:r>
        <w:t>a</w:t>
      </w:r>
      <w:ins w:id="7807" w:author="GoldenCorpusHarness" w:date="2026-03-28T21:57:49Z">
        <w:r>
          <w:t>s</w:t>
        </w:r>
      </w:ins>
      <w:r>
        <w:t>ti</w:t>
      </w:r>
      <w:ins w:id="7808" w:author="GoldenCorpusHarness" w:date="2026-03-28T21:57:49Z">
        <w:r>
          <w:t>c chem</w:t>
        </w:r>
      </w:ins>
      <w:r>
        <w:t>o</w:t>
      </w:r>
      <w:ins w:id="7809" w:author="GoldenCorpusHarness" w:date="2026-03-28T21:57:49Z">
        <w:r>
          <w:t>therapy, immu</w:t>
        </w:r>
      </w:ins>
      <w:r>
        <w:t>n</w:t>
      </w:r>
      <w:del w:id="7810" w:author="GoldenCorpusHarness" w:date="2026-03-28T21:57:49Z">
        <w:r>
          <w:delText>.</w:delText>
        </w:r>
      </w:del>
      <w:ins w:id="7811" w:author="GoldenCorpusHarness" w:date="2026-03-28T21:57:49Z">
        <w:r>
          <w:t>otherapy, or biological therapy not specified in this protocol</w:t>
        </w:r>
      </w:ins>
    </w:p>
    <w:p ns2:paraId="6E2AFEDA" ns2:textId="7E25441E" w:rsidR="00347AC1" w:rsidRDefault="00347AC1" w:rsidP="00347AC1">
      <w:pPr>
        <w:pStyle w:val="Heading4"/>
      </w:pPr>
      <w:del w:id="7812" w:author="GoldenCorpusHarness" w:date="2026-03-28T21:57:49Z">
        <w:r>
          <w:delText>M</w:delText>
        </w:r>
      </w:del>
      <w:ins w:id="7813" w:author="GoldenCorpusHarness" w:date="2026-03-28T21:57:49Z">
        <w:r>
          <w:t>Investig</w:t>
        </w:r>
      </w:ins>
      <w:r>
        <w:t>a</w:t>
      </w:r>
      <w:ins w:id="7814" w:author="GoldenCorpusHarness" w:date="2026-03-28T21:57:49Z">
        <w:r>
          <w:t>tio</w:t>
        </w:r>
      </w:ins>
      <w:r>
        <w:t>n</w:t>
      </w:r>
      <w:ins w:id="7815" w:author="GoldenCorpusHarness" w:date="2026-03-28T21:57:49Z">
        <w:r>
          <w:t xml:space="preserve">al </w:t>
        </w:r>
      </w:ins>
      <w:r>
        <w:t>age</w:t>
      </w:r>
      <w:del w:id="7816" w:author="GoldenCorpusHarness" w:date="2026-03-28T21:57:49Z">
        <w:r>
          <w:delText>me</w:delText>
        </w:r>
      </w:del>
      <w:r>
        <w:t>nt</w:t>
      </w:r>
      <w:ins w:id="7817" w:author="GoldenCorpusHarness" w:date="2026-03-28T21:57:49Z">
        <w:r>
          <w:t>s</w:t>
        </w:r>
      </w:ins>
      <w:r>
        <w:t xml:space="preserve"> o</w:t>
      </w:r>
      <w:del w:id="7818" w:author="GoldenCorpusHarness" w:date="2026-03-28T21:57:49Z">
        <w:r>
          <w:delText>f</w:delText>
        </w:r>
      </w:del>
      <w:ins w:id="7819" w:author="GoldenCorpusHarness" w:date="2026-03-28T21:57:49Z">
        <w:r>
          <w:t>ther</w:t>
        </w:r>
      </w:ins>
      <w:r>
        <w:t xml:space="preserve"> </w:t>
      </w:r>
      <w:del w:id="7820" w:author="GoldenCorpusHarness" w:date="2026-03-28T21:57:49Z">
        <w:r>
          <w:delText>P</w:delText>
        </w:r>
      </w:del>
      <w:ins w:id="7821" w:author="GoldenCorpusHarness" w:date="2026-03-28T21:57:49Z">
        <w:r>
          <w:t>than th</w:t>
        </w:r>
      </w:ins>
      <w:r>
        <w:t>os</w:t>
      </w:r>
      <w:del w:id="7822" w:author="GoldenCorpusHarness" w:date="2026-03-28T21:57:49Z">
        <w:r>
          <w:delText>terior Reversibl</w:delText>
        </w:r>
      </w:del>
      <w:r>
        <w:t xml:space="preserve">e </w:t>
      </w:r>
      <w:del w:id="7823" w:author="GoldenCorpusHarness" w:date="2026-03-28T21:57:49Z">
        <w:r>
          <w:delText>E</w:delText>
        </w:r>
      </w:del>
      <w:ins w:id="7824" w:author="GoldenCorpusHarness" w:date="2026-03-28T21:57:49Z">
        <w:r>
          <w:t>specified i</w:t>
        </w:r>
      </w:ins>
      <w:r>
        <w:t>n</w:t>
      </w:r>
      <w:del w:id="7825" w:author="GoldenCorpusHarness" w:date="2026-03-28T21:57:49Z">
        <w:r>
          <w:delText>cephalopa</w:delText>
        </w:r>
      </w:del>
      <w:ins w:id="7826" w:author="GoldenCorpusHarness" w:date="2026-03-28T21:57:49Z">
        <w:r>
          <w:t xml:space="preserve"> </w:t>
        </w:r>
      </w:ins>
      <w:r>
        <w:t>th</w:t>
      </w:r>
      <w:del w:id="7827" w:author="GoldenCorpusHarness" w:date="2026-03-28T21:57:49Z">
        <w:r>
          <w:delText>y</w:delText>
        </w:r>
      </w:del>
      <w:ins w:id="7828" w:author="GoldenCorpusHarness" w:date="2026-03-28T21:57:49Z">
        <w:r>
          <w:t>is</w:t>
        </w:r>
      </w:ins>
      <w:r>
        <w:t xml:space="preserve"> </w:t>
      </w:r>
      <w:del w:id="7829" w:author="GoldenCorpusHarness" w:date="2026-03-28T21:57:49Z">
        <w:r>
          <w:delText>Synd</w:delText>
        </w:r>
      </w:del>
      <w:ins w:id="7830" w:author="GoldenCorpusHarness" w:date="2026-03-28T21:57:49Z">
        <w:r>
          <w:t>p</w:t>
        </w:r>
      </w:ins>
      <w:r>
        <w:t>ro</w:t>
      </w:r>
      <w:del w:id="7831" w:author="GoldenCorpusHarness" w:date="2026-03-28T21:57:49Z">
        <w:r>
          <w:delText>me/Reversib</w:delText>
        </w:r>
      </w:del>
      <w:ins w:id="7832" w:author="GoldenCorpusHarness" w:date="2026-03-28T21:57:49Z">
        <w:r>
          <w:t>toco</w:t>
        </w:r>
      </w:ins>
      <w:r>
        <w:t>l</w:t>
      </w:r>
      <w:del w:id="7833" w:author="GoldenCorpusHarness" w:date="2026-03-28T21:57:49Z">
        <w:r>
          <w:delText>e Encephalopathy Syndrome/ Reversible Posterior Leukoencephalopathy Syndrome</w:delText>
        </w:r>
      </w:del>
    </w:p>
    <w:p ns2:paraId="66A71CB1" ns2:textId="619C1E2C" w:rsidR="00347AC1" w:rsidRDefault="00347AC1" w:rsidP="00347AC1">
      <w:pPr>
        <w:pStyle w:val="Paragraph0"/>
      </w:pPr>
      <w:del w:id="7834" w:author="GoldenCorpusHarness" w:date="2026-03-28T21:57:49Z">
        <w:r>
          <w:delText xml:space="preserve">Posterior </w:delText>
        </w:r>
      </w:del>
      <w:r>
        <w:t>R</w:t>
      </w:r>
      <w:del w:id="7835" w:author="GoldenCorpusHarness" w:date="2026-03-28T21:57:49Z">
        <w:r>
          <w:delText>eversible Enceph</w:delText>
        </w:r>
      </w:del>
      <w:r>
        <w:t>a</w:t>
      </w:r>
      <w:del w:id="7836" w:author="GoldenCorpusHarness" w:date="2026-03-28T21:57:49Z">
        <w:r>
          <w:delText xml:space="preserve">lopathy Syndrome/Reversible Encephalopathy Syndrome/ Reversible Posterior Leukoencephalopathy Syndrome (PRES/RPLS) is a neurological </w:delText>
        </w:r>
      </w:del>
      <w:r>
        <w:t>di</w:t>
      </w:r>
      <w:del w:id="7837" w:author="GoldenCorpusHarness" w:date="2026-03-28T21:57:49Z">
        <w:r>
          <w:delText>sorder th</w:delText>
        </w:r>
      </w:del>
      <w:r>
        <w:t>a</w:t>
      </w:r>
      <w:del w:id="7838" w:author="GoldenCorpusHarness" w:date="2026-03-28T21:57:49Z">
        <w:r>
          <w:delText>t can present with headache, seizure, lethargy, confusion, altered mental func</w:delText>
        </w:r>
      </w:del>
      <w:r>
        <w:t>tion</w:t>
      </w:r>
      <w:del w:id="7839" w:author="GoldenCorpusHarness" w:date="2026-03-28T21:57:49Z">
        <w:r>
          <w:delText>,</w:delText>
        </w:r>
      </w:del>
      <w:r>
        <w:t xml:space="preserve"> </w:t>
      </w:r>
      <w:del w:id="7840" w:author="GoldenCorpusHarness" w:date="2026-03-28T21:57:49Z">
        <w:r>
          <w:delText>blindness, and o</w:delText>
        </w:r>
      </w:del>
      <w:r>
        <w:t>ther</w:t>
      </w:r>
      <w:del w:id="7841" w:author="GoldenCorpusHarness" w:date="2026-03-28T21:57:49Z">
        <w:r>
          <w:delText xml:space="preserve"> visu</w:delText>
        </w:r>
      </w:del>
      <w:r>
        <w:t>a</w:t>
      </w:r>
      <w:del w:id="7842" w:author="GoldenCorpusHarness" w:date="2026-03-28T21:57:49Z">
        <w:r>
          <w:delText>l or neurological disturbances. Mild to severe h</w:delText>
        </w:r>
      </w:del>
      <w:ins w:id="7843" w:author="GoldenCorpusHarness" w:date="2026-03-28T21:57:49Z">
        <w:r>
          <w:t>p</w:t>
        </w:r>
      </w:ins>
      <w:r>
        <w:t>y</w:t>
      </w:r>
      <w:del w:id="7844" w:author="GoldenCorpusHarness" w:date="2026-03-28T21:57:49Z">
        <w:r>
          <w:delText>pertension may be present.  MRI is necessary to confirm the diagnosis of PRES/RPLS. Appropriate measures should be taken to control BP. In participants with signs or symptoms of PRES/RPLS, instructions in Table 7 should be followed.</w:delText>
        </w:r>
      </w:del>
    </w:p>
    <w:p ns2:paraId="2EFF618D" ns2:textId="62EC33D6" w:rsidR="00347AC1" w:rsidRDefault="00ED149C" w:rsidP="00ED149C">
      <w:pPr>
        <w:pStyle w:val="Heading4"/>
      </w:pPr>
      <w:del w:id="7845" w:author="GoldenCorpusHarness" w:date="2026-03-28T21:57:49Z">
        <w:r>
          <w:delText>M</w:delText>
        </w:r>
      </w:del>
      <w:ins w:id="7846" w:author="GoldenCorpusHarness" w:date="2026-03-28T21:57:49Z">
        <w:r>
          <w:t>Investig</w:t>
        </w:r>
      </w:ins>
      <w:r>
        <w:t>a</w:t>
      </w:r>
      <w:ins w:id="7847" w:author="GoldenCorpusHarness" w:date="2026-03-28T21:57:49Z">
        <w:r>
          <w:t>tio</w:t>
        </w:r>
      </w:ins>
      <w:r>
        <w:t>na</w:t>
      </w:r>
      <w:ins w:id="7848" w:author="GoldenCorpusHarness" w:date="2026-03-28T21:57:49Z">
        <w:r>
          <w:t>l vaccines (ie, those not licensed or approved for Emer</w:t>
        </w:r>
      </w:ins>
      <w:r>
        <w:t>ge</w:t>
      </w:r>
      <w:del w:id="7849" w:author="GoldenCorpusHarness" w:date="2026-03-28T21:57:49Z">
        <w:r>
          <w:delText>m</w:delText>
        </w:r>
      </w:del>
      <w:ins w:id="7850" w:author="GoldenCorpusHarness" w:date="2026-03-28T21:57:49Z">
        <w:r>
          <w:t>ncy Us</w:t>
        </w:r>
      </w:ins>
      <w:r>
        <w:t>e</w:t>
      </w:r>
      <w:ins w:id="7851" w:author="GoldenCorpusHarness" w:date="2026-03-28T21:57:49Z">
        <w:r>
          <w:t xml:space="preserve">) are </w:t>
        </w:r>
      </w:ins>
      <w:r>
        <w:t>n</w:t>
      </w:r>
      <w:ins w:id="7852" w:author="GoldenCorpusHarness" w:date="2026-03-28T21:57:49Z">
        <w:r>
          <w:t>o</w:t>
        </w:r>
      </w:ins>
      <w:r>
        <w:t xml:space="preserve">t </w:t>
      </w:r>
      <w:del w:id="7853" w:author="GoldenCorpusHarness" w:date="2026-03-28T21:57:49Z">
        <w:r>
          <w:delText>of Hypoc</w:delText>
        </w:r>
      </w:del>
      <w:r>
        <w:t>al</w:t>
      </w:r>
      <w:del w:id="7854" w:author="GoldenCorpusHarness" w:date="2026-03-28T21:57:49Z">
        <w:r>
          <w:delText>c</w:delText>
        </w:r>
      </w:del>
      <w:ins w:id="7855" w:author="GoldenCorpusHarness" w:date="2026-03-28T21:57:49Z">
        <w:r>
          <w:t>low</w:t>
        </w:r>
      </w:ins>
      <w:r>
        <w:t>e</w:t>
      </w:r>
      <w:del w:id="7856" w:author="GoldenCorpusHarness" w:date="2026-03-28T21:57:49Z">
        <w:r>
          <w:delText>mia</w:delText>
        </w:r>
      </w:del>
      <w:ins w:id="7857" w:author="GoldenCorpusHarness" w:date="2026-03-28T21:57:49Z">
        <w:r>
          <w:t>d.</w:t>
        </w:r>
      </w:ins>
    </w:p>
    <w:p ns2:paraId="5C28C61C" ns2:textId="7B93AEBB" w:rsidR="00ED149C" w:rsidRPr="00E87FBB" w:rsidRDefault="00ED149C" w:rsidP="00A72B20">
      <w:pPr>
        <w:pStyle w:val="Paragraph0"/>
      </w:pPr>
      <w:del w:id="7858" w:author="GoldenCorpusHarness" w:date="2026-03-28T21:57:49Z">
        <w:r>
          <w:delText xml:space="preserve">Serum calcium should be monitored per the SoA (Section 1.3.1 and Section 1.3.2).  Corrected serum calcium should be used to assess the grade of hypocalcemia per CTCAE v5.0, using the following formula: </w:delText>
        </w:r>
      </w:del>
    </w:p>
    <w:p ns2:paraId="23450A59" ns2:textId="77777777" w:rsidR="00ED149C" w:rsidRPr="00E87FBB" w:rsidRDefault="00ED149C" w:rsidP="00A72B20">
      <w:pPr>
        <w:pStyle w:val="Paragraph0"/>
        <w:jc w:val="center"/>
      </w:pPr>
      <w:ins w:id="7859" w:author="GoldenCorpusHarness" w:date="2026-03-28T21:57:49Z">
        <w:r>
          <w:t>All treatments that the investigator considers necessary for a participant’s welfare may be administered at the discretion of the investigator in keeping with the community standards of medical care. All concomitant medications will be recorded on the e</w:t>
        </w:r>
      </w:ins>
      <w:r>
        <w:t>C</w:t>
      </w:r>
      <w:del w:id="7860" w:author="GoldenCorpusHarness" w:date="2026-03-28T21:57:49Z">
        <w:r>
          <w:delText>orrected calcium = ([4 – serum al</w:delText>
        </w:r>
      </w:del>
      <w:ins w:id="7861" w:author="GoldenCorpusHarness" w:date="2026-03-28T21:57:49Z">
        <w:r>
          <w:t>RF including all prescriptions, OTC products, her</w:t>
        </w:r>
      </w:ins>
      <w:r>
        <w:t>b</w:t>
      </w:r>
      <w:del w:id="7862" w:author="GoldenCorpusHarness" w:date="2026-03-28T21:57:49Z">
        <w:r>
          <w:delText>umin in g/dL] × 0</w:delText>
        </w:r>
      </w:del>
      <w:ins w:id="7863" w:author="GoldenCorpusHarness" w:date="2026-03-28T21:57:49Z">
        <w:r>
          <w:t>al supplements, and IV medications, and fluids</w:t>
        </w:r>
      </w:ins>
      <w:r>
        <w:t>.</w:t>
      </w:r>
      <w:del w:id="7864" w:author="GoldenCorpusHarness" w:date="2026-03-28T21:57:49Z">
        <w:r>
          <w:delText>8 + serum calcium)</w:delText>
        </w:r>
      </w:del>
      <w:ins w:id="7865" w:author="GoldenCorpusHarness" w:date="2026-03-28T21:57:49Z">
        <w:r>
          <w:t xml:space="preserve"> If changes occur during the study period, documentation of drug dosage, frequency, route, and date should also be included on the eCRF.</w:t>
        </w:r>
      </w:ins>
    </w:p>
    <w:p ns2:paraId="2AAABA92" ns2:textId="77777777" w:rsidR="00ED149C" w:rsidRPr="00E87FBB" w:rsidRDefault="00ED149C" w:rsidP="00A72B20">
      <w:pPr>
        <w:pStyle w:val="Paragraph0"/>
      </w:pPr>
      <w:del w:id="7866" w:author="GoldenCorpusHarness" w:date="2026-03-28T21:57:49Z">
        <w:r>
          <w:delText>T</w:delText>
        </w:r>
      </w:del>
      <w:ins w:id="7867" w:author="GoldenCorpusHarness" w:date="2026-03-28T21:57:49Z">
        <w:r>
          <w:t>All concomitant medications received wit</w:t>
        </w:r>
      </w:ins>
      <w:r>
        <w:t>h</w:t>
      </w:r>
      <w:del w:id="7868" w:author="GoldenCorpusHarness" w:date="2026-03-28T21:57:49Z">
        <w:r>
          <w:delText>e formula is not a</w:delText>
        </w:r>
      </w:del>
      <w:ins w:id="7869" w:author="GoldenCorpusHarness" w:date="2026-03-28T21:57:49Z">
        <w:r>
          <w:t xml:space="preserve">in 28 days </w:t>
        </w:r>
      </w:ins>
      <w:r>
        <w:t>p</w:t>
      </w:r>
      <w:ins w:id="7870" w:author="GoldenCorpusHarness" w:date="2026-03-28T21:57:49Z">
        <w:r>
          <w:t>rior to the first dose of study intervention and u</w:t>
        </w:r>
      </w:ins>
      <w:r>
        <w:t>p</w:t>
      </w:r>
      <w:del w:id="7871" w:author="GoldenCorpusHarness" w:date="2026-03-28T21:57:49Z">
        <w:r>
          <w:delText>lica</w:delText>
        </w:r>
      </w:del>
      <w:ins w:id="7872" w:author="GoldenCorpusHarness" w:date="2026-03-28T21:57:49Z">
        <w:r>
          <w:t xml:space="preserve"> to 30 days after the last dose of study intervention should </w:t>
        </w:r>
      </w:ins>
      <w:r>
        <w:t>b</w:t>
      </w:r>
      <w:del w:id="7873" w:author="GoldenCorpusHarness" w:date="2026-03-28T21:57:49Z">
        <w:r>
          <w:delText>le when serum al</w:delText>
        </w:r>
      </w:del>
      <w:ins w:id="7874" w:author="GoldenCorpusHarness" w:date="2026-03-28T21:57:49Z">
        <w:r>
          <w:t xml:space="preserve">e recorded. All concomitant medications administered during SAEs or ECIs are to </w:t>
        </w:r>
      </w:ins>
      <w:r>
        <w:t>b</w:t>
      </w:r>
      <w:del w:id="7875" w:author="GoldenCorpusHarness" w:date="2026-03-28T21:57:49Z">
        <w:r>
          <w:delText>umin concentration is normal (˃</w:delText>
        </w:r>
      </w:del>
      <w:ins w:id="7876" w:author="GoldenCorpusHarness" w:date="2026-03-28T21:57:49Z">
        <w:r>
          <w:t>e recorded. SAEs and ECIs are defined in Section 8.</w:t>
        </w:r>
      </w:ins>
      <w:r>
        <w:t>4</w:t>
      </w:r>
      <w:del w:id="7877" w:author="GoldenCorpusHarness" w:date="2026-03-28T21:57:49Z">
        <w:r>
          <w:delText xml:space="preserve"> g/dL); in such situations, the total (uncorrected) serum calcium should be used instead</w:delText>
        </w:r>
      </w:del>
      <w:r>
        <w:t>.</w:t>
      </w:r>
      <w:del w:id="7878" w:author="GoldenCorpusHarness" w:date="2026-03-28T21:57:49Z">
        <w:r>
          <w:delText xml:space="preserve"> </w:delText>
        </w:r>
      </w:del>
    </w:p>
    <w:p ns2:paraId="72C43C64" ns2:textId="77777777" w:rsidR="00ED149C" w:rsidRPr="00E87FBB" w:rsidRDefault="00ED149C" w:rsidP="00A72B20">
      <w:pPr>
        <w:pStyle w:val="Paragraph0"/>
      </w:pPr>
      <w:del w:id="7879" w:author="GoldenCorpusHarness" w:date="2026-03-28T21:57:49Z">
        <w:r>
          <w:delText>Hypo</w:delText>
        </w:r>
      </w:del>
      <w:ins w:id="7880" w:author="GoldenCorpusHarness" w:date="2026-03-28T21:57:49Z">
        <w:r>
          <w:t>Rescue Medi</w:t>
        </w:r>
      </w:ins>
      <w:r>
        <w:t>ca</w:t>
      </w:r>
      <w:del w:id="7881" w:author="GoldenCorpusHarness" w:date="2026-03-28T21:57:49Z">
        <w:r>
          <w:delText>lcemia should be treated per institu</w:delText>
        </w:r>
      </w:del>
      <w:r>
        <w:t>tion</w:t>
      </w:r>
      <w:del w:id="7882" w:author="GoldenCorpusHarness" w:date="2026-03-28T21:57:49Z">
        <w:r>
          <w:delText>al guideline</w:delText>
        </w:r>
      </w:del>
      <w:r>
        <w:t>s</w:t>
      </w:r>
      <w:del w:id="7883" w:author="GoldenCorpusHarness" w:date="2026-03-28T21:57:49Z">
        <w:r>
          <w:delText xml:space="preserve"> (eg, using appropriate calcium, magnesium,</w:delText>
        </w:r>
      </w:del>
      <w:r>
        <w:t xml:space="preserve"> and </w:t>
      </w:r>
      <w:del w:id="7884" w:author="GoldenCorpusHarness" w:date="2026-03-28T21:57:49Z">
        <w:r>
          <w:delText>Vitamin D s</w:delText>
        </w:r>
      </w:del>
      <w:ins w:id="7885" w:author="GoldenCorpusHarness" w:date="2026-03-28T21:57:49Z">
        <w:r>
          <w:t>S</w:t>
        </w:r>
      </w:ins>
      <w:r>
        <w:t>upp</w:t>
      </w:r>
      <w:del w:id="7886" w:author="GoldenCorpusHarness" w:date="2026-03-28T21:57:49Z">
        <w:r>
          <w:delText>lementa</w:delText>
        </w:r>
      </w:del>
      <w:ins w:id="7887" w:author="GoldenCorpusHarness" w:date="2026-03-28T21:57:49Z">
        <w:r>
          <w:t>or</w:t>
        </w:r>
      </w:ins>
      <w:r>
        <w:t>ti</w:t>
      </w:r>
      <w:del w:id="7888" w:author="GoldenCorpusHarness" w:date="2026-03-28T21:57:49Z">
        <w:r>
          <w:delText>on)</w:delText>
        </w:r>
      </w:del>
      <w:ins w:id="7889" w:author="GoldenCorpusHarness" w:date="2026-03-28T21:57:49Z">
        <w:r>
          <w:t>ve</w:t>
        </w:r>
      </w:ins>
      <w:r>
        <w:t xml:space="preserve"> </w:t>
      </w:r>
      <w:del w:id="7890" w:author="GoldenCorpusHarness" w:date="2026-03-28T21:57:49Z">
        <w:r>
          <w:delText xml:space="preserve">until </w:delText>
        </w:r>
      </w:del>
      <w:ins w:id="7891" w:author="GoldenCorpusHarness" w:date="2026-03-28T21:57:49Z">
        <w:r>
          <w:t>Ca</w:t>
        </w:r>
      </w:ins>
      <w:r>
        <w:t>re</w:t>
      </w:r>
      <w:del w:id="7892" w:author="GoldenCorpusHarness" w:date="2026-03-28T21:57:49Z">
        <w:r>
          <w:delText>solution.</w:delText>
        </w:r>
      </w:del>
    </w:p>
    <w:p ns2:paraId="29F67EDC" ns2:textId="4B5A23D7" w:rsidR="00ED149C" w:rsidRDefault="00ED149C" w:rsidP="00ED149C">
      <w:pPr>
        <w:pStyle w:val="Heading4"/>
      </w:pPr>
      <w:del w:id="7893" w:author="GoldenCorpusHarness" w:date="2026-03-28T21:57:49Z">
        <w:r>
          <w:delText>M</w:delText>
        </w:r>
      </w:del>
      <w:ins w:id="7894" w:author="GoldenCorpusHarness" w:date="2026-03-28T21:57:49Z">
        <w:r>
          <w:t>Particip</w:t>
        </w:r>
      </w:ins>
      <w:r>
        <w:t>an</w:t>
      </w:r>
      <w:ins w:id="7895" w:author="GoldenCorpusHarness" w:date="2026-03-28T21:57:49Z">
        <w:r>
          <w:t xml:space="preserve">ts should receive </w:t>
        </w:r>
      </w:ins>
      <w:r>
        <w:t>a</w:t>
      </w:r>
      <w:del w:id="7896" w:author="GoldenCorpusHarness" w:date="2026-03-28T21:57:49Z">
        <w:r>
          <w:delText>g</w:delText>
        </w:r>
      </w:del>
      <w:ins w:id="7897" w:author="GoldenCorpusHarness" w:date="2026-03-28T21:57:49Z">
        <w:r>
          <w:t>ppropriate supportive care measures as de</w:t>
        </w:r>
      </w:ins>
      <w:r>
        <w:t>eme</w:t>
      </w:r>
      <w:ins w:id="7898" w:author="GoldenCorpusHarness" w:date="2026-03-28T21:57:49Z">
        <w:r>
          <w:t xml:space="preserve">d </w:t>
        </w:r>
      </w:ins>
      <w:r>
        <w:t>n</w:t>
      </w:r>
      <w:ins w:id="7899" w:author="GoldenCorpusHarness" w:date="2026-03-28T21:57:49Z">
        <w:r>
          <w:t xml:space="preserve">ecessary by </w:t>
        </w:r>
      </w:ins>
      <w:r>
        <w:t>t</w:t>
      </w:r>
      <w:ins w:id="7900" w:author="GoldenCorpusHarness" w:date="2026-03-28T21:57:49Z">
        <w:r>
          <w:t>he</w:t>
        </w:r>
      </w:ins>
      <w:r>
        <w:t xml:space="preserve"> </w:t>
      </w:r>
      <w:del w:id="7901" w:author="GoldenCorpusHarness" w:date="2026-03-28T21:57:49Z">
        <w:r>
          <w:delText>of</w:delText>
        </w:r>
      </w:del>
      <w:ins w:id="7902" w:author="GoldenCorpusHarness" w:date="2026-03-28T21:57:49Z">
        <w:r>
          <w:t>treating</w:t>
        </w:r>
      </w:ins>
      <w:r>
        <w:t xml:space="preserve"> </w:t>
      </w:r>
      <w:del w:id="7903" w:author="GoldenCorpusHarness" w:date="2026-03-28T21:57:49Z">
        <w:r>
          <w:delText>H</w:delText>
        </w:r>
      </w:del>
      <w:ins w:id="7904" w:author="GoldenCorpusHarness" w:date="2026-03-28T21:57:49Z">
        <w:r>
          <w:t>inv</w:t>
        </w:r>
      </w:ins>
      <w:r>
        <w:t>e</w:t>
      </w:r>
      <w:del w:id="7905" w:author="GoldenCorpusHarness" w:date="2026-03-28T21:57:49Z">
        <w:r>
          <w:delText>m</w:delText>
        </w:r>
      </w:del>
      <w:ins w:id="7906" w:author="GoldenCorpusHarness" w:date="2026-03-28T21:57:49Z">
        <w:r>
          <w:t>stigat</w:t>
        </w:r>
      </w:ins>
      <w:r>
        <w:t>or</w:t>
      </w:r>
      <w:del w:id="7907" w:author="GoldenCorpusHarness" w:date="2026-03-28T21:57:49Z">
        <w:r>
          <w:delText>rhage</w:delText>
        </w:r>
      </w:del>
      <w:ins w:id="7908" w:author="GoldenCorpusHarness" w:date="2026-03-28T21:57:49Z">
        <w:r>
          <w:t>.</w:t>
        </w:r>
      </w:ins>
    </w:p>
    <w:p ns2:paraId="3624D3DE" ns2:textId="57B1DCB8" w:rsidR="00ED149C" w:rsidRDefault="00ED149C" w:rsidP="00347AC1">
      <w:pPr>
        <w:pStyle w:val="Paragraph0"/>
        <w:rPr>
          <w:rFonts w:eastAsia="Calibri"/>
        </w:rPr>
      </w:pPr>
      <w:del w:id="7909" w:author="GoldenCorpusHarness" w:date="2026-03-28T21:57:49Z">
        <w:r>
          <w:delText>Instructions in Ta</w:delText>
        </w:r>
      </w:del>
      <w:ins w:id="7910" w:author="GoldenCorpusHarness" w:date="2026-03-28T21:57:49Z">
        <w:r>
          <w:t>Suggested supportive care measures for the management of AEs with potential immunologic etiology are outlined along with the dose modification guidelines in Section 6.6.2 for guidelines for lenvatini</w:t>
        </w:r>
      </w:ins>
      <w:r>
        <w:t>b</w:t>
      </w:r>
      <w:del w:id="7911" w:author="GoldenCorpusHarness" w:date="2026-03-28T21:57:49Z">
        <w:r>
          <w:delText xml:space="preserve">le 7 should </w:delText>
        </w:r>
      </w:del>
      <w:ins w:id="7912" w:author="GoldenCorpusHarness" w:date="2026-03-28T21:57:49Z">
        <w:r>
          <w:t>/place</w:t>
        </w:r>
      </w:ins>
      <w:r>
        <w:t>b</w:t>
      </w:r>
      <w:del w:id="7913" w:author="GoldenCorpusHarness" w:date="2026-03-28T21:57:49Z">
        <w:r>
          <w:delText>e followed for the management of hemorrhag</w:delText>
        </w:r>
      </w:del>
      <w:ins w:id="7914" w:author="GoldenCorpusHarness" w:date="2026-03-28T21:57:49Z">
        <w:r>
          <w:t>o dose modification and supportive car</w:t>
        </w:r>
      </w:ins>
      <w:r>
        <w:t>e.</w:t>
      </w:r>
      <w:del w:id="7915" w:author="GoldenCorpusHarness" w:date="2026-03-28T21:57:49Z">
        <w:r>
          <w:delText xml:space="preserve"> Either resume at a reduced dose or discontinue lenvatinib depending on the severity and persistence of hemorrhage.</w:delText>
        </w:r>
      </w:del>
    </w:p>
    <w:p ns2:paraId="4FFAC464" ns2:textId="6BD47628" w:rsidR="00A25F19" w:rsidRDefault="00A25F19" w:rsidP="00F65863">
      <w:pPr>
        <w:pStyle w:val="Heading4"/>
      </w:pPr>
      <w:del w:id="7916" w:author="GoldenCorpusHarness" w:date="2026-03-28T21:57:49Z">
        <w:r>
          <w:delText>Mana</w:delText>
        </w:r>
      </w:del>
      <w:ins w:id="7917" w:author="GoldenCorpusHarness" w:date="2026-03-28T21:57:49Z">
        <w:r>
          <w:t>Dru</w:t>
        </w:r>
      </w:ins>
      <w:r>
        <w:t>g</w:t>
      </w:r>
      <w:del w:id="7918" w:author="GoldenCorpusHarness" w:date="2026-03-28T21:57:49Z">
        <w:r>
          <w:delText>ement</w:delText>
        </w:r>
      </w:del>
      <w:r>
        <w:t xml:space="preserve"> </w:t>
      </w:r>
      <w:del w:id="7919" w:author="GoldenCorpusHarness" w:date="2026-03-28T21:57:49Z">
        <w:r>
          <w:delText>of Gastroi</w:delText>
        </w:r>
      </w:del>
      <w:ins w:id="7920" w:author="GoldenCorpusHarness" w:date="2026-03-28T21:57:49Z">
        <w:r>
          <w:t>I</w:t>
        </w:r>
      </w:ins>
      <w:r>
        <w:t>nte</w:t>
      </w:r>
      <w:del w:id="7921" w:author="GoldenCorpusHarness" w:date="2026-03-28T21:57:49Z">
        <w:r>
          <w:delText>stinal Perfo</w:delText>
        </w:r>
      </w:del>
      <w:r>
        <w:t>ra</w:t>
      </w:r>
      <w:ins w:id="7922" w:author="GoldenCorpusHarness" w:date="2026-03-28T21:57:49Z">
        <w:r>
          <w:t>c</w:t>
        </w:r>
      </w:ins>
      <w:r>
        <w:t>tion</w:t>
      </w:r>
      <w:del w:id="7923" w:author="GoldenCorpusHarness" w:date="2026-03-28T21:57:49Z">
        <w:r>
          <w:delText xml:space="preserve"> or Fi</w:delText>
        </w:r>
      </w:del>
      <w:r>
        <w:t>s</w:t>
      </w:r>
      <w:del w:id="7924" w:author="GoldenCorpusHarness" w:date="2026-03-28T21:57:49Z">
        <w:r>
          <w:delText>tula Formation</w:delText>
        </w:r>
      </w:del>
    </w:p>
    <w:p ns2:paraId="3192FDF1" ns2:textId="3876C0A0" w:rsidR="00A25F19" w:rsidRDefault="00A25F19" w:rsidP="00347AC1">
      <w:pPr>
        <w:pStyle w:val="Paragraph0"/>
        <w:rPr>
          <w:rFonts w:eastAsia="Calibri"/>
        </w:rPr>
      </w:pPr>
      <w:ins w:id="7925" w:author="GoldenCorpusHarness" w:date="2026-03-28T21:57:49Z">
        <w:r>
          <w:t xml:space="preserve">There are no DDI-related concomitant medication prohibitions or restrictions. </w:t>
        </w:r>
      </w:ins>
      <w:r>
        <w:t xml:space="preserve">Lenvatinib </w:t>
      </w:r>
      <w:del w:id="7926" w:author="GoldenCorpusHarness" w:date="2026-03-28T21:57:49Z">
        <w:r>
          <w:delText>should be discontinued in an</w:delText>
        </w:r>
      </w:del>
      <w:ins w:id="7927" w:author="GoldenCorpusHarness" w:date="2026-03-28T21:57:49Z">
        <w:r>
          <w:t>is not expected to clinicall</w:t>
        </w:r>
      </w:ins>
      <w:r>
        <w:t xml:space="preserve">y </w:t>
      </w:r>
      <w:del w:id="7928" w:author="GoldenCorpusHarness" w:date="2026-03-28T21:57:49Z">
        <w:r>
          <w:delText>participants</w:delText>
        </w:r>
      </w:del>
      <w:ins w:id="7929" w:author="GoldenCorpusHarness" w:date="2026-03-28T21:57:49Z">
        <w:r>
          <w:t>meaningfully alter exposure to CYP3A4/ P-glycoprotein (Pgp) substrates based on results from a lenvatinib DDI study</w:t>
        </w:r>
      </w:ins>
      <w:r>
        <w:t xml:space="preserve"> w</w:t>
      </w:r>
      <w:del w:id="7930" w:author="GoldenCorpusHarness" w:date="2026-03-28T21:57:49Z">
        <w:r>
          <w:delText>ho de</w:delText>
        </w:r>
      </w:del>
      <w:ins w:id="7931" w:author="GoldenCorpusHarness" w:date="2026-03-28T21:57:49Z">
        <w:r>
          <w:t>ith midazolam (a sensiti</w:t>
        </w:r>
      </w:ins>
      <w:r>
        <w:t>ve</w:t>
      </w:r>
      <w:del w:id="7932" w:author="GoldenCorpusHarness" w:date="2026-03-28T21:57:49Z">
        <w:r>
          <w:delText xml:space="preserve">lop </w:delText>
        </w:r>
      </w:del>
      <w:ins w:id="7933" w:author="GoldenCorpusHarness" w:date="2026-03-28T21:57:49Z">
        <w:r>
          <w:t xml:space="preserve"> CYP3A and P</w:t>
        </w:r>
      </w:ins>
      <w:r>
        <w:t>g</w:t>
      </w:r>
      <w:del w:id="7934" w:author="GoldenCorpusHarness" w:date="2026-03-28T21:57:49Z">
        <w:r>
          <w:delText>astrointestinal per</w:delText>
        </w:r>
      </w:del>
      <w:ins w:id="7935" w:author="GoldenCorpusHarness" w:date="2026-03-28T21:57:49Z">
        <w:r>
          <w:t>p substrate). Clinical studies also showed that co-administration o</w:t>
        </w:r>
      </w:ins>
      <w:r>
        <w:t>f</w:t>
      </w:r>
      <w:del w:id="7936" w:author="GoldenCorpusHarness" w:date="2026-03-28T21:57:49Z">
        <w:r>
          <w:delText>oration</w:delText>
        </w:r>
      </w:del>
      <w:ins w:id="7937" w:author="GoldenCorpusHarness" w:date="2026-03-28T21:57:49Z">
        <w:r>
          <w:t xml:space="preserve"> lenvatinib with either inducers or inhibitors</w:t>
        </w:r>
      </w:ins>
      <w:r>
        <w:t xml:space="preserve"> of </w:t>
      </w:r>
      <w:del w:id="7938" w:author="GoldenCorpusHarness" w:date="2026-03-28T21:57:49Z">
        <w:r>
          <w:delText xml:space="preserve">any </w:delText>
        </w:r>
      </w:del>
      <w:ins w:id="7939" w:author="GoldenCorpusHarness" w:date="2026-03-28T21:57:49Z">
        <w:r>
          <w:t>CYP3A4/P</w:t>
        </w:r>
      </w:ins>
      <w:r>
        <w:t>g</w:t>
      </w:r>
      <w:del w:id="7940" w:author="GoldenCorpusHarness" w:date="2026-03-28T21:57:49Z">
        <w:r>
          <w:delText xml:space="preserve">rade or Grade 4 </w:delText>
        </w:r>
      </w:del>
      <w:ins w:id="7941" w:author="GoldenCorpusHarness" w:date="2026-03-28T21:57:49Z">
        <w:r>
          <w:t>p are not o</w:t>
        </w:r>
      </w:ins>
      <w:r>
        <w:t>f</w:t>
      </w:r>
      <w:del w:id="7942" w:author="GoldenCorpusHarness" w:date="2026-03-28T21:57:49Z">
        <w:r>
          <w:delText>istula</w:delText>
        </w:r>
      </w:del>
      <w:ins w:id="7943" w:author="GoldenCorpusHarness" w:date="2026-03-28T21:57:49Z">
        <w:r>
          <w:t xml:space="preserve"> clinical concern</w:t>
        </w:r>
      </w:ins>
      <w:r>
        <w:t>.</w:t>
      </w:r>
    </w:p>
    <w:p ns2:paraId="391C6E1E" ns2:textId="769E5C1B" w:rsidR="006B7D1B" w:rsidRDefault="006B7D1B" w:rsidP="006B7D1B">
      <w:pPr>
        <w:pStyle w:val="Heading4"/>
      </w:pPr>
      <w:ins w:id="7944" w:author="GoldenCorpusHarness" w:date="2026-03-28T21:57:49Z">
        <w:r>
          <w:t>No drug interaction is expected between pembrolizumab and lenvatinib because of their divergent metabolic pathways. Pembrolizumab is a mAb and is primarily catabolized like other proteins, while lenvatinib is metabolized by enzymatic (CYP3A and aldehyde oxidase) and nonenzymatic processes (LENVI</w:t>
        </w:r>
      </w:ins>
      <w:r>
        <w:t>M</w:t>
      </w:r>
      <w:del w:id="7945" w:author="GoldenCorpusHarness" w:date="2026-03-28T21:57:49Z">
        <w:r>
          <w:delText>anagement o</w:delText>
        </w:r>
      </w:del>
      <w:ins w:id="7946" w:author="GoldenCorpusHarness" w:date="2026-03-28T21:57:49Z">
        <w:r>
          <w:t>A® product in</w:t>
        </w:r>
      </w:ins>
      <w:r>
        <w:t>f</w:t>
      </w:r>
      <w:del w:id="7947" w:author="GoldenCorpusHarness" w:date="2026-03-28T21:57:49Z">
        <w:r>
          <w:delText xml:space="preserve"> QT Prolongation</w:delText>
        </w:r>
      </w:del>
      <w:ins w:id="7948" w:author="GoldenCorpusHarness" w:date="2026-03-28T21:57:49Z">
        <w:r>
          <w:t>ormation).</w:t>
        </w:r>
      </w:ins>
    </w:p>
    <w:p ns2:paraId="3EC89670" ns2:textId="0EA9E38D" w:rsidR="006B7D1B" w:rsidRDefault="006B7D1B" w:rsidP="00347AC1">
      <w:pPr>
        <w:pStyle w:val="Paragraph0"/>
        <w:rPr>
          <w:rFonts w:eastAsia="Calibri"/>
        </w:rPr>
      </w:pPr>
      <w:del w:id="7949" w:author="GoldenCorpusHarness" w:date="2026-03-28T21:57:49Z">
        <w:r>
          <w:delText xml:space="preserve">Lenvatinib </w:delText>
        </w:r>
      </w:del>
      <w:ins w:id="7950" w:author="GoldenCorpusHarness" w:date="2026-03-28T21:57:49Z">
        <w:r>
          <w:t>Do</w:t>
        </w:r>
      </w:ins>
      <w:r>
        <w:t>s</w:t>
      </w:r>
      <w:del w:id="7951" w:author="GoldenCorpusHarness" w:date="2026-03-28T21:57:49Z">
        <w:r>
          <w:delText>hould b</w:delText>
        </w:r>
      </w:del>
      <w:r>
        <w:t xml:space="preserve">e </w:t>
      </w:r>
      <w:del w:id="7952" w:author="GoldenCorpusHarness" w:date="2026-03-28T21:57:49Z">
        <w:r>
          <w:delText>w</w:delText>
        </w:r>
      </w:del>
      <w:ins w:id="7953" w:author="GoldenCorpusHarness" w:date="2026-03-28T21:57:49Z">
        <w:r>
          <w:t>Mod</w:t>
        </w:r>
      </w:ins>
      <w:r>
        <w:t>i</w:t>
      </w:r>
      <w:del w:id="7954" w:author="GoldenCorpusHarness" w:date="2026-03-28T21:57:49Z">
        <w:r>
          <w:delText xml:space="preserve">thheld </w:delText>
        </w:r>
      </w:del>
      <w:ins w:id="7955" w:author="GoldenCorpusHarness" w:date="2026-03-28T21:57:49Z">
        <w:r>
          <w:t>f</w:t>
        </w:r>
      </w:ins>
      <w:r>
        <w:t>i</w:t>
      </w:r>
      <w:del w:id="7956" w:author="GoldenCorpusHarness" w:date="2026-03-28T21:57:49Z">
        <w:r>
          <w:delText>n the event of development of QT interval prolong</w:delText>
        </w:r>
      </w:del>
      <w:ins w:id="7957" w:author="GoldenCorpusHarness" w:date="2026-03-28T21:57:49Z">
        <w:r>
          <w:t>c</w:t>
        </w:r>
      </w:ins>
      <w:r>
        <w:t xml:space="preserve">ation </w:t>
      </w:r>
      <w:del w:id="7958" w:author="GoldenCorpusHarness" w:date="2026-03-28T21:57:49Z">
        <w:r>
          <w:delText>gre</w:delText>
        </w:r>
      </w:del>
      <w:ins w:id="7959" w:author="GoldenCorpusHarness" w:date="2026-03-28T21:57:49Z">
        <w:r>
          <w:t>(Esc</w:t>
        </w:r>
      </w:ins>
      <w:r>
        <w:t>a</w:t>
      </w:r>
      <w:del w:id="7960" w:author="GoldenCorpusHarness" w:date="2026-03-28T21:57:49Z">
        <w:r>
          <w:delText>ter than 500 msec. Lenvatinib shou</w:delText>
        </w:r>
      </w:del>
      <w:r>
        <w:t>l</w:t>
      </w:r>
      <w:del w:id="7961" w:author="GoldenCorpusHarness" w:date="2026-03-28T21:57:49Z">
        <w:r>
          <w:delText>d be resumed at a reduced dose when QTc prolong</w:delText>
        </w:r>
      </w:del>
      <w:r>
        <w:t>ation</w:t>
      </w:r>
      <w:del w:id="7962" w:author="GoldenCorpusHarness" w:date="2026-03-28T21:57:49Z">
        <w:r>
          <w:delText xml:space="preserve"> </w:delText>
        </w:r>
      </w:del>
      <w:ins w:id="7963" w:author="GoldenCorpusHarness" w:date="2026-03-28T21:57:49Z">
        <w:r>
          <w:t>/T</w:t>
        </w:r>
      </w:ins>
      <w:r>
        <w:t>i</w:t>
      </w:r>
      <w:del w:id="7964" w:author="GoldenCorpusHarness" w:date="2026-03-28T21:57:49Z">
        <w:r>
          <w:delText xml:space="preserve">s </w:delText>
        </w:r>
      </w:del>
      <w:ins w:id="7965" w:author="GoldenCorpusHarness" w:date="2026-03-28T21:57:49Z">
        <w:r>
          <w:t>t</w:t>
        </w:r>
      </w:ins>
      <w:r>
        <w:t>r</w:t>
      </w:r>
      <w:del w:id="7966" w:author="GoldenCorpusHarness" w:date="2026-03-28T21:57:49Z">
        <w:r>
          <w:delText xml:space="preserve">esolved </w:delText>
        </w:r>
      </w:del>
      <w:ins w:id="7967" w:author="GoldenCorpusHarness" w:date="2026-03-28T21:57:49Z">
        <w:r>
          <w:t>a</w:t>
        </w:r>
      </w:ins>
      <w:r>
        <w:t>t</w:t>
      </w:r>
      <w:del w:id="7968" w:author="GoldenCorpusHarness" w:date="2026-03-28T21:57:49Z">
        <w:r>
          <w:delText>o &lt;480 msec or basel</w:delText>
        </w:r>
      </w:del>
      <w:r>
        <w:t>i</w:t>
      </w:r>
      <w:del w:id="7969" w:author="GoldenCorpusHarness" w:date="2026-03-28T21:57:49Z">
        <w:r>
          <w:delText>ne. M</w:delText>
        </w:r>
      </w:del>
      <w:r>
        <w:t>on</w:t>
      </w:r>
      <w:del w:id="7970" w:author="GoldenCorpusHarness" w:date="2026-03-28T21:57:49Z">
        <w:r>
          <w:delText>i</w:delText>
        </w:r>
      </w:del>
      <w:ins w:id="7971" w:author="GoldenCorpusHarness" w:date="2026-03-28T21:57:49Z">
        <w:r>
          <w:t>/O</w:t>
        </w:r>
      </w:ins>
      <w:r>
        <w:t>t</w:t>
      </w:r>
      <w:del w:id="7972" w:author="GoldenCorpusHarness" w:date="2026-03-28T21:57:49Z">
        <w:r>
          <w:delText>o</w:delText>
        </w:r>
      </w:del>
      <w:ins w:id="7973" w:author="GoldenCorpusHarness" w:date="2026-03-28T21:57:49Z">
        <w:r>
          <w:t>he</w:t>
        </w:r>
      </w:ins>
      <w:r>
        <w:t>r</w:t>
      </w:r>
      <w:del w:id="7974" w:author="GoldenCorpusHarness" w:date="2026-03-28T21:57:49Z">
        <w:r>
          <w:delText xml:space="preserve"> potassium, calcium and magnesium and replenish as appropriate.</w:delText>
        </w:r>
      </w:del>
      <w:ins w:id="7975" w:author="GoldenCorpusHarness" w:date="2026-03-28T21:57:49Z">
        <w:r>
          <w:t>)</w:t>
        </w:r>
      </w:ins>
    </w:p>
    <w:p ns2:paraId="7E254E98" ns2:textId="11A42F6E" w:rsidR="008B1104" w:rsidRDefault="002A15BF">
      <w:pPr>
        <w:pStyle w:val="Heading4"/>
      </w:pPr>
      <w:del w:id="7976" w:author="GoldenCorpusHarness" w:date="2026-03-28T21:57:49Z">
        <w:r>
          <w:delText xml:space="preserve">Management of </w:delText>
        </w:r>
      </w:del>
      <w:ins w:id="7977" w:author="GoldenCorpusHarness" w:date="2026-03-28T21:57:49Z">
        <w:r>
          <w:t>N</w:t>
        </w:r>
      </w:ins>
      <w:r>
        <w:t>O</w:t>
      </w:r>
      <w:del w:id="7978" w:author="GoldenCorpusHarness" w:date="2026-03-28T21:57:49Z">
        <w:r>
          <w:delText>steonecrosis of the Jaw</w:delText>
        </w:r>
      </w:del>
      <w:ins w:id="7979" w:author="GoldenCorpusHarness" w:date="2026-03-28T21:57:49Z">
        <w:r>
          <w:t>TE: In alignment with the study-specific investigator letter dated 25-Aug-2023, all study participants still receiving pembrolizumab should continue to receive pembrolizumab monotherapy on study and undergo modified protocol study procedures as specified in this amendment. Study participation should end after the 30-day Safety Follow-up Visit (last scheduled visit) with the following exceptions: participants who are potential candidates for Second Course treatment will continue in Efficacy Follow-up and all participants in China will continue in Efficacy Follow-up and Survival Follow-up. All participants should stop ongoing treatment with lenvatinib/placebo.</w:t>
        </w:r>
      </w:ins>
    </w:p>
    <w:p ns2:paraId="0D64371F" ns2:textId="40B8A20D" w:rsidR="008B1104" w:rsidRPr="008B1104" w:rsidRDefault="008B1104" w:rsidP="008B1104">
      <w:pPr>
        <w:pStyle w:val="Paragraph0"/>
      </w:pPr>
      <w:ins w:id="7980" w:author="GoldenCorpusHarness" w:date="2026-03-28T21:57:49Z">
        <w:r>
          <w:t xml:space="preserve">Exceptions may be requested for lenvatinib for study participants who, in the assessment of their study physician, are benefiting from ongoing lenvatinib after consulting with the Sponsor. This applies to participants currently on pembrolizumab and lenvatinib and participants who have discontinued pembrolizumab and are currently continuing lenvatinib monotherapy. </w:t>
        </w:r>
      </w:ins>
      <w:r>
        <w:t>P</w:t>
      </w:r>
      <w:del w:id="7981" w:author="GoldenCorpusHarness" w:date="2026-03-28T21:57:49Z">
        <w:r>
          <w:delText>erform an oral examination prior to treatment</w:delText>
        </w:r>
      </w:del>
      <w:ins w:id="7982" w:author="GoldenCorpusHarness" w:date="2026-03-28T21:57:49Z">
        <w:r>
          <w:t>articipants</w:t>
        </w:r>
      </w:ins>
      <w:r>
        <w:t xml:space="preserve"> w</w:t>
      </w:r>
      <w:del w:id="7983" w:author="GoldenCorpusHarness" w:date="2026-03-28T21:57:49Z">
        <w:r>
          <w:delText>ith lenvatinib and periodically durin</w:delText>
        </w:r>
      </w:del>
      <w:ins w:id="7984" w:author="GoldenCorpusHarness" w:date="2026-03-28T21:57:49Z">
        <w:r>
          <w:t>ho are considered by the investi</w:t>
        </w:r>
      </w:ins>
      <w:r>
        <w:t>g</w:t>
      </w:r>
      <w:del w:id="7985" w:author="GoldenCorpusHarness" w:date="2026-03-28T21:57:49Z">
        <w:r>
          <w:delText xml:space="preserve"> lenvatinib treatment</w:delText>
        </w:r>
      </w:del>
      <w:ins w:id="7986" w:author="GoldenCorpusHarness" w:date="2026-03-28T21:57:49Z">
        <w:r>
          <w:t>ator as candidates for continued monotherapy with lenvatinib after completion of 35 cycles of pembrolizumab and lenvatinib require a separate communication with the Sponsor</w:t>
        </w:r>
      </w:ins>
      <w:r>
        <w:t xml:space="preserve">. </w:t>
      </w:r>
      <w:ins w:id="7987" w:author="GoldenCorpusHarness" w:date="2026-03-28T21:57:49Z">
        <w:r>
          <w:t xml:space="preserve">Participants who discontinue pembrolizumab prior to completion of Cycle 35 (eg, due to an </w:t>
        </w:r>
      </w:ins>
      <w:r>
        <w:t>A</w:t>
      </w:r>
      <w:del w:id="7988" w:author="GoldenCorpusHarness" w:date="2026-03-28T21:57:49Z">
        <w:r>
          <w:delText>dvise participants regarding good oral hygiene practices</w:delText>
        </w:r>
      </w:del>
      <w:ins w:id="7989" w:author="GoldenCorpusHarness" w:date="2026-03-28T21:57:49Z">
        <w:r>
          <w:t>E) must discontinue lenvatinib at the same time</w:t>
        </w:r>
      </w:ins>
      <w:r>
        <w:t>.</w:t>
      </w:r>
      <w:del w:id="7990" w:author="GoldenCorpusHarness" w:date="2026-03-28T21:57:49Z">
        <w:r>
          <w:delText xml:space="preserve"> Avoid invasive dental procedures, if possible, while on lenvatinib treatment, particularly in participants at higher risk. For participants requiring invasive dental procedures, discontinuation of bisphosphonate treatment may reduce the risk of ONJ. Withhold lenvatinib if ONJ develops and restart based on clinical judgement of adequate resolution (See Section 6.6.4).</w:delText>
        </w:r>
      </w:del>
    </w:p>
    <w:p ns2:paraId="48139DF4" ns2:textId="7DE05D2B" w:rsidR="00A32EED" w:rsidRDefault="00A32EED" w:rsidP="00A32EED">
      <w:pPr>
        <w:pStyle w:val="Heading3"/>
      </w:pPr>
      <w:del w:id="7991" w:author="GoldenCorpusHarness" w:date="2026-03-28T21:57:49Z">
        <w:r>
          <w:delText>Dose Modi</w:delText>
        </w:r>
      </w:del>
      <w:ins w:id="7992" w:author="GoldenCorpusHarness" w:date="2026-03-28T21:57:49Z">
        <w:r>
          <w:t>Adverse events will be graded using NCI CTCAE Version v5.0. Investigators will decide the probability o</w:t>
        </w:r>
      </w:ins>
      <w:r>
        <w:t>f</w:t>
      </w:r>
      <w:ins w:id="7993" w:author="GoldenCorpusHarness" w:date="2026-03-28T21:57:49Z">
        <w:r>
          <w:t xml:space="preserve"> the event being related to one or both drugs as to whether dose modif</w:t>
        </w:r>
      </w:ins>
      <w:r>
        <w:t>ication</w:t>
      </w:r>
      <w:del w:id="7994" w:author="GoldenCorpusHarness" w:date="2026-03-28T21:57:49Z">
        <w:r>
          <w:delText xml:space="preserve">s </w:delText>
        </w:r>
      </w:del>
      <w:ins w:id="7995" w:author="GoldenCorpusHarness" w:date="2026-03-28T21:57:49Z">
        <w:r>
          <w:t xml:space="preserve"> o</w:t>
        </w:r>
      </w:ins>
      <w:r>
        <w:t>f</w:t>
      </w:r>
      <w:del w:id="7996" w:author="GoldenCorpusHarness" w:date="2026-03-28T21:57:49Z">
        <w:r>
          <w:delText>or Overlapping Toxicities</w:delText>
        </w:r>
      </w:del>
      <w:ins w:id="7997" w:author="GoldenCorpusHarness" w:date="2026-03-28T21:57:49Z">
        <w:r>
          <w:t xml:space="preserve"> one or both drugs is required.</w:t>
        </w:r>
      </w:ins>
    </w:p>
    <w:p ns2:paraId="350017C7" ns2:textId="2F98FA34" w:rsidR="00A32EED" w:rsidRDefault="00A73F17" w:rsidP="00936F72">
      <w:pPr>
        <w:pStyle w:val="Paragraph0"/>
        <w:rPr>
          <w:rFonts w:eastAsia="Calibri"/>
        </w:rPr>
      </w:pPr>
      <w:del w:id="7998" w:author="GoldenCorpusHarness" w:date="2026-03-28T21:57:49Z">
        <w:r>
          <w:delText>Based on the kno</w:delText>
        </w:r>
      </w:del>
      <w:ins w:id="7999" w:author="GoldenCorpusHarness" w:date="2026-03-28T21:57:49Z">
        <w:r>
          <w:t xml:space="preserve">Participants </w:t>
        </w:r>
      </w:ins>
      <w:r>
        <w:t>w</w:t>
      </w:r>
      <w:del w:id="8000" w:author="GoldenCorpusHarness" w:date="2026-03-28T21:57:49Z">
        <w:r>
          <w:delText>n</w:delText>
        </w:r>
      </w:del>
      <w:ins w:id="8001" w:author="GoldenCorpusHarness" w:date="2026-03-28T21:57:49Z">
        <w:r>
          <w:t>ho interrupt or discontinue one drug in the lenvatinib-pembrolizumab combination due to</w:t>
        </w:r>
      </w:ins>
      <w:r>
        <w:t xml:space="preserve"> toxicity </w:t>
      </w:r>
      <w:del w:id="8002" w:author="GoldenCorpusHarness" w:date="2026-03-28T21:57:49Z">
        <w:r>
          <w:delText>pro</w:delText>
        </w:r>
      </w:del>
      <w:ins w:id="8003" w:author="GoldenCorpusHarness" w:date="2026-03-28T21:57:49Z">
        <w:r>
          <w:t xml:space="preserve">can continue with the other drug in the combination until criteria </w:t>
        </w:r>
      </w:ins>
      <w:r>
        <w:t>f</w:t>
      </w:r>
      <w:del w:id="8004" w:author="GoldenCorpusHarness" w:date="2026-03-28T21:57:49Z">
        <w:r>
          <w:delText>iles of pembrolizumab and lenvatinib</w:delText>
        </w:r>
      </w:del>
      <w:ins w:id="8005" w:author="GoldenCorpusHarness" w:date="2026-03-28T21:57:49Z">
        <w:r>
          <w:t>or treatment discontinuation are met (eg</w:t>
        </w:r>
      </w:ins>
      <w:r>
        <w:t xml:space="preserve">, </w:t>
      </w:r>
      <w:del w:id="8006" w:author="GoldenCorpusHarness" w:date="2026-03-28T21:57:49Z">
        <w:r>
          <w:delText>certain treatment-related AEs are uniquely associated with one drug versus the other. For e</w:delText>
        </w:r>
      </w:del>
      <w:ins w:id="8007" w:author="GoldenCorpusHarness" w:date="2026-03-28T21:57:49Z">
        <w:r>
          <w:t>unacceptable to</w:t>
        </w:r>
      </w:ins>
      <w:r>
        <w:t>x</w:t>
      </w:r>
      <w:del w:id="8008" w:author="GoldenCorpusHarness" w:date="2026-03-28T21:57:49Z">
        <w:r>
          <w:delText>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w:delText>
        </w:r>
      </w:del>
      <w:ins w:id="8009" w:author="GoldenCorpusHarness" w:date="2026-03-28T21:57:49Z">
        <w:r>
          <w:t>icit</w:t>
        </w:r>
      </w:ins>
      <w:r>
        <w:t xml:space="preserve">y, </w:t>
      </w:r>
      <w:del w:id="8010" w:author="GoldenCorpusHarness" w:date="2026-03-28T21:57:49Z">
        <w:r>
          <w:delText>and subsequently proper clinical management</w:delText>
        </w:r>
      </w:del>
      <w:ins w:id="8011" w:author="GoldenCorpusHarness" w:date="2026-03-28T21:57:49Z">
        <w:r>
          <w:t>disease progression)</w:t>
        </w:r>
      </w:ins>
      <w:r>
        <w:t>.</w:t>
      </w:r>
      <w:del w:id="8012" w:author="GoldenCorpusHarness" w:date="2026-03-28T21:57:49Z">
        <w:r>
          <w:delText xml:space="preserve"> The following aspects should be considered:</w:delText>
        </w:r>
      </w:del>
    </w:p>
    <w:p ns2:paraId="3873C27D" ns2:textId="77777777" w:rsidR="00A32EED" w:rsidRPr="00A32EED" w:rsidRDefault="00A32EED" w:rsidP="00936F72">
      <w:pPr>
        <w:pStyle w:val="ListNumber3"/>
        <w:keepLines w:val="0"/>
        <w:tabs>
          <w:tab w:val="clear" w:pos="360"/>
        </w:tabs>
        <w:spacing w:after="240"/>
      </w:pPr>
      <w:del w:id="8013" w:author="GoldenCorpusHarness" w:date="2026-03-28T21:57:49Z">
        <w:r>
          <w:delText>T</w:delText>
        </w:r>
      </w:del>
      <w:ins w:id="8014" w:author="GoldenCorpusHarness" w:date="2026-03-28T21:57:49Z">
        <w:r>
          <w:t>Refer to Sect</w:t>
        </w:r>
      </w:ins>
      <w:r>
        <w:t>i</w:t>
      </w:r>
      <w:ins w:id="8015" w:author="GoldenCorpusHarness" w:date="2026-03-28T21:57:49Z">
        <w:r>
          <w:t xml:space="preserve">on 6.6.3 for dose </w:t>
        </w:r>
      </w:ins>
      <w:r>
        <w:t>m</w:t>
      </w:r>
      <w:ins w:id="8016" w:author="GoldenCorpusHarness" w:date="2026-03-28T21:57:49Z">
        <w:r>
          <w:t>odification guidance for overlapp</w:t>
        </w:r>
      </w:ins>
      <w:r>
        <w:t xml:space="preserve">ing </w:t>
      </w:r>
      <w:ins w:id="8017" w:author="GoldenCorpusHarness" w:date="2026-03-28T21:57:49Z">
        <w:r>
          <w:t>t</w:t>
        </w:r>
      </w:ins>
      <w:r>
        <w:t>o</w:t>
      </w:r>
      <w:ins w:id="8018" w:author="GoldenCorpusHarness" w:date="2026-03-28T21:57:49Z">
        <w:r>
          <w:t xml:space="preserve">xicity </w:t>
        </w:r>
      </w:ins>
      <w:r>
        <w:t>f</w:t>
      </w:r>
      <w:ins w:id="8019" w:author="GoldenCorpusHarness" w:date="2026-03-28T21:57:49Z">
        <w:r>
          <w:t>or</w:t>
        </w:r>
      </w:ins>
      <w:r>
        <w:t xml:space="preserve"> </w:t>
      </w:r>
      <w:del w:id="8020" w:author="GoldenCorpusHarness" w:date="2026-03-28T21:57:49Z">
        <w:r>
          <w:delText>AE</w:delText>
        </w:r>
      </w:del>
      <w:ins w:id="8021" w:author="GoldenCorpusHarness" w:date="2026-03-28T21:57:49Z">
        <w:r>
          <w:t>the</w:t>
        </w:r>
      </w:ins>
      <w:r>
        <w:t xml:space="preserve"> </w:t>
      </w:r>
      <w:ins w:id="8022" w:author="GoldenCorpusHarness" w:date="2026-03-28T21:57:49Z">
        <w:r>
          <w:t>pembrolizumab plus lenvatinib combinati</w:t>
        </w:r>
      </w:ins>
      <w:r>
        <w:t>on</w:t>
      </w:r>
      <w:del w:id="8023" w:author="GoldenCorpusHarness" w:date="2026-03-28T21:57:49Z">
        <w:r>
          <w:delText xml:space="preserve">set </w:delText>
        </w:r>
      </w:del>
      <w:ins w:id="8024" w:author="GoldenCorpusHarness" w:date="2026-03-28T21:57:49Z">
        <w:r>
          <w:t>.</w:t>
        </w:r>
      </w:ins>
    </w:p>
    <w:p ns2:paraId="4BF90535" ns2:textId="77777777" w:rsidR="00A32EED" w:rsidRPr="00A32EED" w:rsidRDefault="00A32EED" w:rsidP="00936F72">
      <w:pPr>
        <w:pStyle w:val="Paragraph0"/>
      </w:pPr>
      <w:del w:id="8025" w:author="GoldenCorpusHarness" w:date="2026-03-28T21:57:49Z">
        <w:r>
          <w:delText>Since lenvatinib is dosed daily and continuously due to a relatively short half-life (28 hours), and pembrolizumab is dosed Q3W due to a long half-life, lenvatinib can be interrupted to assess whether an AE improves/resolves with dechallenge (ie, interruption of treatment) based on the following two scenarios:</w:delText>
        </w:r>
      </w:del>
    </w:p>
    <w:p ns2:paraId="521B0DCA" ns2:textId="77777777" w:rsidR="00A32EED" w:rsidRPr="007368E4" w:rsidRDefault="00A32EED" w:rsidP="00936F72">
      <w:pPr>
        <w:pStyle w:val="ListParagraph"/>
        <w:numPr>
          <w:ilvl w:val="1"/>
          <w:numId w:val="2"/>
        </w:numPr>
        <w:spacing w:before="60" w:after="240"/>
        <w:ind w:left="720"/>
        <w:contextualSpacing w:val="0"/>
        <w:rPr>
          <w:rFonts w:eastAsia="Calibri"/>
        </w:rPr>
      </w:pPr>
      <w:r>
        <w:t>I</w:t>
      </w:r>
      <w:del w:id="8026" w:author="GoldenCorpusHarness" w:date="2026-03-28T21:57:49Z">
        <w:r>
          <w:delText>f</w:delText>
        </w:r>
      </w:del>
      <w:ins w:id="8027" w:author="GoldenCorpusHarness" w:date="2026-03-28T21:57:49Z">
        <w:r>
          <w:t>mmune-Related Events</w:t>
        </w:r>
      </w:ins>
      <w:r>
        <w:t xml:space="preserve"> an</w:t>
      </w:r>
      <w:del w:id="8028" w:author="GoldenCorpusHarness" w:date="2026-03-28T21:57:49Z">
        <w:r>
          <w:delText xml:space="preserve"> AE is identifie</w:delText>
        </w:r>
      </w:del>
      <w:r>
        <w:t xml:space="preserve">d </w:t>
      </w:r>
      <w:del w:id="8029" w:author="GoldenCorpusHarness" w:date="2026-03-28T21:57:49Z">
        <w:r>
          <w:delText>during a treatment cycle (ie, between 2 pembrolizumab doses), only lenvatinib d</w:delText>
        </w:r>
      </w:del>
      <w:ins w:id="8030" w:author="GoldenCorpusHarness" w:date="2026-03-28T21:57:49Z">
        <w:r>
          <w:t>D</w:t>
        </w:r>
      </w:ins>
      <w:r>
        <w:t xml:space="preserve">ose </w:t>
      </w:r>
      <w:ins w:id="8031" w:author="GoldenCorpusHarness" w:date="2026-03-28T21:57:49Z">
        <w:r>
          <w:t>Mod</w:t>
        </w:r>
      </w:ins>
      <w:r>
        <w:t>i</w:t>
      </w:r>
      <w:del w:id="8032" w:author="GoldenCorpusHarness" w:date="2026-03-28T21:57:49Z">
        <w:r>
          <w:delText>nterrup</w:delText>
        </w:r>
      </w:del>
      <w:ins w:id="8033" w:author="GoldenCorpusHarness" w:date="2026-03-28T21:57:49Z">
        <w:r>
          <w:t>fica</w:t>
        </w:r>
      </w:ins>
      <w:r>
        <w:t xml:space="preserve">tion </w:t>
      </w:r>
      <w:ins w:id="8034" w:author="GoldenCorpusHarness" w:date="2026-03-28T21:57:49Z">
        <w:r>
          <w:t>(Withhold, Treat, D</w:t>
        </w:r>
      </w:ins>
      <w:r>
        <w:t>is</w:t>
      </w:r>
      <w:del w:id="8035" w:author="GoldenCorpusHarness" w:date="2026-03-28T21:57:49Z">
        <w:r>
          <w:delText xml:space="preserve"> </w:delText>
        </w:r>
      </w:del>
      <w:ins w:id="8036" w:author="GoldenCorpusHarness" w:date="2026-03-28T21:57:49Z">
        <w:r>
          <w:t>co</w:t>
        </w:r>
      </w:ins>
      <w:r>
        <w:t>n</w:t>
      </w:r>
      <w:ins w:id="8037" w:author="GoldenCorpusHarness" w:date="2026-03-28T21:57:49Z">
        <w:r>
          <w:t>tinu</w:t>
        </w:r>
      </w:ins>
      <w:r>
        <w:t>e</w:t>
      </w:r>
      <w:del w:id="8038" w:author="GoldenCorpusHarness" w:date="2026-03-28T21:57:49Z">
        <w:r>
          <w:delText xml:space="preserve">eded. </w:delText>
        </w:r>
      </w:del>
      <w:ins w:id="8039" w:author="GoldenCorpusHarness" w:date="2026-03-28T21:57:49Z">
        <w:r>
          <w:t>)</w:t>
        </w:r>
      </w:ins>
    </w:p>
    <w:p ns2:paraId="72ECF0CC" ns2:textId="77777777" w:rsidR="00A32EED" w:rsidRPr="007368E4" w:rsidRDefault="00A32EED" w:rsidP="00936F72">
      <w:pPr>
        <w:pStyle w:val="ListParagraph"/>
        <w:numPr>
          <w:ilvl w:val="1"/>
          <w:numId w:val="2"/>
        </w:numPr>
        <w:spacing w:before="60" w:after="240"/>
        <w:ind w:left="720"/>
        <w:contextualSpacing w:val="0"/>
        <w:rPr>
          <w:rFonts w:eastAsia="Calibri"/>
        </w:rPr>
      </w:pPr>
      <w:del w:id="8040" w:author="GoldenCorpusHarness" w:date="2026-03-28T21:57:49Z">
        <w:r>
          <w:delText>I</w:delText>
        </w:r>
      </w:del>
      <w:ins w:id="8041" w:author="GoldenCorpusHarness" w:date="2026-03-28T21:57:49Z">
        <w:r>
          <w:t>Dose Modi</w:t>
        </w:r>
      </w:ins>
      <w:r>
        <w:t>f</w:t>
      </w:r>
      <w:ins w:id="8042" w:author="GoldenCorpusHarness" w:date="2026-03-28T21:57:49Z">
        <w:r>
          <w:t>ication</w:t>
        </w:r>
      </w:ins>
      <w:r>
        <w:t xml:space="preserve"> an</w:t>
      </w:r>
      <w:del w:id="8043" w:author="GoldenCorpusHarness" w:date="2026-03-28T21:57:49Z">
        <w:r>
          <w:delText xml:space="preserve"> AE is identifie</w:delText>
        </w:r>
      </w:del>
      <w:r>
        <w:t xml:space="preserve">d </w:t>
      </w:r>
      <w:ins w:id="8044" w:author="GoldenCorpusHarness" w:date="2026-03-28T21:57:49Z">
        <w:r>
          <w:t>Toxicity M</w:t>
        </w:r>
      </w:ins>
      <w:r>
        <w:t>a</w:t>
      </w:r>
      <w:del w:id="8045" w:author="GoldenCorpusHarness" w:date="2026-03-28T21:57:49Z">
        <w:r>
          <w:delText>t th</w:delText>
        </w:r>
      </w:del>
      <w:ins w:id="8046" w:author="GoldenCorpusHarness" w:date="2026-03-28T21:57:49Z">
        <w:r>
          <w:t>nag</w:t>
        </w:r>
      </w:ins>
      <w:r>
        <w:t>e</w:t>
      </w:r>
      <w:del w:id="8047" w:author="GoldenCorpusHarness" w:date="2026-03-28T21:57:49Z">
        <w:r>
          <w:delText xml:space="preserve"> beginning of a treat</w:delText>
        </w:r>
      </w:del>
      <w:r>
        <w:t xml:space="preserve">ment </w:t>
      </w:r>
      <w:del w:id="8048" w:author="GoldenCorpusHarness" w:date="2026-03-28T21:57:49Z">
        <w:r>
          <w:delText>cyc</w:delText>
        </w:r>
      </w:del>
      <w:ins w:id="8049" w:author="GoldenCorpusHarness" w:date="2026-03-28T21:57:49Z">
        <w:r>
          <w:t>for Immune-re</w:t>
        </w:r>
      </w:ins>
      <w:r>
        <w:t>l</w:t>
      </w:r>
      <w:del w:id="8050" w:author="GoldenCorpusHarness" w:date="2026-03-28T21:57:49Z">
        <w:r>
          <w:delText>e, lenv</w:delText>
        </w:r>
      </w:del>
      <w:r>
        <w:t>a</w:t>
      </w:r>
      <w:del w:id="8051" w:author="GoldenCorpusHarness" w:date="2026-03-28T21:57:49Z">
        <w:r>
          <w:delText>tinib can be interrup</w:delText>
        </w:r>
      </w:del>
      <w:r>
        <w:t xml:space="preserve">ted </w:t>
      </w:r>
      <w:ins w:id="8052" w:author="GoldenCorpusHarness" w:date="2026-03-28T21:57:49Z">
        <w:r>
          <w:t>AEs Associ</w:t>
        </w:r>
      </w:ins>
      <w:r>
        <w:t>a</w:t>
      </w:r>
      <w:del w:id="8053" w:author="GoldenCorpusHarness" w:date="2026-03-28T21:57:49Z">
        <w:r>
          <w:delText>n</w:delText>
        </w:r>
      </w:del>
      <w:ins w:id="8054" w:author="GoldenCorpusHarness" w:date="2026-03-28T21:57:49Z">
        <w:r>
          <w:t>te</w:t>
        </w:r>
      </w:ins>
      <w:r>
        <w:t xml:space="preserve">d </w:t>
      </w:r>
      <w:del w:id="8055" w:author="GoldenCorpusHarness" w:date="2026-03-28T21:57:49Z">
        <w:r>
          <w:delText>dos</w:delText>
        </w:r>
      </w:del>
      <w:ins w:id="8056" w:author="GoldenCorpusHarness" w:date="2026-03-28T21:57:49Z">
        <w:r>
          <w:t>W</w:t>
        </w:r>
      </w:ins>
      <w:r>
        <w:t>i</w:t>
      </w:r>
      <w:del w:id="8057" w:author="GoldenCorpusHarness" w:date="2026-03-28T21:57:49Z">
        <w:r>
          <w:delText>ng</w:delText>
        </w:r>
      </w:del>
      <w:ins w:id="8058" w:author="GoldenCorpusHarness" w:date="2026-03-28T21:57:49Z">
        <w:r>
          <w:t>th</w:t>
        </w:r>
      </w:ins>
      <w:r>
        <w:t xml:space="preserve"> </w:t>
      </w:r>
      <w:del w:id="8059" w:author="GoldenCorpusHarness" w:date="2026-03-28T21:57:49Z">
        <w:r>
          <w:delText>of p</w:delText>
        </w:r>
      </w:del>
      <w:ins w:id="8060" w:author="GoldenCorpusHarness" w:date="2026-03-28T21:57:49Z">
        <w:r>
          <w:t>P</w:t>
        </w:r>
      </w:ins>
      <w:r>
        <w:t>embrolizumab</w:t>
      </w:r>
      <w:del w:id="8061" w:author="GoldenCorpusHarness" w:date="2026-03-28T21:57:49Z">
        <w:r>
          <w:delText xml:space="preserve"> should be held.</w:delText>
        </w:r>
      </w:del>
    </w:p>
    <w:p ns2:paraId="5A5133AD" ns2:textId="14F0890C" w:rsidR="00A32EED" w:rsidRDefault="00A32EED" w:rsidP="00936F72">
      <w:pPr>
        <w:pStyle w:val="Paragraph0"/>
        <w:ind w:left="360"/>
        <w:rPr>
          <w:rFonts w:eastAsia="Calibri"/>
        </w:rPr>
      </w:pPr>
      <w:del w:id="8062" w:author="GoldenCorpusHarness" w:date="2026-03-28T21:57:49Z">
        <w:r>
          <w:delText xml:space="preserve">If the subject recovers from an </w:delText>
        </w:r>
      </w:del>
      <w:r>
        <w:t>AE</w:t>
      </w:r>
      <w:del w:id="8063" w:author="GoldenCorpusHarness" w:date="2026-03-28T21:57:49Z">
        <w:r>
          <w:delText xml:space="preserve"> in response to lenvatinib interruption (ie, positive dechallenge), the event is more likely to be related to lenvatinib</w:delText>
        </w:r>
      </w:del>
      <w:ins w:id="8064" w:author="GoldenCorpusHarness" w:date="2026-03-28T21:57:49Z">
        <w:r>
          <w:t>s associated with pembrolizumab exposure may represent an immune-related response</w:t>
        </w:r>
      </w:ins>
      <w:r>
        <w:t xml:space="preserve">. </w:t>
      </w:r>
      <w:del w:id="8065" w:author="GoldenCorpusHarness" w:date="2026-03-28T21:57:49Z">
        <w:r>
          <w:delText xml:space="preserve">Otherwise, after excluding other alternative explanations, an immune-related </w:delText>
        </w:r>
      </w:del>
      <w:ins w:id="8066" w:author="GoldenCorpusHarness" w:date="2026-03-28T21:57:49Z">
        <w:r>
          <w:t>These ir</w:t>
        </w:r>
      </w:ins>
      <w:r>
        <w:t>AE</w:t>
      </w:r>
      <w:del w:id="8067" w:author="GoldenCorpusHarness" w:date="2026-03-28T21:57:49Z">
        <w:r>
          <w:delText xml:space="preserve"> should be considered</w:delText>
        </w:r>
      </w:del>
      <w:ins w:id="8068" w:author="GoldenCorpusHarness" w:date="2026-03-28T21:57:49Z">
        <w:r>
          <w:t>s may occur shortly after the first dose or several months after the last dose of pembrolizumab treatment and may affect more than one body system simultaneously</w:t>
        </w:r>
      </w:ins>
      <w:r>
        <w:t>.</w:t>
      </w:r>
      <w:ins w:id="8069" w:author="GoldenCorpusHarness" w:date="2026-03-28T21:57:49Z">
        <w:r>
          <w:t xml:space="preserve"> Therefore, early recognition and initiation of treatment is critical to reduce complications. Based on existing clinical study data, most irAEs were reversible and could be managed with interruptions of pembrolizumab, administration of corticosteroids, and/or other supportive care. For suspected irAEs, ensure adequate evaluation to confirm etiology or exclude other causes. Additional procedures or tests such as bronchoscopy, endoscopy, skin biopsy may be included as part of the evaluation.</w:t>
        </w:r>
      </w:ins>
    </w:p>
    <w:p ns2:paraId="085C802F" ns2:textId="77777777" w:rsidR="00A32EED" w:rsidRPr="00A32EED" w:rsidRDefault="00A32EED" w:rsidP="00936F72">
      <w:pPr>
        <w:pStyle w:val="ListNumber3"/>
        <w:keepLines w:val="0"/>
        <w:tabs>
          <w:tab w:val="clear" w:pos="360"/>
          <w:tab w:val="num" w:pos="720"/>
        </w:tabs>
        <w:spacing w:after="240"/>
        <w:ind w:left="720"/>
      </w:pPr>
      <w:del w:id="8070" w:author="GoldenCorpusHarness" w:date="2026-03-28T21:57:49Z">
        <w:r>
          <w:delText>S</w:delText>
        </w:r>
      </w:del>
      <w:ins w:id="8071" w:author="GoldenCorpusHarness" w:date="2026-03-28T21:57:49Z">
        <w:r>
          <w:t>Dos</w:t>
        </w:r>
      </w:ins>
      <w:r>
        <w:t>e</w:t>
      </w:r>
      <w:del w:id="8072" w:author="GoldenCorpusHarness" w:date="2026-03-28T21:57:49Z">
        <w:r>
          <w:delText>ver</w:delText>
        </w:r>
      </w:del>
      <w:ins w:id="8073" w:author="GoldenCorpusHarness" w:date="2026-03-28T21:57:49Z">
        <w:r>
          <w:t xml:space="preserve"> Modification and Toxic</w:t>
        </w:r>
      </w:ins>
      <w:r>
        <w:t xml:space="preserve">ity </w:t>
      </w:r>
      <w:ins w:id="8074" w:author="GoldenCorpusHarness" w:date="2026-03-28T21:57:49Z">
        <w:r>
          <w:t>Management Guidelines for irAEs Associated With Pembrolizumab Monotherapy, C</w:t>
        </w:r>
      </w:ins>
      <w:r>
        <w:t>of</w:t>
      </w:r>
      <w:ins w:id="8075" w:author="GoldenCorpusHarness" w:date="2026-03-28T21:57:49Z">
        <w:r>
          <w:t>ormulations,</w:t>
        </w:r>
      </w:ins>
      <w:r>
        <w:t xml:space="preserve"> </w:t>
      </w:r>
      <w:del w:id="8076" w:author="GoldenCorpusHarness" w:date="2026-03-28T21:57:49Z">
        <w:r>
          <w:delText>AE</w:delText>
        </w:r>
      </w:del>
      <w:ins w:id="8077" w:author="GoldenCorpusHarness" w:date="2026-03-28T21:57:49Z">
        <w:r>
          <w:t>or IO Combinations are provided in Table 5.</w:t>
        </w:r>
      </w:ins>
    </w:p>
    <w:p ns2:paraId="6AC6577D" ns2:textId="12ED5AE0" w:rsidR="00A32EED" w:rsidRDefault="00A32EED" w:rsidP="00936F72">
      <w:pPr>
        <w:pStyle w:val="Paragraph0"/>
        <w:ind w:left="720"/>
        <w:rPr>
          <w:rFonts w:eastAsia="Calibri"/>
        </w:rPr>
      </w:pPr>
      <w:del w:id="8078" w:author="GoldenCorpusHarness" w:date="2026-03-28T21:57:49Z">
        <w:r>
          <w:delText>I</w:delText>
        </w:r>
      </w:del>
      <w:ins w:id="8079" w:author="GoldenCorpusHarness" w:date="2026-03-28T21:57:49Z">
        <w:r>
          <w:t>Table 5Dose Modi</w:t>
        </w:r>
      </w:ins>
      <w:r>
        <w:t>f</w:t>
      </w:r>
      <w:ins w:id="8080" w:author="GoldenCorpusHarness" w:date="2026-03-28T21:57:49Z">
        <w:r>
          <w:t>ication</w:t>
        </w:r>
      </w:ins>
      <w:r>
        <w:t xml:space="preserve"> an</w:t>
      </w:r>
      <w:del w:id="8081" w:author="GoldenCorpusHarness" w:date="2026-03-28T21:57:49Z">
        <w:r>
          <w:delText xml:space="preserve"> AE is suspecte</w:delText>
        </w:r>
      </w:del>
      <w:r>
        <w:t xml:space="preserve">d </w:t>
      </w:r>
      <w:ins w:id="8082" w:author="GoldenCorpusHarness" w:date="2026-03-28T21:57:49Z">
        <w:r>
          <w:t>Toxici</w:t>
        </w:r>
      </w:ins>
      <w:r>
        <w:t>t</w:t>
      </w:r>
      <w:del w:id="8083" w:author="GoldenCorpusHarness" w:date="2026-03-28T21:57:49Z">
        <w:r>
          <w:delText>o</w:delText>
        </w:r>
      </w:del>
      <w:ins w:id="8084" w:author="GoldenCorpusHarness" w:date="2026-03-28T21:57:49Z">
        <w:r>
          <w:t>y</w:t>
        </w:r>
      </w:ins>
      <w:r>
        <w:t xml:space="preserve"> </w:t>
      </w:r>
      <w:del w:id="8085" w:author="GoldenCorpusHarness" w:date="2026-03-28T21:57:49Z">
        <w:r>
          <w:delText>b</w:delText>
        </w:r>
      </w:del>
      <w:ins w:id="8086" w:author="GoldenCorpusHarness" w:date="2026-03-28T21:57:49Z">
        <w:r>
          <w:t>Manag</w:t>
        </w:r>
      </w:ins>
      <w:r>
        <w:t>e</w:t>
      </w:r>
      <w:del w:id="8087" w:author="GoldenCorpusHarness" w:date="2026-03-28T21:57:49Z">
        <w:r>
          <w:delText xml:space="preserve"> treat</w:delText>
        </w:r>
      </w:del>
      <w:r>
        <w:t xml:space="preserve">ment </w:t>
      </w:r>
      <w:ins w:id="8088" w:author="GoldenCorpusHarness" w:date="2026-03-28T21:57:49Z">
        <w:r>
          <w:t>Guidelines for Immune-</w:t>
        </w:r>
      </w:ins>
      <w:r>
        <w:t xml:space="preserve">related </w:t>
      </w:r>
      <w:del w:id="8089" w:author="GoldenCorpusHarness" w:date="2026-03-28T21:57:49Z">
        <w:r>
          <w:delText>an</w:delText>
        </w:r>
      </w:del>
      <w:ins w:id="8090" w:author="GoldenCorpusHarness" w:date="2026-03-28T21:57:49Z">
        <w:r>
          <w:t>A</w:t>
        </w:r>
      </w:ins>
      <w:r>
        <w:t>d</w:t>
      </w:r>
      <w:del w:id="8091" w:author="GoldenCorpusHarness" w:date="2026-03-28T21:57:49Z">
        <w:r>
          <w:delText xml:space="preserve"> is se</w:delText>
        </w:r>
      </w:del>
      <w:r>
        <w:t>ver</w:t>
      </w:r>
      <w:del w:id="8092" w:author="GoldenCorpusHarness" w:date="2026-03-28T21:57:49Z">
        <w:r>
          <w:delText>e/lif</w:delText>
        </w:r>
      </w:del>
      <w:ins w:id="8093" w:author="GoldenCorpusHarness" w:date="2026-03-28T21:57:49Z">
        <w:r>
          <w:t>s</w:t>
        </w:r>
      </w:ins>
      <w:r>
        <w:t xml:space="preserve">e </w:t>
      </w:r>
      <w:ins w:id="8094" w:author="GoldenCorpusHarness" w:date="2026-03-28T21:57:49Z">
        <w:r>
          <w:t>Even</w:t>
        </w:r>
      </w:ins>
      <w:r>
        <w:t>t</w:t>
      </w:r>
      <w:del w:id="8095" w:author="GoldenCorpusHarness" w:date="2026-03-28T21:57:49Z">
        <w:r>
          <w:delText>hre</w:delText>
        </w:r>
      </w:del>
      <w:ins w:id="8096" w:author="GoldenCorpusHarness" w:date="2026-03-28T21:57:49Z">
        <w:r>
          <w:t>s Associ</w:t>
        </w:r>
      </w:ins>
      <w:r>
        <w:t>ate</w:t>
      </w:r>
      <w:del w:id="8097" w:author="GoldenCorpusHarness" w:date="2026-03-28T21:57:49Z">
        <w:r>
          <w:delText>ning at the time of onset or is rapidly worsened, action including interrupting both drugs an</w:delText>
        </w:r>
      </w:del>
      <w:r>
        <w:t xml:space="preserve">d </w:t>
      </w:r>
      <w:del w:id="8098" w:author="GoldenCorpusHarness" w:date="2026-03-28T21:57:49Z">
        <w:r>
          <w:delText>initiating treatment w</w:delText>
        </w:r>
      </w:del>
      <w:ins w:id="8099" w:author="GoldenCorpusHarness" w:date="2026-03-28T21:57:49Z">
        <w:r>
          <w:t>W</w:t>
        </w:r>
      </w:ins>
      <w:r>
        <w:t xml:space="preserve">ith </w:t>
      </w:r>
      <w:del w:id="8100" w:author="GoldenCorpusHarness" w:date="2026-03-28T21:57:49Z">
        <w:r>
          <w:delText>a corticost</w:delText>
        </w:r>
      </w:del>
      <w:ins w:id="8101" w:author="GoldenCorpusHarness" w:date="2026-03-28T21:57:49Z">
        <w:r>
          <w:t>P</w:t>
        </w:r>
      </w:ins>
      <w:r>
        <w:t>e</w:t>
      </w:r>
      <w:ins w:id="8102" w:author="GoldenCorpusHarness" w:date="2026-03-28T21:57:49Z">
        <w:r>
          <w:t>mb</w:t>
        </w:r>
      </w:ins>
      <w:r>
        <w:t>ro</w:t>
      </w:r>
      <w:ins w:id="8103" w:author="GoldenCorpusHarness" w:date="2026-03-28T21:57:49Z">
        <w:r>
          <w:t>l</w:t>
        </w:r>
      </w:ins>
      <w:r>
        <w:t>i</w:t>
      </w:r>
      <w:del w:id="8104" w:author="GoldenCorpusHarness" w:date="2026-03-28T21:57:49Z">
        <w:r>
          <w:delText>d</w:delText>
        </w:r>
      </w:del>
      <w:ins w:id="8105" w:author="GoldenCorpusHarness" w:date="2026-03-28T21:57:49Z">
        <w:r>
          <w:t>zumab</w:t>
        </w:r>
      </w:ins>
      <w:r>
        <w:t xml:space="preserve"> </w:t>
      </w:r>
      <w:del w:id="8106" w:author="GoldenCorpusHarness" w:date="2026-03-28T21:57:49Z">
        <w:r>
          <w:delText>(with excepti</w:delText>
        </w:r>
      </w:del>
      <w:ins w:id="8107" w:author="GoldenCorpusHarness" w:date="2026-03-28T21:57:49Z">
        <w:r>
          <w:t>M</w:t>
        </w:r>
      </w:ins>
      <w:r>
        <w:t>on</w:t>
      </w:r>
      <w:del w:id="8108" w:author="GoldenCorpusHarness" w:date="2026-03-28T21:57:49Z">
        <w:r>
          <w:delText xml:space="preserve"> of hypothyroidism, TIDM) and </w:delText>
        </w:r>
      </w:del>
      <w:r>
        <w:t>other</w:t>
      </w:r>
      <w:ins w:id="8109" w:author="GoldenCorpusHarness" w:date="2026-03-28T21:57:49Z">
        <w:r>
          <w:t>apy,</w:t>
        </w:r>
      </w:ins>
      <w:r>
        <w:t xml:space="preserve"> </w:t>
      </w:r>
      <w:del w:id="8110" w:author="GoldenCorpusHarness" w:date="2026-03-28T21:57:49Z">
        <w:r>
          <w:delText>supp</w:delText>
        </w:r>
      </w:del>
      <w:ins w:id="8111" w:author="GoldenCorpusHarness" w:date="2026-03-28T21:57:49Z">
        <w:r>
          <w:t>Cof</w:t>
        </w:r>
      </w:ins>
      <w:r>
        <w:t>or</w:t>
      </w:r>
      <w:ins w:id="8112" w:author="GoldenCorpusHarness" w:date="2026-03-28T21:57:49Z">
        <w:r>
          <w:t>mula</w:t>
        </w:r>
      </w:ins>
      <w:r>
        <w:t>ti</w:t>
      </w:r>
      <w:del w:id="8113" w:author="GoldenCorpusHarness" w:date="2026-03-28T21:57:49Z">
        <w:r>
          <w:delText>ve</w:delText>
        </w:r>
      </w:del>
      <w:ins w:id="8114" w:author="GoldenCorpusHarness" w:date="2026-03-28T21:57:49Z">
        <w:r>
          <w:t>ons,</w:t>
        </w:r>
      </w:ins>
      <w:r>
        <w:t xml:space="preserve"> </w:t>
      </w:r>
      <w:del w:id="8115" w:author="GoldenCorpusHarness" w:date="2026-03-28T21:57:49Z">
        <w:r>
          <w:delText>ca</w:delText>
        </w:r>
      </w:del>
      <w:ins w:id="8116" w:author="GoldenCorpusHarness" w:date="2026-03-28T21:57:49Z">
        <w:r>
          <w:t>o</w:t>
        </w:r>
      </w:ins>
      <w:r>
        <w:t>r</w:t>
      </w:r>
      <w:del w:id="8117" w:author="GoldenCorpusHarness" w:date="2026-03-28T21:57:49Z">
        <w:r>
          <w:delText>e</w:delText>
        </w:r>
      </w:del>
      <w:r>
        <w:t xml:space="preserve"> </w:t>
      </w:r>
      <w:del w:id="8118" w:author="GoldenCorpusHarness" w:date="2026-03-28T21:57:49Z">
        <w:r>
          <w:delText>should</w:delText>
        </w:r>
      </w:del>
      <w:ins w:id="8119" w:author="GoldenCorpusHarness" w:date="2026-03-28T21:57:49Z">
        <w:r>
          <w:t>IO</w:t>
        </w:r>
      </w:ins>
      <w:r>
        <w:t xml:space="preserve"> </w:t>
      </w:r>
      <w:del w:id="8120" w:author="GoldenCorpusHarness" w:date="2026-03-28T21:57:49Z">
        <w:r>
          <w:delText>be taken pr</w:delText>
        </w:r>
      </w:del>
      <w:ins w:id="8121" w:author="GoldenCorpusHarness" w:date="2026-03-28T21:57:49Z">
        <w:r>
          <w:t>C</w:t>
        </w:r>
      </w:ins>
      <w:r>
        <w:t>om</w:t>
      </w:r>
      <w:del w:id="8122" w:author="GoldenCorpusHarness" w:date="2026-03-28T21:57:49Z">
        <w:r>
          <w:delText>p</w:delText>
        </w:r>
      </w:del>
      <w:ins w:id="8123" w:author="GoldenCorpusHarness" w:date="2026-03-28T21:57:49Z">
        <w:r>
          <w:t>bina</w:t>
        </w:r>
      </w:ins>
      <w:r>
        <w:t>t</w:t>
      </w:r>
      <w:del w:id="8124" w:author="GoldenCorpusHarness" w:date="2026-03-28T21:57:49Z">
        <w:r>
          <w:delText>ly.</w:delText>
        </w:r>
      </w:del>
      <w:ins w:id="8125" w:author="GoldenCorpusHarness" w:date="2026-03-28T21:57:49Z">
        <w:r>
          <w:t>ions</w:t>
        </w:r>
      </w:ins>
    </w:p>
    <w:p ns2:paraId="36C400AB" ns2:textId="2EC37C27" w:rsidR="00431894" w:rsidRDefault="00431894" w:rsidP="00936F72">
      <w:pPr>
        <w:pStyle w:val="ListNumber3"/>
        <w:keepLines w:val="0"/>
        <w:tabs>
          <w:tab w:val="clear" w:pos="360"/>
          <w:tab w:val="num" w:pos="720"/>
        </w:tabs>
        <w:spacing w:after="240"/>
        <w:ind w:left="720"/>
        <w:rPr>
          <w:rFonts w:eastAsia="Calibri"/>
        </w:rPr>
      </w:pPr>
      <w:r w:rsidRPr="00BC60F7">
        <w:t xml:space="preserve">Participants receiving the combination therapy (pembrolizumab + </w:t>
      </w:r>
      <w:r w:rsidR="00D00576" w:rsidRPr="00BC60F7">
        <w:t>lenvatinib/placebo</w:t>
      </w:r>
      <w:r w:rsidRPr="00BC60F7">
        <w:t>)</w:t>
      </w:r>
      <w:r w:rsidRPr="00431894">
        <w:rPr>
          <w:rFonts w:eastAsia="Calibri"/>
        </w:rPr>
        <w:t xml:space="preserve"> must discontinue study therapy if any of the following occur</w:t>
      </w:r>
      <w:r>
        <w:rPr>
          <w:rFonts w:eastAsia="Calibri"/>
        </w:rPr>
        <w:t>:</w:t>
      </w:r>
    </w:p>
    <w:p ns2:paraId="5743678C" ns2:textId="4BC4C9D5" w:rsidR="00662E12" w:rsidRPr="000C1C06" w:rsidRDefault="00662E12" w:rsidP="00936F72">
      <w:pPr>
        <w:pStyle w:val="Paragraph0"/>
        <w:numPr>
          <w:ilvl w:val="0"/>
          <w:numId w:val="64"/>
        </w:numPr>
        <w:ind w:left="1080"/>
      </w:pPr>
      <w:del w:id="8126" w:author="GoldenCorpusHarness" w:date="2026-03-28T21:57:49Z">
        <w:r>
          <w:delText>ALT or AST &gt;5 × ULN for more than 2 weeks. Pembrolizumab will have already been permanently discontinued per Table 5, but lenvatinib/placebo may be administered at a reduced dose by the time this criterion is met and must be permanently discontinued immediately.</w:delText>
        </w:r>
      </w:del>
    </w:p>
    <w:p ns2:paraId="221A58E5" ns2:textId="515DF0C6" w:rsidR="00DC422F" w:rsidRDefault="00431894" w:rsidP="00936F72">
      <w:pPr>
        <w:pStyle w:val="Paragraph0"/>
        <w:numPr>
          <w:ilvl w:val="0"/>
          <w:numId w:val="64"/>
        </w:numPr>
        <w:ind w:left="1080"/>
      </w:pPr>
      <w:r w:rsidRPr="00844522">
        <w:t xml:space="preserve">ALT or AST &gt;3 </w:t>
      </w:r>
      <w:r w:rsidR="00751259" w:rsidRPr="00844522">
        <w:t>×</w:t>
      </w:r>
      <w:r w:rsidRPr="00844522">
        <w:t xml:space="preserve"> ULN and (TBL &gt;2 </w:t>
      </w:r>
      <w:r w:rsidR="00751259" w:rsidRPr="00844522">
        <w:t>×</w:t>
      </w:r>
      <w:r w:rsidRPr="00844522">
        <w:t xml:space="preserve"> ULN or INR &gt;1.5</w:t>
      </w:r>
      <w:r w:rsidR="00662E12" w:rsidRPr="00844522">
        <w:t>).</w:t>
      </w:r>
      <w:r w:rsidR="000C1C06" w:rsidRPr="00844522">
        <w:t xml:space="preserve"> </w:t>
      </w:r>
      <w:r w:rsidR="00C342EB" w:rsidRPr="00844522">
        <w:br/>
        <w:t>Although</w:t>
      </w:r>
      <w:r w:rsidR="00C342EB" w:rsidRPr="00844522">
        <w:fldChar w:fldCharType="begin"/>
      </w:r>
      <w:r w:rsidR="00C342EB" w:rsidRPr="00844522">
        <w:instrText xml:space="preserve"> REF _Ref72952115 \h </w:instrText>
      </w:r>
      <w:r w:rsidR="00844522">
        <w:instrText xml:space="preserve"> \* MERGEFORMAT </w:instrText>
      </w:r>
      <w:r w:rsidR="00C342EB" w:rsidRPr="00844522">
        <w:fldChar w:fldCharType="separate"/>
      </w:r>
      <w:r w:rsidR="004173BC">
        <w:t>Table 5</w:t>
      </w:r>
      <w:r w:rsidR="00C342EB" w:rsidRPr="00844522">
        <w:fldChar w:fldCharType="end"/>
      </w:r>
      <w:r w:rsidR="00662E12" w:rsidRPr="00844522">
        <w:t xml:space="preserve"> advises pembrolizumab to be withheld (interrupted), and </w:t>
      </w:r>
      <w:r w:rsidR="00DC422F">
        <w:br/>
      </w:r>
      <w:r w:rsidR="00844522" w:rsidRPr="00844522">
        <w:fldChar w:fldCharType="begin"/>
      </w:r>
      <w:r w:rsidR="00844522" w:rsidRPr="00844522">
        <w:instrText xml:space="preserve"> REF _Ref72952350 \h </w:instrText>
      </w:r>
      <w:r w:rsidR="00844522">
        <w:instrText xml:space="preserve"> \* MERGEFORMAT </w:instrText>
      </w:r>
      <w:r w:rsidR="00844522" w:rsidRPr="00844522">
        <w:fldChar w:fldCharType="separate"/>
      </w:r>
      <w:r w:rsidR="004173BC">
        <w:t>Table 7</w:t>
      </w:r>
      <w:r w:rsidR="00844522" w:rsidRPr="00844522">
        <w:fldChar w:fldCharType="end"/>
      </w:r>
      <w:r w:rsidR="00662E12" w:rsidRPr="00844522">
        <w:t xml:space="preserve"> advises lenvatinib</w:t>
      </w:r>
      <w:r w:rsidR="00A76B3B" w:rsidRPr="00844522">
        <w:t>/placebo</w:t>
      </w:r>
      <w:r w:rsidR="00662E12" w:rsidRPr="00844522">
        <w:t xml:space="preserve"> to have no dose modification or a reduction, if this criterion is met, both drugs must be permanently discontinued immediately.</w:t>
      </w:r>
    </w:p>
    <w:p ns2:paraId="322636D8" ns2:textId="77777777" w:rsidR="00DC422F" w:rsidRDefault="00DC422F">
      <w:pPr>
        <w:rPr>
          <w:rFonts w:eastAsia="MS Gothic"/>
        </w:rPr>
      </w:pPr>
      <w:r>
        <w:br w:type="page"/>
      </w:r>
    </w:p>
    <w:p ns2:paraId="6DD9BE8A" ns2:textId="23627D23" w:rsidR="00DE507A" w:rsidRDefault="00DE507A" w:rsidP="00DE507A">
      <w:pPr>
        <w:pStyle w:val="Heading3"/>
      </w:pPr>
      <w:del w:id="8127" w:author="GoldenCorpusHarness" w:date="2026-03-28T21:57:49Z">
        <w:r>
          <w:delText xml:space="preserve">Other Allowed </w:delText>
        </w:r>
      </w:del>
      <w:r>
        <w:t xml:space="preserve">Dose </w:t>
      </w:r>
      <w:ins w:id="8128" w:author="GoldenCorpusHarness" w:date="2026-03-28T21:57:49Z">
        <w:r>
          <w:t xml:space="preserve">Modification and Toxicity Management of </w:t>
        </w:r>
      </w:ins>
      <w:r>
        <w:t>In</w:t>
      </w:r>
      <w:del w:id="8129" w:author="GoldenCorpusHarness" w:date="2026-03-28T21:57:49Z">
        <w:r>
          <w:delText>t</w:delText>
        </w:r>
      </w:del>
      <w:ins w:id="8130" w:author="GoldenCorpusHarness" w:date="2026-03-28T21:57:49Z">
        <w:r>
          <w:t>fusion R</w:t>
        </w:r>
      </w:ins>
      <w:r>
        <w:t>e</w:t>
      </w:r>
      <w:del w:id="8131" w:author="GoldenCorpusHarness" w:date="2026-03-28T21:57:49Z">
        <w:r>
          <w:delText>rrup</w:delText>
        </w:r>
      </w:del>
      <w:ins w:id="8132" w:author="GoldenCorpusHarness" w:date="2026-03-28T21:57:49Z">
        <w:r>
          <w:t>ac</w:t>
        </w:r>
      </w:ins>
      <w:r>
        <w:t>tions</w:t>
      </w:r>
      <w:ins w:id="8133" w:author="GoldenCorpusHarness" w:date="2026-03-28T21:57:49Z">
        <w:r>
          <w:t xml:space="preserve"> Related to Pembrolizumab</w:t>
        </w:r>
      </w:ins>
    </w:p>
    <w:p ns2:paraId="5C493AE2" ns2:textId="1E1F525B" w:rsidR="00DE507A" w:rsidRDefault="00DE3BB5" w:rsidP="00DE507A">
      <w:pPr>
        <w:pStyle w:val="Paragraph0"/>
      </w:pPr>
      <w:del w:id="8134" w:author="GoldenCorpusHarness" w:date="2026-03-28T21:57:49Z">
        <w:r>
          <w:delText>If the participant is receiving treatment</w:delText>
        </w:r>
      </w:del>
      <w:ins w:id="8135" w:author="GoldenCorpusHarness" w:date="2026-03-28T21:57:49Z">
        <w:r>
          <w:t>Pembrolizumab may cause severe or life-threatening infusion reactions including severe hypersensitivity or anaphylaxis. Signs and symptoms usually develop during or shortly after drug infusion and generally resolve completely</w:t>
        </w:r>
      </w:ins>
      <w:r>
        <w:t xml:space="preserve"> with</w:t>
      </w:r>
      <w:del w:id="8136" w:author="GoldenCorpusHarness" w:date="2026-03-28T21:57:49Z">
        <w:r>
          <w:delText xml:space="preserve"> lenvatinib and requires surgery during the study, the stop time and restart time of lenvatinib should be as follows:</w:delText>
        </w:r>
      </w:del>
      <w:ins w:id="8137" w:author="GoldenCorpusHarness" w:date="2026-03-28T21:57:49Z">
        <w:r>
          <w:t>in 24 hours of completion of infusion. Dose modification and toxicity management guidelines on pembrolizumab associated infusion reactions are provided in Table 6.</w:t>
        </w:r>
      </w:ins>
    </w:p>
    <w:p ns2:paraId="0064C8D2" ns2:textId="05D4808F" w:rsidR="00DE507A" w:rsidRDefault="00DE3BB5" w:rsidP="00CC182C">
      <w:pPr>
        <w:pStyle w:val="Paragraph0"/>
        <w:numPr>
          <w:ilvl w:val="0"/>
          <w:numId w:val="6"/>
        </w:numPr>
      </w:pPr>
      <w:del w:id="8138" w:author="GoldenCorpusHarness" w:date="2026-03-28T21:57:49Z">
        <w:r>
          <w:delText>For</w:delText>
        </w:r>
      </w:del>
      <w:ins w:id="8139" w:author="GoldenCorpusHarness" w:date="2026-03-28T21:57:49Z">
        <w:r>
          <w:t>Table</w:t>
        </w:r>
      </w:ins>
      <w:r>
        <w:t xml:space="preserve"> </w:t>
      </w:r>
      <w:ins w:id="8140" w:author="GoldenCorpusHarness" w:date="2026-03-28T21:57:49Z">
        <w:r>
          <w:t>6Pe</w:t>
        </w:r>
      </w:ins>
      <w:r>
        <w:t>m</w:t>
      </w:r>
      <w:del w:id="8141" w:author="GoldenCorpusHarness" w:date="2026-03-28T21:57:49Z">
        <w:r>
          <w:delText>inor p</w:delText>
        </w:r>
      </w:del>
      <w:ins w:id="8142" w:author="GoldenCorpusHarness" w:date="2026-03-28T21:57:49Z">
        <w:r>
          <w:t>b</w:t>
        </w:r>
      </w:ins>
      <w:r>
        <w:t>ro</w:t>
      </w:r>
      <w:ins w:id="8143" w:author="GoldenCorpusHarness" w:date="2026-03-28T21:57:49Z">
        <w:r>
          <w:t>lizumab Infusion Rea</w:t>
        </w:r>
      </w:ins>
      <w:r>
        <w:t>c</w:t>
      </w:r>
      <w:ins w:id="8144" w:author="GoldenCorpusHarness" w:date="2026-03-28T21:57:49Z">
        <w:r>
          <w:t>tion Dos</w:t>
        </w:r>
      </w:ins>
      <w:r>
        <w:t>e</w:t>
      </w:r>
      <w:ins w:id="8145" w:author="GoldenCorpusHarness" w:date="2026-03-28T21:57:49Z">
        <w:r>
          <w:t xml:space="preserve"> Mo</w:t>
        </w:r>
      </w:ins>
      <w:r>
        <w:t>d</w:t>
      </w:r>
      <w:del w:id="8146" w:author="GoldenCorpusHarness" w:date="2026-03-28T21:57:49Z">
        <w:r>
          <w:delText>ures: stop lenv</w:delText>
        </w:r>
      </w:del>
      <w:ins w:id="8147" w:author="GoldenCorpusHarness" w:date="2026-03-28T21:57:49Z">
        <w:r>
          <w:t>ific</w:t>
        </w:r>
      </w:ins>
      <w:r>
        <w:t>ati</w:t>
      </w:r>
      <w:ins w:id="8148" w:author="GoldenCorpusHarness" w:date="2026-03-28T21:57:49Z">
        <w:r>
          <w:t>o</w:t>
        </w:r>
      </w:ins>
      <w:r>
        <w:t>n</w:t>
      </w:r>
      <w:del w:id="8149" w:author="GoldenCorpusHarness" w:date="2026-03-28T21:57:49Z">
        <w:r>
          <w:delText>ib at least 2 days before the procedure</w:delText>
        </w:r>
      </w:del>
      <w:r>
        <w:t xml:space="preserve"> and </w:t>
      </w:r>
      <w:ins w:id="8150" w:author="GoldenCorpusHarness" w:date="2026-03-28T21:57:49Z">
        <w:r>
          <w:t>T</w:t>
        </w:r>
      </w:ins>
      <w:r>
        <w:t>re</w:t>
      </w:r>
      <w:del w:id="8151" w:author="GoldenCorpusHarness" w:date="2026-03-28T21:57:49Z">
        <w:r>
          <w:delText>s</w:delText>
        </w:r>
      </w:del>
      <w:ins w:id="8152" w:author="GoldenCorpusHarness" w:date="2026-03-28T21:57:49Z">
        <w:r>
          <w:t>a</w:t>
        </w:r>
      </w:ins>
      <w:r>
        <w:t>t</w:t>
      </w:r>
      <w:del w:id="8153" w:author="GoldenCorpusHarness" w:date="2026-03-28T21:57:49Z">
        <w:r>
          <w:delText>ar</w:delText>
        </w:r>
      </w:del>
      <w:ins w:id="8154" w:author="GoldenCorpusHarness" w:date="2026-03-28T21:57:49Z">
        <w:r>
          <w:t>men</w:t>
        </w:r>
      </w:ins>
      <w:r>
        <w:t xml:space="preserve">t </w:t>
      </w:r>
      <w:del w:id="8155" w:author="GoldenCorpusHarness" w:date="2026-03-28T21:57:49Z">
        <w:r>
          <w:delText>it at least 2 days after, once there is ev</w:delText>
        </w:r>
      </w:del>
      <w:ins w:id="8156" w:author="GoldenCorpusHarness" w:date="2026-03-28T21:57:49Z">
        <w:r>
          <w:t>Gu</w:t>
        </w:r>
      </w:ins>
      <w:r>
        <w:t>ide</w:t>
      </w:r>
      <w:del w:id="8157" w:author="GoldenCorpusHarness" w:date="2026-03-28T21:57:49Z">
        <w:r>
          <w:delText>nce of adequate hea</w:delText>
        </w:r>
      </w:del>
      <w:r>
        <w:t>lin</w:t>
      </w:r>
      <w:del w:id="8158" w:author="GoldenCorpusHarness" w:date="2026-03-28T21:57:49Z">
        <w:r>
          <w:delText>g and no ri</w:delText>
        </w:r>
      </w:del>
      <w:ins w:id="8159" w:author="GoldenCorpusHarness" w:date="2026-03-28T21:57:49Z">
        <w:r>
          <w:t>e</w:t>
        </w:r>
      </w:ins>
      <w:r>
        <w:t>s</w:t>
      </w:r>
      <w:del w:id="8160" w:author="GoldenCorpusHarness" w:date="2026-03-28T21:57:49Z">
        <w:r>
          <w:delText>k of bleeding.</w:delText>
        </w:r>
      </w:del>
    </w:p>
    <w:p ns2:paraId="0829B960" ns2:textId="523E17CD" w:rsidR="00DE507A" w:rsidRDefault="00DE3BB5" w:rsidP="00CC182C">
      <w:pPr>
        <w:pStyle w:val="Paragraph0"/>
        <w:numPr>
          <w:ilvl w:val="0"/>
          <w:numId w:val="6"/>
        </w:numPr>
      </w:pPr>
      <w:r w:rsidRPr="00DE3BB5">
        <w:t>For major procedures: stop lenvatinib at least 1 week (5 half-lives) prior to surgery and then restart it at least 2 weeks after, once there is evidence of adequate healing and no risk of bleeding</w:t>
      </w:r>
      <w:r w:rsidR="00DE507A">
        <w:t>.</w:t>
      </w:r>
    </w:p>
    <w:p ns2:paraId="3323E4FF" ns2:textId="6141B7F0" w:rsidR="00BC60F7" w:rsidRPr="00DE507A" w:rsidRDefault="00BC60F7" w:rsidP="00CC182C">
      <w:pPr>
        <w:pStyle w:val="Paragraph0"/>
        <w:numPr>
          <w:ilvl w:val="0"/>
          <w:numId w:val="6"/>
        </w:numPr>
      </w:pPr>
      <w:del w:id="8161" w:author="GoldenCorpusHarness" w:date="2026-03-28T21:57:49Z">
        <w:r>
          <w:delText>For scheduled dental surgery or invasive dental procedures: stop lenvatinib for at least 1 week before the procedure, then restart lenvatinib when deemed clinically appropriate.</w:delText>
        </w:r>
      </w:del>
    </w:p>
    <w:p ns2:paraId="3A8DD2DE" ns2:textId="7E8E279B" w:rsidR="00D80FE3" w:rsidRPr="004A51D6" w:rsidRDefault="00D80FE3" w:rsidP="00491AEF">
      <w:pPr>
        <w:pStyle w:val="Heading2"/>
      </w:pPr>
      <w:del w:id="8162" w:author="GoldenCorpusHarness" w:date="2026-03-28T21:57:49Z">
        <w:r>
          <w:delText>S</w:delText>
        </w:r>
      </w:del>
      <w:ins w:id="8163" w:author="GoldenCorpusHarness" w:date="2026-03-28T21:57:49Z">
        <w:r>
          <w:t>Oth</w:t>
        </w:r>
      </w:ins>
      <w:r>
        <w:t>e</w:t>
      </w:r>
      <w:del w:id="8164" w:author="GoldenCorpusHarness" w:date="2026-03-28T21:57:49Z">
        <w:r>
          <w:delText>c</w:delText>
        </w:r>
      </w:del>
      <w:ins w:id="8165" w:author="GoldenCorpusHarness" w:date="2026-03-28T21:57:49Z">
        <w:r>
          <w:t>r All</w:t>
        </w:r>
      </w:ins>
      <w:r>
        <w:t>o</w:t>
      </w:r>
      <w:del w:id="8166" w:author="GoldenCorpusHarness" w:date="2026-03-28T21:57:49Z">
        <w:r>
          <w:delText>n</w:delText>
        </w:r>
      </w:del>
      <w:ins w:id="8167" w:author="GoldenCorpusHarness" w:date="2026-03-28T21:57:49Z">
        <w:r>
          <w:t>we</w:t>
        </w:r>
      </w:ins>
      <w:r>
        <w:t xml:space="preserve">d </w:t>
      </w:r>
      <w:del w:id="8168" w:author="GoldenCorpusHarness" w:date="2026-03-28T21:57:49Z">
        <w:r>
          <w:delText>C</w:delText>
        </w:r>
      </w:del>
      <w:ins w:id="8169" w:author="GoldenCorpusHarness" w:date="2026-03-28T21:57:49Z">
        <w:r>
          <w:t>D</w:t>
        </w:r>
      </w:ins>
      <w:r>
        <w:t>o</w:t>
      </w:r>
      <w:del w:id="8170" w:author="GoldenCorpusHarness" w:date="2026-03-28T21:57:49Z">
        <w:r>
          <w:delText>ur</w:delText>
        </w:r>
      </w:del>
      <w:r>
        <w:t xml:space="preserve">se </w:t>
      </w:r>
      <w:ins w:id="8171" w:author="GoldenCorpusHarness" w:date="2026-03-28T21:57:49Z">
        <w:r>
          <w:t>Interruption for Pembrolizumab</w:t>
        </w:r>
      </w:ins>
    </w:p>
    <w:p ns2:paraId="28B4BA05" ns2:textId="77777777" w:rsidR="00CD7167" w:rsidRDefault="00CD7167" w:rsidP="00936F72">
      <w:pPr>
        <w:pStyle w:val="Paragraph0"/>
      </w:pPr>
      <w:ins w:id="8172" w:author="GoldenCorpusHarness" w:date="2026-03-28T21:57:49Z">
        <w:r>
          <w:t xml:space="preserve">Pembrolizumab may be interrupted for situations other than treatment-related </w:t>
        </w:r>
      </w:ins>
      <w:r>
        <w:t>A</w:t>
      </w:r>
      <w:del w:id="8173" w:author="GoldenCorpusHarness" w:date="2026-03-28T21:57:49Z">
        <w:r>
          <w:delText>ll participants</w:delText>
        </w:r>
      </w:del>
      <w:ins w:id="8174" w:author="GoldenCorpusHarness" w:date="2026-03-28T21:57:49Z">
        <w:r>
          <w:t>Es such as medical/surgical events or logistical reasons not related to study therapy. Participants should be placed back on study therapy</w:t>
        </w:r>
      </w:ins>
      <w:r>
        <w:t xml:space="preserve"> w</w:t>
      </w:r>
      <w:del w:id="8175" w:author="GoldenCorpusHarness" w:date="2026-03-28T21:57:49Z">
        <w:r>
          <w:delText>ho stop study intervention</w:delText>
        </w:r>
      </w:del>
      <w:ins w:id="8176" w:author="GoldenCorpusHarness" w:date="2026-03-28T21:57:49Z">
        <w:r>
          <w:t>ithin 3</w:t>
        </w:r>
      </w:ins>
      <w:r>
        <w:t xml:space="preserve"> w</w:t>
      </w:r>
      <w:del w:id="8177" w:author="GoldenCorpusHarness" w:date="2026-03-28T21:57:49Z">
        <w:r>
          <w:delText>ith</w:delText>
        </w:r>
      </w:del>
      <w:ins w:id="8178" w:author="GoldenCorpusHarness" w:date="2026-03-28T21:57:49Z">
        <w:r>
          <w:t>eeks of the scheduled interruption unless otherwise discussed with the</w:t>
        </w:r>
      </w:ins>
      <w:r>
        <w:t xml:space="preserve"> S</w:t>
      </w:r>
      <w:del w:id="8179" w:author="GoldenCorpusHarness" w:date="2026-03-28T21:57:49Z">
        <w:r>
          <w:delText>D or better may be eligible</w:delText>
        </w:r>
      </w:del>
      <w:ins w:id="8180" w:author="GoldenCorpusHarness" w:date="2026-03-28T21:57:49Z">
        <w:r>
          <w:t>ponsor. The reason</w:t>
        </w:r>
      </w:ins>
      <w:r>
        <w:t xml:space="preserve"> for </w:t>
      </w:r>
      <w:del w:id="8181" w:author="GoldenCorpusHarness" w:date="2026-03-28T21:57:49Z">
        <w:r>
          <w:delText>up to an additional 17 cycles (approximately 1 year) of pembrolizumab treatment if they progress after stopping study intervention from the initial treatment phase</w:delText>
        </w:r>
      </w:del>
      <w:ins w:id="8182" w:author="GoldenCorpusHarness" w:date="2026-03-28T21:57:49Z">
        <w:r>
          <w:t>interruption should be documented in the participant's study record</w:t>
        </w:r>
      </w:ins>
      <w:r>
        <w:t>.</w:t>
      </w:r>
      <w:del w:id="8183" w:author="GoldenCorpusHarness" w:date="2026-03-28T21:57:49Z">
        <w:r>
          <w:delText xml:space="preserve"> This retreatment is termed the Second Course Phase of this study and is only available if the study remains open and the participant meets the following conditions:</w:delText>
        </w:r>
      </w:del>
    </w:p>
    <w:p ns2:paraId="38510957" ns2:textId="77777777" w:rsidR="00CD7167" w:rsidRPr="007F50C3" w:rsidRDefault="00CD7167" w:rsidP="00936F72">
      <w:pPr>
        <w:pStyle w:val="Paragraph0"/>
      </w:pPr>
      <w:del w:id="8184" w:author="GoldenCorpusHarness" w:date="2026-03-28T21:57:49Z">
        <w:r>
          <w:delText>E</w:delText>
        </w:r>
      </w:del>
      <w:ins w:id="8185" w:author="GoldenCorpusHarness" w:date="2026-03-28T21:57:49Z">
        <w:r>
          <w:t>Dose Modification w</w:t>
        </w:r>
      </w:ins>
      <w:r>
        <w:t>ith</w:t>
      </w:r>
      <w:ins w:id="8186" w:author="GoldenCorpusHarness" w:date="2026-03-28T21:57:49Z">
        <w:r>
          <w:t xml:space="preserve"> L</w:t>
        </w:r>
      </w:ins>
      <w:r>
        <w:t>e</w:t>
      </w:r>
      <w:del w:id="8187" w:author="GoldenCorpusHarness" w:date="2026-03-28T21:57:49Z">
        <w:r>
          <w:delText>r</w:delText>
        </w:r>
      </w:del>
      <w:ins w:id="8188" w:author="GoldenCorpusHarness" w:date="2026-03-28T21:57:49Z">
        <w:r>
          <w:t>nvatinib</w:t>
        </w:r>
      </w:ins>
    </w:p>
    <w:p ns2:paraId="17E02470" ns2:textId="77777777" w:rsidR="00CD7167" w:rsidRPr="00C96B20" w:rsidRDefault="00CD7167" w:rsidP="00936F72">
      <w:pPr>
        <w:pStyle w:val="ListBullet"/>
        <w:keepLines w:val="0"/>
        <w:numPr>
          <w:ilvl w:val="0"/>
          <w:numId w:val="58"/>
        </w:numPr>
        <w:spacing w:after="240"/>
      </w:pPr>
      <w:ins w:id="8189" w:author="GoldenCorpusHarness" w:date="2026-03-28T21:57:49Z">
        <w:r>
          <w:t xml:space="preserve">Lenvatinib dose reduction and interruption for participants who experience lenvatinib-pembrolizumab combination therapy-related toxicity will be in accordance with the dose modification guidelines described in Table 7. An interruption of study intervention for more than 28 days will require </w:t>
        </w:r>
      </w:ins>
      <w:r>
        <w:t>S</w:t>
      </w:r>
      <w:del w:id="8190" w:author="GoldenCorpusHarness" w:date="2026-03-28T21:57:49Z">
        <w:r>
          <w:delText>topped initial study inter</w:delText>
        </w:r>
      </w:del>
      <w:ins w:id="8191" w:author="GoldenCorpusHarness" w:date="2026-03-28T21:57:49Z">
        <w:r>
          <w:t>ponsor appro</w:t>
        </w:r>
      </w:ins>
      <w:r>
        <w:t>v</w:t>
      </w:r>
      <w:del w:id="8192" w:author="GoldenCorpusHarness" w:date="2026-03-28T21:57:49Z">
        <w:r>
          <w:delText>ention after attaining an investigator determined confirmed CR based on RECIST 1</w:delText>
        </w:r>
      </w:del>
      <w:ins w:id="8193" w:author="GoldenCorpusHarness" w:date="2026-03-28T21:57:49Z">
        <w:r>
          <w:t>al before treatment can be resumed</w:t>
        </w:r>
      </w:ins>
      <w:r>
        <w:t>.</w:t>
      </w:r>
      <w:del w:id="8194" w:author="GoldenCorpusHarness" w:date="2026-03-28T21:57:49Z">
        <w:r>
          <w:delText>1, and</w:delText>
        </w:r>
      </w:del>
    </w:p>
    <w:p ns2:paraId="0CE2A5F9" ns2:textId="77777777" w:rsidR="00CD7167" w:rsidRPr="007F50C3" w:rsidRDefault="00CD7167" w:rsidP="00936F72">
      <w:pPr>
        <w:pStyle w:val="ListBullet"/>
        <w:keepLines w:val="0"/>
        <w:numPr>
          <w:ilvl w:val="0"/>
          <w:numId w:val="61"/>
        </w:numPr>
        <w:spacing w:after="240"/>
      </w:pPr>
      <w:del w:id="8195" w:author="GoldenCorpusHarness" w:date="2026-03-28T21:57:49Z">
        <w:r>
          <w:delText>Was treated</w:delText>
        </w:r>
      </w:del>
      <w:ins w:id="8196" w:author="GoldenCorpusHarness" w:date="2026-03-28T21:57:49Z">
        <w:r>
          <w:t>The starting dose of lenvatinib is [20 mg/day] in combination</w:t>
        </w:r>
      </w:ins>
      <w:r>
        <w:t xml:space="preserve"> with </w:t>
      </w:r>
      <w:del w:id="8197" w:author="GoldenCorpusHarness" w:date="2026-03-28T21:57:49Z">
        <w:r>
          <w:delText>at least</w:delText>
        </w:r>
      </w:del>
      <w:ins w:id="8198" w:author="GoldenCorpusHarness" w:date="2026-03-28T21:57:49Z">
        <w:r>
          <w:t>pembrolizumab . Dose reductions of lenvatinib occur in succession based on the previous dose level (20, 14, 10, and</w:t>
        </w:r>
      </w:ins>
      <w:r>
        <w:t xml:space="preserve"> 8 </w:t>
      </w:r>
      <w:del w:id="8199" w:author="GoldenCorpusHarness" w:date="2026-03-28T21:57:49Z">
        <w:r>
          <w:delText>cycles of study intervention before discontinuin</w:delText>
        </w:r>
      </w:del>
      <w:ins w:id="8200" w:author="GoldenCorpusHarness" w:date="2026-03-28T21:57:49Z">
        <w:r>
          <w:t>m</w:t>
        </w:r>
      </w:ins>
      <w:r>
        <w:t>g</w:t>
      </w:r>
      <w:del w:id="8201" w:author="GoldenCorpusHarness" w:date="2026-03-28T21:57:49Z">
        <w:r>
          <w:delText xml:space="preserve"> treatment, and</w:delText>
        </w:r>
      </w:del>
      <w:ins w:id="8202" w:author="GoldenCorpusHarness" w:date="2026-03-28T21:57:49Z">
        <w:r>
          <w:t>/day). Any dose reduction below 8 mg/day must be discussed with the Sponsor. Once the lenvatinib placebo dose has been reduced, it may not be increased at a later date, unless the dose has been mistakenly decreased; in this situation, the Sponsor’s approval is required to increase the dose.</w:t>
        </w:r>
      </w:ins>
    </w:p>
    <w:p ns2:paraId="6E05E74B" ns2:textId="77777777" w:rsidR="00CD7167" w:rsidRDefault="00CD7167" w:rsidP="00936F72">
      <w:pPr>
        <w:pStyle w:val="ListBullet"/>
        <w:keepLines w:val="0"/>
        <w:numPr>
          <w:ilvl w:val="0"/>
          <w:numId w:val="61"/>
        </w:numPr>
        <w:spacing w:after="240"/>
      </w:pPr>
      <w:r>
        <w:t>Re</w:t>
      </w:r>
      <w:del w:id="8203" w:author="GoldenCorpusHarness" w:date="2026-03-28T21:57:49Z">
        <w:r>
          <w:delText>cei</w:delText>
        </w:r>
      </w:del>
      <w:ins w:id="8204" w:author="GoldenCorpusHarness" w:date="2026-03-28T21:57:49Z">
        <w:r>
          <w:t>fer to the subsections below for management of hypertension (Section 6.6.2.1), proteinuria (Section 6.6.2.2), diarrhea (Section 6.6.2.3), hepatotoxicity (Section 6.6.2.4), thromboembolic e</w:t>
        </w:r>
      </w:ins>
      <w:r>
        <w:t>ve</w:t>
      </w:r>
      <w:ins w:id="8205" w:author="GoldenCorpusHarness" w:date="2026-03-28T21:57:49Z">
        <w:r>
          <w:t>nts (Section 6.6.2.5), posterior reversible encephalopathy syn</w:t>
        </w:r>
      </w:ins>
      <w:r>
        <w:t>d</w:t>
      </w:r>
      <w:del w:id="8206" w:author="GoldenCorpusHarness" w:date="2026-03-28T21:57:49Z">
        <w:r>
          <w:delText xml:space="preserve"> at least 2 treatments </w:delText>
        </w:r>
      </w:del>
      <w:ins w:id="8207" w:author="GoldenCorpusHarness" w:date="2026-03-28T21:57:49Z">
        <w:r>
          <w:t>rome/ reversible posterior leukoencephalopathy syndrome (PRES/RPLS; Section 6.6.2.6), hypocalcemia (Section 6.6.2.7), hemorrhage (Section 6.6.2.8), gastrointestinal perforation or fistula formation (Section 6.6.2.9), QT prolongation (Section 6.6.2.10), and osteonecrosis of the ja</w:t>
        </w:r>
      </w:ins>
      <w:r>
        <w:t>w</w:t>
      </w:r>
      <w:del w:id="8208" w:author="GoldenCorpusHarness" w:date="2026-03-28T21:57:49Z">
        <w:r>
          <w:delText>ith</w:delText>
        </w:r>
      </w:del>
      <w:ins w:id="8209" w:author="GoldenCorpusHarness" w:date="2026-03-28T21:57:49Z">
        <w:r>
          <w:t xml:space="preserve"> (Section 6.6.2.11) as appropriate, before consulting the dose modification table (Table 7). For overlapping toxicities of</w:t>
        </w:r>
      </w:ins>
      <w:r>
        <w:t xml:space="preserve"> pembrolizumab </w:t>
      </w:r>
      <w:del w:id="8210" w:author="GoldenCorpusHarness" w:date="2026-03-28T21:57:49Z">
        <w:r>
          <w:delText>beyo</w:delText>
        </w:r>
      </w:del>
      <w:ins w:id="8211" w:author="GoldenCorpusHarness" w:date="2026-03-28T21:57:49Z">
        <w:r>
          <w:t>a</w:t>
        </w:r>
      </w:ins>
      <w:r>
        <w:t xml:space="preserve">nd </w:t>
      </w:r>
      <w:del w:id="8212" w:author="GoldenCorpusHarness" w:date="2026-03-28T21:57:49Z">
        <w:r>
          <w:delText>the date when the initial CR was declared</w:delText>
        </w:r>
      </w:del>
      <w:ins w:id="8213" w:author="GoldenCorpusHarness" w:date="2026-03-28T21:57:49Z">
        <w:r>
          <w:t>lenvatinib/matching placebo, please refer to Section 6.6.3.</w:t>
        </w:r>
      </w:ins>
    </w:p>
    <w:p ns2:paraId="73871E08" ns2:textId="77777777" w:rsidR="00CD7167" w:rsidRDefault="00CD7167" w:rsidP="00936F72">
      <w:pPr>
        <w:pStyle w:val="ListBullet2"/>
        <w:keepLines w:val="0"/>
        <w:spacing w:after="240"/>
      </w:pPr>
      <w:del w:id="8214" w:author="GoldenCorpusHarness" w:date="2026-03-28T21:57:49Z">
        <w:r>
          <w:delText>O</w:delText>
        </w:r>
      </w:del>
      <w:ins w:id="8215" w:author="GoldenCorpusHarness" w:date="2026-03-28T21:57:49Z">
        <w:r>
          <w:t>Table 7Dose Modification Guidelines for Lenvatinib-</w:t>
        </w:r>
      </w:ins>
      <w:r>
        <w:t>R</w:t>
      </w:r>
      <w:ins w:id="8216" w:author="GoldenCorpusHarness" w:date="2026-03-28T21:57:49Z">
        <w:r>
          <w:t>elated Adverse Events</w:t>
        </w:r>
      </w:ins>
    </w:p>
    <w:p ns2:paraId="2198076D" ns2:textId="77777777" w:rsidR="00CD7167" w:rsidRPr="003C6654" w:rsidRDefault="00CD7167" w:rsidP="00936F72">
      <w:pPr>
        <w:pStyle w:val="ListBullet"/>
        <w:keepLines w:val="0"/>
        <w:numPr>
          <w:ilvl w:val="0"/>
          <w:numId w:val="59"/>
        </w:numPr>
        <w:spacing w:after="240"/>
      </w:pPr>
      <w:r w:rsidRPr="003C6654">
        <w:t>Had SD, PR, or CR and stopped study intervention after completion of 35 administrations (approximately 2 years) of study intervention for reasons other than disease progression or intolerability</w:t>
      </w:r>
    </w:p>
    <w:p ns2:paraId="6061B770" ns2:textId="77777777" w:rsidR="00CD7167" w:rsidRPr="0023580D" w:rsidRDefault="00CD7167" w:rsidP="00936F72">
      <w:pPr>
        <w:pStyle w:val="ListBullet2"/>
        <w:keepLines w:val="0"/>
        <w:spacing w:after="240"/>
      </w:pPr>
      <w:del w:id="8217" w:author="GoldenCorpusHarness" w:date="2026-03-28T21:57:49Z">
        <w:r>
          <w:delText>AND</w:delText>
        </w:r>
      </w:del>
    </w:p>
    <w:p ns2:paraId="1FC73189" ns2:textId="555741E8" w:rsidR="00CD7167" w:rsidRPr="007F50C3" w:rsidRDefault="00CD7167" w:rsidP="00936F72">
      <w:pPr>
        <w:pStyle w:val="ListBullet"/>
        <w:keepLines w:val="0"/>
        <w:numPr>
          <w:ilvl w:val="0"/>
          <w:numId w:val="60"/>
        </w:numPr>
        <w:spacing w:after="240"/>
      </w:pPr>
      <w:del w:id="8218" w:author="GoldenCorpusHarness" w:date="2026-03-28T21:57:49Z">
        <w:r>
          <w:delText>Ex</w:delText>
        </w:r>
      </w:del>
      <w:ins w:id="8219" w:author="GoldenCorpusHarness" w:date="2026-03-28T21:57:49Z">
        <w:r>
          <w:t>Management of Hy</w:t>
        </w:r>
      </w:ins>
      <w:r>
        <w:t>per</w:t>
      </w:r>
      <w:del w:id="8220" w:author="GoldenCorpusHarness" w:date="2026-03-28T21:57:49Z">
        <w:r>
          <w:delText>i</w:delText>
        </w:r>
      </w:del>
      <w:ins w:id="8221" w:author="GoldenCorpusHarness" w:date="2026-03-28T21:57:49Z">
        <w:r>
          <w:t>t</w:t>
        </w:r>
      </w:ins>
      <w:r>
        <w:t>en</w:t>
      </w:r>
      <w:del w:id="8222" w:author="GoldenCorpusHarness" w:date="2026-03-28T21:57:49Z">
        <w:r>
          <w:delText>ced centrally-verified radiographic disease progres</w:delText>
        </w:r>
      </w:del>
      <w:r>
        <w:t>sion</w:t>
      </w:r>
      <w:del w:id="8223" w:author="GoldenCorpusHarness" w:date="2026-03-28T21:57:49Z">
        <w:r>
          <w:delText xml:space="preserve"> by RECIST 1.1 after stopping initial treatment, and</w:delText>
        </w:r>
      </w:del>
    </w:p>
    <w:p ns2:paraId="7820D7AD" ns2:textId="77777777" w:rsidR="00CD7167" w:rsidRPr="007F50C3" w:rsidRDefault="00CD7167" w:rsidP="00936F72">
      <w:pPr>
        <w:pStyle w:val="ListBullet"/>
        <w:keepLines w:val="0"/>
        <w:numPr>
          <w:ilvl w:val="0"/>
          <w:numId w:val="62"/>
        </w:numPr>
        <w:spacing w:after="240"/>
      </w:pPr>
      <w:del w:id="8224" w:author="GoldenCorpusHarness" w:date="2026-03-28T21:57:49Z">
        <w:r>
          <w:delText>No ne</w:delText>
        </w:r>
      </w:del>
      <w:ins w:id="8225" w:author="GoldenCorpusHarness" w:date="2026-03-28T21:57:49Z">
        <w:r>
          <w:t xml:space="preserve">Hypertension is a recognized side effect of treatment </w:t>
        </w:r>
      </w:ins>
      <w:r>
        <w:t>w</w:t>
      </w:r>
      <w:del w:id="8226" w:author="GoldenCorpusHarness" w:date="2026-03-28T21:57:49Z">
        <w:r>
          <w:delText xml:space="preserve"> anticancer</w:delText>
        </w:r>
      </w:del>
      <w:ins w:id="8227" w:author="GoldenCorpusHarness" w:date="2026-03-28T21:57:49Z">
        <w:r>
          <w:t>ith drugs inhibiting VEGF signaling. Investigators should therefore ensure that participants enrolled to receive</w:t>
        </w:r>
      </w:ins>
      <w:r>
        <w:t xml:space="preserve"> treatment w</w:t>
      </w:r>
      <w:del w:id="8228" w:author="GoldenCorpusHarness" w:date="2026-03-28T21:57:49Z">
        <w:r>
          <w:delText>as administered after the last dos</w:delText>
        </w:r>
      </w:del>
      <w:ins w:id="8229" w:author="GoldenCorpusHarness" w:date="2026-03-28T21:57:49Z">
        <w:r>
          <w:t>ith lenvatinib have BP of ≤150/90 mm Hg at the tim</w:t>
        </w:r>
      </w:ins>
      <w:r>
        <w:t xml:space="preserve">e of study </w:t>
      </w:r>
      <w:del w:id="8230" w:author="GoldenCorpusHarness" w:date="2026-03-28T21:57:49Z">
        <w:r>
          <w:delText>intervention</w:delText>
        </w:r>
      </w:del>
      <w:ins w:id="8231" w:author="GoldenCorpusHarness" w:date="2026-03-28T21:57:49Z">
        <w:r>
          <w:t>entry and</w:t>
        </w:r>
      </w:ins>
      <w:r>
        <w:t xml:space="preserve">, </w:t>
      </w:r>
      <w:del w:id="8232" w:author="GoldenCorpusHarness" w:date="2026-03-28T21:57:49Z">
        <w:r>
          <w:delText>and</w:delText>
        </w:r>
      </w:del>
      <w:ins w:id="8233" w:author="GoldenCorpusHarness" w:date="2026-03-28T21:57:49Z">
        <w:r>
          <w:t>if known to be hypertensive, have been on a stable dose of antihypertensive therapy for at least 1 week before C1D1. Early detection and effective management of hypertension are important to minimize the need for lenvatinib dose interruptions and reductions.</w:t>
        </w:r>
      </w:ins>
    </w:p>
    <w:p ns2:paraId="1EFEED61" ns2:textId="77777777" w:rsidR="00CD7167" w:rsidRPr="007F50C3" w:rsidRDefault="00CD7167" w:rsidP="00936F72">
      <w:pPr>
        <w:pStyle w:val="ListBullet"/>
        <w:keepLines w:val="0"/>
        <w:numPr>
          <w:ilvl w:val="0"/>
          <w:numId w:val="62"/>
        </w:numPr>
        <w:spacing w:after="240"/>
      </w:pPr>
      <w:ins w:id="8234" w:author="GoldenCorpusHarness" w:date="2026-03-28T21:57:49Z">
        <w:r>
          <w:t>Regular assessment of BP should be as detailed in the SoA (Section 1.3.1 and Section 1.3.2). Hypertension will be graded using NCI C</w:t>
        </w:r>
      </w:ins>
      <w:r>
        <w:t>T</w:t>
      </w:r>
      <w:del w:id="8235" w:author="GoldenCorpusHarness" w:date="2026-03-28T21:57:49Z">
        <w:r>
          <w:delText xml:space="preserve">he </w:delText>
        </w:r>
      </w:del>
      <w:ins w:id="8236" w:author="GoldenCorpusHarness" w:date="2026-03-28T21:57:49Z">
        <w:r>
          <w:t>CAE v5.0, based on BP measurements only (and not on the number of antihy</w:t>
        </w:r>
      </w:ins>
      <w:r>
        <w:t>p</w:t>
      </w:r>
      <w:del w:id="8237" w:author="GoldenCorpusHarness" w:date="2026-03-28T21:57:49Z">
        <w:r>
          <w:delText>art</w:delText>
        </w:r>
      </w:del>
      <w:ins w:id="8238" w:author="GoldenCorpusHarness" w:date="2026-03-28T21:57:49Z">
        <w:r>
          <w:t>ertensive med</w:t>
        </w:r>
      </w:ins>
      <w:r>
        <w:t>ic</w:t>
      </w:r>
      <w:del w:id="8239" w:author="GoldenCorpusHarness" w:date="2026-03-28T21:57:49Z">
        <w:r>
          <w:delText>ipant meets all of the safety parameters listed in the inclusion criteria and none of the safety parameters listed in the exclusion criteria, and</w:delText>
        </w:r>
      </w:del>
      <w:ins w:id="8240" w:author="GoldenCorpusHarness" w:date="2026-03-28T21:57:49Z">
        <w:r>
          <w:t>ations).</w:t>
        </w:r>
      </w:ins>
    </w:p>
    <w:p ns2:paraId="34E55A83" ns2:textId="77777777" w:rsidR="00CD7167" w:rsidRPr="000E368E" w:rsidRDefault="00CD7167" w:rsidP="00936F72">
      <w:pPr>
        <w:pStyle w:val="ListBullet"/>
        <w:keepLines w:val="0"/>
        <w:numPr>
          <w:ilvl w:val="0"/>
          <w:numId w:val="62"/>
        </w:numPr>
        <w:spacing w:after="240"/>
      </w:pPr>
      <w:del w:id="8241" w:author="GoldenCorpusHarness" w:date="2026-03-28T21:57:49Z">
        <w:r>
          <w:delText>The stud</w:delText>
        </w:r>
      </w:del>
      <w:ins w:id="8242" w:author="GoldenCorpusHarness" w:date="2026-03-28T21:57:49Z">
        <w:r>
          <w:t>If the participant’s first BP measurement of the current assessment is elevated (ie, s</w:t>
        </w:r>
      </w:ins>
      <w:r>
        <w:t>y</w:t>
      </w:r>
      <w:del w:id="8243" w:author="GoldenCorpusHarness" w:date="2026-03-28T21:57:49Z">
        <w:r>
          <w:delText xml:space="preserve"> is on</w:delText>
        </w:r>
      </w:del>
      <w:ins w:id="8244" w:author="GoldenCorpusHarness" w:date="2026-03-28T21:57:49Z">
        <w:r>
          <w:t>stolic BP ≥140 mm H</w:t>
        </w:r>
      </w:ins>
      <w:r>
        <w:t>g</w:t>
      </w:r>
      <w:del w:id="8245" w:author="GoldenCorpusHarness" w:date="2026-03-28T21:57:49Z">
        <w:r>
          <w:delText>oin</w:delText>
        </w:r>
      </w:del>
      <w:ins w:id="8246" w:author="GoldenCorpusHarness" w:date="2026-03-28T21:57:49Z">
        <w:r>
          <w:t xml:space="preserve"> or diastolic BP ≥90 mm H</w:t>
        </w:r>
      </w:ins>
      <w:r>
        <w:t>g</w:t>
      </w:r>
      <w:ins w:id="8247" w:author="GoldenCorpusHarness" w:date="2026-03-28T21:57:49Z">
        <w:r>
          <w:t>), the BP measurement should be repeated at least 5 minutes later. One BP assessment is defined as the mean value of 2 measurements at least 5 minutes apart. If the BP assessment (ie, the mean of the 2 BP measurements obtained at least 5 minutes apart) is elevated (systolic BP ≥140 mm Hg or diastolic BP ≥90 mm Hg), a confirmatory assessment should be obtained at least 30 minutes later by performing 2 measurements (at least 5 minutes apart) to yield a mean value.</w:t>
        </w:r>
      </w:ins>
    </w:p>
    <w:p ns2:paraId="2FBED8F2" ns2:textId="0F641C58" w:rsidR="008D21DA" w:rsidRPr="001F0660" w:rsidRDefault="00CD7167" w:rsidP="00936F72">
      <w:pPr>
        <w:pStyle w:val="Paragraph0"/>
      </w:pPr>
      <w:r>
        <w:t>An</w:t>
      </w:r>
      <w:del w:id="8248" w:author="GoldenCorpusHarness" w:date="2026-03-28T21:57:49Z">
        <w:r>
          <w:delText xml:space="preserve"> o</w:delText>
        </w:r>
      </w:del>
      <w:ins w:id="8249" w:author="GoldenCorpusHarness" w:date="2026-03-28T21:57:49Z">
        <w:r>
          <w:t xml:space="preserve">tihypertensive agents should </w:t>
        </w:r>
      </w:ins>
      <w:r>
        <w:t>b</w:t>
      </w:r>
      <w:del w:id="8250" w:author="GoldenCorpusHarness" w:date="2026-03-28T21:57:49Z">
        <w:r>
          <w:delText>jective response or disease pro</w:delText>
        </w:r>
      </w:del>
      <w:ins w:id="8251" w:author="GoldenCorpusHarness" w:date="2026-03-28T21:57:49Z">
        <w:r>
          <w:t>e started as soon as elevated BP (systolic BP ≥140 mm H</w:t>
        </w:r>
      </w:ins>
      <w:r>
        <w:t>g</w:t>
      </w:r>
      <w:del w:id="8252" w:author="GoldenCorpusHarness" w:date="2026-03-28T21:57:49Z">
        <w:r>
          <w:delText>ression that occurs durin</w:delText>
        </w:r>
      </w:del>
      <w:ins w:id="8253" w:author="GoldenCorpusHarness" w:date="2026-03-28T21:57:49Z">
        <w:r>
          <w:t xml:space="preserve"> or diastolic BP ≥90 mm H</w:t>
        </w:r>
      </w:ins>
      <w:r>
        <w:t>g</w:t>
      </w:r>
      <w:del w:id="8254" w:author="GoldenCorpusHarness" w:date="2026-03-28T21:57:49Z">
        <w:r>
          <w:delText xml:space="preserve"> the Second Course </w:delText>
        </w:r>
      </w:del>
      <w:ins w:id="8255" w:author="GoldenCorpusHarness" w:date="2026-03-28T21:57:49Z">
        <w:r>
          <w:t>) is confirmed on 2 assessments at least 30 minutes apart. The choice of antihypertensive treatment should be individualized to the participant’s clinical circumstances and follow standard medical practice. For previously normotensive participants, appropriate antihypertensive therapy should be started when systolic B</w:t>
        </w:r>
      </w:ins>
      <w:r>
        <w:t>P</w:t>
      </w:r>
      <w:del w:id="8256" w:author="GoldenCorpusHarness" w:date="2026-03-28T21:57:49Z">
        <w:r>
          <w:delText>hase</w:delText>
        </w:r>
      </w:del>
      <w:ins w:id="8257" w:author="GoldenCorpusHarness" w:date="2026-03-28T21:57:49Z">
        <w:r>
          <w:t xml:space="preserve"> ≥140 mm Hg or diastolic BP ≥90 mm Hg is</w:t>
        </w:r>
      </w:ins>
      <w:r>
        <w:t xml:space="preserve"> f</w:t>
      </w:r>
      <w:del w:id="8258" w:author="GoldenCorpusHarness" w:date="2026-03-28T21:57:49Z">
        <w:r>
          <w:delText xml:space="preserve">or a participant will not </w:delText>
        </w:r>
      </w:del>
      <w:ins w:id="8259" w:author="GoldenCorpusHarness" w:date="2026-03-28T21:57:49Z">
        <w:r>
          <w:t>irst o</w:t>
        </w:r>
      </w:ins>
      <w:r>
        <w:t>b</w:t>
      </w:r>
      <w:del w:id="8260" w:author="GoldenCorpusHarness" w:date="2026-03-28T21:57:49Z">
        <w:r>
          <w:delText xml:space="preserve">e counted as an event </w:delText>
        </w:r>
      </w:del>
      <w:ins w:id="8261" w:author="GoldenCorpusHarness" w:date="2026-03-28T21:57:49Z">
        <w:r>
          <w:t>served on 2 assessments at least 30 minutes apart. For those participants already on antihypertensive medication, treatment modi</w:t>
        </w:r>
      </w:ins>
      <w:r>
        <w:t>f</w:t>
      </w:r>
      <w:del w:id="8262" w:author="GoldenCorpusHarness" w:date="2026-03-28T21:57:49Z">
        <w:r>
          <w:delText>or the primary analysis o</w:delText>
        </w:r>
      </w:del>
      <w:ins w:id="8263" w:author="GoldenCorpusHarness" w:date="2026-03-28T21:57:49Z">
        <w:r>
          <w:t>ication may be necessary i</w:t>
        </w:r>
      </w:ins>
      <w:r>
        <w:t xml:space="preserve">f </w:t>
      </w:r>
      <w:del w:id="8264" w:author="GoldenCorpusHarness" w:date="2026-03-28T21:57:49Z">
        <w:r>
          <w:delText>either endpoint in this study</w:delText>
        </w:r>
      </w:del>
      <w:ins w:id="8265" w:author="GoldenCorpusHarness" w:date="2026-03-28T21:57:49Z">
        <w:r>
          <w:t>hypertension persists</w:t>
        </w:r>
      </w:ins>
      <w:r>
        <w:t>.</w:t>
      </w:r>
    </w:p>
    <w:p ns2:paraId="40009489" ns2:textId="062D90FC" w:rsidR="00D80FE3" w:rsidRDefault="008D21DA" w:rsidP="008D21DA">
      <w:pPr>
        <w:pStyle w:val="Paragraph0"/>
      </w:pPr>
      <w:ins w:id="8266" w:author="GoldenCorpusHarness" w:date="2026-03-28T21:57:49Z">
        <w:r>
          <w:t>Lenvatinib should be withheld in any instance where a participant is at imminent risk to develop a hypertensive crisis or has uncontrolled hypertension (eg, B</w:t>
        </w:r>
      </w:ins>
      <w:r>
        <w:t>P</w:t>
      </w:r>
      <w:del w:id="8267" w:author="GoldenCorpusHarness" w:date="2026-03-28T21:57:49Z">
        <w:r>
          <w:delText>articipants</w:delText>
        </w:r>
      </w:del>
      <w:ins w:id="8268" w:author="GoldenCorpusHarness" w:date="2026-03-28T21:57:49Z">
        <w:r>
          <w:t xml:space="preserve"> ≥160/100 mm Hg)</w:t>
        </w:r>
      </w:ins>
      <w:r>
        <w:t xml:space="preserve"> w</w:t>
      </w:r>
      <w:del w:id="8269" w:author="GoldenCorpusHarness" w:date="2026-03-28T21:57:49Z">
        <w:r>
          <w:delText>ho discontin</w:delText>
        </w:r>
      </w:del>
      <w:ins w:id="8270" w:author="GoldenCorpusHarness" w:date="2026-03-28T21:57:49Z">
        <w:r>
          <w:t>ith significant risk factors for severe complications, significant risk factors for cardiac disease, intracerebral hemorrhage, or other significant co-morbidities.  Once the participant has been on the same antihypertensive medications for at least 48 ho</w:t>
        </w:r>
      </w:ins>
      <w:r>
        <w:t>u</w:t>
      </w:r>
      <w:del w:id="8271" w:author="GoldenCorpusHarness" w:date="2026-03-28T21:57:49Z">
        <w:r>
          <w:delText>e pembroliz</w:delText>
        </w:r>
      </w:del>
      <w:ins w:id="8272" w:author="GoldenCorpusHarness" w:date="2026-03-28T21:57:49Z">
        <w:r>
          <w:t>rs and the BP is controlled, lenvatinib sho</w:t>
        </w:r>
      </w:ins>
      <w:r>
        <w:t>u</w:t>
      </w:r>
      <w:del w:id="8273" w:author="GoldenCorpusHarness" w:date="2026-03-28T21:57:49Z">
        <w:r>
          <w:delText xml:space="preserve">mab after attaining CR or </w:delText>
        </w:r>
      </w:del>
      <w:ins w:id="8274" w:author="GoldenCorpusHarness" w:date="2026-03-28T21:57:49Z">
        <w:r>
          <w:t>ld be resumed as described belo</w:t>
        </w:r>
      </w:ins>
      <w:r>
        <w:t>w</w:t>
      </w:r>
      <w:del w:id="8275" w:author="GoldenCorpusHarness" w:date="2026-03-28T21:57:49Z">
        <w:r>
          <w:delText>ho complete treatment with pembrolizumab after 35 cycles will continue to receive lenvatinib/placebo alone until disease progression is verified by BICR, development of unacceptable toxicity, or withdrawal of consent</w:delText>
        </w:r>
      </w:del>
      <w:r>
        <w:t>.</w:t>
      </w:r>
      <w:del w:id="8276" w:author="GoldenCorpusHarness" w:date="2026-03-28T21:57:49Z">
        <w:r>
          <w:delText xml:space="preserve">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delText>
        </w:r>
      </w:del>
    </w:p>
    <w:p ns2:paraId="1DE4282B" ns2:textId="3F5A44E7" w:rsidR="00B64A19" w:rsidRDefault="00B64A19" w:rsidP="00B64A19">
      <w:pPr>
        <w:pStyle w:val="Heading2"/>
      </w:pPr>
      <w:ins w:id="8277" w:author="GoldenCorpusHarness" w:date="2026-03-28T21:57:49Z">
        <w:r>
          <w:t xml:space="preserve">Participants who have had systolic BP ≥160 mm Hg or diastolic BP ≥100 mm Hg must have their BP monitored on Day 15 (or more frequently as clinically indicated) until systolic BP has been ≤150 mm Hg and diastolic BP has been ≤95 mm Hg for 2 consecutive treatment cycles. </w:t>
        </w:r>
      </w:ins>
      <w:r>
        <w:t>I</w:t>
      </w:r>
      <w:del w:id="8278" w:author="GoldenCorpusHarness" w:date="2026-03-28T21:57:49Z">
        <w:r>
          <w:delText>nter</w:delText>
        </w:r>
      </w:del>
      <w:ins w:id="8279" w:author="GoldenCorpusHarness" w:date="2026-03-28T21:57:49Z">
        <w:r>
          <w:t>f a repeat e</w:t>
        </w:r>
      </w:ins>
      <w:r>
        <w:t>vent</w:t>
      </w:r>
      <w:del w:id="8280" w:author="GoldenCorpusHarness" w:date="2026-03-28T21:57:49Z">
        <w:r>
          <w:delText>ion A</w:delText>
        </w:r>
      </w:del>
      <w:ins w:id="8281" w:author="GoldenCorpusHarness" w:date="2026-03-28T21:57:49Z">
        <w:r>
          <w:t xml:space="preserve"> o</w:t>
        </w:r>
      </w:ins>
      <w:r>
        <w:t>f</w:t>
      </w:r>
      <w:del w:id="8282" w:author="GoldenCorpusHarness" w:date="2026-03-28T21:57:49Z">
        <w:r>
          <w:delText>ter the End o</w:delText>
        </w:r>
      </w:del>
      <w:ins w:id="8283" w:author="GoldenCorpusHarness" w:date="2026-03-28T21:57:49Z">
        <w:r>
          <w:t xml:space="preserve"> systolic BP ≥160 mm Hg or diastolic BP ≥100 mm Hg occurs, the participant must resume the Day 15 evaluation until systolic BP has been ≤150 mm Hg and diastolic BP has been ≤95 mm Hg </w:t>
        </w:r>
      </w:ins>
      <w:r>
        <w:t>f</w:t>
      </w:r>
      <w:del w:id="8284" w:author="GoldenCorpusHarness" w:date="2026-03-28T21:57:49Z">
        <w:r>
          <w:delText xml:space="preserve"> the Study</w:delText>
        </w:r>
      </w:del>
      <w:ins w:id="8285" w:author="GoldenCorpusHarness" w:date="2026-03-28T21:57:49Z">
        <w:r>
          <w:t>or 2 consecutive treatment cycles.</w:t>
        </w:r>
      </w:ins>
    </w:p>
    <w:p ns2:paraId="7B3A1735" ns2:textId="1D1FD93C" w:rsidR="00A13594" w:rsidRPr="00CC1153" w:rsidRDefault="00A13594" w:rsidP="009A0360">
      <w:pPr>
        <w:pStyle w:val="Paragraph0"/>
      </w:pPr>
      <w:del w:id="8286" w:author="GoldenCorpusHarness" w:date="2026-03-28T21:57:49Z">
        <w:r>
          <w:delText>There is no study-specified intervention after the end of the study.</w:delText>
        </w:r>
      </w:del>
    </w:p>
    <w:p ns2:paraId="038BA8DF" ns2:textId="0270D603" w:rsidR="00E40D63" w:rsidRDefault="00457990" w:rsidP="00457990">
      <w:pPr>
        <w:pStyle w:val="Heading2"/>
      </w:pPr>
      <w:del w:id="8287" w:author="GoldenCorpusHarness" w:date="2026-03-28T21:57:49Z">
        <w:r>
          <w:delText>C</w:delText>
        </w:r>
      </w:del>
      <w:ins w:id="8288" w:author="GoldenCorpusHarness" w:date="2026-03-28T21:57:49Z">
        <w:r>
          <w:t>The following guide</w:t>
        </w:r>
      </w:ins>
      <w:r>
        <w:t>lin</w:t>
      </w:r>
      <w:del w:id="8289" w:author="GoldenCorpusHarness" w:date="2026-03-28T21:57:49Z">
        <w:r>
          <w:delText>ical Suppli</w:delText>
        </w:r>
      </w:del>
      <w:r>
        <w:t xml:space="preserve">es </w:t>
      </w:r>
      <w:del w:id="8290" w:author="GoldenCorpusHarness" w:date="2026-03-28T21:57:49Z">
        <w:r>
          <w:delText>Di</w:delText>
        </w:r>
      </w:del>
      <w:r>
        <w:t>s</w:t>
      </w:r>
      <w:del w:id="8291" w:author="GoldenCorpusHarness" w:date="2026-03-28T21:57:49Z">
        <w:r>
          <w:delText>c</w:delText>
        </w:r>
      </w:del>
      <w:ins w:id="8292" w:author="GoldenCorpusHarness" w:date="2026-03-28T21:57:49Z">
        <w:r>
          <w:t>hould be fol</w:t>
        </w:r>
      </w:ins>
      <w:r>
        <w:t>lo</w:t>
      </w:r>
      <w:ins w:id="8293" w:author="GoldenCorpusHarness" w:date="2026-03-28T21:57:49Z">
        <w:r>
          <w:t xml:space="preserve">wed for the management of </w:t>
        </w:r>
      </w:ins>
      <w:r>
        <w:t>s</w:t>
      </w:r>
      <w:ins w:id="8294" w:author="GoldenCorpusHarness" w:date="2026-03-28T21:57:49Z">
        <w:r>
          <w:t>ystolic BP ≥160 mm Hg or diastolic BP ≥100 mm Hg confirmed on 2 BP assessments at least 30 min</w:t>
        </w:r>
      </w:ins>
      <w:r>
        <w:t>u</w:t>
      </w:r>
      <w:ins w:id="8295" w:author="GoldenCorpusHarness" w:date="2026-03-28T21:57:49Z">
        <w:r>
          <w:t>tes apa</w:t>
        </w:r>
      </w:ins>
      <w:r>
        <w:t>r</w:t>
      </w:r>
      <w:del w:id="8296" w:author="GoldenCorpusHarness" w:date="2026-03-28T21:57:49Z">
        <w:r>
          <w:delText>e</w:delText>
        </w:r>
      </w:del>
      <w:ins w:id="8297" w:author="GoldenCorpusHarness" w:date="2026-03-28T21:57:49Z">
        <w:r>
          <w:t>t:</w:t>
        </w:r>
      </w:ins>
    </w:p>
    <w:p ns2:paraId="20C35BCD" ns2:textId="51097483" w:rsidR="002808C6" w:rsidRPr="00664763" w:rsidRDefault="00F90340" w:rsidP="002808C6">
      <w:pPr>
        <w:pStyle w:val="Paragraph0"/>
        <w:rPr>
          <w:rFonts w:eastAsia="Times New Roman"/>
        </w:rPr>
      </w:pPr>
      <w:del w:id="8298" w:author="GoldenCorpusHarness" w:date="2026-03-28T21:57:49Z">
        <w:r>
          <w:delText>The emergency unblinding call center will use the interve</w:delText>
        </w:r>
      </w:del>
      <w:ins w:id="8299" w:author="GoldenCorpusHarness" w:date="2026-03-28T21:57:49Z">
        <w:r>
          <w:t>Co</w:t>
        </w:r>
      </w:ins>
      <w:r>
        <w:t>nti</w:t>
      </w:r>
      <w:del w:id="8300" w:author="GoldenCorpusHarness" w:date="2026-03-28T21:57:49Z">
        <w:r>
          <w:delText>o</w:delText>
        </w:r>
      </w:del>
      <w:r>
        <w:t>n</w:t>
      </w:r>
      <w:del w:id="8301" w:author="GoldenCorpusHarness" w:date="2026-03-28T21:57:49Z">
        <w:r>
          <w:delText>/randomization sched</w:delText>
        </w:r>
      </w:del>
      <w:r>
        <w:t>u</w:t>
      </w:r>
      <w:del w:id="8302" w:author="GoldenCorpusHarness" w:date="2026-03-28T21:57:49Z">
        <w:r>
          <w:delText>le for th</w:delText>
        </w:r>
      </w:del>
      <w:r>
        <w:t xml:space="preserve">e study </w:t>
      </w:r>
      <w:del w:id="8303" w:author="GoldenCorpusHarness" w:date="2026-03-28T21:57:49Z">
        <w:r>
          <w:delText>to</w:delText>
        </w:r>
      </w:del>
      <w:ins w:id="8304" w:author="GoldenCorpusHarness" w:date="2026-03-28T21:57:49Z">
        <w:r>
          <w:t>drug</w:t>
        </w:r>
      </w:ins>
      <w:r>
        <w:t xml:space="preserve"> </w:t>
      </w:r>
      <w:del w:id="8305" w:author="GoldenCorpusHarness" w:date="2026-03-28T21:57:49Z">
        <w:r>
          <w:delText>u</w:delText>
        </w:r>
      </w:del>
      <w:ins w:id="8306" w:author="GoldenCorpusHarness" w:date="2026-03-28T21:57:49Z">
        <w:r>
          <w:t>a</w:t>
        </w:r>
      </w:ins>
      <w:r>
        <w:t>n</w:t>
      </w:r>
      <w:del w:id="8307" w:author="GoldenCorpusHarness" w:date="2026-03-28T21:57:49Z">
        <w:r>
          <w:delText>bl</w:delText>
        </w:r>
      </w:del>
      <w:ins w:id="8308" w:author="GoldenCorpusHarness" w:date="2026-03-28T21:57:49Z">
        <w:r>
          <w:t xml:space="preserve">d </w:t>
        </w:r>
      </w:ins>
      <w:r>
        <w:t>in</w:t>
      </w:r>
      <w:del w:id="8309" w:author="GoldenCorpusHarness" w:date="2026-03-28T21:57:49Z">
        <w:r>
          <w:delText>d</w:delText>
        </w:r>
      </w:del>
      <w:ins w:id="8310" w:author="GoldenCorpusHarness" w:date="2026-03-28T21:57:49Z">
        <w:r>
          <w:t>stitute antihypertensive therapy for</w:t>
        </w:r>
      </w:ins>
      <w:r>
        <w:t xml:space="preserve"> participants </w:t>
      </w:r>
      <w:del w:id="8311" w:author="GoldenCorpusHarness" w:date="2026-03-28T21:57:49Z">
        <w:r>
          <w:delText xml:space="preserve">and to unmask study intervention identity of lenvatinib or matching placebo. The emergency unblinding call center should only be used in cases of emergency (see Section 8.1.10). In the event that the emergency unblinding call center is </w:delText>
        </w:r>
      </w:del>
      <w:r>
        <w:t>not a</w:t>
      </w:r>
      <w:del w:id="8312" w:author="GoldenCorpusHarness" w:date="2026-03-28T21:57:49Z">
        <w:r>
          <w:delText>v</w:delText>
        </w:r>
      </w:del>
      <w:ins w:id="8313" w:author="GoldenCorpusHarness" w:date="2026-03-28T21:57:49Z">
        <w:r>
          <w:t>lre</w:t>
        </w:r>
      </w:ins>
      <w:r>
        <w:t>a</w:t>
      </w:r>
      <w:del w:id="8314" w:author="GoldenCorpusHarness" w:date="2026-03-28T21:57:49Z">
        <w:r>
          <w:delText>ilabl</w:delText>
        </w:r>
      </w:del>
      <w:ins w:id="8315" w:author="GoldenCorpusHarness" w:date="2026-03-28T21:57:49Z">
        <w:r>
          <w:t>dy r</w:t>
        </w:r>
      </w:ins>
      <w:r>
        <w:t>e</w:t>
      </w:r>
      <w:del w:id="8316" w:author="GoldenCorpusHarness" w:date="2026-03-28T21:57:49Z">
        <w:r>
          <w:delText xml:space="preserve"> for a g</w:delText>
        </w:r>
      </w:del>
      <w:ins w:id="8317" w:author="GoldenCorpusHarness" w:date="2026-03-28T21:57:49Z">
        <w:r>
          <w:t>ce</w:t>
        </w:r>
      </w:ins>
      <w:r>
        <w:t>iv</w:t>
      </w:r>
      <w:del w:id="8318" w:author="GoldenCorpusHarness" w:date="2026-03-28T21:57:49Z">
        <w:r>
          <w:delText xml:space="preserve">en site </w:delText>
        </w:r>
      </w:del>
      <w:r>
        <w:t>in</w:t>
      </w:r>
      <w:ins w:id="8319" w:author="GoldenCorpusHarness" w:date="2026-03-28T21:57:49Z">
        <w:r>
          <w:t>g</w:t>
        </w:r>
      </w:ins>
      <w:r>
        <w:t xml:space="preserve"> this</w:t>
      </w:r>
      <w:del w:id="8320" w:author="GoldenCorpusHarness" w:date="2026-03-28T21:57:49Z">
        <w:r>
          <w:delText xml:space="preserve"> study, the central electronic intervention randomization system (IRT) should be used to unblind participants and to unmask study intervention identity</w:delText>
        </w:r>
      </w:del>
      <w:r>
        <w:t>.</w:t>
      </w:r>
      <w:del w:id="8321" w:author="GoldenCorpusHarness" w:date="2026-03-28T21:57:49Z">
        <w:r>
          <w:delText xml:space="preserve"> The Sponsor will not provide random code/disclosure envelopes or lists with the clinical supplies. </w:delText>
        </w:r>
      </w:del>
    </w:p>
    <w:p ns2:paraId="5B41B6F5" ns2:textId="16B7922A" w:rsidR="0085746E" w:rsidRPr="00787126" w:rsidRDefault="0085746E" w:rsidP="0085746E">
      <w:pPr>
        <w:pStyle w:val="Heading1"/>
      </w:pPr>
      <w:del w:id="8322" w:author="GoldenCorpusHarness" w:date="2026-03-28T21:57:49Z">
        <w:r>
          <w:delText>Discontinuation of</w:delText>
        </w:r>
      </w:del>
      <w:ins w:id="8323" w:author="GoldenCorpusHarness" w:date="2026-03-28T21:57:49Z">
        <w:r>
          <w:t>For those participants already on antihypertensive medication, the dose of the current agent may be increased, if appropriate, or 1 or more agents of a different class of antihypertensive should be added.</w:t>
        </w:r>
      </w:ins>
      <w:r>
        <w:t xml:space="preserve"> Study </w:t>
      </w:r>
      <w:del w:id="8324" w:author="GoldenCorpusHarness" w:date="2026-03-28T21:57:49Z">
        <w:r>
          <w:delText>Intervention and Participant Withdra</w:delText>
        </w:r>
      </w:del>
      <w:ins w:id="8325" w:author="GoldenCorpusHarness" w:date="2026-03-28T21:57:49Z">
        <w:r>
          <w:t xml:space="preserve">treatment can be continued </w:t>
        </w:r>
      </w:ins>
      <w:r>
        <w:t>w</w:t>
      </w:r>
      <w:del w:id="8326" w:author="GoldenCorpusHarness" w:date="2026-03-28T21:57:49Z">
        <w:r>
          <w:delText>al</w:delText>
        </w:r>
      </w:del>
      <w:ins w:id="8327" w:author="GoldenCorpusHarness" w:date="2026-03-28T21:57:49Z">
        <w:r>
          <w:t>ithout dose modification.</w:t>
        </w:r>
      </w:ins>
    </w:p>
    <w:p ns2:paraId="3AABA730" ns2:textId="02FE74D1" w:rsidR="00D0628F" w:rsidRDefault="00D0628F" w:rsidP="00D0628F">
      <w:pPr>
        <w:pStyle w:val="Heading2"/>
      </w:pPr>
      <w:del w:id="8328" w:author="GoldenCorpusHarness" w:date="2026-03-28T21:57:49Z">
        <w:r>
          <w:delText>Discontin</w:delText>
        </w:r>
      </w:del>
      <w:ins w:id="8329" w:author="GoldenCorpusHarness" w:date="2026-03-28T21:57:49Z">
        <w:r>
          <w:t>If systolic BP ≥160 mm Hg or diastolic BP ≥100 mm Hg persists despite maximal antihypertensive therapy, then lenvatinib administration sho</w:t>
        </w:r>
      </w:ins>
      <w:r>
        <w:t>u</w:t>
      </w:r>
      <w:del w:id="8330" w:author="GoldenCorpusHarness" w:date="2026-03-28T21:57:49Z">
        <w:r>
          <w:delText>ation</w:delText>
        </w:r>
      </w:del>
      <w:ins w:id="8331" w:author="GoldenCorpusHarness" w:date="2026-03-28T21:57:49Z">
        <w:r>
          <w:t>ld be interrupted and restarted at 1 dose level reduction only when systolic BP ≤150 mm Hg and diastolic BP ≤95 mm Hg and the participant has been on a stable dose</w:t>
        </w:r>
      </w:ins>
      <w:r>
        <w:t xml:space="preserve"> of </w:t>
      </w:r>
      <w:del w:id="8332" w:author="GoldenCorpusHarness" w:date="2026-03-28T21:57:49Z">
        <w:r>
          <w:delText>St</w:delText>
        </w:r>
      </w:del>
      <w:ins w:id="8333" w:author="GoldenCorpusHarness" w:date="2026-03-28T21:57:49Z">
        <w:r>
          <w:t>antihypertensive medication for at least 48 ho</w:t>
        </w:r>
      </w:ins>
      <w:r>
        <w:t>u</w:t>
      </w:r>
      <w:del w:id="8334" w:author="GoldenCorpusHarness" w:date="2026-03-28T21:57:49Z">
        <w:r>
          <w:delText>dy Intervention</w:delText>
        </w:r>
      </w:del>
      <w:ins w:id="8335" w:author="GoldenCorpusHarness" w:date="2026-03-28T21:57:49Z">
        <w:r>
          <w:t>rs.</w:t>
        </w:r>
      </w:ins>
    </w:p>
    <w:p ns2:paraId="7E5394E0" ns2:textId="77777777" w:rsidR="00D80FE3" w:rsidRPr="00DC60FC" w:rsidRDefault="00D80FE3" w:rsidP="00D80FE3">
      <w:pPr>
        <w:pStyle w:val="Paragraph0"/>
      </w:pPr>
      <w:del w:id="8336" w:author="GoldenCorpusHarness" w:date="2026-03-28T21:57:49Z">
        <w:r>
          <w:delText>Discontin</w:delText>
        </w:r>
      </w:del>
      <w:ins w:id="8337" w:author="GoldenCorpusHarness" w:date="2026-03-28T21:57:49Z">
        <w:r>
          <w:t>If systolic BP ≥160 mm Hg or diastolic BP ≥100 mm Hg rec</w:t>
        </w:r>
      </w:ins>
      <w:r>
        <w:t>u</w:t>
      </w:r>
      <w:del w:id="8338" w:author="GoldenCorpusHarness" w:date="2026-03-28T21:57:49Z">
        <w:r>
          <w:delText>ation of st</w:delText>
        </w:r>
      </w:del>
      <w:ins w:id="8339" w:author="GoldenCorpusHarness" w:date="2026-03-28T21:57:49Z">
        <w:r>
          <w:t>rs on the first dose red</w:t>
        </w:r>
      </w:ins>
      <w:r>
        <w:t>u</w:t>
      </w:r>
      <w:del w:id="8340" w:author="GoldenCorpusHarness" w:date="2026-03-28T21:57:49Z">
        <w:r>
          <w:delText>dy inter</w:delText>
        </w:r>
      </w:del>
      <w:ins w:id="8341" w:author="GoldenCorpusHarness" w:date="2026-03-28T21:57:49Z">
        <w:r>
          <w:t>ction despite optimal management of hypertension with antihypertensi</w:t>
        </w:r>
      </w:ins>
      <w:r>
        <w:t>ve</w:t>
      </w:r>
      <w:del w:id="8342" w:author="GoldenCorpusHarness" w:date="2026-03-28T21:57:49Z">
        <w:r>
          <w:delText>ntion does not represent</w:delText>
        </w:r>
      </w:del>
      <w:ins w:id="8343" w:author="GoldenCorpusHarness" w:date="2026-03-28T21:57:49Z">
        <w:r>
          <w:t xml:space="preserve"> medications (either by dose increase or the addition of a different class of antihypertensive), then lenvatinib administration should be interrupted and restarted at an additional dose reduction only</w:t>
        </w:r>
      </w:ins>
      <w:r>
        <w:t xml:space="preserve"> w</w:t>
      </w:r>
      <w:del w:id="8344" w:author="GoldenCorpusHarness" w:date="2026-03-28T21:57:49Z">
        <w:r>
          <w:delText>ithdrawal from the st</w:delText>
        </w:r>
      </w:del>
      <w:ins w:id="8345" w:author="GoldenCorpusHarness" w:date="2026-03-28T21:57:49Z">
        <w:r>
          <w:t>hen systolic BP ≤150 mm Hg and diastolic BP ≤95 mm Hg and the participant has been on a stable dose of antihypertensive medication for at least 48 ho</w:t>
        </w:r>
      </w:ins>
      <w:r>
        <w:t>u</w:t>
      </w:r>
      <w:del w:id="8346" w:author="GoldenCorpusHarness" w:date="2026-03-28T21:57:49Z">
        <w:r>
          <w:delText>dy</w:delText>
        </w:r>
      </w:del>
      <w:ins w:id="8347" w:author="GoldenCorpusHarness" w:date="2026-03-28T21:57:49Z">
        <w:r>
          <w:t>rs</w:t>
        </w:r>
      </w:ins>
      <w:r>
        <w:t>.</w:t>
      </w:r>
      <w:ins w:id="8348" w:author="GoldenCorpusHarness" w:date="2026-03-28T21:57:49Z">
        <w:r>
          <w:t xml:space="preserve"> </w:t>
        </w:r>
      </w:ins>
    </w:p>
    <w:p ns2:paraId="67835400" ns2:textId="0C79B284" w:rsidR="00D80FE3" w:rsidRPr="00DC60FC" w:rsidRDefault="00D80FE3" w:rsidP="00D80FE3">
      <w:pPr>
        <w:pStyle w:val="Paragraph0"/>
      </w:pPr>
      <w:del w:id="8349" w:author="GoldenCorpusHarness" w:date="2026-03-28T21:57:49Z">
        <w:r>
          <w:delText>As certain data on clinical events beyond study intervention discontinuation may be important to the study, they must be collected throu</w:delText>
        </w:r>
      </w:del>
      <w:ins w:id="8350" w:author="GoldenCorpusHarness" w:date="2026-03-28T21:57:49Z">
        <w:r>
          <w:t>If systolic BP ≥160 mm H</w:t>
        </w:r>
      </w:ins>
      <w:r>
        <w:t>g</w:t>
      </w:r>
      <w:del w:id="8351" w:author="GoldenCorpusHarness" w:date="2026-03-28T21:57:49Z">
        <w:r>
          <w:delText>h the participant’s last scheduled follow-up, even if the participant has discontinued study intervention. Therefore, all participants who discontinue study intervention prior to completion of the protocol-specified treatment period will still continue to participate in the study as specified in Section 1.3 and Sections 8.</w:delText>
        </w:r>
      </w:del>
      <w:ins w:id="8352" w:author="GoldenCorpusHarness" w:date="2026-03-28T21:57:49Z">
        <w:r>
          <w:t xml:space="preserve"> or diastolic BP ≥</w:t>
        </w:r>
      </w:ins>
      <w:r>
        <w:t>10</w:t>
      </w:r>
      <w:ins w:id="8353" w:author="GoldenCorpusHarness" w:date="2026-03-28T21:57:49Z">
        <w:r>
          <w:t>0 mm Hg recurs on the second dose reduction despite optimal management of hypertension with antihypertensive medications (either by dose increase or the addition of a different class of antihypertensive), then lenvatinib administration should be interrupted and restarted at a third dose reduction only when systolic BP ≤150 mm Hg and diastolic BP ≤95 mm Hg and the participant has been on a stable dose of antihypertensive medication for at least 48 hours</w:t>
        </w:r>
      </w:ins>
      <w:r>
        <w:t>.</w:t>
      </w:r>
      <w:del w:id="8354" w:author="GoldenCorpusHarness" w:date="2026-03-28T21:57:49Z">
        <w:r>
          <w:delText>5 and 8.10.6.</w:delText>
        </w:r>
      </w:del>
    </w:p>
    <w:p ns2:paraId="343A834E" ns2:textId="1EACEBE2" w:rsidR="00D80FE3" w:rsidRPr="00DC60FC" w:rsidRDefault="00D80FE3" w:rsidP="00D80FE3">
      <w:pPr>
        <w:pStyle w:val="Paragraph0"/>
      </w:pPr>
      <w:del w:id="8355" w:author="GoldenCorpusHarness" w:date="2026-03-28T21:57:49Z">
        <w:r>
          <w:delText xml:space="preserve">Participants may </w:delText>
        </w:r>
      </w:del>
      <w:ins w:id="8356" w:author="GoldenCorpusHarness" w:date="2026-03-28T21:57:49Z">
        <w:r>
          <w:t>Ad</w:t>
        </w:r>
      </w:ins>
      <w:r>
        <w:t>di</w:t>
      </w:r>
      <w:del w:id="8357" w:author="GoldenCorpusHarness" w:date="2026-03-28T21:57:49Z">
        <w:r>
          <w:delText>scontinue study interven</w:delText>
        </w:r>
      </w:del>
      <w:r>
        <w:t>tion</w:t>
      </w:r>
      <w:ins w:id="8358" w:author="GoldenCorpusHarness" w:date="2026-03-28T21:57:49Z">
        <w:r>
          <w:t>al</w:t>
        </w:r>
      </w:ins>
      <w:r>
        <w:t xml:space="preserve"> </w:t>
      </w:r>
      <w:del w:id="8359" w:author="GoldenCorpusHarness" w:date="2026-03-28T21:57:49Z">
        <w:r>
          <w:delText>at any tim</w:delText>
        </w:r>
      </w:del>
      <w:ins w:id="8360" w:author="GoldenCorpusHarness" w:date="2026-03-28T21:57:49Z">
        <w:r>
          <w:t>dos</w:t>
        </w:r>
      </w:ins>
      <w:r>
        <w:t>e</w:t>
      </w:r>
      <w:del w:id="8361" w:author="GoldenCorpusHarness" w:date="2026-03-28T21:57:49Z">
        <w:r>
          <w:delText xml:space="preserve"> for any</w:delText>
        </w:r>
      </w:del>
      <w:r>
        <w:t xml:space="preserve"> re</w:t>
      </w:r>
      <w:del w:id="8362" w:author="GoldenCorpusHarness" w:date="2026-03-28T21:57:49Z">
        <w:r>
          <w:delText xml:space="preserve">ason or be </w:delText>
        </w:r>
      </w:del>
      <w:r>
        <w:t>d</w:t>
      </w:r>
      <w:del w:id="8363" w:author="GoldenCorpusHarness" w:date="2026-03-28T21:57:49Z">
        <w:r>
          <w:delText>ropped from the st</w:delText>
        </w:r>
      </w:del>
      <w:r>
        <w:t>u</w:t>
      </w:r>
      <w:del w:id="8364" w:author="GoldenCorpusHarness" w:date="2026-03-28T21:57:49Z">
        <w:r>
          <w:delText>dy interven</w:delText>
        </w:r>
      </w:del>
      <w:ins w:id="8365" w:author="GoldenCorpusHarness" w:date="2026-03-28T21:57:49Z">
        <w:r>
          <w:t>c</w:t>
        </w:r>
      </w:ins>
      <w:r>
        <w:t>tion</w:t>
      </w:r>
      <w:del w:id="8366" w:author="GoldenCorpusHarness" w:date="2026-03-28T21:57:49Z">
        <w:r>
          <w:delText xml:space="preserve"> at the discretion of the investigator</w:delText>
        </w:r>
      </w:del>
      <w:r>
        <w:t xml:space="preserve"> should </w:t>
      </w:r>
      <w:del w:id="8367" w:author="GoldenCorpusHarness" w:date="2026-03-28T21:57:49Z">
        <w:r>
          <w:delText xml:space="preserve">any untoward effect occur. In addition, a participant may </w:delText>
        </w:r>
      </w:del>
      <w:r>
        <w:t>be disc</w:t>
      </w:r>
      <w:del w:id="8368" w:author="GoldenCorpusHarness" w:date="2026-03-28T21:57:49Z">
        <w:r>
          <w:delText>ontin</w:delText>
        </w:r>
      </w:del>
      <w:r>
        <w:t>u</w:t>
      </w:r>
      <w:ins w:id="8369" w:author="GoldenCorpusHarness" w:date="2026-03-28T21:57:49Z">
        <w:r>
          <w:t>ss</w:t>
        </w:r>
      </w:ins>
      <w:r>
        <w:t xml:space="preserve">ed </w:t>
      </w:r>
      <w:del w:id="8370" w:author="GoldenCorpusHarness" w:date="2026-03-28T21:57:49Z">
        <w:r>
          <w:delText xml:space="preserve">from study </w:delText>
        </w:r>
      </w:del>
      <w:ins w:id="8371" w:author="GoldenCorpusHarness" w:date="2026-03-28T21:57:49Z">
        <w:r>
          <w:t>w</w:t>
        </w:r>
      </w:ins>
      <w:r>
        <w:t>i</w:t>
      </w:r>
      <w:del w:id="8372" w:author="GoldenCorpusHarness" w:date="2026-03-28T21:57:49Z">
        <w:r>
          <w:delText xml:space="preserve">ntervention by </w:delText>
        </w:r>
      </w:del>
      <w:r>
        <w:t>th</w:t>
      </w:r>
      <w:del w:id="8373" w:author="GoldenCorpusHarness" w:date="2026-03-28T21:57:49Z">
        <w:r>
          <w:delText>e investigator or</w:delText>
        </w:r>
      </w:del>
      <w:r>
        <w:t xml:space="preserve"> the Sponsor</w:t>
      </w:r>
      <w:del w:id="8374" w:author="GoldenCorpusHarness" w:date="2026-03-28T21:57:49Z">
        <w:r>
          <w:delText xml:space="preserve"> if study intervention is inappropriate, the study plan is violated, or for administrative and/or other safety reasons</w:delText>
        </w:r>
      </w:del>
      <w:r>
        <w:t>.</w:t>
      </w:r>
      <w:del w:id="8375" w:author="GoldenCorpusHarness" w:date="2026-03-28T21:57:49Z">
        <w:r>
          <w:delText xml:space="preserve"> Specific details regarding procedures to be performed at study intervention discontinuation are provided in Section 8.1.9.</w:delText>
        </w:r>
      </w:del>
    </w:p>
    <w:p ns2:paraId="43CC121D" ns2:textId="77777777" w:rsidR="00D80FE3" w:rsidRPr="00DC60FC" w:rsidRDefault="00D80FE3" w:rsidP="00D80FE3">
      <w:pPr>
        <w:pStyle w:val="Paragraph0"/>
      </w:pPr>
      <w:del w:id="8376" w:author="GoldenCorpusHarness" w:date="2026-03-28T21:57:49Z">
        <w:r>
          <w:delText>A participant must be discontinued from study intervention but continue to be monitored in the study for any of the following reasons:</w:delText>
        </w:r>
      </w:del>
    </w:p>
    <w:p ns2:paraId="74D1EE1D" ns2:textId="054C2F94" w:rsidR="00D80FE3" w:rsidRPr="00DC60FC" w:rsidRDefault="00D80FE3" w:rsidP="00936F72">
      <w:pPr>
        <w:pStyle w:val="ListBullet"/>
        <w:keepLines w:val="0"/>
        <w:numPr>
          <w:ilvl w:val="0"/>
          <w:numId w:val="39"/>
        </w:numPr>
        <w:spacing w:after="240"/>
      </w:pPr>
      <w:r>
        <w:t xml:space="preserve">The </w:t>
      </w:r>
      <w:del w:id="8377" w:author="GoldenCorpusHarness" w:date="2026-03-28T21:57:49Z">
        <w:r>
          <w:delText>p</w:delText>
        </w:r>
      </w:del>
      <w:ins w:id="8378" w:author="GoldenCorpusHarness" w:date="2026-03-28T21:57:49Z">
        <w:r>
          <w:t>following guidelines should be followed for the m</w:t>
        </w:r>
      </w:ins>
      <w:r>
        <w:t>a</w:t>
      </w:r>
      <w:del w:id="8379" w:author="GoldenCorpusHarness" w:date="2026-03-28T21:57:49Z">
        <w:r>
          <w:delText>rticip</w:delText>
        </w:r>
      </w:del>
      <w:ins w:id="8380" w:author="GoldenCorpusHarness" w:date="2026-03-28T21:57:49Z">
        <w:r>
          <w:t>n</w:t>
        </w:r>
      </w:ins>
      <w:r>
        <w:t>a</w:t>
      </w:r>
      <w:ins w:id="8381" w:author="GoldenCorpusHarness" w:date="2026-03-28T21:57:49Z">
        <w:r>
          <w:t>geme</w:t>
        </w:r>
      </w:ins>
      <w:r>
        <w:t>nt o</w:t>
      </w:r>
      <w:ins w:id="8382" w:author="GoldenCorpusHarness" w:date="2026-03-28T21:57:49Z">
        <w:r>
          <w:t>f G</w:t>
        </w:r>
      </w:ins>
      <w:r>
        <w:t>r</w:t>
      </w:r>
      <w:ins w:id="8383" w:author="GoldenCorpusHarness" w:date="2026-03-28T21:57:49Z">
        <w:r>
          <w:t>ade</w:t>
        </w:r>
      </w:ins>
      <w:r>
        <w:t xml:space="preserve"> </w:t>
      </w:r>
      <w:ins w:id="8384" w:author="GoldenCorpusHarness" w:date="2026-03-28T21:57:49Z">
        <w:r>
          <w:t>4 hy</w:t>
        </w:r>
      </w:ins>
      <w:r>
        <w:t>p</w:t>
      </w:r>
      <w:del w:id="8385" w:author="GoldenCorpusHarness" w:date="2026-03-28T21:57:49Z">
        <w:r>
          <w:delText>a</w:delText>
        </w:r>
      </w:del>
      <w:ins w:id="8386" w:author="GoldenCorpusHarness" w:date="2026-03-28T21:57:49Z">
        <w:r>
          <w:t>e</w:t>
        </w:r>
      </w:ins>
      <w:r>
        <w:t>rt</w:t>
      </w:r>
      <w:ins w:id="8387" w:author="GoldenCorpusHarness" w:date="2026-03-28T21:57:49Z">
        <w:r>
          <w:t>ens</w:t>
        </w:r>
      </w:ins>
      <w:r>
        <w:t>i</w:t>
      </w:r>
      <w:del w:id="8388" w:author="GoldenCorpusHarness" w:date="2026-03-28T21:57:49Z">
        <w:r>
          <w:delText>c</w:delText>
        </w:r>
      </w:del>
      <w:ins w:id="8389" w:author="GoldenCorpusHarness" w:date="2026-03-28T21:57:49Z">
        <w:r>
          <w:t>on (l</w:t>
        </w:r>
      </w:ins>
      <w:r>
        <w:t>i</w:t>
      </w:r>
      <w:del w:id="8390" w:author="GoldenCorpusHarness" w:date="2026-03-28T21:57:49Z">
        <w:r>
          <w:delText>pant’s legally acceptabl</w:delText>
        </w:r>
      </w:del>
      <w:ins w:id="8391" w:author="GoldenCorpusHarness" w:date="2026-03-28T21:57:49Z">
        <w:r>
          <w:t>f</w:t>
        </w:r>
      </w:ins>
      <w:r>
        <w:t xml:space="preserve">e </w:t>
      </w:r>
      <w:ins w:id="8392" w:author="GoldenCorpusHarness" w:date="2026-03-28T21:57:49Z">
        <w:r>
          <w:t>th</w:t>
        </w:r>
      </w:ins>
      <w:r>
        <w:t>re</w:t>
      </w:r>
      <w:del w:id="8393" w:author="GoldenCorpusHarness" w:date="2026-03-28T21:57:49Z">
        <w:r>
          <w:delText>pres</w:delText>
        </w:r>
      </w:del>
      <w:ins w:id="8394" w:author="GoldenCorpusHarness" w:date="2026-03-28T21:57:49Z">
        <w:r>
          <w:t>at</w:t>
        </w:r>
      </w:ins>
      <w:r>
        <w:t>en</w:t>
      </w:r>
      <w:del w:id="8395" w:author="GoldenCorpusHarness" w:date="2026-03-28T21:57:49Z">
        <w:r>
          <w:delText>tat</w:delText>
        </w:r>
      </w:del>
      <w:r>
        <w:t>i</w:t>
      </w:r>
      <w:del w:id="8396" w:author="GoldenCorpusHarness" w:date="2026-03-28T21:57:49Z">
        <w:r>
          <w:delText>ve</w:delText>
        </w:r>
      </w:del>
      <w:ins w:id="8397" w:author="GoldenCorpusHarness" w:date="2026-03-28T21:57:49Z">
        <w:r>
          <w:t>ng</w:t>
        </w:r>
      </w:ins>
      <w:r>
        <w:t xml:space="preserve"> </w:t>
      </w:r>
      <w:del w:id="8398" w:author="GoldenCorpusHarness" w:date="2026-03-28T21:57:49Z">
        <w:r>
          <w:delText>r</w:delText>
        </w:r>
      </w:del>
      <w:ins w:id="8399" w:author="GoldenCorpusHarness" w:date="2026-03-28T21:57:49Z">
        <w:r>
          <w:t>cons</w:t>
        </w:r>
      </w:ins>
      <w:r>
        <w:t>eque</w:t>
      </w:r>
      <w:ins w:id="8400" w:author="GoldenCorpusHarness" w:date="2026-03-28T21:57:49Z">
        <w:r>
          <w:t>nce</w:t>
        </w:r>
      </w:ins>
      <w:r>
        <w:t>s</w:t>
      </w:r>
      <w:del w:id="8401" w:author="GoldenCorpusHarness" w:date="2026-03-28T21:57:49Z">
        <w:r>
          <w:delText>ts to discontinue study intervention</w:delText>
        </w:r>
      </w:del>
      <w:ins w:id="8402" w:author="GoldenCorpusHarness" w:date="2026-03-28T21:57:49Z">
        <w:r>
          <w:t>):</w:t>
        </w:r>
      </w:ins>
    </w:p>
    <w:p ns2:paraId="3B49F96F" ns2:textId="73E78CC4" w:rsidR="00D80FE3" w:rsidRDefault="00D80FE3" w:rsidP="00936F72">
      <w:pPr>
        <w:pStyle w:val="ListBullet"/>
        <w:keepLines w:val="0"/>
        <w:numPr>
          <w:ilvl w:val="0"/>
          <w:numId w:val="39"/>
        </w:numPr>
        <w:spacing w:after="240"/>
      </w:pPr>
      <w:del w:id="8403" w:author="GoldenCorpusHarness" w:date="2026-03-28T21:57:49Z">
        <w:r>
          <w:delText>Th</w:delText>
        </w:r>
      </w:del>
      <w:ins w:id="8404" w:author="GoldenCorpusHarness" w:date="2026-03-28T21:57:49Z">
        <w:r>
          <w:t>Institut</w:t>
        </w:r>
      </w:ins>
      <w:r>
        <w:t xml:space="preserve">e </w:t>
      </w:r>
      <w:ins w:id="8405" w:author="GoldenCorpusHarness" w:date="2026-03-28T21:57:49Z">
        <w:r>
          <w:t>a</w:t>
        </w:r>
      </w:ins>
      <w:r>
        <w:t>p</w:t>
      </w:r>
      <w:ins w:id="8406" w:author="GoldenCorpusHarness" w:date="2026-03-28T21:57:49Z">
        <w:r>
          <w:t>propri</w:t>
        </w:r>
      </w:ins>
      <w:r>
        <w:t>a</w:t>
      </w:r>
      <w:del w:id="8407" w:author="GoldenCorpusHarness" w:date="2026-03-28T21:57:49Z">
        <w:r>
          <w:delText>r</w:delText>
        </w:r>
      </w:del>
      <w:r>
        <w:t>t</w:t>
      </w:r>
      <w:del w:id="8408" w:author="GoldenCorpusHarness" w:date="2026-03-28T21:57:49Z">
        <w:r>
          <w:delText>icipant has a</w:delText>
        </w:r>
      </w:del>
      <w:ins w:id="8409" w:author="GoldenCorpusHarness" w:date="2026-03-28T21:57:49Z">
        <w:r>
          <w:t>e</w:t>
        </w:r>
      </w:ins>
      <w:r>
        <w:t xml:space="preserve"> medical </w:t>
      </w:r>
      <w:del w:id="8410" w:author="GoldenCorpusHarness" w:date="2026-03-28T21:57:49Z">
        <w:r>
          <w:delText>condition or perso</w:delText>
        </w:r>
      </w:del>
      <w:ins w:id="8411" w:author="GoldenCorpusHarness" w:date="2026-03-28T21:57:49Z">
        <w:r>
          <w:t>ma</w:t>
        </w:r>
      </w:ins>
      <w:r>
        <w:t>na</w:t>
      </w:r>
      <w:del w:id="8412" w:author="GoldenCorpusHarness" w:date="2026-03-28T21:57:49Z">
        <w:r>
          <w:delText>l circu</w:delText>
        </w:r>
      </w:del>
      <w:ins w:id="8413" w:author="GoldenCorpusHarness" w:date="2026-03-28T21:57:49Z">
        <w:r>
          <w:t>ge</w:t>
        </w:r>
      </w:ins>
      <w:r>
        <w:t>m</w:t>
      </w:r>
      <w:del w:id="8414" w:author="GoldenCorpusHarness" w:date="2026-03-28T21:57:49Z">
        <w:r>
          <w:delText>stance which, in the opinion of the investigator and/or Sponsor, placed the participant at unnecessary risk from continued administration of study interv</w:delText>
        </w:r>
      </w:del>
      <w:r>
        <w:t>ent</w:t>
      </w:r>
      <w:del w:id="8415" w:author="GoldenCorpusHarness" w:date="2026-03-28T21:57:49Z">
        <w:r>
          <w:delText>ion.</w:delText>
        </w:r>
      </w:del>
    </w:p>
    <w:p ns2:paraId="712491FC" ns2:textId="77777777" w:rsidR="00EE4AE3" w:rsidRDefault="00D80FE3" w:rsidP="00936F72">
      <w:pPr>
        <w:pStyle w:val="ListBullet"/>
        <w:keepLines w:val="0"/>
        <w:numPr>
          <w:ilvl w:val="0"/>
          <w:numId w:val="39"/>
        </w:numPr>
        <w:spacing w:after="240"/>
      </w:pPr>
      <w:del w:id="8416" w:author="GoldenCorpusHarness" w:date="2026-03-28T21:57:49Z">
        <w:r>
          <w:delText>The part</w:delText>
        </w:r>
      </w:del>
      <w:ins w:id="8417" w:author="GoldenCorpusHarness" w:date="2026-03-28T21:57:49Z">
        <w:r>
          <w:t>D</w:t>
        </w:r>
      </w:ins>
      <w:r>
        <w:t>i</w:t>
      </w:r>
      <w:del w:id="8418" w:author="GoldenCorpusHarness" w:date="2026-03-28T21:57:49Z">
        <w:r>
          <w:delText>cipant ha</w:delText>
        </w:r>
      </w:del>
      <w:r>
        <w:t>s</w:t>
      </w:r>
      <w:del w:id="8419" w:author="GoldenCorpusHarness" w:date="2026-03-28T21:57:49Z">
        <w:r>
          <w:delText xml:space="preserve"> a </w:delText>
        </w:r>
      </w:del>
      <w:r>
        <w:t>con</w:t>
      </w:r>
      <w:del w:id="8420" w:author="GoldenCorpusHarness" w:date="2026-03-28T21:57:49Z">
        <w:r>
          <w:delText>firmed posi</w:delText>
        </w:r>
      </w:del>
      <w:r>
        <w:t>ti</w:t>
      </w:r>
      <w:del w:id="8421" w:author="GoldenCorpusHarness" w:date="2026-03-28T21:57:49Z">
        <w:r>
          <w:delText>v</w:delText>
        </w:r>
      </w:del>
      <w:ins w:id="8422" w:author="GoldenCorpusHarness" w:date="2026-03-28T21:57:49Z">
        <w:r>
          <w:t>nu</w:t>
        </w:r>
      </w:ins>
      <w:r>
        <w:t>e s</w:t>
      </w:r>
      <w:del w:id="8423" w:author="GoldenCorpusHarness" w:date="2026-03-28T21:57:49Z">
        <w:r>
          <w:delText>e</w:delText>
        </w:r>
      </w:del>
      <w:ins w:id="8424" w:author="GoldenCorpusHarness" w:date="2026-03-28T21:57:49Z">
        <w:r>
          <w:t>tudy d</w:t>
        </w:r>
      </w:ins>
      <w:r>
        <w:t>ru</w:t>
      </w:r>
      <w:del w:id="8425" w:author="GoldenCorpusHarness" w:date="2026-03-28T21:57:49Z">
        <w:r>
          <w:delText>m pre</w:delText>
        </w:r>
      </w:del>
      <w:r>
        <w:t>g</w:t>
      </w:r>
      <w:del w:id="8426" w:author="GoldenCorpusHarness" w:date="2026-03-28T21:57:49Z">
        <w:r>
          <w:delText>nancy test.</w:delText>
        </w:r>
      </w:del>
    </w:p>
    <w:p ns2:paraId="7E417CA2" ns2:textId="75C3F684" w:rsidR="00D80FE3" w:rsidRPr="00330F3F" w:rsidRDefault="00EE4AE3" w:rsidP="00936F72">
      <w:pPr>
        <w:pStyle w:val="ListBullet"/>
        <w:keepLines w:val="0"/>
        <w:numPr>
          <w:ilvl w:val="0"/>
          <w:numId w:val="39"/>
        </w:numPr>
        <w:spacing w:after="240"/>
      </w:pPr>
      <w:del w:id="8427" w:author="GoldenCorpusHarness" w:date="2026-03-28T21:57:49Z">
        <w:r>
          <w:delText>The participant experiences a treatment-related toxicity that requires discontinuation according to Table 5, Table 6, or Table 7</w:delText>
        </w:r>
      </w:del>
    </w:p>
    <w:p ns2:paraId="4B8B9D11" ns2:textId="2A21EDF4" w:rsidR="00D80FE3" w:rsidRPr="00AD627A" w:rsidRDefault="00A452E0" w:rsidP="00936F72">
      <w:pPr>
        <w:pStyle w:val="ListBullet"/>
        <w:keepLines w:val="0"/>
        <w:numPr>
          <w:ilvl w:val="0"/>
          <w:numId w:val="37"/>
        </w:numPr>
        <w:spacing w:after="240"/>
      </w:pPr>
      <w:del w:id="8428" w:author="GoldenCorpusHarness" w:date="2026-03-28T21:57:49Z">
        <w:r>
          <w:delText xml:space="preserve">Centrally-verified radiographic disease progression as outlined in Sections 8.2.1 </w:delText>
        </w:r>
      </w:del>
      <w:ins w:id="8429" w:author="GoldenCorpusHarness" w:date="2026-03-28T21:57:49Z">
        <w:r>
          <w:t>M</w:t>
        </w:r>
      </w:ins>
      <w:r>
        <w:t>an</w:t>
      </w:r>
      <w:del w:id="8430" w:author="GoldenCorpusHarness" w:date="2026-03-28T21:57:49Z">
        <w:r>
          <w:delText>d 8.2.1.5. Tr</w:delText>
        </w:r>
      </w:del>
      <w:ins w:id="8431" w:author="GoldenCorpusHarness" w:date="2026-03-28T21:57:49Z">
        <w:r>
          <w:t>ag</w:t>
        </w:r>
      </w:ins>
      <w:r>
        <w:t>e</w:t>
      </w:r>
      <w:del w:id="8432" w:author="GoldenCorpusHarness" w:date="2026-03-28T21:57:49Z">
        <w:r>
          <w:delText>at</w:delText>
        </w:r>
      </w:del>
      <w:r>
        <w:t xml:space="preserve">ment </w:t>
      </w:r>
      <w:del w:id="8433" w:author="GoldenCorpusHarness" w:date="2026-03-28T21:57:49Z">
        <w:r>
          <w:delText xml:space="preserve">beyond centrally-verified PD per RECIST 1.1 may be permitted at the discretion </w:delText>
        </w:r>
      </w:del>
      <w:r>
        <w:t xml:space="preserve">of </w:t>
      </w:r>
      <w:ins w:id="8434" w:author="GoldenCorpusHarness" w:date="2026-03-28T21:57:49Z">
        <w:r>
          <w:t>Pro</w:t>
        </w:r>
      </w:ins>
      <w:r>
        <w:t>t</w:t>
      </w:r>
      <w:del w:id="8435" w:author="GoldenCorpusHarness" w:date="2026-03-28T21:57:49Z">
        <w:r>
          <w:delText>h</w:delText>
        </w:r>
      </w:del>
      <w:r>
        <w:t>e</w:t>
      </w:r>
      <w:del w:id="8436" w:author="GoldenCorpusHarness" w:date="2026-03-28T21:57:49Z">
        <w:r>
          <w:delText xml:space="preserve"> </w:delText>
        </w:r>
      </w:del>
      <w:r>
        <w:t>in</w:t>
      </w:r>
      <w:del w:id="8437" w:author="GoldenCorpusHarness" w:date="2026-03-28T21:57:49Z">
        <w:r>
          <w:delText>vest</w:delText>
        </w:r>
      </w:del>
      <w:ins w:id="8438" w:author="GoldenCorpusHarness" w:date="2026-03-28T21:57:49Z">
        <w:r>
          <w:t>ur</w:t>
        </w:r>
      </w:ins>
      <w:r>
        <w:t>i</w:t>
      </w:r>
      <w:del w:id="8439" w:author="GoldenCorpusHarness" w:date="2026-03-28T21:57:49Z">
        <w:r>
          <w:delText>g</w:delText>
        </w:r>
      </w:del>
      <w:r>
        <w:t>a</w:t>
      </w:r>
      <w:del w:id="8440" w:author="GoldenCorpusHarness" w:date="2026-03-28T21:57:49Z">
        <w:r>
          <w:delText xml:space="preserve">tor and after consultation with the Sponsor and receiving signed informed consent.  </w:delText>
        </w:r>
      </w:del>
    </w:p>
    <w:bookmarkEnd w:id="169"/>
    <w:p ns2:paraId="46158378" ns2:textId="77141D17" w:rsidR="00D80FE3" w:rsidRPr="00AD627A" w:rsidRDefault="00D80FE3" w:rsidP="00936F72">
      <w:pPr>
        <w:pStyle w:val="ListBullet"/>
        <w:keepLines w:val="0"/>
        <w:numPr>
          <w:ilvl w:val="0"/>
          <w:numId w:val="37"/>
        </w:numPr>
        <w:spacing w:after="240"/>
      </w:pPr>
      <w:del w:id="8441" w:author="GoldenCorpusHarness" w:date="2026-03-28T21:57:49Z">
        <w:r>
          <w:delText>A</w:delText>
        </w:r>
      </w:del>
      <w:ins w:id="8442" w:author="GoldenCorpusHarness" w:date="2026-03-28T21:57:49Z">
        <w:r>
          <w:t>Regular assessme</w:t>
        </w:r>
      </w:ins>
      <w:r>
        <w:t>n</w:t>
      </w:r>
      <w:del w:id="8443" w:author="GoldenCorpusHarness" w:date="2026-03-28T21:57:49Z">
        <w:r>
          <w:delText>y</w:delText>
        </w:r>
      </w:del>
      <w:ins w:id="8444" w:author="GoldenCorpusHarness" w:date="2026-03-28T21:57:49Z">
        <w:r>
          <w:t>t of</w:t>
        </w:r>
      </w:ins>
      <w:r>
        <w:t xml:space="preserve"> pro</w:t>
      </w:r>
      <w:del w:id="8445" w:author="GoldenCorpusHarness" w:date="2026-03-28T21:57:49Z">
        <w:r>
          <w:delText>g</w:delText>
        </w:r>
      </w:del>
      <w:ins w:id="8446" w:author="GoldenCorpusHarness" w:date="2026-03-28T21:57:49Z">
        <w:r>
          <w:t>teinu</w:t>
        </w:r>
      </w:ins>
      <w:r>
        <w:t>r</w:t>
      </w:r>
      <w:ins w:id="8447" w:author="GoldenCorpusHarness" w:date="2026-03-28T21:57:49Z">
        <w:r>
          <w:t>ia should b</w:t>
        </w:r>
      </w:ins>
      <w:r>
        <w:t>e</w:t>
      </w:r>
      <w:ins w:id="8448" w:author="GoldenCorpusHarness" w:date="2026-03-28T21:57:49Z">
        <w:r>
          <w:t xml:space="preserve"> conducted a</w:t>
        </w:r>
      </w:ins>
      <w:r>
        <w:t>s</w:t>
      </w:r>
      <w:del w:id="8449" w:author="GoldenCorpusHarness" w:date="2026-03-28T21:57:49Z">
        <w:r>
          <w:delText>s</w:delText>
        </w:r>
      </w:del>
      <w:ins w:id="8450" w:author="GoldenCorpusHarness" w:date="2026-03-28T21:57:49Z">
        <w:r>
          <w:t xml:space="preserve"> detailed in the SoA (Sect</w:t>
        </w:r>
      </w:ins>
      <w:r>
        <w:t xml:space="preserve">ion </w:t>
      </w:r>
      <w:ins w:id="8451" w:author="GoldenCorpusHarness" w:date="2026-03-28T21:57:49Z">
        <w:r>
          <w:t>1.3). Guidelines f</w:t>
        </w:r>
      </w:ins>
      <w:r>
        <w:t xml:space="preserve">or </w:t>
      </w:r>
      <w:del w:id="8452" w:author="GoldenCorpusHarness" w:date="2026-03-28T21:57:49Z">
        <w:r>
          <w:delText>r</w:delText>
        </w:r>
      </w:del>
      <w:ins w:id="8453" w:author="GoldenCorpusHarness" w:date="2026-03-28T21:57:49Z">
        <w:r>
          <w:t>ass</w:t>
        </w:r>
      </w:ins>
      <w:r>
        <w:t>e</w:t>
      </w:r>
      <w:del w:id="8454" w:author="GoldenCorpusHarness" w:date="2026-03-28T21:57:49Z">
        <w:r>
          <w:delText>curr</w:delText>
        </w:r>
      </w:del>
      <w:ins w:id="8455" w:author="GoldenCorpusHarness" w:date="2026-03-28T21:57:49Z">
        <w:r>
          <w:t>ssm</w:t>
        </w:r>
      </w:ins>
      <w:r>
        <w:t>en</w:t>
      </w:r>
      <w:del w:id="8456" w:author="GoldenCorpusHarness" w:date="2026-03-28T21:57:49Z">
        <w:r>
          <w:delText>c</w:delText>
        </w:r>
      </w:del>
      <w:ins w:id="8457" w:author="GoldenCorpusHarness" w:date="2026-03-28T21:57:49Z">
        <w:r>
          <w:t>t and manag</w:t>
        </w:r>
      </w:ins>
      <w:r>
        <w:t>e</w:t>
      </w:r>
      <w:ins w:id="8458" w:author="GoldenCorpusHarness" w:date="2026-03-28T21:57:49Z">
        <w:r>
          <w:t>ment</w:t>
        </w:r>
      </w:ins>
      <w:r>
        <w:t xml:space="preserve"> of </w:t>
      </w:r>
      <w:ins w:id="8459" w:author="GoldenCorpusHarness" w:date="2026-03-28T21:57:49Z">
        <w:r>
          <w:t>proteinuri</w:t>
        </w:r>
      </w:ins>
      <w:r>
        <w:t>a</w:t>
      </w:r>
      <w:del w:id="8460" w:author="GoldenCorpusHarness" w:date="2026-03-28T21:57:49Z">
        <w:r>
          <w:delText>ny malignancy, or</w:delText>
        </w:r>
      </w:del>
      <w:r>
        <w:t xml:space="preserve"> a</w:t>
      </w:r>
      <w:del w:id="8461" w:author="GoldenCorpusHarness" w:date="2026-03-28T21:57:49Z">
        <w:r>
          <w:delText>ny occur</w:delText>
        </w:r>
      </w:del>
      <w:r>
        <w:t>re</w:t>
      </w:r>
      <w:del w:id="8462" w:author="GoldenCorpusHarness" w:date="2026-03-28T21:57:49Z">
        <w:r>
          <w:delText>nce of</w:delText>
        </w:r>
      </w:del>
      <w:r>
        <w:t xml:space="preserve"> a</w:t>
      </w:r>
      <w:del w:id="8463" w:author="GoldenCorpusHarness" w:date="2026-03-28T21:57:49Z">
        <w:r>
          <w:delText>nother malignancy that require</w:delText>
        </w:r>
      </w:del>
      <w:r>
        <w:t xml:space="preserve">s </w:t>
      </w:r>
      <w:del w:id="8464" w:author="GoldenCorpusHarness" w:date="2026-03-28T21:57:49Z">
        <w:r>
          <w:delText>active treatment.</w:delText>
        </w:r>
      </w:del>
      <w:ins w:id="8465" w:author="GoldenCorpusHarness" w:date="2026-03-28T21:57:49Z">
        <w:r>
          <w:t>follows:</w:t>
        </w:r>
      </w:ins>
    </w:p>
    <w:p ns2:paraId="7E417CA3" ns2:textId="59ACED78" w:rsidR="00D80FE3" w:rsidRPr="00F5263A" w:rsidRDefault="00D80FE3" w:rsidP="00936F72">
      <w:pPr>
        <w:pStyle w:val="ListBullet"/>
        <w:keepLines w:val="0"/>
        <w:numPr>
          <w:ilvl w:val="0"/>
          <w:numId w:val="37"/>
        </w:numPr>
        <w:spacing w:after="240"/>
      </w:pPr>
      <w:del w:id="8466" w:author="GoldenCorpusHarness" w:date="2026-03-28T21:57:49Z">
        <w:r>
          <w:delText>R</w:delText>
        </w:r>
      </w:del>
      <w:ins w:id="8467" w:author="GoldenCorpusHarness" w:date="2026-03-28T21:57:49Z">
        <w:r>
          <w:t>Det</w:t>
        </w:r>
      </w:ins>
      <w:r>
        <w:t>ec</w:t>
      </w:r>
      <w:del w:id="8468" w:author="GoldenCorpusHarness" w:date="2026-03-28T21:57:49Z">
        <w:r>
          <w:delText>urren</w:delText>
        </w:r>
      </w:del>
      <w:r>
        <w:t>t</w:t>
      </w:r>
      <w:del w:id="8469" w:author="GoldenCorpusHarness" w:date="2026-03-28T21:57:49Z">
        <w:r>
          <w:delText xml:space="preserve"> Grade 2 pneum</w:delText>
        </w:r>
      </w:del>
      <w:ins w:id="8470" w:author="GoldenCorpusHarness" w:date="2026-03-28T21:57:49Z">
        <w:r>
          <w:t>i</w:t>
        </w:r>
      </w:ins>
      <w:r>
        <w:t>on</w:t>
      </w:r>
      <w:ins w:id="8471" w:author="GoldenCorpusHarness" w:date="2026-03-28T21:57:49Z">
        <w:r>
          <w:t xml:space="preserve"> and Conf</w:t>
        </w:r>
      </w:ins>
      <w:r>
        <w:t>i</w:t>
      </w:r>
      <w:ins w:id="8472" w:author="GoldenCorpusHarness" w:date="2026-03-28T21:57:49Z">
        <w:r>
          <w:t>rma</w:t>
        </w:r>
      </w:ins>
      <w:r>
        <w:t>ti</w:t>
      </w:r>
      <w:del w:id="8473" w:author="GoldenCorpusHarness" w:date="2026-03-28T21:57:49Z">
        <w:r>
          <w:delText>s.</w:delText>
        </w:r>
      </w:del>
      <w:ins w:id="8474" w:author="GoldenCorpusHarness" w:date="2026-03-28T21:57:49Z">
        <w:r>
          <w:t>on</w:t>
        </w:r>
      </w:ins>
    </w:p>
    <w:p ns2:paraId="7F19B471" ns2:textId="77777777" w:rsidR="002A15BF" w:rsidRDefault="006E1C24" w:rsidP="00936F72">
      <w:pPr>
        <w:pStyle w:val="ListBullet"/>
        <w:keepLines w:val="0"/>
        <w:numPr>
          <w:ilvl w:val="0"/>
          <w:numId w:val="35"/>
        </w:numPr>
        <w:spacing w:after="240"/>
        <w:ind w:left="720"/>
      </w:pPr>
      <w:ins w:id="8475" w:author="GoldenCorpusHarness" w:date="2026-03-28T21:57:49Z">
        <w:r>
          <w:t>Perform urine dipstick testing or urinalysis per the So</w:t>
        </w:r>
      </w:ins>
      <w:r>
        <w:t>A</w:t>
      </w:r>
      <w:del w:id="8476" w:author="GoldenCorpusHarness" w:date="2026-03-28T21:57:49Z">
        <w:r>
          <w:delText>LT or A</w:delText>
        </w:r>
      </w:del>
      <w:ins w:id="8477" w:author="GoldenCorpusHarness" w:date="2026-03-28T21:57:49Z">
        <w:r>
          <w:t xml:space="preserve"> (</w:t>
        </w:r>
      </w:ins>
      <w:r>
        <w:t>S</w:t>
      </w:r>
      <w:del w:id="8478" w:author="GoldenCorpusHarness" w:date="2026-03-28T21:57:49Z">
        <w:r>
          <w:delText>T e</w:delText>
        </w:r>
      </w:del>
      <w:ins w:id="8479" w:author="GoldenCorpusHarness" w:date="2026-03-28T21:57:49Z">
        <w:r>
          <w:t>ection 1.3). Urine dipstick testing is the preferred method for testing for urinary protein, however, urina</w:t>
        </w:r>
      </w:ins>
      <w:r>
        <w:t>l</w:t>
      </w:r>
      <w:del w:id="8480" w:author="GoldenCorpusHarness" w:date="2026-03-28T21:57:49Z">
        <w:r>
          <w:delText>evation</w:delText>
        </w:r>
      </w:del>
      <w:ins w:id="8481" w:author="GoldenCorpusHarness" w:date="2026-03-28T21:57:49Z">
        <w:r>
          <w:t>ysis</w:t>
        </w:r>
      </w:ins>
      <w:r>
        <w:t xml:space="preserve"> m</w:t>
      </w:r>
      <w:del w:id="8482" w:author="GoldenCorpusHarness" w:date="2026-03-28T21:57:49Z">
        <w:r>
          <w:delText>eeting the fo</w:delText>
        </w:r>
      </w:del>
      <w:ins w:id="8483" w:author="GoldenCorpusHarness" w:date="2026-03-28T21:57:49Z">
        <w:r>
          <w:t>ay be used if the use of urine dipsticks is not feasib</w:t>
        </w:r>
      </w:ins>
      <w:r>
        <w:t>l</w:t>
      </w:r>
      <w:del w:id="8484" w:author="GoldenCorpusHarness" w:date="2026-03-28T21:57:49Z">
        <w:r>
          <w:delText>lowing criteria:</w:delText>
        </w:r>
      </w:del>
      <w:ins w:id="8485" w:author="GoldenCorpusHarness" w:date="2026-03-28T21:57:49Z">
        <w:r>
          <w:t>e.</w:t>
        </w:r>
      </w:ins>
    </w:p>
    <w:p ns2:paraId="5EB6FE90" ns2:textId="373D45D3" w:rsidR="002A15BF" w:rsidRDefault="006E1C24" w:rsidP="00936F72">
      <w:pPr>
        <w:pStyle w:val="Paragraph0"/>
        <w:numPr>
          <w:ilvl w:val="0"/>
          <w:numId w:val="65"/>
        </w:numPr>
        <w:ind w:left="1080"/>
      </w:pPr>
      <w:r>
        <w:t>A</w:t>
      </w:r>
      <w:del w:id="8486" w:author="GoldenCorpusHarness" w:date="2026-03-28T21:57:49Z">
        <w:r>
          <w:delText>LT</w:delText>
        </w:r>
      </w:del>
      <w:r>
        <w:t xml:space="preserve"> </w:t>
      </w:r>
      <w:ins w:id="8487" w:author="GoldenCorpusHarness" w:date="2026-03-28T21:57:49Z">
        <w:r>
          <w:t>24-h</w:t>
        </w:r>
      </w:ins>
      <w:r>
        <w:t>o</w:t>
      </w:r>
      <w:ins w:id="8488" w:author="GoldenCorpusHarness" w:date="2026-03-28T21:57:49Z">
        <w:r>
          <w:t>u</w:t>
        </w:r>
      </w:ins>
      <w:r>
        <w:t xml:space="preserve">r </w:t>
      </w:r>
      <w:del w:id="8489" w:author="GoldenCorpusHarness" w:date="2026-03-28T21:57:49Z">
        <w:r>
          <w:delText>AST &gt;5 × ULN fo</w:delText>
        </w:r>
      </w:del>
      <w:ins w:id="8490" w:author="GoldenCorpusHarness" w:date="2026-03-28T21:57:49Z">
        <w:r>
          <w:t>u</w:t>
        </w:r>
      </w:ins>
      <w:r>
        <w:t>r</w:t>
      </w:r>
      <w:del w:id="8491" w:author="GoldenCorpusHarness" w:date="2026-03-28T21:57:49Z">
        <w:r>
          <w:delText xml:space="preserve"> mor</w:delText>
        </w:r>
      </w:del>
      <w:ins w:id="8492" w:author="GoldenCorpusHarness" w:date="2026-03-28T21:57:49Z">
        <w:r>
          <w:t>in</w:t>
        </w:r>
      </w:ins>
      <w:r>
        <w:t xml:space="preserve">e </w:t>
      </w:r>
      <w:ins w:id="8493" w:author="GoldenCorpusHarness" w:date="2026-03-28T21:57:49Z">
        <w:r>
          <w:t>collec</w:t>
        </w:r>
      </w:ins>
      <w:r>
        <w:t>t</w:t>
      </w:r>
      <w:del w:id="8494" w:author="GoldenCorpusHarness" w:date="2026-03-28T21:57:49Z">
        <w:r>
          <w:delText>ha</w:delText>
        </w:r>
      </w:del>
      <w:ins w:id="8495" w:author="GoldenCorpusHarness" w:date="2026-03-28T21:57:49Z">
        <w:r>
          <w:t>io</w:t>
        </w:r>
      </w:ins>
      <w:r>
        <w:t xml:space="preserve">n </w:t>
      </w:r>
      <w:del w:id="8496" w:author="GoldenCorpusHarness" w:date="2026-03-28T21:57:49Z">
        <w:r>
          <w:delText>2 weeksPembrol</w:delText>
        </w:r>
      </w:del>
      <w:r>
        <w:t>i</w:t>
      </w:r>
      <w:del w:id="8497" w:author="GoldenCorpusHarness" w:date="2026-03-28T21:57:49Z">
        <w:r>
          <w:delText>zumab w</w:delText>
        </w:r>
      </w:del>
      <w:ins w:id="8498" w:author="GoldenCorpusHarness" w:date="2026-03-28T21:57:49Z">
        <w:r>
          <w:t>n</w:t>
        </w:r>
      </w:ins>
      <w:r>
        <w:t>i</w:t>
      </w:r>
      <w:del w:id="8499" w:author="GoldenCorpusHarness" w:date="2026-03-28T21:57:49Z">
        <w:r>
          <w:delText>ll have already been permanently discon</w:delText>
        </w:r>
      </w:del>
      <w:r>
        <w:t>ti</w:t>
      </w:r>
      <w:del w:id="8500" w:author="GoldenCorpusHarness" w:date="2026-03-28T21:57:49Z">
        <w:r>
          <w:delText>nu</w:delText>
        </w:r>
      </w:del>
      <w:ins w:id="8501" w:author="GoldenCorpusHarness" w:date="2026-03-28T21:57:49Z">
        <w:r>
          <w:t>at</w:t>
        </w:r>
      </w:ins>
      <w:r>
        <w:t xml:space="preserve">ed </w:t>
      </w:r>
      <w:ins w:id="8502" w:author="GoldenCorpusHarness" w:date="2026-03-28T21:57:49Z">
        <w:r>
          <w:t xml:space="preserve">as soon as </w:t>
        </w:r>
      </w:ins>
      <w:r>
        <w:t>p</w:t>
      </w:r>
      <w:del w:id="8503" w:author="GoldenCorpusHarness" w:date="2026-03-28T21:57:49Z">
        <w:r>
          <w:delText>er Ta</w:delText>
        </w:r>
      </w:del>
      <w:ins w:id="8504" w:author="GoldenCorpusHarness" w:date="2026-03-28T21:57:49Z">
        <w:r>
          <w:t>ossi</w:t>
        </w:r>
      </w:ins>
      <w:r>
        <w:t xml:space="preserve">ble </w:t>
      </w:r>
      <w:del w:id="8505" w:author="GoldenCorpusHarness" w:date="2026-03-28T21:57:49Z">
        <w:r>
          <w:delText>5, but le</w:delText>
        </w:r>
      </w:del>
      <w:ins w:id="8506" w:author="GoldenCorpusHarness" w:date="2026-03-28T21:57:49Z">
        <w:r>
          <w:t>a</w:t>
        </w:r>
      </w:ins>
      <w:r>
        <w:t>n</w:t>
      </w:r>
      <w:del w:id="8507" w:author="GoldenCorpusHarness" w:date="2026-03-28T21:57:49Z">
        <w:r>
          <w:delText>vatinib/placebo may be administere</w:delText>
        </w:r>
      </w:del>
      <w:r>
        <w:t xml:space="preserve">d at </w:t>
      </w:r>
      <w:ins w:id="8508" w:author="GoldenCorpusHarness" w:date="2026-03-28T21:57:49Z">
        <w:r>
          <w:t>le</w:t>
        </w:r>
      </w:ins>
      <w:r>
        <w:t>a</w:t>
      </w:r>
      <w:ins w:id="8509" w:author="GoldenCorpusHarness" w:date="2026-03-28T21:57:49Z">
        <w:r>
          <w:t>st</w:t>
        </w:r>
      </w:ins>
      <w:r>
        <w:t xml:space="preserve"> </w:t>
      </w:r>
      <w:del w:id="8510" w:author="GoldenCorpusHarness" w:date="2026-03-28T21:57:49Z">
        <w:r>
          <w:delText>reduced dose by the t</w:delText>
        </w:r>
      </w:del>
      <w:ins w:id="8511" w:author="GoldenCorpusHarness" w:date="2026-03-28T21:57:49Z">
        <w:r>
          <w:t>w</w:t>
        </w:r>
      </w:ins>
      <w:r>
        <w:t>i</w:t>
      </w:r>
      <w:del w:id="8512" w:author="GoldenCorpusHarness" w:date="2026-03-28T21:57:49Z">
        <w:r>
          <w:delText xml:space="preserve">me </w:delText>
        </w:r>
      </w:del>
      <w:r>
        <w:t>thi</w:t>
      </w:r>
      <w:ins w:id="8513" w:author="GoldenCorpusHarness" w:date="2026-03-28T21:57:49Z">
        <w:r>
          <w:t>n 72 hour</w:t>
        </w:r>
      </w:ins>
      <w:r>
        <w:t xml:space="preserve">s </w:t>
      </w:r>
      <w:del w:id="8514" w:author="GoldenCorpusHarness" w:date="2026-03-28T21:57:49Z">
        <w:r>
          <w:delText>c</w:delText>
        </w:r>
      </w:del>
      <w:ins w:id="8515" w:author="GoldenCorpusHarness" w:date="2026-03-28T21:57:49Z">
        <w:r>
          <w:t>(o</w:t>
        </w:r>
      </w:ins>
      <w:r>
        <w:t>r</w:t>
      </w:r>
      <w:del w:id="8516" w:author="GoldenCorpusHarness" w:date="2026-03-28T21:57:49Z">
        <w:r>
          <w:delText>iterion is met</w:delText>
        </w:r>
      </w:del>
      <w:r>
        <w:t xml:space="preserve"> an</w:t>
      </w:r>
      <w:del w:id="8517" w:author="GoldenCorpusHarness" w:date="2026-03-28T21:57:49Z">
        <w:r>
          <w:delText>d must be permanently discontinued</w:delText>
        </w:r>
      </w:del>
      <w:r>
        <w:t xml:space="preserve"> immediate</w:t>
      </w:r>
      <w:ins w:id="8518" w:author="GoldenCorpusHarness" w:date="2026-03-28T21:57:49Z">
        <w:r>
          <w:t xml:space="preserve"> spot UPCR test) is required in the fo</w:t>
        </w:r>
      </w:ins>
      <w:r>
        <w:t>l</w:t>
      </w:r>
      <w:del w:id="8519" w:author="GoldenCorpusHarness" w:date="2026-03-28T21:57:49Z">
        <w:r>
          <w:delText>y.</w:delText>
        </w:r>
      </w:del>
      <w:ins w:id="8520" w:author="GoldenCorpusHarness" w:date="2026-03-28T21:57:49Z">
        <w:r>
          <w:t>lowing situations:</w:t>
        </w:r>
      </w:ins>
    </w:p>
    <w:p ns2:paraId="4AAA434B" ns2:textId="75189C99" w:rsidR="006E1C24" w:rsidRPr="002A15BF" w:rsidRDefault="006E1C24" w:rsidP="00936F72">
      <w:pPr>
        <w:pStyle w:val="Paragraph0"/>
        <w:numPr>
          <w:ilvl w:val="0"/>
          <w:numId w:val="65"/>
        </w:numPr>
        <w:ind w:left="1080"/>
      </w:pPr>
      <w:del w:id="8521" w:author="GoldenCorpusHarness" w:date="2026-03-28T21:57:49Z">
        <w:r>
          <w:delText>AL</w:delText>
        </w:r>
      </w:del>
      <w:r>
        <w:t>T</w:t>
      </w:r>
      <w:del w:id="8522" w:author="GoldenCorpusHarness" w:date="2026-03-28T21:57:49Z">
        <w:r>
          <w:delText xml:space="preserve"> or AST &gt;3 × ULN and (TBL &gt;2 × ULN or INR &gt;1.5)Alt</w:delText>
        </w:r>
      </w:del>
      <w:r>
        <w:t>h</w:t>
      </w:r>
      <w:del w:id="8523" w:author="GoldenCorpusHarness" w:date="2026-03-28T21:57:49Z">
        <w:r>
          <w:delText>ough Tabl</w:delText>
        </w:r>
      </w:del>
      <w:r>
        <w:t xml:space="preserve">e </w:t>
      </w:r>
      <w:del w:id="8524" w:author="GoldenCorpusHarness" w:date="2026-03-28T21:57:49Z">
        <w:r>
          <w:delText>5 adv</w:delText>
        </w:r>
      </w:del>
      <w:ins w:id="8525" w:author="GoldenCorpusHarness" w:date="2026-03-28T21:57:49Z">
        <w:r>
          <w:t>f</w:t>
        </w:r>
      </w:ins>
      <w:r>
        <w:t>i</w:t>
      </w:r>
      <w:ins w:id="8526" w:author="GoldenCorpusHarness" w:date="2026-03-28T21:57:49Z">
        <w:r>
          <w:t>r</w:t>
        </w:r>
      </w:ins>
      <w:r>
        <w:t>s</w:t>
      </w:r>
      <w:del w:id="8527" w:author="GoldenCorpusHarness" w:date="2026-03-28T21:57:49Z">
        <w:r>
          <w:delText xml:space="preserve">es pembrolizumab </w:delText>
        </w:r>
      </w:del>
      <w:r>
        <w:t>t</w:t>
      </w:r>
      <w:del w:id="8528" w:author="GoldenCorpusHarness" w:date="2026-03-28T21:57:49Z">
        <w:r>
          <w:delText>o be withheld</w:delText>
        </w:r>
      </w:del>
      <w:r>
        <w:t xml:space="preserve"> (in</w:t>
      </w:r>
      <w:ins w:id="8529" w:author="GoldenCorpusHarness" w:date="2026-03-28T21:57:49Z">
        <w:r>
          <w:t>itial) occurrence of ≥2+(≥100 mg/dL) pro</w:t>
        </w:r>
      </w:ins>
      <w:r>
        <w:t>te</w:t>
      </w:r>
      <w:ins w:id="8530" w:author="GoldenCorpusHarness" w:date="2026-03-28T21:57:49Z">
        <w:r>
          <w:t>inu</w:t>
        </w:r>
      </w:ins>
      <w:r>
        <w:t>r</w:t>
      </w:r>
      <w:ins w:id="8531" w:author="GoldenCorpusHarness" w:date="2026-03-28T21:57:49Z">
        <w:r>
          <w:t>ia on u</w:t>
        </w:r>
      </w:ins>
      <w:r>
        <w:t>r</w:t>
      </w:r>
      <w:ins w:id="8532" w:author="GoldenCorpusHarness" w:date="2026-03-28T21:57:49Z">
        <w:r>
          <w:t xml:space="preserve">ine dipstick (or </w:t>
        </w:r>
      </w:ins>
      <w:r>
        <w:t>u</w:t>
      </w:r>
      <w:del w:id="8533" w:author="GoldenCorpusHarness" w:date="2026-03-28T21:57:49Z">
        <w:r>
          <w:delText>pted</w:delText>
        </w:r>
      </w:del>
      <w:ins w:id="8534" w:author="GoldenCorpusHarness" w:date="2026-03-28T21:57:49Z">
        <w:r>
          <w:t>rinalysis</w:t>
        </w:r>
      </w:ins>
      <w:r>
        <w:t>)</w:t>
      </w:r>
      <w:del w:id="8535" w:author="GoldenCorpusHarness" w:date="2026-03-28T21:57:49Z">
        <w:r>
          <w:delText>,</w:delText>
        </w:r>
      </w:del>
      <w:r>
        <w:t xml:space="preserve"> </w:t>
      </w:r>
      <w:del w:id="8536" w:author="GoldenCorpusHarness" w:date="2026-03-28T21:57:49Z">
        <w:r>
          <w:delText>and Tab</w:delText>
        </w:r>
      </w:del>
      <w:ins w:id="8537" w:author="GoldenCorpusHarness" w:date="2026-03-28T21:57:49Z">
        <w:r>
          <w:t>whi</w:t>
        </w:r>
      </w:ins>
      <w:r>
        <w:t xml:space="preserve">le </w:t>
      </w:r>
      <w:del w:id="8538" w:author="GoldenCorpusHarness" w:date="2026-03-28T21:57:49Z">
        <w:r>
          <w:delText>7</w:delText>
        </w:r>
      </w:del>
      <w:ins w:id="8539" w:author="GoldenCorpusHarness" w:date="2026-03-28T21:57:49Z">
        <w:r>
          <w:t>the</w:t>
        </w:r>
      </w:ins>
      <w:r>
        <w:t xml:space="preserve"> </w:t>
      </w:r>
      <w:ins w:id="8540" w:author="GoldenCorpusHarness" w:date="2026-03-28T21:57:49Z">
        <w:r>
          <w:t>p</w:t>
        </w:r>
      </w:ins>
      <w:r>
        <w:t>a</w:t>
      </w:r>
      <w:del w:id="8541" w:author="GoldenCorpusHarness" w:date="2026-03-28T21:57:49Z">
        <w:r>
          <w:delText>d</w:delText>
        </w:r>
      </w:del>
      <w:ins w:id="8542" w:author="GoldenCorpusHarness" w:date="2026-03-28T21:57:49Z">
        <w:r>
          <w:t>rticipant is recei</w:t>
        </w:r>
      </w:ins>
      <w:r>
        <w:t>vi</w:t>
      </w:r>
      <w:del w:id="8543" w:author="GoldenCorpusHarness" w:date="2026-03-28T21:57:49Z">
        <w:r>
          <w:delText>ses</w:delText>
        </w:r>
      </w:del>
      <w:ins w:id="8544" w:author="GoldenCorpusHarness" w:date="2026-03-28T21:57:49Z">
        <w:r>
          <w:t>ng</w:t>
        </w:r>
      </w:ins>
      <w:r>
        <w:t xml:space="preserve"> lenvatinib</w:t>
      </w:r>
      <w:del w:id="8545" w:author="GoldenCorpusHarness" w:date="2026-03-28T21:57:49Z">
        <w:r>
          <w:delText>/placebo to have no dose modification or a reduction, if this criterion is met, both drugs must be permanently discontinued immediately</w:delText>
        </w:r>
      </w:del>
      <w:r>
        <w:t>.</w:t>
      </w:r>
    </w:p>
    <w:bookmarkEnd w:id="170"/>
    <w:p ns2:paraId="7E417CA4" ns2:textId="62553237" w:rsidR="00D80FE3" w:rsidRDefault="00D80FE3" w:rsidP="00936F72">
      <w:pPr>
        <w:pStyle w:val="ListBullet"/>
        <w:keepLines w:val="0"/>
        <w:numPr>
          <w:ilvl w:val="0"/>
          <w:numId w:val="35"/>
        </w:numPr>
        <w:spacing w:after="240"/>
        <w:ind w:left="720"/>
      </w:pPr>
      <w:del w:id="8546" w:author="GoldenCorpusHarness" w:date="2026-03-28T21:57:49Z">
        <w:r>
          <w:delText>Di</w:delText>
        </w:r>
      </w:del>
      <w:ins w:id="8547" w:author="GoldenCorpusHarness" w:date="2026-03-28T21:57:49Z">
        <w:r>
          <w:t xml:space="preserve">A </w:t>
        </w:r>
      </w:ins>
      <w:r>
        <w:t>s</w:t>
      </w:r>
      <w:del w:id="8548" w:author="GoldenCorpusHarness" w:date="2026-03-28T21:57:49Z">
        <w:r>
          <w:delText>co</w:delText>
        </w:r>
      </w:del>
      <w:ins w:id="8549" w:author="GoldenCorpusHarness" w:date="2026-03-28T21:57:49Z">
        <w:r>
          <w:t>ubseque</w:t>
        </w:r>
      </w:ins>
      <w:r>
        <w:t>nt</w:t>
      </w:r>
      <w:ins w:id="8550" w:author="GoldenCorpusHarness" w:date="2026-03-28T21:57:49Z">
        <w:r>
          <w:t xml:space="preserve"> </w:t>
        </w:r>
      </w:ins>
      <w:r>
        <w:t>in</w:t>
      </w:r>
      <w:del w:id="8551" w:author="GoldenCorpusHarness" w:date="2026-03-28T21:57:49Z">
        <w:r>
          <w:delText>u</w:delText>
        </w:r>
      </w:del>
      <w:ins w:id="8552" w:author="GoldenCorpusHarness" w:date="2026-03-28T21:57:49Z">
        <w:r>
          <w:t>cre</w:t>
        </w:r>
      </w:ins>
      <w:r>
        <w:t>a</w:t>
      </w:r>
      <w:ins w:id="8553" w:author="GoldenCorpusHarness" w:date="2026-03-28T21:57:49Z">
        <w:r>
          <w:t>se in severi</w:t>
        </w:r>
      </w:ins>
      <w:r>
        <w:t>t</w:t>
      </w:r>
      <w:del w:id="8554" w:author="GoldenCorpusHarness" w:date="2026-03-28T21:57:49Z">
        <w:r>
          <w:delText>ion</w:delText>
        </w:r>
      </w:del>
      <w:ins w:id="8555" w:author="GoldenCorpusHarness" w:date="2026-03-28T21:57:49Z">
        <w:r>
          <w:t>y</w:t>
        </w:r>
      </w:ins>
      <w:r>
        <w:t xml:space="preserve"> of </w:t>
      </w:r>
      <w:del w:id="8556" w:author="GoldenCorpusHarness" w:date="2026-03-28T21:57:49Z">
        <w:r>
          <w:delText>pemb</w:delText>
        </w:r>
      </w:del>
      <w:ins w:id="8557" w:author="GoldenCorpusHarness" w:date="2026-03-28T21:57:49Z">
        <w:r>
          <w:t>u</w:t>
        </w:r>
      </w:ins>
      <w:r>
        <w:t>r</w:t>
      </w:r>
      <w:del w:id="8558" w:author="GoldenCorpusHarness" w:date="2026-03-28T21:57:49Z">
        <w:r>
          <w:delText>ol</w:delText>
        </w:r>
      </w:del>
      <w:r>
        <w:t>i</w:t>
      </w:r>
      <w:del w:id="8559" w:author="GoldenCorpusHarness" w:date="2026-03-28T21:57:49Z">
        <w:r>
          <w:delText>zumab may b</w:delText>
        </w:r>
      </w:del>
      <w:ins w:id="8560" w:author="GoldenCorpusHarness" w:date="2026-03-28T21:57:49Z">
        <w:r>
          <w:t>n</w:t>
        </w:r>
      </w:ins>
      <w:r>
        <w:t xml:space="preserve">e </w:t>
      </w:r>
      <w:ins w:id="8561" w:author="GoldenCorpusHarness" w:date="2026-03-28T21:57:49Z">
        <w:r>
          <w:t>dipsti</w:t>
        </w:r>
      </w:ins>
      <w:r>
        <w:t>c</w:t>
      </w:r>
      <w:del w:id="8562" w:author="GoldenCorpusHarness" w:date="2026-03-28T21:57:49Z">
        <w:r>
          <w:delText>onsidered</w:delText>
        </w:r>
      </w:del>
      <w:ins w:id="8563" w:author="GoldenCorpusHarness" w:date="2026-03-28T21:57:49Z">
        <w:r>
          <w:t>k</w:t>
        </w:r>
      </w:ins>
      <w:r>
        <w:t xml:space="preserve"> </w:t>
      </w:r>
      <w:del w:id="8564" w:author="GoldenCorpusHarness" w:date="2026-03-28T21:57:49Z">
        <w:r>
          <w:delText>f</w:delText>
        </w:r>
      </w:del>
      <w:r>
        <w:t xml:space="preserve">or </w:t>
      </w:r>
      <w:del w:id="8565" w:author="GoldenCorpusHarness" w:date="2026-03-28T21:57:49Z">
        <w:r>
          <w:delText>p</w:delText>
        </w:r>
      </w:del>
      <w:ins w:id="8566" w:author="GoldenCorpusHarness" w:date="2026-03-28T21:57:49Z">
        <w:r>
          <w:t>urin</w:t>
        </w:r>
      </w:ins>
      <w:r>
        <w:t>a</w:t>
      </w:r>
      <w:del w:id="8567" w:author="GoldenCorpusHarness" w:date="2026-03-28T21:57:49Z">
        <w:r>
          <w:delText>rt</w:delText>
        </w:r>
      </w:del>
      <w:ins w:id="8568" w:author="GoldenCorpusHarness" w:date="2026-03-28T21:57:49Z">
        <w:r>
          <w:t>lys</w:t>
        </w:r>
      </w:ins>
      <w:r>
        <w:t>i</w:t>
      </w:r>
      <w:del w:id="8569" w:author="GoldenCorpusHarness" w:date="2026-03-28T21:57:49Z">
        <w:r>
          <w:delText>cipant</w:delText>
        </w:r>
      </w:del>
      <w:r>
        <w:t xml:space="preserve">s </w:t>
      </w:r>
      <w:del w:id="8570" w:author="GoldenCorpusHarness" w:date="2026-03-28T21:57:49Z">
        <w:r>
          <w:delText>wh</w:delText>
        </w:r>
      </w:del>
      <w:ins w:id="8571" w:author="GoldenCorpusHarness" w:date="2026-03-28T21:57:49Z">
        <w:r>
          <w:t>pr</w:t>
        </w:r>
      </w:ins>
      <w:r>
        <w:t>o</w:t>
      </w:r>
      <w:del w:id="8572" w:author="GoldenCorpusHarness" w:date="2026-03-28T21:57:49Z">
        <w:r>
          <w:delText xml:space="preserve"> hav</w:delText>
        </w:r>
      </w:del>
      <w:ins w:id="8573" w:author="GoldenCorpusHarness" w:date="2026-03-28T21:57:49Z">
        <w:r>
          <w:t>t</w:t>
        </w:r>
      </w:ins>
      <w:r>
        <w:t>e</w:t>
      </w:r>
      <w:del w:id="8574" w:author="GoldenCorpusHarness" w:date="2026-03-28T21:57:49Z">
        <w:r>
          <w:delText xml:space="preserve"> atta</w:delText>
        </w:r>
      </w:del>
      <w:r>
        <w:t>in</w:t>
      </w:r>
      <w:del w:id="8575" w:author="GoldenCorpusHarness" w:date="2026-03-28T21:57:49Z">
        <w:r>
          <w:delText xml:space="preserve">ed </w:delText>
        </w:r>
      </w:del>
      <w:ins w:id="8576" w:author="GoldenCorpusHarness" w:date="2026-03-28T21:57:49Z">
        <w:r>
          <w:t>uri</w:t>
        </w:r>
      </w:ins>
      <w:r>
        <w:t xml:space="preserve">a </w:t>
      </w:r>
      <w:ins w:id="8577" w:author="GoldenCorpusHarness" w:date="2026-03-28T21:57:49Z">
        <w:r>
          <w:t>o</w:t>
        </w:r>
      </w:ins>
      <w:r>
        <w:t>c</w:t>
      </w:r>
      <w:del w:id="8578" w:author="GoldenCorpusHarness" w:date="2026-03-28T21:57:49Z">
        <w:r>
          <w:delText>onfi</w:delText>
        </w:r>
      </w:del>
      <w:ins w:id="8579" w:author="GoldenCorpusHarness" w:date="2026-03-28T21:57:49Z">
        <w:r>
          <w:t>cu</w:t>
        </w:r>
      </w:ins>
      <w:r>
        <w:t>r</w:t>
      </w:r>
      <w:del w:id="8580" w:author="GoldenCorpusHarness" w:date="2026-03-28T21:57:49Z">
        <w:r>
          <w:delText>med CR and have been t</w:delText>
        </w:r>
      </w:del>
      <w:r>
        <w:t>r</w:t>
      </w:r>
      <w:del w:id="8581" w:author="GoldenCorpusHarness" w:date="2026-03-28T21:57:49Z">
        <w:r>
          <w:delText>eated for at least 8 cycles (at least 24 weeks), receiv</w:delText>
        </w:r>
      </w:del>
      <w:r>
        <w:t xml:space="preserve">ing </w:t>
      </w:r>
      <w:del w:id="8582" w:author="GoldenCorpusHarness" w:date="2026-03-28T21:57:49Z">
        <w:r>
          <w:delText>at least 2 d</w:delText>
        </w:r>
      </w:del>
      <w:r>
        <w:t>o</w:t>
      </w:r>
      <w:del w:id="8583" w:author="GoldenCorpusHarness" w:date="2026-03-28T21:57:49Z">
        <w:r>
          <w:delText>ses of pembrolizumab beyond the date whe</w:delText>
        </w:r>
      </w:del>
      <w:r>
        <w:t xml:space="preserve">n the </w:t>
      </w:r>
      <w:del w:id="8584" w:author="GoldenCorpusHarness" w:date="2026-03-28T21:57:49Z">
        <w:r>
          <w:delText>initi</w:delText>
        </w:r>
      </w:del>
      <w:ins w:id="8585" w:author="GoldenCorpusHarness" w:date="2026-03-28T21:57:49Z">
        <w:r>
          <w:t>s</w:t>
        </w:r>
      </w:ins>
      <w:r>
        <w:t>a</w:t>
      </w:r>
      <w:del w:id="8586" w:author="GoldenCorpusHarness" w:date="2026-03-28T21:57:49Z">
        <w:r>
          <w:delText xml:space="preserve">l CR was declared. These participants </w:delText>
        </w:r>
      </w:del>
      <w:r>
        <w:t>m</w:t>
      </w:r>
      <w:del w:id="8587" w:author="GoldenCorpusHarness" w:date="2026-03-28T21:57:49Z">
        <w:r>
          <w:delText>ay be eligible for Second Course treatment described in Section 6.7.  Participants who stop pembrolizumab due to CR will continue to receiv</w:delText>
        </w:r>
      </w:del>
      <w:r>
        <w:t>e lenvatinib</w:t>
      </w:r>
      <w:del w:id="8588" w:author="GoldenCorpusHarness" w:date="2026-03-28T21:57:49Z">
        <w:r>
          <w:delText>/placebo until PD verified by BICR or until a</w:delText>
        </w:r>
      </w:del>
      <w:r>
        <w:t xml:space="preserve"> d</w:t>
      </w:r>
      <w:del w:id="8589" w:author="GoldenCorpusHarness" w:date="2026-03-28T21:57:49Z">
        <w:r>
          <w:delText>i</w:delText>
        </w:r>
      </w:del>
      <w:ins w:id="8590" w:author="GoldenCorpusHarness" w:date="2026-03-28T21:57:49Z">
        <w:r>
          <w:t>o</w:t>
        </w:r>
      </w:ins>
      <w:r>
        <w:t>s</w:t>
      </w:r>
      <w:del w:id="8591" w:author="GoldenCorpusHarness" w:date="2026-03-28T21:57:49Z">
        <w:r>
          <w:delText>continuation crit</w:delText>
        </w:r>
      </w:del>
      <w:r>
        <w:t>e</w:t>
      </w:r>
      <w:del w:id="8592" w:author="GoldenCorpusHarness" w:date="2026-03-28T21:57:49Z">
        <w:r>
          <w:delText>rion is met, if</w:delText>
        </w:r>
      </w:del>
      <w:r>
        <w:t xml:space="preserve"> le</w:t>
      </w:r>
      <w:del w:id="8593" w:author="GoldenCorpusHarness" w:date="2026-03-28T21:57:49Z">
        <w:r>
          <w:delText>n</w:delText>
        </w:r>
      </w:del>
      <w:r>
        <w:t>v</w:t>
      </w:r>
      <w:del w:id="8594" w:author="GoldenCorpusHarness" w:date="2026-03-28T21:57:49Z">
        <w:r>
          <w:delText>atinib/p</w:delText>
        </w:r>
      </w:del>
      <w:ins w:id="8595" w:author="GoldenCorpusHarness" w:date="2026-03-28T21:57:49Z">
        <w:r>
          <w:t>e</w:t>
        </w:r>
      </w:ins>
      <w:r>
        <w:t>l</w:t>
      </w:r>
      <w:del w:id="8596" w:author="GoldenCorpusHarness" w:date="2026-03-28T21:57:49Z">
        <w:r>
          <w:delText>acebo was not previously discontinued.</w:delText>
        </w:r>
      </w:del>
    </w:p>
    <w:p ns2:paraId="7E417CA5" ns2:textId="77777777" w:rsidR="007A54D2" w:rsidRPr="007A54D2" w:rsidRDefault="00D80FE3" w:rsidP="00936F72">
      <w:pPr>
        <w:pStyle w:val="ListBullet"/>
        <w:keepLines w:val="0"/>
        <w:numPr>
          <w:ilvl w:val="0"/>
          <w:numId w:val="35"/>
        </w:numPr>
        <w:spacing w:after="240"/>
        <w:ind w:left="720"/>
      </w:pPr>
      <w:del w:id="8597" w:author="GoldenCorpusHarness" w:date="2026-03-28T21:57:49Z">
        <w:r>
          <w:delText>Comp</w:delText>
        </w:r>
      </w:del>
      <w:ins w:id="8598" w:author="GoldenCorpusHarness" w:date="2026-03-28T21:57:49Z">
        <w:r>
          <w:t xml:space="preserve">When there has been a </w:t>
        </w:r>
      </w:ins>
      <w:r>
        <w:t>le</w:t>
      </w:r>
      <w:ins w:id="8599" w:author="GoldenCorpusHarness" w:date="2026-03-28T21:57:49Z">
        <w:r>
          <w:t>nvatinib dose reduc</w:t>
        </w:r>
      </w:ins>
      <w:r>
        <w:t xml:space="preserve">tion </w:t>
      </w:r>
      <w:del w:id="8600" w:author="GoldenCorpusHarness" w:date="2026-03-28T21:57:49Z">
        <w:r>
          <w:delText>of</w:delText>
        </w:r>
      </w:del>
      <w:ins w:id="8601" w:author="GoldenCorpusHarness" w:date="2026-03-28T21:57:49Z">
        <w:r>
          <w:t>and</w:t>
        </w:r>
      </w:ins>
      <w:r>
        <w:t xml:space="preserve"> </w:t>
      </w:r>
      <w:del w:id="8602" w:author="GoldenCorpusHarness" w:date="2026-03-28T21:57:49Z">
        <w:r>
          <w:delText>35</w:delText>
        </w:r>
      </w:del>
      <w:ins w:id="8603" w:author="GoldenCorpusHarness" w:date="2026-03-28T21:57:49Z">
        <w:r>
          <w:t>at</w:t>
        </w:r>
      </w:ins>
      <w:r>
        <w:t xml:space="preserve"> t</w:t>
      </w:r>
      <w:ins w:id="8604" w:author="GoldenCorpusHarness" w:date="2026-03-28T21:57:49Z">
        <w:r>
          <w:t>he new dose level the u</w:t>
        </w:r>
      </w:ins>
      <w:r>
        <w:t>r</w:t>
      </w:r>
      <w:ins w:id="8605" w:author="GoldenCorpusHarness" w:date="2026-03-28T21:57:49Z">
        <w:r>
          <w:t>in</w:t>
        </w:r>
      </w:ins>
      <w:r>
        <w:t>e</w:t>
      </w:r>
      <w:del w:id="8606" w:author="GoldenCorpusHarness" w:date="2026-03-28T21:57:49Z">
        <w:r>
          <w:delText>atments</w:delText>
        </w:r>
      </w:del>
      <w:r>
        <w:t xml:space="preserve"> </w:t>
      </w:r>
      <w:del w:id="8607" w:author="GoldenCorpusHarness" w:date="2026-03-28T21:57:49Z">
        <w:r>
          <w:delText>(ap</w:delText>
        </w:r>
      </w:del>
      <w:r>
        <w:t>pro</w:t>
      </w:r>
      <w:del w:id="8608" w:author="GoldenCorpusHarness" w:date="2026-03-28T21:57:49Z">
        <w:r>
          <w:delText>xima</w:delText>
        </w:r>
      </w:del>
      <w:r>
        <w:t>te</w:t>
      </w:r>
      <w:ins w:id="8609" w:author="GoldenCorpusHarness" w:date="2026-03-28T21:57:49Z">
        <w:r>
          <w:t>in dipstick resu</w:t>
        </w:r>
      </w:ins>
      <w:r>
        <w:t>l</w:t>
      </w:r>
      <w:del w:id="8610" w:author="GoldenCorpusHarness" w:date="2026-03-28T21:57:49Z">
        <w:r>
          <w:delText>y</w:delText>
        </w:r>
      </w:del>
      <w:ins w:id="8611" w:author="GoldenCorpusHarness" w:date="2026-03-28T21:57:49Z">
        <w:r>
          <w:t>t</w:t>
        </w:r>
      </w:ins>
      <w:r>
        <w:t xml:space="preserve"> </w:t>
      </w:r>
      <w:ins w:id="8612" w:author="GoldenCorpusHarness" w:date="2026-03-28T21:57:49Z">
        <w:r>
          <w:t>is ≥</w:t>
        </w:r>
      </w:ins>
      <w:r>
        <w:t>2</w:t>
      </w:r>
      <w:ins w:id="8613" w:author="GoldenCorpusHarness" w:date="2026-03-28T21:57:49Z">
        <w:r>
          <w:t>+</w:t>
        </w:r>
      </w:ins>
      <w:r>
        <w:t xml:space="preserve"> </w:t>
      </w:r>
      <w:del w:id="8614" w:author="GoldenCorpusHarness" w:date="2026-03-28T21:57:49Z">
        <w:r>
          <w:delText>years</w:delText>
        </w:r>
      </w:del>
      <w:ins w:id="8615" w:author="GoldenCorpusHarness" w:date="2026-03-28T21:57:49Z">
        <w:r>
          <w:t>(≥100 mg/dL</w:t>
        </w:r>
      </w:ins>
      <w:r>
        <w:t>)</w:t>
      </w:r>
      <w:del w:id="8616" w:author="GoldenCorpusHarness" w:date="2026-03-28T21:57:49Z">
        <w:r>
          <w:delText xml:space="preserve"> with pembrolizumab</w:delText>
        </w:r>
      </w:del>
      <w:ins w:id="8617" w:author="GoldenCorpusHarness" w:date="2026-03-28T21:57:49Z">
        <w:r>
          <w:t>.</w:t>
        </w:r>
      </w:ins>
    </w:p>
    <w:p ns2:paraId="37013D41" ns2:textId="5E7091BD" w:rsidR="00D0628F" w:rsidRPr="00D47E1B" w:rsidRDefault="00D80FE3" w:rsidP="00936F72">
      <w:pPr>
        <w:pStyle w:val="ListBullet"/>
        <w:keepLines w:val="0"/>
        <w:spacing w:after="240"/>
        <w:ind w:left="720"/>
      </w:pPr>
      <w:del w:id="8618" w:author="GoldenCorpusHarness" w:date="2026-03-28T21:57:49Z">
        <w:r>
          <w:delText>N</w:delText>
        </w:r>
      </w:del>
      <w:ins w:id="8619" w:author="GoldenCorpusHarness" w:date="2026-03-28T21:57:49Z">
        <w:r>
          <w:t>A 24-h</w:t>
        </w:r>
      </w:ins>
      <w:r>
        <w:t>o</w:t>
      </w:r>
      <w:del w:id="8620" w:author="GoldenCorpusHarness" w:date="2026-03-28T21:57:49Z">
        <w:r>
          <w:delText>te:</w:delText>
        </w:r>
      </w:del>
      <w:ins w:id="8621" w:author="GoldenCorpusHarness" w:date="2026-03-28T21:57:49Z">
        <w:r>
          <w:t>ur</w:t>
        </w:r>
      </w:ins>
      <w:r>
        <w:t xml:space="preserve"> </w:t>
      </w:r>
      <w:del w:id="8622" w:author="GoldenCorpusHarness" w:date="2026-03-28T21:57:49Z">
        <w:r>
          <w:delText>Th</w:delText>
        </w:r>
      </w:del>
      <w:ins w:id="8623" w:author="GoldenCorpusHarness" w:date="2026-03-28T21:57:49Z">
        <w:r>
          <w:t>urin</w:t>
        </w:r>
      </w:ins>
      <w:r>
        <w:t xml:space="preserve">e </w:t>
      </w:r>
      <w:ins w:id="8624" w:author="GoldenCorpusHarness" w:date="2026-03-28T21:57:49Z">
        <w:r>
          <w:t>collectio</w:t>
        </w:r>
      </w:ins>
      <w:r>
        <w:t>n</w:t>
      </w:r>
      <w:del w:id="8625" w:author="GoldenCorpusHarness" w:date="2026-03-28T21:57:49Z">
        <w:r>
          <w:delText>umber</w:delText>
        </w:r>
      </w:del>
      <w:r>
        <w:t xml:space="preserve"> </w:t>
      </w:r>
      <w:del w:id="8626" w:author="GoldenCorpusHarness" w:date="2026-03-28T21:57:49Z">
        <w:r>
          <w:delText xml:space="preserve">of </w:delText>
        </w:r>
      </w:del>
      <w:ins w:id="8627" w:author="GoldenCorpusHarness" w:date="2026-03-28T21:57:49Z">
        <w:r>
          <w:t>(ini</w:t>
        </w:r>
      </w:ins>
      <w:r>
        <w:t>t</w:t>
      </w:r>
      <w:del w:id="8628" w:author="GoldenCorpusHarness" w:date="2026-03-28T21:57:49Z">
        <w:r>
          <w:delText xml:space="preserve">reatments </w:delText>
        </w:r>
      </w:del>
      <w:r>
        <w:t>i</w:t>
      </w:r>
      <w:del w:id="8629" w:author="GoldenCorpusHarness" w:date="2026-03-28T21:57:49Z">
        <w:r>
          <w:delText>s calcul</w:delText>
        </w:r>
      </w:del>
      <w:r>
        <w:t xml:space="preserve">ated </w:t>
      </w:r>
      <w:ins w:id="8630" w:author="GoldenCorpusHarness" w:date="2026-03-28T21:57:49Z">
        <w:r>
          <w:t>as soon as possible and at lea</w:t>
        </w:r>
      </w:ins>
      <w:r>
        <w:t>st</w:t>
      </w:r>
      <w:del w:id="8631" w:author="GoldenCorpusHarness" w:date="2026-03-28T21:57:49Z">
        <w:r>
          <w:delText>arting</w:delText>
        </w:r>
      </w:del>
      <w:r>
        <w:t xml:space="preserve"> with</w:t>
      </w:r>
      <w:ins w:id="8632" w:author="GoldenCorpusHarness" w:date="2026-03-28T21:57:49Z">
        <w:r>
          <w:t>in 72 hours) to verify</w:t>
        </w:r>
      </w:ins>
      <w:r>
        <w:t xml:space="preserve"> the </w:t>
      </w:r>
      <w:del w:id="8633" w:author="GoldenCorpusHarness" w:date="2026-03-28T21:57:49Z">
        <w:r>
          <w:delText>fi</w:delText>
        </w:r>
      </w:del>
      <w:ins w:id="8634" w:author="GoldenCorpusHarness" w:date="2026-03-28T21:57:49Z">
        <w:r>
          <w:t>g</w:t>
        </w:r>
      </w:ins>
      <w:r>
        <w:t>r</w:t>
      </w:r>
      <w:del w:id="8635" w:author="GoldenCorpusHarness" w:date="2026-03-28T21:57:49Z">
        <w:r>
          <w:delText xml:space="preserve">st </w:delText>
        </w:r>
      </w:del>
      <w:ins w:id="8636" w:author="GoldenCorpusHarness" w:date="2026-03-28T21:57:49Z">
        <w:r>
          <w:t>a</w:t>
        </w:r>
      </w:ins>
      <w:r>
        <w:t>d</w:t>
      </w:r>
      <w:del w:id="8637" w:author="GoldenCorpusHarness" w:date="2026-03-28T21:57:49Z">
        <w:r>
          <w:delText>ose. Participants who stop th</w:delText>
        </w:r>
      </w:del>
      <w:r>
        <w:t xml:space="preserve">e </w:t>
      </w:r>
      <w:del w:id="8638" w:author="GoldenCorpusHarness" w:date="2026-03-28T21:57:49Z">
        <w:r>
          <w:delText>c</w:delText>
        </w:r>
      </w:del>
      <w:r>
        <w:t>o</w:t>
      </w:r>
      <w:del w:id="8639" w:author="GoldenCorpusHarness" w:date="2026-03-28T21:57:49Z">
        <w:r>
          <w:delText>mbination or pembrolizumab a</w:delText>
        </w:r>
      </w:del>
      <w:r>
        <w:t>f</w:t>
      </w:r>
      <w:del w:id="8640" w:author="GoldenCorpusHarness" w:date="2026-03-28T21:57:49Z">
        <w:r>
          <w:delText>ter receiving 35 doses may be eligible for retreatment if they</w:delText>
        </w:r>
      </w:del>
      <w:r>
        <w:t xml:space="preserve"> pro</w:t>
      </w:r>
      <w:del w:id="8641" w:author="GoldenCorpusHarness" w:date="2026-03-28T21:57:49Z">
        <w:r>
          <w:delText>gress af</w:delText>
        </w:r>
      </w:del>
      <w:r>
        <w:t>te</w:t>
      </w:r>
      <w:del w:id="8642" w:author="GoldenCorpusHarness" w:date="2026-03-28T21:57:49Z">
        <w:r>
          <w:delText>r stopp</w:delText>
        </w:r>
      </w:del>
      <w:r>
        <w:t>in</w:t>
      </w:r>
      <w:del w:id="8643" w:author="GoldenCorpusHarness" w:date="2026-03-28T21:57:49Z">
        <w:r>
          <w:delText>g st</w:delText>
        </w:r>
      </w:del>
      <w:r>
        <w:t>u</w:t>
      </w:r>
      <w:del w:id="8644" w:author="GoldenCorpusHarness" w:date="2026-03-28T21:57:49Z">
        <w:r>
          <w:delText>dy</w:delText>
        </w:r>
      </w:del>
      <w:ins w:id="8645" w:author="GoldenCorpusHarness" w:date="2026-03-28T21:57:49Z">
        <w:r>
          <w:t>ria</w:t>
        </w:r>
      </w:ins>
      <w:r>
        <w:t xml:space="preserve"> i</w:t>
      </w:r>
      <w:del w:id="8646" w:author="GoldenCorpusHarness" w:date="2026-03-28T21:57:49Z">
        <w:r>
          <w:delText>ntervention provided they meet the</w:delText>
        </w:r>
      </w:del>
      <w:ins w:id="8647" w:author="GoldenCorpusHarness" w:date="2026-03-28T21:57:49Z">
        <w:r>
          <w:t>s</w:t>
        </w:r>
      </w:ins>
      <w:r>
        <w:t xml:space="preserve"> require</w:t>
      </w:r>
      <w:del w:id="8648" w:author="GoldenCorpusHarness" w:date="2026-03-28T21:57:49Z">
        <w:r>
          <w:delText>m</w:delText>
        </w:r>
      </w:del>
      <w:ins w:id="8649" w:author="GoldenCorpusHarness" w:date="2026-03-28T21:57:49Z">
        <w:r>
          <w:t>d wh</w:t>
        </w:r>
      </w:ins>
      <w:r>
        <w:t>en</w:t>
      </w:r>
      <w:del w:id="8650" w:author="GoldenCorpusHarness" w:date="2026-03-28T21:57:49Z">
        <w:r>
          <w:delText>t</w:delText>
        </w:r>
      </w:del>
      <w:ins w:id="8651" w:author="GoldenCorpusHarness" w:date="2026-03-28T21:57:49Z">
        <w:r>
          <w:t xml:space="preserve"> UPCR i</w:t>
        </w:r>
      </w:ins>
      <w:r>
        <w:t xml:space="preserve">s </w:t>
      </w:r>
      <w:del w:id="8652" w:author="GoldenCorpusHarness" w:date="2026-03-28T21:57:49Z">
        <w:r>
          <w:delText>detailed in Section 6</w:delText>
        </w:r>
      </w:del>
      <w:ins w:id="8653" w:author="GoldenCorpusHarness" w:date="2026-03-28T21:57:49Z">
        <w:r>
          <w:t>≥2</w:t>
        </w:r>
      </w:ins>
      <w:r>
        <w:t>.</w:t>
      </w:r>
      <w:del w:id="8654" w:author="GoldenCorpusHarness" w:date="2026-03-28T21:57:49Z">
        <w:r>
          <w:delText>7</w:delText>
        </w:r>
      </w:del>
      <w:ins w:id="8655" w:author="GoldenCorpusHarness" w:date="2026-03-28T21:57:49Z">
        <w:r>
          <w:t>4</w:t>
        </w:r>
      </w:ins>
      <w:r>
        <w:t>.</w:t>
      </w:r>
      <w:del w:id="8656" w:author="GoldenCorpusHarness" w:date="2026-03-28T21:57:49Z">
        <w:r>
          <w:delText xml:space="preserve"> Participants receiving lenvatinib/placebo may continue to receive lenvatinib/placebo after completion of 35 treatments with pembrolizumab. Participants may be retreated in the Second Course Phase (Retreatment) for up to an additional 17 cycles (approximately 1 year) of pembrolizumab.</w:delText>
        </w:r>
      </w:del>
    </w:p>
    <w:p ns2:paraId="6A65AC4F" ns2:textId="23D6380A" w:rsidR="00D0628F" w:rsidRDefault="00D0628F" w:rsidP="00D0628F">
      <w:pPr>
        <w:pStyle w:val="Heading2"/>
      </w:pPr>
      <w:del w:id="8657" w:author="GoldenCorpusHarness" w:date="2026-03-28T21:57:49Z">
        <w:r>
          <w:delText>Participant Withdrawal From the Study</w:delText>
        </w:r>
      </w:del>
    </w:p>
    <w:p ns2:paraId="7E417CAA" ns2:textId="77777777" w:rsidR="00D80FE3" w:rsidRDefault="00D80FE3" w:rsidP="00D80FE3">
      <w:pPr>
        <w:pStyle w:val="Paragraph0"/>
      </w:pPr>
      <w:del w:id="8658" w:author="GoldenCorpusHarness" w:date="2026-03-28T21:57:49Z">
        <w:r>
          <w:delText>A participant must be withd</w:delText>
        </w:r>
      </w:del>
      <w:ins w:id="8659" w:author="GoldenCorpusHarness" w:date="2026-03-28T21:57:49Z">
        <w:r>
          <w:t>G</w:t>
        </w:r>
      </w:ins>
      <w:r>
        <w:t>ra</w:t>
      </w:r>
      <w:del w:id="8660" w:author="GoldenCorpusHarness" w:date="2026-03-28T21:57:49Z">
        <w:r>
          <w:delText>w</w:delText>
        </w:r>
      </w:del>
      <w:ins w:id="8661" w:author="GoldenCorpusHarness" w:date="2026-03-28T21:57:49Z">
        <w:r>
          <w:t>di</w:t>
        </w:r>
      </w:ins>
      <w:r>
        <w:t>n</w:t>
      </w:r>
      <w:ins w:id="8662" w:author="GoldenCorpusHarness" w:date="2026-03-28T21:57:49Z">
        <w:r>
          <w:t>g</w:t>
        </w:r>
      </w:ins>
      <w:r>
        <w:t xml:space="preserve"> </w:t>
      </w:r>
      <w:ins w:id="8663" w:author="GoldenCorpusHarness" w:date="2026-03-28T21:57:49Z">
        <w:r>
          <w:t>o</w:t>
        </w:r>
      </w:ins>
      <w:r>
        <w:t>f</w:t>
      </w:r>
      <w:ins w:id="8664" w:author="GoldenCorpusHarness" w:date="2026-03-28T21:57:49Z">
        <w:r>
          <w:t xml:space="preserve"> P</w:t>
        </w:r>
      </w:ins>
      <w:r>
        <w:t>ro</w:t>
      </w:r>
      <w:del w:id="8665" w:author="GoldenCorpusHarness" w:date="2026-03-28T21:57:49Z">
        <w:r>
          <w:delText xml:space="preserve">m </w:delText>
        </w:r>
      </w:del>
      <w:r>
        <w:t>t</w:t>
      </w:r>
      <w:del w:id="8666" w:author="GoldenCorpusHarness" w:date="2026-03-28T21:57:49Z">
        <w:r>
          <w:delText>h</w:delText>
        </w:r>
      </w:del>
      <w:r>
        <w:t>e</w:t>
      </w:r>
      <w:del w:id="8667" w:author="GoldenCorpusHarness" w:date="2026-03-28T21:57:49Z">
        <w:r>
          <w:delText xml:space="preserve"> st</w:delText>
        </w:r>
      </w:del>
      <w:ins w:id="8668" w:author="GoldenCorpusHarness" w:date="2026-03-28T21:57:49Z">
        <w:r>
          <w:t>in</w:t>
        </w:r>
      </w:ins>
      <w:r>
        <w:t>u</w:t>
      </w:r>
      <w:del w:id="8669" w:author="GoldenCorpusHarness" w:date="2026-03-28T21:57:49Z">
        <w:r>
          <w:delText xml:space="preserve">dy </w:delText>
        </w:r>
      </w:del>
      <w:ins w:id="8670" w:author="GoldenCorpusHarness" w:date="2026-03-28T21:57:49Z">
        <w:r>
          <w:t>r</w:t>
        </w:r>
      </w:ins>
      <w:r>
        <w:t>i</w:t>
      </w:r>
      <w:del w:id="8671" w:author="GoldenCorpusHarness" w:date="2026-03-28T21:57:49Z">
        <w:r>
          <w:delText>f the p</w:delText>
        </w:r>
      </w:del>
      <w:r>
        <w:t>a</w:t>
      </w:r>
      <w:del w:id="8672" w:author="GoldenCorpusHarness" w:date="2026-03-28T21:57:49Z">
        <w:r>
          <w:delText>rticipant or participant’s legally acceptable representative withdraws consent from the study.</w:delText>
        </w:r>
      </w:del>
    </w:p>
    <w:p ns2:paraId="7E417CAB" ns2:textId="04F125FC" w:rsidR="00D80FE3" w:rsidRDefault="00D80FE3" w:rsidP="00D80FE3">
      <w:pPr>
        <w:pStyle w:val="Paragraph0"/>
      </w:pPr>
      <w:ins w:id="8673" w:author="GoldenCorpusHarness" w:date="2026-03-28T21:57:49Z">
        <w:r>
          <w:t>Grading according to NC</w:t>
        </w:r>
      </w:ins>
      <w:r>
        <w:t>I</w:t>
      </w:r>
      <w:del w:id="8674" w:author="GoldenCorpusHarness" w:date="2026-03-28T21:57:49Z">
        <w:r>
          <w:delText>f a participant</w:delText>
        </w:r>
      </w:del>
      <w:ins w:id="8675" w:author="GoldenCorpusHarness" w:date="2026-03-28T21:57:49Z">
        <w:r>
          <w:t xml:space="preserve"> CTCAE v5.0</w:t>
        </w:r>
      </w:ins>
      <w:r>
        <w:t xml:space="preserve"> wi</w:t>
      </w:r>
      <w:del w:id="8676" w:author="GoldenCorpusHarness" w:date="2026-03-28T21:57:49Z">
        <w:r>
          <w:delText>thdra</w:delText>
        </w:r>
      </w:del>
      <w:ins w:id="8677" w:author="GoldenCorpusHarness" w:date="2026-03-28T21:57:49Z">
        <w:r>
          <w:t xml:space="preserve">ll be based on the 24-hour urinary protein result if one has been obtained. If the participant has 4+ proteinuria by dipstick (≥1000 mg/dL by urinalysis), a 24-hour urinary protein result is required to confirm Grade 3 proteinuria. Management of lenvatinib administration </w:t>
        </w:r>
      </w:ins>
      <w:r>
        <w:t>w</w:t>
      </w:r>
      <w:del w:id="8678" w:author="GoldenCorpusHarness" w:date="2026-03-28T21:57:49Z">
        <w:r>
          <w:delText>s from the study, they will no longer receive study intervention or be followed at scheduled protocol visits</w:delText>
        </w:r>
      </w:del>
      <w:ins w:id="8679" w:author="GoldenCorpusHarness" w:date="2026-03-28T21:57:49Z">
        <w:r>
          <w:t>ill be based on the grade of proteinuria according to Table 7</w:t>
        </w:r>
      </w:ins>
      <w:r>
        <w:t>.</w:t>
      </w:r>
      <w:del w:id="8680" w:author="GoldenCorpusHarness" w:date="2026-03-28T21:57:49Z">
        <w:r>
          <w:delText xml:space="preserve"> </w:delText>
        </w:r>
      </w:del>
    </w:p>
    <w:p ns2:paraId="2897E4CE" ns2:textId="31B051FB" w:rsidR="00D0628F" w:rsidRPr="00CC1153" w:rsidRDefault="000B21BD" w:rsidP="009A0360">
      <w:pPr>
        <w:pStyle w:val="Paragraph0"/>
      </w:pPr>
      <w:del w:id="8681" w:author="GoldenCorpusHarness" w:date="2026-03-28T21:57:49Z">
        <w:r>
          <w:delText>Specific details regarding procedures to be performed at the time of withdrawal from the study, are outlined in Section 8.1.9. The procedures to be performed should a participant repeatedly fail to return for scheduled visits and/or if the study site is unable to contact the participant are outlined in Section 7.3.</w:delText>
        </w:r>
      </w:del>
    </w:p>
    <w:p ns2:paraId="663178F8" ns2:textId="1BE73F72" w:rsidR="00D0628F" w:rsidRDefault="00315CF2" w:rsidP="00D0628F">
      <w:pPr>
        <w:pStyle w:val="Heading2"/>
      </w:pPr>
      <w:del w:id="8682" w:author="GoldenCorpusHarness" w:date="2026-03-28T21:57:49Z">
        <w:r>
          <w:delText>L</w:delText>
        </w:r>
      </w:del>
      <w:ins w:id="8683" w:author="GoldenCorpusHarness" w:date="2026-03-28T21:57:49Z">
        <w:r>
          <w:t>M</w:t>
        </w:r>
      </w:ins>
      <w:r>
        <w:t>o</w:t>
      </w:r>
      <w:del w:id="8684" w:author="GoldenCorpusHarness" w:date="2026-03-28T21:57:49Z">
        <w:r>
          <w:delText xml:space="preserve">st </w:delText>
        </w:r>
      </w:del>
      <w:ins w:id="8685" w:author="GoldenCorpusHarness" w:date="2026-03-28T21:57:49Z">
        <w:r>
          <w:t>ni</w:t>
        </w:r>
      </w:ins>
      <w:r>
        <w:t>to</w:t>
      </w:r>
      <w:del w:id="8686" w:author="GoldenCorpusHarness" w:date="2026-03-28T21:57:49Z">
        <w:r>
          <w:delText xml:space="preserve"> Follow-up</w:delText>
        </w:r>
      </w:del>
      <w:ins w:id="8687" w:author="GoldenCorpusHarness" w:date="2026-03-28T21:57:49Z">
        <w:r>
          <w:t>ring</w:t>
        </w:r>
      </w:ins>
    </w:p>
    <w:p ns2:paraId="12FA9C89" ns2:textId="77777777" w:rsidR="00D0628F" w:rsidRPr="00150001" w:rsidRDefault="00D0628F" w:rsidP="00936F72">
      <w:pPr>
        <w:pStyle w:val="Paragraph0"/>
      </w:pPr>
      <w:del w:id="8688" w:author="GoldenCorpusHarness" w:date="2026-03-28T21:57:49Z">
        <w:r>
          <w:delText xml:space="preserve">If a participant fails to return to the clinic for a </w:delText>
        </w:r>
      </w:del>
      <w:ins w:id="8689" w:author="GoldenCorpusHarness" w:date="2026-03-28T21:57:49Z">
        <w:r>
          <w:t>Urine dipstick or urinalysis testing for participants with proteinuria ≥2+ (≥100 mg/dL) should be performed on Day 15 (or more f</w:t>
        </w:r>
      </w:ins>
      <w:r>
        <w:t>requ</w:t>
      </w:r>
      <w:del w:id="8690" w:author="GoldenCorpusHarness" w:date="2026-03-28T21:57:49Z">
        <w:r>
          <w:delText xml:space="preserve">ired study </w:delText>
        </w:r>
      </w:del>
      <w:ins w:id="8691" w:author="GoldenCorpusHarness" w:date="2026-03-28T21:57:49Z">
        <w:r>
          <w:t>ently as clinically indicated) until the results ha</w:t>
        </w:r>
      </w:ins>
      <w:r>
        <w:t>v</w:t>
      </w:r>
      <w:del w:id="8692" w:author="GoldenCorpusHarness" w:date="2026-03-28T21:57:49Z">
        <w:r>
          <w:delText>isit and</w:delText>
        </w:r>
      </w:del>
      <w:ins w:id="8693" w:author="GoldenCorpusHarness" w:date="2026-03-28T21:57:49Z">
        <w:r>
          <w:t>e been 1+ (30 mg</w:t>
        </w:r>
      </w:ins>
      <w:r>
        <w:t>/</w:t>
      </w:r>
      <w:del w:id="8694" w:author="GoldenCorpusHarness" w:date="2026-03-28T21:57:49Z">
        <w:r>
          <w:delText>or if the site is unable to contact the participant, the following procedures are to be performed:</w:delText>
        </w:r>
      </w:del>
      <w:ins w:id="8695" w:author="GoldenCorpusHarness" w:date="2026-03-28T21:57:49Z">
        <w:r>
          <w:t>dL) or negative for 2 consecutive treatment cycles.</w:t>
        </w:r>
      </w:ins>
    </w:p>
    <w:p ns2:paraId="3353F076" ns2:textId="77777777" w:rsidR="00D0628F" w:rsidRPr="00CF45D2" w:rsidRDefault="00D0628F" w:rsidP="00936F72">
      <w:pPr>
        <w:pStyle w:val="ListBullet"/>
        <w:keepLines w:val="0"/>
        <w:numPr>
          <w:ilvl w:val="0"/>
          <w:numId w:val="51"/>
        </w:numPr>
        <w:spacing w:after="240"/>
      </w:pPr>
      <w:del w:id="8696" w:author="GoldenCorpusHarness" w:date="2026-03-28T21:57:49Z">
        <w:r>
          <w:delText>T</w:delText>
        </w:r>
      </w:del>
      <w:ins w:id="8697" w:author="GoldenCorpusHarness" w:date="2026-03-28T21:57:49Z">
        <w:r>
          <w:t>Proteinuria monitoring can be performed at the local laboratory or investigator site, but must be managed by t</w:t>
        </w:r>
      </w:ins>
      <w:r>
        <w:t xml:space="preserve">he site </w:t>
      </w:r>
      <w:del w:id="8698" w:author="GoldenCorpusHarness" w:date="2026-03-28T21:57:49Z">
        <w:r>
          <w:delText>mu</w:delText>
        </w:r>
      </w:del>
      <w:ins w:id="8699" w:author="GoldenCorpusHarness" w:date="2026-03-28T21:57:49Z">
        <w:r>
          <w:t>phy</w:t>
        </w:r>
      </w:ins>
      <w:r>
        <w:t>s</w:t>
      </w:r>
      <w:del w:id="8700" w:author="GoldenCorpusHarness" w:date="2026-03-28T21:57:49Z">
        <w:r>
          <w:delText>t attempt to contact the part</w:delText>
        </w:r>
      </w:del>
      <w:r>
        <w:t>ici</w:t>
      </w:r>
      <w:del w:id="8701" w:author="GoldenCorpusHarness" w:date="2026-03-28T21:57:49Z">
        <w:r>
          <w:delText>p</w:delText>
        </w:r>
      </w:del>
      <w:r>
        <w:t>an</w:t>
      </w:r>
      <w:del w:id="8702" w:author="GoldenCorpusHarness" w:date="2026-03-28T21:57:49Z">
        <w:r>
          <w:delText>t and reschedule the missed visit</w:delText>
        </w:r>
      </w:del>
      <w:r>
        <w:t>.</w:t>
      </w:r>
      <w:del w:id="8703" w:author="GoldenCorpusHarness" w:date="2026-03-28T21:57:49Z">
        <w:r>
          <w:delText xml:space="preserve"> If the participant is contacted, the participant should be counseled on the importance of maintaining the protocol-specified visit schedule.</w:delText>
        </w:r>
      </w:del>
    </w:p>
    <w:p ns2:paraId="2611BEC2" ns2:textId="77777777" w:rsidR="00E46C09" w:rsidRPr="00CF45D2" w:rsidRDefault="00D0628F" w:rsidP="00936F72">
      <w:pPr>
        <w:pStyle w:val="ListBullet"/>
        <w:keepLines w:val="0"/>
        <w:numPr>
          <w:ilvl w:val="0"/>
          <w:numId w:val="51"/>
        </w:numPr>
        <w:spacing w:after="240"/>
      </w:pPr>
      <w:del w:id="8704" w:author="GoldenCorpusHarness" w:date="2026-03-28T21:57:49Z">
        <w:r>
          <w:delText>T</w:delText>
        </w:r>
      </w:del>
      <w:ins w:id="8705" w:author="GoldenCorpusHarness" w:date="2026-03-28T21:57:49Z">
        <w:r>
          <w:t>In t</w:t>
        </w:r>
      </w:ins>
      <w:r>
        <w:t xml:space="preserve">he </w:t>
      </w:r>
      <w:ins w:id="8706" w:author="GoldenCorpusHarness" w:date="2026-03-28T21:57:49Z">
        <w:r>
          <w:t>event of nephrotic syndrome, lenvat</w:t>
        </w:r>
      </w:ins>
      <w:r>
        <w:t>in</w:t>
      </w:r>
      <w:del w:id="8707" w:author="GoldenCorpusHarness" w:date="2026-03-28T21:57:49Z">
        <w:r>
          <w:delText>vest</w:delText>
        </w:r>
      </w:del>
      <w:r>
        <w:t>i</w:t>
      </w:r>
      <w:del w:id="8708" w:author="GoldenCorpusHarness" w:date="2026-03-28T21:57:49Z">
        <w:r>
          <w:delText>gator or designee</w:delText>
        </w:r>
      </w:del>
      <w:ins w:id="8709" w:author="GoldenCorpusHarness" w:date="2026-03-28T21:57:49Z">
        <w:r>
          <w:t>b</w:t>
        </w:r>
      </w:ins>
      <w:r>
        <w:t xml:space="preserve"> must </w:t>
      </w:r>
      <w:del w:id="8710" w:author="GoldenCorpusHarness" w:date="2026-03-28T21:57:49Z">
        <w:r>
          <w:delText>mak</w:delText>
        </w:r>
      </w:del>
      <w:ins w:id="8711" w:author="GoldenCorpusHarness" w:date="2026-03-28T21:57:49Z">
        <w:r>
          <w:t>b</w:t>
        </w:r>
      </w:ins>
      <w:r>
        <w:t xml:space="preserve">e </w:t>
      </w:r>
      <w:del w:id="8712" w:author="GoldenCorpusHarness" w:date="2026-03-28T21:57:49Z">
        <w:r>
          <w:delText>every effort to rega</w:delText>
        </w:r>
      </w:del>
      <w:ins w:id="8713" w:author="GoldenCorpusHarness" w:date="2026-03-28T21:57:49Z">
        <w:r>
          <w:t>d</w:t>
        </w:r>
      </w:ins>
      <w:r>
        <w:t>i</w:t>
      </w:r>
      <w:del w:id="8714" w:author="GoldenCorpusHarness" w:date="2026-03-28T21:57:49Z">
        <w:r>
          <w:delText xml:space="preserve">n </w:delText>
        </w:r>
      </w:del>
      <w:ins w:id="8715" w:author="GoldenCorpusHarness" w:date="2026-03-28T21:57:49Z">
        <w:r>
          <w:t>s</w:t>
        </w:r>
      </w:ins>
      <w:r>
        <w:t>cont</w:t>
      </w:r>
      <w:del w:id="8716" w:author="GoldenCorpusHarness" w:date="2026-03-28T21:57:49Z">
        <w:r>
          <w:delText>act w</w:delText>
        </w:r>
      </w:del>
      <w:r>
        <w:t>i</w:t>
      </w:r>
      <w:del w:id="8717" w:author="GoldenCorpusHarness" w:date="2026-03-28T21:57:49Z">
        <w:r>
          <w:delText>th the participa</w:delText>
        </w:r>
      </w:del>
      <w:r>
        <w:t>n</w:t>
      </w:r>
      <w:del w:id="8718" w:author="GoldenCorpusHarness" w:date="2026-03-28T21:57:49Z">
        <w:r>
          <w:delText>t at each miss</w:delText>
        </w:r>
      </w:del>
      <w:ins w:id="8719" w:author="GoldenCorpusHarness" w:date="2026-03-28T21:57:49Z">
        <w:r>
          <w:t>u</w:t>
        </w:r>
      </w:ins>
      <w:r>
        <w:t>ed</w:t>
      </w:r>
      <w:del w:id="8720" w:author="GoldenCorpusHarness" w:date="2026-03-28T21:57:49Z">
        <w:r>
          <w:delText xml:space="preserve"> visit (eg, telephone calls and/or a certified letter to the participant’s last known mailing address or locally equivalent methods)</w:delText>
        </w:r>
      </w:del>
      <w:r>
        <w:t>.</w:t>
      </w:r>
      <w:del w:id="8721" w:author="GoldenCorpusHarness" w:date="2026-03-28T21:57:49Z">
        <w:r>
          <w:delText xml:space="preserve"> These contact attempts should be documented in the participant’s medical record.</w:delText>
        </w:r>
      </w:del>
    </w:p>
    <w:p ns2:paraId="534480E4" ns2:textId="5A4BB954" w:rsidR="00D0628F" w:rsidRPr="00E46C09" w:rsidRDefault="009A746A" w:rsidP="00936F72">
      <w:pPr>
        <w:pStyle w:val="ListBullet"/>
        <w:keepLines w:val="0"/>
        <w:numPr>
          <w:ilvl w:val="0"/>
          <w:numId w:val="51"/>
        </w:numPr>
        <w:spacing w:after="240"/>
      </w:pPr>
      <w:del w:id="8722" w:author="GoldenCorpusHarness" w:date="2026-03-28T21:57:49Z">
        <w:r>
          <w:delText>Note: A participant is not considered lost to follow-up until the last scheduled visit for the individual participant. The missing data for the participant will be managed via the prespecified statistical data handling and analysis guidelines.</w:delText>
        </w:r>
      </w:del>
    </w:p>
    <w:p ns2:paraId="061180C6" ns2:textId="65E16355" w:rsidR="00D0628F" w:rsidRDefault="00EB657D" w:rsidP="00D9159C">
      <w:pPr>
        <w:pStyle w:val="Heading1"/>
      </w:pPr>
      <w:del w:id="8723" w:author="GoldenCorpusHarness" w:date="2026-03-28T21:57:49Z">
        <w:r>
          <w:delText>Study Ass</w:delText>
        </w:r>
      </w:del>
      <w:ins w:id="8724" w:author="GoldenCorpusHarness" w:date="2026-03-28T21:57:49Z">
        <w:r>
          <w:t>Manag</w:t>
        </w:r>
      </w:ins>
      <w:r>
        <w:t>e</w:t>
      </w:r>
      <w:del w:id="8725" w:author="GoldenCorpusHarness" w:date="2026-03-28T21:57:49Z">
        <w:r>
          <w:delText>ss</w:delText>
        </w:r>
      </w:del>
      <w:r>
        <w:t>ment</w:t>
      </w:r>
      <w:del w:id="8726" w:author="GoldenCorpusHarness" w:date="2026-03-28T21:57:49Z">
        <w:r>
          <w:delText>s</w:delText>
        </w:r>
      </w:del>
      <w:r>
        <w:t xml:space="preserve"> </w:t>
      </w:r>
      <w:ins w:id="8727" w:author="GoldenCorpusHarness" w:date="2026-03-28T21:57:49Z">
        <w:r>
          <w:t>of Di</w:t>
        </w:r>
      </w:ins>
      <w:r>
        <w:t>a</w:t>
      </w:r>
      <w:del w:id="8728" w:author="GoldenCorpusHarness" w:date="2026-03-28T21:57:49Z">
        <w:r>
          <w:delText>nd P</w:delText>
        </w:r>
      </w:del>
      <w:r>
        <w:t>r</w:t>
      </w:r>
      <w:del w:id="8729" w:author="GoldenCorpusHarness" w:date="2026-03-28T21:57:49Z">
        <w:r>
          <w:delText>oc</w:delText>
        </w:r>
      </w:del>
      <w:ins w:id="8730" w:author="GoldenCorpusHarness" w:date="2026-03-28T21:57:49Z">
        <w:r>
          <w:t>rh</w:t>
        </w:r>
      </w:ins>
      <w:r>
        <w:t>e</w:t>
      </w:r>
      <w:del w:id="8731" w:author="GoldenCorpusHarness" w:date="2026-03-28T21:57:49Z">
        <w:r>
          <w:delText>dures</w:delText>
        </w:r>
      </w:del>
      <w:ins w:id="8732" w:author="GoldenCorpusHarness" w:date="2026-03-28T21:57:49Z">
        <w:r>
          <w:t>a</w:t>
        </w:r>
      </w:ins>
    </w:p>
    <w:p ns2:paraId="78A9040E" ns2:textId="77777777" w:rsidR="00D9159C" w:rsidRDefault="00D9159C" w:rsidP="00936F72">
      <w:pPr>
        <w:pStyle w:val="ListBullet"/>
        <w:keepLines w:val="0"/>
        <w:numPr>
          <w:ilvl w:val="0"/>
          <w:numId w:val="52"/>
        </w:numPr>
        <w:spacing w:after="240"/>
      </w:pPr>
      <w:del w:id="8733" w:author="GoldenCorpusHarness" w:date="2026-03-28T21:57:49Z">
        <w:r>
          <w:delText>S</w:delText>
        </w:r>
      </w:del>
      <w:ins w:id="8734" w:author="GoldenCorpusHarness" w:date="2026-03-28T21:57:49Z">
        <w:r>
          <w:t>An anti-diarrheal agent should be recommended to the participant at the start of s</w:t>
        </w:r>
      </w:ins>
      <w:r>
        <w:t xml:space="preserve">tudy </w:t>
      </w:r>
      <w:del w:id="8735" w:author="GoldenCorpusHarness" w:date="2026-03-28T21:57:49Z">
        <w:r>
          <w:delText>procedures and their timin</w:delText>
        </w:r>
      </w:del>
      <w:ins w:id="8736" w:author="GoldenCorpusHarness" w:date="2026-03-28T21:57:49Z">
        <w:r>
          <w:t>treatment, and participants should be instructed and educated to initiate anti-diarrheal treatment at the first onset of soft bowel movements. The choice of anti-diarrheal a</w:t>
        </w:r>
      </w:ins>
      <w:r>
        <w:t>g</w:t>
      </w:r>
      <w:del w:id="8737" w:author="GoldenCorpusHarness" w:date="2026-03-28T21:57:49Z">
        <w:r>
          <w:delText xml:space="preserve"> are summar</w:delText>
        </w:r>
      </w:del>
      <w:ins w:id="8738" w:author="GoldenCorpusHarness" w:date="2026-03-28T21:57:49Z">
        <w:r>
          <w:t>ent should be individual</w:t>
        </w:r>
      </w:ins>
      <w:r>
        <w:t xml:space="preserve">ized </w:t>
      </w:r>
      <w:del w:id="8739" w:author="GoldenCorpusHarness" w:date="2026-03-28T21:57:49Z">
        <w:r>
          <w:delText>in the SoA</w:delText>
        </w:r>
      </w:del>
      <w:ins w:id="8740" w:author="GoldenCorpusHarness" w:date="2026-03-28T21:57:49Z">
        <w:r>
          <w:t>to the participant’s clinical circumstances and follow standard medical practice</w:t>
        </w:r>
      </w:ins>
      <w:r>
        <w:t xml:space="preserve">. </w:t>
      </w:r>
      <w:ins w:id="8741" w:author="GoldenCorpusHarness" w:date="2026-03-28T21:57:49Z">
        <w:r>
          <w:t>If signs/symptoms of diarrhea persist despite optimal medical management, instructions contained in Table 7 should be followed.</w:t>
        </w:r>
      </w:ins>
    </w:p>
    <w:p ns2:paraId="070D802E" ns2:textId="77777777" w:rsidR="00D9159C" w:rsidRDefault="00D9159C" w:rsidP="00936F72">
      <w:pPr>
        <w:pStyle w:val="ListBullet"/>
        <w:keepLines w:val="0"/>
        <w:numPr>
          <w:ilvl w:val="0"/>
          <w:numId w:val="52"/>
        </w:numPr>
        <w:spacing w:after="240"/>
      </w:pPr>
      <w:del w:id="8742" w:author="GoldenCorpusHarness" w:date="2026-03-28T21:57:49Z">
        <w:r>
          <w:delText>Adhere</w:delText>
        </w:r>
      </w:del>
      <w:ins w:id="8743" w:author="GoldenCorpusHarness" w:date="2026-03-28T21:57:49Z">
        <w:r>
          <w:t>Ma</w:t>
        </w:r>
      </w:ins>
      <w:r>
        <w:t>n</w:t>
      </w:r>
      <w:del w:id="8744" w:author="GoldenCorpusHarness" w:date="2026-03-28T21:57:49Z">
        <w:r>
          <w:delText>ce to the study desi</w:delText>
        </w:r>
      </w:del>
      <w:ins w:id="8745" w:author="GoldenCorpusHarness" w:date="2026-03-28T21:57:49Z">
        <w:r>
          <w:t>a</w:t>
        </w:r>
      </w:ins>
      <w:r>
        <w:t>g</w:t>
      </w:r>
      <w:del w:id="8746" w:author="GoldenCorpusHarness" w:date="2026-03-28T21:57:49Z">
        <w:r>
          <w:delText>n requir</w:delText>
        </w:r>
      </w:del>
      <w:r>
        <w:t>ement</w:t>
      </w:r>
      <w:del w:id="8747" w:author="GoldenCorpusHarness" w:date="2026-03-28T21:57:49Z">
        <w:r>
          <w:delText>s,</w:delText>
        </w:r>
      </w:del>
      <w:r>
        <w:t xml:space="preserve"> </w:t>
      </w:r>
      <w:ins w:id="8748" w:author="GoldenCorpusHarness" w:date="2026-03-28T21:57:49Z">
        <w:r>
          <w:t>of Hepatotox</w:t>
        </w:r>
      </w:ins>
      <w:r>
        <w:t>i</w:t>
      </w:r>
      <w:del w:id="8749" w:author="GoldenCorpusHarness" w:date="2026-03-28T21:57:49Z">
        <w:r>
          <w:delText>ncluding those spe</w:delText>
        </w:r>
      </w:del>
      <w:r>
        <w:t>ci</w:t>
      </w:r>
      <w:del w:id="8750" w:author="GoldenCorpusHarness" w:date="2026-03-28T21:57:49Z">
        <w:r>
          <w:delText xml:space="preserve">fied in </w:delText>
        </w:r>
      </w:del>
      <w:r>
        <w:t>t</w:t>
      </w:r>
      <w:del w:id="8751" w:author="GoldenCorpusHarness" w:date="2026-03-28T21:57:49Z">
        <w:r>
          <w:delText>he SoA, is essential and required for stud</w:delText>
        </w:r>
      </w:del>
      <w:r>
        <w:t>y</w:t>
      </w:r>
      <w:del w:id="8752" w:author="GoldenCorpusHarness" w:date="2026-03-28T21:57:49Z">
        <w:r>
          <w:delText xml:space="preserve"> conduct.</w:delText>
        </w:r>
      </w:del>
    </w:p>
    <w:p ns2:paraId="2BFB1830" ns2:textId="77777777" w:rsidR="00D9159C" w:rsidRPr="00A93E03" w:rsidRDefault="00D9159C" w:rsidP="00936F72">
      <w:pPr>
        <w:pStyle w:val="ListBullet"/>
        <w:keepLines w:val="0"/>
        <w:numPr>
          <w:ilvl w:val="0"/>
          <w:numId w:val="53"/>
        </w:numPr>
        <w:spacing w:after="240"/>
      </w:pPr>
      <w:ins w:id="8753" w:author="GoldenCorpusHarness" w:date="2026-03-28T21:57:49Z">
        <w:r>
          <w:t>Liver function tests (alanine transaminase [AL</w:t>
        </w:r>
      </w:ins>
      <w:r>
        <w:t>T</w:t>
      </w:r>
      <w:del w:id="8754" w:author="GoldenCorpusHarness" w:date="2026-03-28T21:57:49Z">
        <w:r>
          <w:delText>he invest</w:delText>
        </w:r>
      </w:del>
      <w:ins w:id="8755" w:author="GoldenCorpusHarness" w:date="2026-03-28T21:57:49Z">
        <w:r>
          <w:t>], aspartate transaminase [AST], bilirubin levels) should be conducted as detailed in the SoA (Section 1.3.1 and Section 1.3.2) and as clinically indicated. If s</w:t>
        </w:r>
      </w:ins>
      <w:r>
        <w:t>ig</w:t>
      </w:r>
      <w:del w:id="8756" w:author="GoldenCorpusHarness" w:date="2026-03-28T21:57:49Z">
        <w:r>
          <w:delText>ator is responsibl</w:delText>
        </w:r>
      </w:del>
      <w:ins w:id="8757" w:author="GoldenCorpusHarness" w:date="2026-03-28T21:57:49Z">
        <w:r>
          <w:t>ns/symptoms indicating liver injury occur, instructions contained in Table 7 should b</w:t>
        </w:r>
      </w:ins>
      <w:r>
        <w:t>e fo</w:t>
      </w:r>
      <w:del w:id="8758" w:author="GoldenCorpusHarness" w:date="2026-03-28T21:57:49Z">
        <w:r>
          <w:delText>r ensurin</w:delText>
        </w:r>
      </w:del>
      <w:ins w:id="8759" w:author="GoldenCorpusHarness" w:date="2026-03-28T21:57:49Z">
        <w:r>
          <w:t>llowed. Appropriate supportive care should be provided to</w:t>
        </w:r>
      </w:ins>
      <w:r>
        <w:t>g</w:t>
      </w:r>
      <w:del w:id="8760" w:author="GoldenCorpusHarness" w:date="2026-03-28T21:57:49Z">
        <w:r>
          <w:delText xml:space="preserve"> that procedures are conducted b</w:delText>
        </w:r>
      </w:del>
      <w:ins w:id="8761" w:author="GoldenCorpusHarness" w:date="2026-03-28T21:57:49Z">
        <w:r>
          <w:t>ether with close monitoring. If hepatic failure (an</w:t>
        </w:r>
      </w:ins>
      <w:r>
        <w:t xml:space="preserve">y </w:t>
      </w:r>
      <w:del w:id="8762" w:author="GoldenCorpusHarness" w:date="2026-03-28T21:57:49Z">
        <w:r>
          <w:delText>appropriately qualified (by education</w:delText>
        </w:r>
      </w:del>
      <w:ins w:id="8763" w:author="GoldenCorpusHarness" w:date="2026-03-28T21:57:49Z">
        <w:r>
          <w:t>grade per CTCAE v5) occurs</w:t>
        </w:r>
      </w:ins>
      <w:r>
        <w:t xml:space="preserve">, </w:t>
      </w:r>
      <w:del w:id="8764" w:author="GoldenCorpusHarness" w:date="2026-03-28T21:57:49Z">
        <w:r>
          <w:delText>training, and experience) staff. Delegation of study-site personnel responsibilities will be documented in the Investigator Trial File Binder (or equivalent).</w:delText>
        </w:r>
      </w:del>
      <w:ins w:id="8765" w:author="GoldenCorpusHarness" w:date="2026-03-28T21:57:49Z">
        <w:r>
          <w:t>lenvatinib must be discontinued.</w:t>
        </w:r>
      </w:ins>
    </w:p>
    <w:p ns2:paraId="5DA42E03" ns2:textId="77777777" w:rsidR="00315872" w:rsidRDefault="00D9159C" w:rsidP="00936F72">
      <w:pPr>
        <w:pStyle w:val="ListBullet"/>
        <w:keepLines w:val="0"/>
        <w:numPr>
          <w:ilvl w:val="0"/>
          <w:numId w:val="53"/>
        </w:numPr>
        <w:spacing w:after="240"/>
      </w:pPr>
      <w:del w:id="8766" w:author="GoldenCorpusHarness" w:date="2026-03-28T21:57:49Z">
        <w:r>
          <w:delText>All study-r</w:delText>
        </w:r>
      </w:del>
      <w:ins w:id="8767" w:author="GoldenCorpusHarness" w:date="2026-03-28T21:57:49Z">
        <w:r>
          <w:t>Manag</w:t>
        </w:r>
      </w:ins>
      <w:r>
        <w:t>e</w:t>
      </w:r>
      <w:del w:id="8768" w:author="GoldenCorpusHarness" w:date="2026-03-28T21:57:49Z">
        <w:r>
          <w:delText xml:space="preserve">lated </w:delText>
        </w:r>
      </w:del>
      <w:r>
        <w:t>m</w:t>
      </w:r>
      <w:del w:id="8769" w:author="GoldenCorpusHarness" w:date="2026-03-28T21:57:49Z">
        <w:r>
          <w:delText>edical or d</w:delText>
        </w:r>
      </w:del>
      <w:r>
        <w:t>ent</w:t>
      </w:r>
      <w:del w:id="8770" w:author="GoldenCorpusHarness" w:date="2026-03-28T21:57:49Z">
        <w:r>
          <w:delText>a</w:delText>
        </w:r>
      </w:del>
      <w:ins w:id="8771" w:author="GoldenCorpusHarness" w:date="2026-03-28T21:57:49Z">
        <w:r>
          <w:t xml:space="preserve"> of Thromboembo</w:t>
        </w:r>
      </w:ins>
      <w:r>
        <w:t>l</w:t>
      </w:r>
      <w:ins w:id="8772" w:author="GoldenCorpusHarness" w:date="2026-03-28T21:57:49Z">
        <w:r>
          <w:t>ic</w:t>
        </w:r>
      </w:ins>
      <w:r>
        <w:t xml:space="preserve"> </w:t>
      </w:r>
      <w:del w:id="8773" w:author="GoldenCorpusHarness" w:date="2026-03-28T21:57:49Z">
        <w:r>
          <w:delText>decisions must be made by an in</w:delText>
        </w:r>
      </w:del>
      <w:ins w:id="8774" w:author="GoldenCorpusHarness" w:date="2026-03-28T21:57:49Z">
        <w:r>
          <w:t>E</w:t>
        </w:r>
      </w:ins>
      <w:r>
        <w:t>ve</w:t>
      </w:r>
      <w:ins w:id="8775" w:author="GoldenCorpusHarness" w:date="2026-03-28T21:57:49Z">
        <w:r>
          <w:t>nt</w:t>
        </w:r>
      </w:ins>
      <w:r>
        <w:t>s</w:t>
      </w:r>
      <w:del w:id="8776" w:author="GoldenCorpusHarness" w:date="2026-03-28T21:57:49Z">
        <w:r>
          <w:delText>tigator who is a qualified physician.</w:delText>
        </w:r>
      </w:del>
    </w:p>
    <w:p ns2:paraId="3AA5FA90" ns2:textId="3917B5BF" w:rsidR="00D9159C" w:rsidRDefault="00D9159C" w:rsidP="00936F72">
      <w:pPr>
        <w:pStyle w:val="ListBullet"/>
        <w:keepLines w:val="0"/>
        <w:numPr>
          <w:ilvl w:val="0"/>
          <w:numId w:val="53"/>
        </w:numPr>
        <w:spacing w:after="240"/>
      </w:pPr>
      <w:ins w:id="8777" w:author="GoldenCorpusHarness" w:date="2026-03-28T21:57:49Z">
        <w:r>
          <w:t xml:space="preserve">Participants should be advised to pay attention to symptoms suggestive of venous thromboembolic events which include acute onset of shortness of breath, dyspnea, chest pain, cough, hemoptysis, tachypnea, tachycardia, cyanosis, DVT signs including lower-extremity swelling, and warmth to touch or tenderness. In case any of these symptoms appear, participants should be instructed to report such symptoms promptly to the treating physician.  If a thromboembolic event is confirmed, instructions contained in Table 7 should be followed. </w:t>
        </w:r>
      </w:ins>
      <w:r>
        <w:t>A</w:t>
      </w:r>
      <w:del w:id="8778" w:author="GoldenCorpusHarness" w:date="2026-03-28T21:57:49Z">
        <w:r>
          <w:delText>ll screening e</w:delText>
        </w:r>
      </w:del>
      <w:ins w:id="8779" w:author="GoldenCorpusHarness" w:date="2026-03-28T21:57:49Z">
        <w:r>
          <w:t>ppropriate supporti</w:t>
        </w:r>
      </w:ins>
      <w:r>
        <w:t>v</w:t>
      </w:r>
      <w:del w:id="8780" w:author="GoldenCorpusHarness" w:date="2026-03-28T21:57:49Z">
        <w:r>
          <w:delText>aluations must be completed and re</w:delText>
        </w:r>
      </w:del>
      <w:ins w:id="8781" w:author="GoldenCorpusHarness" w:date="2026-03-28T21:57:49Z">
        <w:r>
          <w:t>e care should be pro</w:t>
        </w:r>
      </w:ins>
      <w:r>
        <w:t>vi</w:t>
      </w:r>
      <w:del w:id="8782" w:author="GoldenCorpusHarness" w:date="2026-03-28T21:57:49Z">
        <w:r>
          <w:delText>e</w:delText>
        </w:r>
      </w:del>
      <w:ins w:id="8783" w:author="GoldenCorpusHarness" w:date="2026-03-28T21:57:49Z">
        <w:r>
          <w:t xml:space="preserve">ded together </w:t>
        </w:r>
      </w:ins>
      <w:r>
        <w:t>w</w:t>
      </w:r>
      <w:del w:id="8784" w:author="GoldenCorpusHarness" w:date="2026-03-28T21:57:49Z">
        <w:r>
          <w:delText>ed to confirm that potential participants meet all eligibility criteria</w:delText>
        </w:r>
      </w:del>
      <w:ins w:id="8785" w:author="GoldenCorpusHarness" w:date="2026-03-28T21:57:49Z">
        <w:r>
          <w:t>ith close monitoring</w:t>
        </w:r>
      </w:ins>
      <w:r>
        <w:t xml:space="preserve">. </w:t>
      </w:r>
      <w:del w:id="8786" w:author="GoldenCorpusHarness" w:date="2026-03-28T21:57:49Z">
        <w:r>
          <w:delText>The i</w:delText>
        </w:r>
      </w:del>
      <w:ins w:id="8787" w:author="GoldenCorpusHarness" w:date="2026-03-28T21:57:49Z">
        <w:r>
          <w:t>If a participant experiences a Grade 3 or a life threatening (Grade 4) thromboembolic reaction, including pulmonary embolism, le</w:t>
        </w:r>
      </w:ins>
      <w:r>
        <w:t>nv</w:t>
      </w:r>
      <w:del w:id="8788" w:author="GoldenCorpusHarness" w:date="2026-03-28T21:57:49Z">
        <w:r>
          <w:delText>estigator will maintain a screening log to record details of all participants screened and to confirm eligibility or record reasons for screening failure, as applicable</w:delText>
        </w:r>
      </w:del>
      <w:ins w:id="8789" w:author="GoldenCorpusHarness" w:date="2026-03-28T21:57:49Z">
        <w:r>
          <w:t>atinib/placebo must be discontinued</w:t>
        </w:r>
      </w:ins>
      <w:r>
        <w:t>.</w:t>
      </w:r>
    </w:p>
    <w:p ns2:paraId="0C8A348B" ns2:textId="77777777" w:rsidR="00D9159C" w:rsidRDefault="00D9159C" w:rsidP="00936F72">
      <w:pPr>
        <w:pStyle w:val="ListBullet"/>
        <w:keepLines w:val="0"/>
        <w:numPr>
          <w:ilvl w:val="0"/>
          <w:numId w:val="53"/>
        </w:numPr>
        <w:spacing w:after="240"/>
      </w:pPr>
      <w:del w:id="8790" w:author="GoldenCorpusHarness" w:date="2026-03-28T21:57:49Z">
        <w:r>
          <w:delText>Procedures conducted as part o</w:delText>
        </w:r>
      </w:del>
      <w:ins w:id="8791" w:author="GoldenCorpusHarness" w:date="2026-03-28T21:57:49Z">
        <w:r>
          <w:t>Arterial thromboembolic events (eg, new onset, worsening, or unstable angina, myocardial in</w:t>
        </w:r>
      </w:ins>
      <w:r>
        <w:t>f</w:t>
      </w:r>
      <w:del w:id="8792" w:author="GoldenCorpusHarness" w:date="2026-03-28T21:57:49Z">
        <w:r>
          <w:delText xml:space="preserve"> t</w:delText>
        </w:r>
      </w:del>
      <w:ins w:id="8793" w:author="GoldenCorpusHarness" w:date="2026-03-28T21:57:49Z">
        <w:r>
          <w:t>arction, transient isc</w:t>
        </w:r>
      </w:ins>
      <w:r>
        <w:t>he</w:t>
      </w:r>
      <w:del w:id="8794" w:author="GoldenCorpusHarness" w:date="2026-03-28T21:57:49Z">
        <w:r>
          <w:delText xml:space="preserve"> participant’s routine clinical management (eg, blood cou</w:delText>
        </w:r>
      </w:del>
      <w:ins w:id="8795" w:author="GoldenCorpusHarness" w:date="2026-03-28T21:57:49Z">
        <w:r>
          <w:t>mic attack, and cerebrovascular accide</w:t>
        </w:r>
      </w:ins>
      <w:r>
        <w:t xml:space="preserve">nt) </w:t>
      </w:r>
      <w:del w:id="8796" w:author="GoldenCorpusHarness" w:date="2026-03-28T21:57:49Z">
        <w:r>
          <w:delText>and obtained be</w:delText>
        </w:r>
      </w:del>
      <w:ins w:id="8797" w:author="GoldenCorpusHarness" w:date="2026-03-28T21:57:49Z">
        <w:r>
          <w:t>o</w:t>
        </w:r>
      </w:ins>
      <w:r>
        <w:t>f</w:t>
      </w:r>
      <w:del w:id="8798" w:author="GoldenCorpusHarness" w:date="2026-03-28T21:57:49Z">
        <w:r>
          <w:delText>ore signing of ICF ma</w:delText>
        </w:r>
      </w:del>
      <w:ins w:id="8799" w:author="GoldenCorpusHarness" w:date="2026-03-28T21:57:49Z">
        <w:r>
          <w:t xml:space="preserve"> an</w:t>
        </w:r>
      </w:ins>
      <w:r>
        <w:t xml:space="preserve">y </w:t>
      </w:r>
      <w:del w:id="8800" w:author="GoldenCorpusHarness" w:date="2026-03-28T21:57:49Z">
        <w:r>
          <w:delText>be used for screening or baseline purposes provided the procedure met the protocol-specified criteria and were performed within the time frame defined in the SoA</w:delText>
        </w:r>
      </w:del>
      <w:ins w:id="8801" w:author="GoldenCorpusHarness" w:date="2026-03-28T21:57:49Z">
        <w:r>
          <w:t>grade require study treatment discontinuation</w:t>
        </w:r>
      </w:ins>
      <w:r>
        <w:t>.</w:t>
      </w:r>
    </w:p>
    <w:p ns2:paraId="12AC9C1B" ns2:textId="2D0E5DE3" w:rsidR="00D9159C" w:rsidRPr="00D9159C" w:rsidRDefault="00D9159C" w:rsidP="00936F72">
      <w:pPr>
        <w:pStyle w:val="Paragraph0"/>
        <w:numPr>
          <w:ilvl w:val="0"/>
          <w:numId w:val="53"/>
        </w:numPr>
      </w:pPr>
      <w:del w:id="8802" w:author="GoldenCorpusHarness" w:date="2026-03-28T21:57:49Z">
        <w:r>
          <w:delText>Additio</w:delText>
        </w:r>
      </w:del>
      <w:ins w:id="8803" w:author="GoldenCorpusHarness" w:date="2026-03-28T21:57:49Z">
        <w:r>
          <w:t>Ma</w:t>
        </w:r>
      </w:ins>
      <w:r>
        <w:t>na</w:t>
      </w:r>
      <w:del w:id="8804" w:author="GoldenCorpusHarness" w:date="2026-03-28T21:57:49Z">
        <w:r>
          <w:delText>l evaluations/testin</w:delText>
        </w:r>
      </w:del>
      <w:r>
        <w:t>g</w:t>
      </w:r>
      <w:del w:id="8805" w:author="GoldenCorpusHarness" w:date="2026-03-28T21:57:49Z">
        <w:r>
          <w:delText xml:space="preserve"> may be de</w:delText>
        </w:r>
      </w:del>
      <w:r>
        <w:t>em</w:t>
      </w:r>
      <w:del w:id="8806" w:author="GoldenCorpusHarness" w:date="2026-03-28T21:57:49Z">
        <w:r>
          <w:delText>ed necessary by the investigator and or the Sponsor for reasons related to participant safety. In some cases, such evaluation/testing may be potentially sensitive in nature (eg, HIV, hepatitis C), and thus local regulations may require that additional informed cons</w:delText>
        </w:r>
      </w:del>
      <w:r>
        <w:t xml:space="preserve">ent </w:t>
      </w:r>
      <w:ins w:id="8807" w:author="GoldenCorpusHarness" w:date="2026-03-28T21:57:49Z">
        <w:r>
          <w:t>of Posterior Reversi</w:t>
        </w:r>
      </w:ins>
      <w:r>
        <w:t>b</w:t>
      </w:r>
      <w:ins w:id="8808" w:author="GoldenCorpusHarness" w:date="2026-03-28T21:57:49Z">
        <w:r>
          <w:t>l</w:t>
        </w:r>
      </w:ins>
      <w:r>
        <w:t xml:space="preserve">e </w:t>
      </w:r>
      <w:ins w:id="8809" w:author="GoldenCorpusHarness" w:date="2026-03-28T21:57:49Z">
        <w:r>
          <w:t>Encephal</w:t>
        </w:r>
      </w:ins>
      <w:r>
        <w:t>o</w:t>
      </w:r>
      <w:del w:id="8810" w:author="GoldenCorpusHarness" w:date="2026-03-28T21:57:49Z">
        <w:r>
          <w:delText>b</w:delText>
        </w:r>
      </w:del>
      <w:ins w:id="8811" w:author="GoldenCorpusHarness" w:date="2026-03-28T21:57:49Z">
        <w:r>
          <w:t>pa</w:t>
        </w:r>
      </w:ins>
      <w:r>
        <w:t>t</w:t>
      </w:r>
      <w:del w:id="8812" w:author="GoldenCorpusHarness" w:date="2026-03-28T21:57:49Z">
        <w:r>
          <w:delText>ai</w:delText>
        </w:r>
      </w:del>
      <w:ins w:id="8813" w:author="GoldenCorpusHarness" w:date="2026-03-28T21:57:49Z">
        <w:r>
          <w:t>hy Sy</w:t>
        </w:r>
      </w:ins>
      <w:r>
        <w:t>n</w:t>
      </w:r>
      <w:del w:id="8814" w:author="GoldenCorpusHarness" w:date="2026-03-28T21:57:49Z">
        <w:r>
          <w:delText>e</w:delText>
        </w:r>
      </w:del>
      <w:r>
        <w:t>d</w:t>
      </w:r>
      <w:del w:id="8815" w:author="GoldenCorpusHarness" w:date="2026-03-28T21:57:49Z">
        <w:r>
          <w:delText xml:space="preserve"> f</w:delText>
        </w:r>
      </w:del>
      <w:r>
        <w:t>rom</w:t>
      </w:r>
      <w:del w:id="8816" w:author="GoldenCorpusHarness" w:date="2026-03-28T21:57:49Z">
        <w:r>
          <w:delText xml:space="preserve"> th</w:delText>
        </w:r>
      </w:del>
      <w:ins w:id="8817" w:author="GoldenCorpusHarness" w:date="2026-03-28T21:57:49Z">
        <w:r>
          <w:t>e/Reversibl</w:t>
        </w:r>
      </w:ins>
      <w:r>
        <w:t xml:space="preserve">e </w:t>
      </w:r>
      <w:del w:id="8818" w:author="GoldenCorpusHarness" w:date="2026-03-28T21:57:49Z">
        <w:r>
          <w:delText>participant. In these cases, such evaluations/testing will be performed in accorda</w:delText>
        </w:r>
      </w:del>
      <w:ins w:id="8819" w:author="GoldenCorpusHarness" w:date="2026-03-28T21:57:49Z">
        <w:r>
          <w:t>E</w:t>
        </w:r>
      </w:ins>
      <w:r>
        <w:t>nce</w:t>
      </w:r>
      <w:del w:id="8820" w:author="GoldenCorpusHarness" w:date="2026-03-28T21:57:49Z">
        <w:r>
          <w:delText xml:space="preserve"> wi</w:delText>
        </w:r>
      </w:del>
      <w:ins w:id="8821" w:author="GoldenCorpusHarness" w:date="2026-03-28T21:57:49Z">
        <w:r>
          <w:t>phalopa</w:t>
        </w:r>
      </w:ins>
      <w:r>
        <w:t>th</w:t>
      </w:r>
      <w:ins w:id="8822" w:author="GoldenCorpusHarness" w:date="2026-03-28T21:57:49Z">
        <w:r>
          <w:t>y</w:t>
        </w:r>
      </w:ins>
      <w:r>
        <w:t xml:space="preserve"> </w:t>
      </w:r>
      <w:ins w:id="8823" w:author="GoldenCorpusHarness" w:date="2026-03-28T21:57:49Z">
        <w:r>
          <w:t>Syndrome/ Reversible Posterior Leukoencephalopa</w:t>
        </w:r>
      </w:ins>
      <w:r>
        <w:t>th</w:t>
      </w:r>
      <w:ins w:id="8824" w:author="GoldenCorpusHarness" w:date="2026-03-28T21:57:49Z">
        <w:r>
          <w:t>y Syndr</w:t>
        </w:r>
      </w:ins>
      <w:r>
        <w:t>o</w:t>
      </w:r>
      <w:del w:id="8825" w:author="GoldenCorpusHarness" w:date="2026-03-28T21:57:49Z">
        <w:r>
          <w:delText>s</w:delText>
        </w:r>
      </w:del>
      <w:ins w:id="8826" w:author="GoldenCorpusHarness" w:date="2026-03-28T21:57:49Z">
        <w:r>
          <w:t>m</w:t>
        </w:r>
      </w:ins>
      <w:r>
        <w:t>e</w:t>
      </w:r>
      <w:del w:id="8827" w:author="GoldenCorpusHarness" w:date="2026-03-28T21:57:49Z">
        <w:r>
          <w:delText xml:space="preserve"> regulations.</w:delText>
        </w:r>
      </w:del>
    </w:p>
    <w:p ns2:paraId="6B4E57D0" ns2:textId="3FFCA454" w:rsidR="00784665" w:rsidRDefault="0080157E" w:rsidP="00936F72">
      <w:pPr>
        <w:pStyle w:val="Paragraph0"/>
      </w:pPr>
      <w:ins w:id="8828" w:author="GoldenCorpusHarness" w:date="2026-03-28T21:57:49Z">
        <w:r>
          <w:t xml:space="preserve">Posterior Reversible Encephalopathy Syndrome/Reversible Encephalopathy Syndrome/ Reversible Posterior Leukoencephalopathy Syndrome (PRES/RPLS) is a neurological disorder that can present with headache, seizure, lethargy, confusion, altered mental function, blindness, and other visual or neurological disturbances. Mild to severe hypertension may be present. MRI is necessary to confirm the diagnosis of PRES/RPLS. Appropriate measures should be taken to control BP. In participants with signs or symptoms of PRES/RPLS, instructions in </w:t>
        </w:r>
      </w:ins>
      <w:r>
        <w:t>T</w:t>
      </w:r>
      <w:del w:id="8829" w:author="GoldenCorpusHarness" w:date="2026-03-28T21:57:49Z">
        <w:r>
          <w:delText>he maximum amount o</w:delText>
        </w:r>
      </w:del>
      <w:ins w:id="8830" w:author="GoldenCorpusHarness" w:date="2026-03-28T21:57:49Z">
        <w:r>
          <w:t xml:space="preserve">able 7 should be </w:t>
        </w:r>
      </w:ins>
      <w:r>
        <w:t>f</w:t>
      </w:r>
      <w:del w:id="8831" w:author="GoldenCorpusHarness" w:date="2026-03-28T21:57:49Z">
        <w:r>
          <w:delText xml:space="preserve"> blood collected from each participant over the duration of the study </w:delText>
        </w:r>
      </w:del>
      <w:ins w:id="8832" w:author="GoldenCorpusHarness" w:date="2026-03-28T21:57:49Z">
        <w:r>
          <w:t>ollo</w:t>
        </w:r>
      </w:ins>
      <w:r>
        <w:t>w</w:t>
      </w:r>
      <w:del w:id="8833" w:author="GoldenCorpusHarness" w:date="2026-03-28T21:57:49Z">
        <w:r>
          <w:delText>ill be provided in the Procedures Manual</w:delText>
        </w:r>
      </w:del>
      <w:ins w:id="8834" w:author="GoldenCorpusHarness" w:date="2026-03-28T21:57:49Z">
        <w:r>
          <w:t>ed</w:t>
        </w:r>
      </w:ins>
      <w:r>
        <w:t>.</w:t>
      </w:r>
    </w:p>
    <w:p ns2:paraId="28CF1FED" ns2:textId="7D5970EE" w:rsidR="00EB657D" w:rsidRDefault="009E1B6F" w:rsidP="009E1B6F">
      <w:pPr>
        <w:pStyle w:val="Paragraph0"/>
      </w:pPr>
      <w:del w:id="8835" w:author="GoldenCorpusHarness" w:date="2026-03-28T21:57:49Z">
        <w:r>
          <w:delText>Repeat or unscheduled samples may be taken for safety reasons or for technical issues with the samples.</w:delText>
        </w:r>
      </w:del>
    </w:p>
    <w:p ns2:paraId="07AA2BE7" ns2:textId="63C51063" w:rsidR="00455176" w:rsidRDefault="00455176" w:rsidP="00BE08E5">
      <w:pPr>
        <w:pStyle w:val="Heading2"/>
      </w:pPr>
      <w:del w:id="8836" w:author="GoldenCorpusHarness" w:date="2026-03-28T21:57:49Z">
        <w:r>
          <w:delText>Ad</w:delText>
        </w:r>
      </w:del>
      <w:ins w:id="8837" w:author="GoldenCorpusHarness" w:date="2026-03-28T21:57:49Z">
        <w:r>
          <w:t>Management of Hypocalce</w:t>
        </w:r>
      </w:ins>
      <w:r>
        <w:t>mi</w:t>
      </w:r>
      <w:del w:id="8838" w:author="GoldenCorpusHarness" w:date="2026-03-28T21:57:49Z">
        <w:r>
          <w:delText>nistr</w:delText>
        </w:r>
      </w:del>
      <w:r>
        <w:t>a</w:t>
      </w:r>
      <w:del w:id="8839" w:author="GoldenCorpusHarness" w:date="2026-03-28T21:57:49Z">
        <w:r>
          <w:delText>tive and General Procedures</w:delText>
        </w:r>
      </w:del>
    </w:p>
    <w:p ns2:paraId="2562B6DF" ns2:textId="4AB379C7" w:rsidR="005E544E" w:rsidRDefault="005E544E" w:rsidP="00BB442B">
      <w:pPr>
        <w:pStyle w:val="Heading3"/>
      </w:pPr>
      <w:del w:id="8840" w:author="GoldenCorpusHarness" w:date="2026-03-28T21:57:49Z">
        <w:r>
          <w:delText>In</w:delText>
        </w:r>
      </w:del>
      <w:ins w:id="8841" w:author="GoldenCorpusHarness" w:date="2026-03-28T21:57:49Z">
        <w:r>
          <w:t>Serum calcium should be monitored per the SoA (Section 1.3.1 and Section 1.3.2). Corrected serum calcium should be used to assess the grade o</w:t>
        </w:r>
      </w:ins>
      <w:r>
        <w:t>f</w:t>
      </w:r>
      <w:del w:id="8842" w:author="GoldenCorpusHarness" w:date="2026-03-28T21:57:49Z">
        <w:r>
          <w:delText>ormed</w:delText>
        </w:r>
      </w:del>
      <w:ins w:id="8843" w:author="GoldenCorpusHarness" w:date="2026-03-28T21:57:49Z">
        <w:r>
          <w:t xml:space="preserve"> hypocalcemia per</w:t>
        </w:r>
      </w:ins>
      <w:r>
        <w:t xml:space="preserve"> C</w:t>
      </w:r>
      <w:del w:id="8844" w:author="GoldenCorpusHarness" w:date="2026-03-28T21:57:49Z">
        <w:r>
          <w:delText>onsent</w:delText>
        </w:r>
      </w:del>
      <w:ins w:id="8845" w:author="GoldenCorpusHarness" w:date="2026-03-28T21:57:49Z">
        <w:r>
          <w:t>TCAE v5.0, using the following formula:</w:t>
        </w:r>
      </w:ins>
    </w:p>
    <w:p ns2:paraId="6920BE71" ns2:textId="74C0234E" w:rsidR="00F9629B" w:rsidRDefault="00DC5696" w:rsidP="005E544E">
      <w:pPr>
        <w:pStyle w:val="Paragraph0"/>
      </w:pPr>
      <w:del w:id="8846" w:author="GoldenCorpusHarness" w:date="2026-03-28T21:57:49Z">
        <w:r>
          <w:delText>The investigat</w:delText>
        </w:r>
      </w:del>
      <w:ins w:id="8847" w:author="GoldenCorpusHarness" w:date="2026-03-28T21:57:49Z">
        <w:r>
          <w:t>C</w:t>
        </w:r>
      </w:ins>
      <w:r>
        <w:t>or</w:t>
      </w:r>
      <w:del w:id="8848" w:author="GoldenCorpusHarness" w:date="2026-03-28T21:57:49Z">
        <w:r>
          <w:delText xml:space="preserve"> or medically qualified designee (consistent with local </w:delText>
        </w:r>
      </w:del>
      <w:r>
        <w:t>re</w:t>
      </w:r>
      <w:del w:id="8849" w:author="GoldenCorpusHarness" w:date="2026-03-28T21:57:49Z">
        <w:r>
          <w:delText>quirements) must obtain do</w:delText>
        </w:r>
      </w:del>
      <w:r>
        <w:t>c</w:t>
      </w:r>
      <w:del w:id="8850" w:author="GoldenCorpusHarness" w:date="2026-03-28T21:57:49Z">
        <w:r>
          <w:delText>umen</w:delText>
        </w:r>
      </w:del>
      <w:r>
        <w:t xml:space="preserve">ted </w:t>
      </w:r>
      <w:ins w:id="8851" w:author="GoldenCorpusHarness" w:date="2026-03-28T21:57:49Z">
        <w:r>
          <w:t>calcium = ([4 – serum album</w:t>
        </w:r>
      </w:ins>
      <w:r>
        <w:t>in</w:t>
      </w:r>
      <w:del w:id="8852" w:author="GoldenCorpusHarness" w:date="2026-03-28T21:57:49Z">
        <w:r>
          <w:delText>formed consent from each potential participant or their legally acceptable representative prior to participating</w:delText>
        </w:r>
      </w:del>
      <w:r>
        <w:t xml:space="preserve"> in </w:t>
      </w:r>
      <w:del w:id="8853" w:author="GoldenCorpusHarness" w:date="2026-03-28T21:57:49Z">
        <w:r>
          <w:delText>thi</w:delText>
        </w:r>
      </w:del>
      <w:ins w:id="8854" w:author="GoldenCorpusHarness" w:date="2026-03-28T21:57:49Z">
        <w:r>
          <w:t xml:space="preserve">g/dL] × 0.8 + </w:t>
        </w:r>
      </w:ins>
      <w:r>
        <w:t>s</w:t>
      </w:r>
      <w:ins w:id="8855" w:author="GoldenCorpusHarness" w:date="2026-03-28T21:57:49Z">
        <w:r>
          <w:t>erum</w:t>
        </w:r>
      </w:ins>
      <w:r>
        <w:t xml:space="preserve"> </w:t>
      </w:r>
      <w:del w:id="8856" w:author="GoldenCorpusHarness" w:date="2026-03-28T21:57:49Z">
        <w:r>
          <w:delText>clini</w:delText>
        </w:r>
      </w:del>
      <w:r>
        <w:t>cal</w:t>
      </w:r>
      <w:del w:id="8857" w:author="GoldenCorpusHarness" w:date="2026-03-28T21:57:49Z">
        <w:r>
          <w:delText xml:space="preserve"> study. If there are changes to the parti</w:delText>
        </w:r>
      </w:del>
      <w:r>
        <w:t>ci</w:t>
      </w:r>
      <w:del w:id="8858" w:author="GoldenCorpusHarness" w:date="2026-03-28T21:57:49Z">
        <w:r>
          <w:delText>pant’s status during the study (eg, health or age of majority requirements), the investigator or medically qualified designee must ensure the appropriate doc</w:delText>
        </w:r>
      </w:del>
      <w:r>
        <w:t>um</w:t>
      </w:r>
      <w:del w:id="8859" w:author="GoldenCorpusHarness" w:date="2026-03-28T21:57:49Z">
        <w:r>
          <w:delText>ented informed consent is in place.</w:delText>
        </w:r>
      </w:del>
      <w:ins w:id="8860" w:author="GoldenCorpusHarness" w:date="2026-03-28T21:57:49Z">
        <w:r>
          <w:t>)</w:t>
        </w:r>
      </w:ins>
    </w:p>
    <w:p ns2:paraId="79365C6D" ns2:textId="77777777" w:rsidR="00F9629B" w:rsidRDefault="00F9629B" w:rsidP="00BE08E5">
      <w:pPr>
        <w:pStyle w:val="Heading4"/>
      </w:pPr>
      <w:del w:id="8861" w:author="GoldenCorpusHarness" w:date="2026-03-28T21:57:49Z">
        <w:r>
          <w:delText>G</w:delText>
        </w:r>
      </w:del>
      <w:ins w:id="8862" w:author="GoldenCorpusHarness" w:date="2026-03-28T21:57:49Z">
        <w:r>
          <w:t>Th</w:t>
        </w:r>
      </w:ins>
      <w:r>
        <w:t>e</w:t>
      </w:r>
      <w:del w:id="8863" w:author="GoldenCorpusHarness" w:date="2026-03-28T21:57:49Z">
        <w:r>
          <w:delText>neral</w:delText>
        </w:r>
      </w:del>
      <w:r>
        <w:t xml:space="preserve"> </w:t>
      </w:r>
      <w:del w:id="8864" w:author="GoldenCorpusHarness" w:date="2026-03-28T21:57:49Z">
        <w:r>
          <w:delText>In</w:delText>
        </w:r>
      </w:del>
      <w:r>
        <w:t>form</w:t>
      </w:r>
      <w:ins w:id="8865" w:author="GoldenCorpusHarness" w:date="2026-03-28T21:57:49Z">
        <w:r>
          <w:t>ula is not applicable when serum albumin concentration is normal (˃4 g/dL); in such situations, the total (uncorrected) serum calcium should be us</w:t>
        </w:r>
      </w:ins>
      <w:r>
        <w:t xml:space="preserve">ed </w:t>
      </w:r>
      <w:del w:id="8866" w:author="GoldenCorpusHarness" w:date="2026-03-28T21:57:49Z">
        <w:r>
          <w:delText>Co</w:delText>
        </w:r>
      </w:del>
      <w:ins w:id="8867" w:author="GoldenCorpusHarness" w:date="2026-03-28T21:57:49Z">
        <w:r>
          <w:t>i</w:t>
        </w:r>
      </w:ins>
      <w:r>
        <w:t>ns</w:t>
      </w:r>
      <w:ins w:id="8868" w:author="GoldenCorpusHarness" w:date="2026-03-28T21:57:49Z">
        <w:r>
          <w:t>t</w:t>
        </w:r>
      </w:ins>
      <w:r>
        <w:t>e</w:t>
      </w:r>
      <w:del w:id="8869" w:author="GoldenCorpusHarness" w:date="2026-03-28T21:57:49Z">
        <w:r>
          <w:delText>nt</w:delText>
        </w:r>
      </w:del>
      <w:ins w:id="8870" w:author="GoldenCorpusHarness" w:date="2026-03-28T21:57:49Z">
        <w:r>
          <w:t xml:space="preserve">ad. </w:t>
        </w:r>
      </w:ins>
    </w:p>
    <w:p ns2:paraId="0F6441CC" ns2:textId="4E123D77" w:rsidR="00F9629B" w:rsidRDefault="001E2A54" w:rsidP="00F9629B">
      <w:pPr>
        <w:pStyle w:val="Paragraph0"/>
      </w:pPr>
      <w:del w:id="8871" w:author="GoldenCorpusHarness" w:date="2026-03-28T21:57:49Z">
        <w:r>
          <w:delText>Inf</w:delText>
        </w:r>
      </w:del>
      <w:ins w:id="8872" w:author="GoldenCorpusHarness" w:date="2026-03-28T21:57:49Z">
        <w:r>
          <w:t>Hyp</w:t>
        </w:r>
      </w:ins>
      <w:r>
        <w:t>o</w:t>
      </w:r>
      <w:ins w:id="8873" w:author="GoldenCorpusHarness" w:date="2026-03-28T21:57:49Z">
        <w:r>
          <w:t>calcemia should be t</w:t>
        </w:r>
      </w:ins>
      <w:r>
        <w:t>r</w:t>
      </w:r>
      <w:del w:id="8874" w:author="GoldenCorpusHarness" w:date="2026-03-28T21:57:49Z">
        <w:r>
          <w:delText>m</w:delText>
        </w:r>
      </w:del>
      <w:ins w:id="8875" w:author="GoldenCorpusHarness" w:date="2026-03-28T21:57:49Z">
        <w:r>
          <w:t>eat</w:t>
        </w:r>
      </w:ins>
      <w:r>
        <w:t xml:space="preserve">ed </w:t>
      </w:r>
      <w:del w:id="8876" w:author="GoldenCorpusHarness" w:date="2026-03-28T21:57:49Z">
        <w:r>
          <w:delText>c</w:delText>
        </w:r>
      </w:del>
      <w:ins w:id="8877" w:author="GoldenCorpusHarness" w:date="2026-03-28T21:57:49Z">
        <w:r>
          <w:t>per instituti</w:t>
        </w:r>
      </w:ins>
      <w:r>
        <w:t>on</w:t>
      </w:r>
      <w:del w:id="8878" w:author="GoldenCorpusHarness" w:date="2026-03-28T21:57:49Z">
        <w:r>
          <w:delText>sent</w:delText>
        </w:r>
      </w:del>
      <w:ins w:id="8879" w:author="GoldenCorpusHarness" w:date="2026-03-28T21:57:49Z">
        <w:r>
          <w:t>al</w:t>
        </w:r>
      </w:ins>
      <w:r>
        <w:t xml:space="preserve"> g</w:t>
      </w:r>
      <w:ins w:id="8880" w:author="GoldenCorpusHarness" w:date="2026-03-28T21:57:49Z">
        <w:r>
          <w:t>u</w:t>
        </w:r>
      </w:ins>
      <w:r>
        <w:t>i</w:t>
      </w:r>
      <w:del w:id="8881" w:author="GoldenCorpusHarness" w:date="2026-03-28T21:57:49Z">
        <w:r>
          <w:delText>v</w:delText>
        </w:r>
      </w:del>
      <w:ins w:id="8882" w:author="GoldenCorpusHarness" w:date="2026-03-28T21:57:49Z">
        <w:r>
          <w:t>d</w:t>
        </w:r>
      </w:ins>
      <w:r>
        <w:t>e</w:t>
      </w:r>
      <w:ins w:id="8883" w:author="GoldenCorpusHarness" w:date="2026-03-28T21:57:49Z">
        <w:r>
          <w:t>lines (eg, using appropriate calcium, magnesium, and Vitami</w:t>
        </w:r>
      </w:ins>
      <w:r>
        <w:t xml:space="preserve">n </w:t>
      </w:r>
      <w:del w:id="8884" w:author="GoldenCorpusHarness" w:date="2026-03-28T21:57:49Z">
        <w:r>
          <w:delText>by</w:delText>
        </w:r>
      </w:del>
      <w:ins w:id="8885" w:author="GoldenCorpusHarness" w:date="2026-03-28T21:57:49Z">
        <w:r>
          <w:t>D</w:t>
        </w:r>
      </w:ins>
      <w:r>
        <w:t xml:space="preserve"> </w:t>
      </w:r>
      <w:del w:id="8886" w:author="GoldenCorpusHarness" w:date="2026-03-28T21:57:49Z">
        <w:r>
          <w:delText xml:space="preserve">the </w:delText>
        </w:r>
      </w:del>
      <w:ins w:id="8887" w:author="GoldenCorpusHarness" w:date="2026-03-28T21:57:49Z">
        <w:r>
          <w:t>su</w:t>
        </w:r>
      </w:ins>
      <w:r>
        <w:t>p</w:t>
      </w:r>
      <w:del w:id="8888" w:author="GoldenCorpusHarness" w:date="2026-03-28T21:57:49Z">
        <w:r>
          <w:delText>artici</w:delText>
        </w:r>
      </w:del>
      <w:r>
        <w:t>p</w:t>
      </w:r>
      <w:del w:id="8889" w:author="GoldenCorpusHarness" w:date="2026-03-28T21:57:49Z">
        <w:r>
          <w:delText xml:space="preserve">ant or their </w:delText>
        </w:r>
      </w:del>
      <w:r>
        <w:t>le</w:t>
      </w:r>
      <w:del w:id="8890" w:author="GoldenCorpusHarness" w:date="2026-03-28T21:57:49Z">
        <w:r>
          <w:delText>gally acceptable repres</w:delText>
        </w:r>
      </w:del>
      <w:ins w:id="8891" w:author="GoldenCorpusHarness" w:date="2026-03-28T21:57:49Z">
        <w:r>
          <w:t>m</w:t>
        </w:r>
      </w:ins>
      <w:r>
        <w:t>entati</w:t>
      </w:r>
      <w:del w:id="8892" w:author="GoldenCorpusHarness" w:date="2026-03-28T21:57:49Z">
        <w:r>
          <w:delText>ve</w:delText>
        </w:r>
      </w:del>
      <w:ins w:id="8893" w:author="GoldenCorpusHarness" w:date="2026-03-28T21:57:49Z">
        <w:r>
          <w:t>on)</w:t>
        </w:r>
      </w:ins>
      <w:r>
        <w:t xml:space="preserve"> </w:t>
      </w:r>
      <w:del w:id="8894" w:author="GoldenCorpusHarness" w:date="2026-03-28T21:57:49Z">
        <w:r>
          <w:delText>m</w:delText>
        </w:r>
      </w:del>
      <w:r>
        <w:t>u</w:t>
      </w:r>
      <w:del w:id="8895" w:author="GoldenCorpusHarness" w:date="2026-03-28T21:57:49Z">
        <w:r>
          <w:delText>st be docume</w:delText>
        </w:r>
      </w:del>
      <w:r>
        <w:t>nt</w:t>
      </w:r>
      <w:del w:id="8896" w:author="GoldenCorpusHarness" w:date="2026-03-28T21:57:49Z">
        <w:r>
          <w:delText xml:space="preserve">ed on a consent form. The form must </w:delText>
        </w:r>
      </w:del>
      <w:r>
        <w:t>i</w:t>
      </w:r>
      <w:del w:id="8897" w:author="GoldenCorpusHarness" w:date="2026-03-28T21:57:49Z">
        <w:r>
          <w:delText>nc</w:delText>
        </w:r>
      </w:del>
      <w:r>
        <w:t>l</w:t>
      </w:r>
      <w:del w:id="8898" w:author="GoldenCorpusHarness" w:date="2026-03-28T21:57:49Z">
        <w:r>
          <w:delText>ude the trial protocol number, trial protocol title, dated signature, and /agreement of the participant (or his/her legally acceptable</w:delText>
        </w:r>
      </w:del>
      <w:r>
        <w:t xml:space="preserve"> re</w:t>
      </w:r>
      <w:del w:id="8899" w:author="GoldenCorpusHarness" w:date="2026-03-28T21:57:49Z">
        <w:r>
          <w:delText>presentative) and of the per</w:delText>
        </w:r>
      </w:del>
      <w:r>
        <w:t>so</w:t>
      </w:r>
      <w:del w:id="8900" w:author="GoldenCorpusHarness" w:date="2026-03-28T21:57:49Z">
        <w:r>
          <w:delText>n cond</w:delText>
        </w:r>
      </w:del>
      <w:ins w:id="8901" w:author="GoldenCorpusHarness" w:date="2026-03-28T21:57:49Z">
        <w:r>
          <w:t>l</w:t>
        </w:r>
      </w:ins>
      <w:r>
        <w:t>u</w:t>
      </w:r>
      <w:del w:id="8902" w:author="GoldenCorpusHarness" w:date="2026-03-28T21:57:49Z">
        <w:r>
          <w:delText>c</w:delText>
        </w:r>
      </w:del>
      <w:r>
        <w:t>t</w:t>
      </w:r>
      <w:del w:id="8903" w:author="GoldenCorpusHarness" w:date="2026-03-28T21:57:49Z">
        <w:r>
          <w:delText>ing the consent discuss</w:delText>
        </w:r>
      </w:del>
      <w:r>
        <w:t>ion.</w:t>
      </w:r>
    </w:p>
    <w:p ns2:paraId="143CF04D" ns2:textId="1F3098F1" w:rsidR="00F9629B" w:rsidRDefault="001E2A54" w:rsidP="00F9629B">
      <w:pPr>
        <w:pStyle w:val="Paragraph0"/>
      </w:pPr>
      <w:del w:id="8904" w:author="GoldenCorpusHarness" w:date="2026-03-28T21:57:49Z">
        <w:r>
          <w:delText>A copy</w:delText>
        </w:r>
      </w:del>
      <w:ins w:id="8905" w:author="GoldenCorpusHarness" w:date="2026-03-28T21:57:49Z">
        <w:r>
          <w:t>Management</w:t>
        </w:r>
      </w:ins>
      <w:r>
        <w:t xml:space="preserve"> of </w:t>
      </w:r>
      <w:del w:id="8906" w:author="GoldenCorpusHarness" w:date="2026-03-28T21:57:49Z">
        <w:r>
          <w:delText>th</w:delText>
        </w:r>
      </w:del>
      <w:ins w:id="8907" w:author="GoldenCorpusHarness" w:date="2026-03-28T21:57:49Z">
        <w:r>
          <w:t>H</w:t>
        </w:r>
      </w:ins>
      <w:r>
        <w:t>e</w:t>
      </w:r>
      <w:del w:id="8908" w:author="GoldenCorpusHarness" w:date="2026-03-28T21:57:49Z">
        <w:r>
          <w:delText xml:space="preserve"> signed and dated inf</w:delText>
        </w:r>
      </w:del>
      <w:ins w:id="8909" w:author="GoldenCorpusHarness" w:date="2026-03-28T21:57:49Z">
        <w:r>
          <w:t>m</w:t>
        </w:r>
      </w:ins>
      <w:r>
        <w:t>or</w:t>
      </w:r>
      <w:del w:id="8910" w:author="GoldenCorpusHarness" w:date="2026-03-28T21:57:49Z">
        <w:r>
          <w:delText>m</w:delText>
        </w:r>
      </w:del>
      <w:ins w:id="8911" w:author="GoldenCorpusHarness" w:date="2026-03-28T21:57:49Z">
        <w:r>
          <w:t>rhag</w:t>
        </w:r>
      </w:ins>
      <w:r>
        <w:t>e</w:t>
      </w:r>
      <w:del w:id="8912" w:author="GoldenCorpusHarness" w:date="2026-03-28T21:57:49Z">
        <w:r>
          <w:delText>d consent form should be given to the participant (or their legally acceptable representative) before participation in the study.</w:delText>
        </w:r>
      </w:del>
    </w:p>
    <w:p ns2:paraId="00DB6E80" ns2:textId="5F8BF9AD" w:rsidR="00F9629B" w:rsidRDefault="00B06176" w:rsidP="00F9629B">
      <w:pPr>
        <w:pStyle w:val="Paragraph0"/>
      </w:pPr>
      <w:del w:id="8913" w:author="GoldenCorpusHarness" w:date="2026-03-28T21:57:49Z">
        <w:r>
          <w:delText>The i</w:delText>
        </w:r>
      </w:del>
      <w:ins w:id="8914" w:author="GoldenCorpusHarness" w:date="2026-03-28T21:57:49Z">
        <w:r>
          <w:t>I</w:t>
        </w:r>
      </w:ins>
      <w:r>
        <w:t>n</w:t>
      </w:r>
      <w:del w:id="8915" w:author="GoldenCorpusHarness" w:date="2026-03-28T21:57:49Z">
        <w:r>
          <w:delText>i</w:delText>
        </w:r>
      </w:del>
      <w:ins w:id="8916" w:author="GoldenCorpusHarness" w:date="2026-03-28T21:57:49Z">
        <w:r>
          <w:t>s</w:t>
        </w:r>
      </w:ins>
      <w:r>
        <w:t>t</w:t>
      </w:r>
      <w:del w:id="8917" w:author="GoldenCorpusHarness" w:date="2026-03-28T21:57:49Z">
        <w:r>
          <w:delText>ial ICF, any s</w:delText>
        </w:r>
      </w:del>
      <w:ins w:id="8918" w:author="GoldenCorpusHarness" w:date="2026-03-28T21:57:49Z">
        <w:r>
          <w:t>r</w:t>
        </w:r>
      </w:ins>
      <w:r>
        <w:t>u</w:t>
      </w:r>
      <w:del w:id="8919" w:author="GoldenCorpusHarness" w:date="2026-03-28T21:57:49Z">
        <w:r>
          <w:delText>bsequent revised ICF, and any written informa</w:delText>
        </w:r>
      </w:del>
      <w:ins w:id="8920" w:author="GoldenCorpusHarness" w:date="2026-03-28T21:57:49Z">
        <w:r>
          <w:t>c</w:t>
        </w:r>
      </w:ins>
      <w:r>
        <w:t>tion</w:t>
      </w:r>
      <w:del w:id="8921" w:author="GoldenCorpusHarness" w:date="2026-03-28T21:57:49Z">
        <w:r>
          <w:delText xml:space="preserve"> provided to the participant must receive the IRB/IEC’</w:delText>
        </w:r>
      </w:del>
      <w:r>
        <w:t xml:space="preserve">s </w:t>
      </w:r>
      <w:del w:id="8922" w:author="GoldenCorpusHarness" w:date="2026-03-28T21:57:49Z">
        <w:r>
          <w:delText>approval/favor</w:delText>
        </w:r>
      </w:del>
      <w:ins w:id="8923" w:author="GoldenCorpusHarness" w:date="2026-03-28T21:57:49Z">
        <w:r>
          <w:t>in T</w:t>
        </w:r>
      </w:ins>
      <w:r>
        <w:t xml:space="preserve">able </w:t>
      </w:r>
      <w:del w:id="8924" w:author="GoldenCorpusHarness" w:date="2026-03-28T21:57:49Z">
        <w:r>
          <w:delText>opinion in advance of use. The participant or his/her legally acceptable representative</w:delText>
        </w:r>
      </w:del>
      <w:ins w:id="8925" w:author="GoldenCorpusHarness" w:date="2026-03-28T21:57:49Z">
        <w:r>
          <w:t>7</w:t>
        </w:r>
      </w:ins>
      <w:r>
        <w:t xml:space="preserve"> should be </w:t>
      </w:r>
      <w:del w:id="8926" w:author="GoldenCorpusHarness" w:date="2026-03-28T21:57:49Z">
        <w:r>
          <w:delText>in</w:delText>
        </w:r>
      </w:del>
      <w:ins w:id="8927" w:author="GoldenCorpusHarness" w:date="2026-03-28T21:57:49Z">
        <w:r>
          <w:t xml:space="preserve">followed </w:t>
        </w:r>
      </w:ins>
      <w:r>
        <w:t>for</w:t>
      </w:r>
      <w:del w:id="8928" w:author="GoldenCorpusHarness" w:date="2026-03-28T21:57:49Z">
        <w:r>
          <w:delText>med in a timely manner if new information becomes available that may be relevant to</w:delText>
        </w:r>
      </w:del>
      <w:r>
        <w:t xml:space="preserve"> the </w:t>
      </w:r>
      <w:del w:id="8929" w:author="GoldenCorpusHarness" w:date="2026-03-28T21:57:49Z">
        <w:r>
          <w:delText>particip</w:delText>
        </w:r>
      </w:del>
      <w:ins w:id="8930" w:author="GoldenCorpusHarness" w:date="2026-03-28T21:57:49Z">
        <w:r>
          <w:t>m</w:t>
        </w:r>
      </w:ins>
      <w:r>
        <w:t>an</w:t>
      </w:r>
      <w:ins w:id="8931" w:author="GoldenCorpusHarness" w:date="2026-03-28T21:57:49Z">
        <w:r>
          <w:t>agemen</w:t>
        </w:r>
      </w:ins>
      <w:r>
        <w:t>t</w:t>
      </w:r>
      <w:del w:id="8932" w:author="GoldenCorpusHarness" w:date="2026-03-28T21:57:49Z">
        <w:r>
          <w:delText>’s</w:delText>
        </w:r>
      </w:del>
      <w:r>
        <w:t xml:space="preserve"> </w:t>
      </w:r>
      <w:del w:id="8933" w:author="GoldenCorpusHarness" w:date="2026-03-28T21:57:49Z">
        <w:r>
          <w:delText>w</w:delText>
        </w:r>
      </w:del>
      <w:ins w:id="8934" w:author="GoldenCorpusHarness" w:date="2026-03-28T21:57:49Z">
        <w:r>
          <w:t>of hemorrhage. E</w:t>
        </w:r>
      </w:ins>
      <w:r>
        <w:t>i</w:t>
      </w:r>
      <w:del w:id="8935" w:author="GoldenCorpusHarness" w:date="2026-03-28T21:57:49Z">
        <w:r>
          <w:delText>llingn</w:delText>
        </w:r>
      </w:del>
      <w:ins w:id="8936" w:author="GoldenCorpusHarness" w:date="2026-03-28T21:57:49Z">
        <w:r>
          <w:t>ther r</w:t>
        </w:r>
      </w:ins>
      <w:r>
        <w:t>es</w:t>
      </w:r>
      <w:ins w:id="8937" w:author="GoldenCorpusHarness" w:date="2026-03-28T21:57:49Z">
        <w:r>
          <w:t>ume at a reduced do</w:t>
        </w:r>
      </w:ins>
      <w:r>
        <w:t>s</w:t>
      </w:r>
      <w:ins w:id="8938" w:author="GoldenCorpusHarness" w:date="2026-03-28T21:57:49Z">
        <w:r>
          <w:t>e</w:t>
        </w:r>
      </w:ins>
      <w:r>
        <w:t xml:space="preserve"> </w:t>
      </w:r>
      <w:del w:id="8939" w:author="GoldenCorpusHarness" w:date="2026-03-28T21:57:49Z">
        <w:r>
          <w:delText>t</w:delText>
        </w:r>
      </w:del>
      <w:r>
        <w:t>o</w:t>
      </w:r>
      <w:ins w:id="8940" w:author="GoldenCorpusHarness" w:date="2026-03-28T21:57:49Z">
        <w:r>
          <w:t>r</w:t>
        </w:r>
      </w:ins>
      <w:r>
        <w:t xml:space="preserve"> </w:t>
      </w:r>
      <w:ins w:id="8941" w:author="GoldenCorpusHarness" w:date="2026-03-28T21:57:49Z">
        <w:r>
          <w:t>dis</w:t>
        </w:r>
      </w:ins>
      <w:r>
        <w:t xml:space="preserve">continue </w:t>
      </w:r>
      <w:del w:id="8942" w:author="GoldenCorpusHarness" w:date="2026-03-28T21:57:49Z">
        <w:r>
          <w:delText>particip</w:delText>
        </w:r>
      </w:del>
      <w:ins w:id="8943" w:author="GoldenCorpusHarness" w:date="2026-03-28T21:57:49Z">
        <w:r>
          <w:t>lenv</w:t>
        </w:r>
      </w:ins>
      <w:r>
        <w:t>ati</w:t>
      </w:r>
      <w:ins w:id="8944" w:author="GoldenCorpusHarness" w:date="2026-03-28T21:57:49Z">
        <w:r>
          <w:t xml:space="preserve">nib depending </w:t>
        </w:r>
      </w:ins>
      <w:r>
        <w:t>o</w:t>
      </w:r>
      <w:del w:id="8945" w:author="GoldenCorpusHarness" w:date="2026-03-28T21:57:49Z">
        <w:r>
          <w:delText>n i</w:delText>
        </w:r>
      </w:del>
      <w:r>
        <w:t>n the s</w:t>
      </w:r>
      <w:ins w:id="8946" w:author="GoldenCorpusHarness" w:date="2026-03-28T21:57:49Z">
        <w:r>
          <w:t>everi</w:t>
        </w:r>
      </w:ins>
      <w:r>
        <w:t>t</w:t>
      </w:r>
      <w:del w:id="8947" w:author="GoldenCorpusHarness" w:date="2026-03-28T21:57:49Z">
        <w:r>
          <w:delText>ud</w:delText>
        </w:r>
      </w:del>
      <w:r>
        <w:t>y</w:t>
      </w:r>
      <w:del w:id="8948" w:author="GoldenCorpusHarness" w:date="2026-03-28T21:57:49Z">
        <w:r>
          <w:delText>. The communication of this information will be provided</w:delText>
        </w:r>
      </w:del>
      <w:r>
        <w:t xml:space="preserve"> and </w:t>
      </w:r>
      <w:del w:id="8949" w:author="GoldenCorpusHarness" w:date="2026-03-28T21:57:49Z">
        <w:r>
          <w:delText>docum</w:delText>
        </w:r>
      </w:del>
      <w:ins w:id="8950" w:author="GoldenCorpusHarness" w:date="2026-03-28T21:57:49Z">
        <w:r>
          <w:t>persist</w:t>
        </w:r>
      </w:ins>
      <w:r>
        <w:t>en</w:t>
      </w:r>
      <w:del w:id="8951" w:author="GoldenCorpusHarness" w:date="2026-03-28T21:57:49Z">
        <w:r>
          <w:delText xml:space="preserve">ted via a revised </w:delText>
        </w:r>
      </w:del>
      <w:r>
        <w:t>c</w:t>
      </w:r>
      <w:del w:id="8952" w:author="GoldenCorpusHarness" w:date="2026-03-28T21:57:49Z">
        <w:r>
          <w:delText>onsent form or addendum to th</w:delText>
        </w:r>
      </w:del>
      <w:r>
        <w:t>e o</w:t>
      </w:r>
      <w:del w:id="8953" w:author="GoldenCorpusHarness" w:date="2026-03-28T21:57:49Z">
        <w:r>
          <w:delText>riginal</w:delText>
        </w:r>
      </w:del>
      <w:ins w:id="8954" w:author="GoldenCorpusHarness" w:date="2026-03-28T21:57:49Z">
        <w:r>
          <w:t>f</w:t>
        </w:r>
      </w:ins>
      <w:r>
        <w:t xml:space="preserve"> </w:t>
      </w:r>
      <w:del w:id="8955" w:author="GoldenCorpusHarness" w:date="2026-03-28T21:57:49Z">
        <w:r>
          <w:delText>cons</w:delText>
        </w:r>
      </w:del>
      <w:ins w:id="8956" w:author="GoldenCorpusHarness" w:date="2026-03-28T21:57:49Z">
        <w:r>
          <w:t>h</w:t>
        </w:r>
      </w:ins>
      <w:r>
        <w:t>e</w:t>
      </w:r>
      <w:del w:id="8957" w:author="GoldenCorpusHarness" w:date="2026-03-28T21:57:49Z">
        <w:r>
          <w:delText>nt f</w:delText>
        </w:r>
      </w:del>
      <w:ins w:id="8958" w:author="GoldenCorpusHarness" w:date="2026-03-28T21:57:49Z">
        <w:r>
          <w:t>m</w:t>
        </w:r>
      </w:ins>
      <w:r>
        <w:t>or</w:t>
      </w:r>
      <w:del w:id="8959" w:author="GoldenCorpusHarness" w:date="2026-03-28T21:57:49Z">
        <w:r>
          <w:delText>m t</w:delText>
        </w:r>
      </w:del>
      <w:ins w:id="8960" w:author="GoldenCorpusHarness" w:date="2026-03-28T21:57:49Z">
        <w:r>
          <w:t>r</w:t>
        </w:r>
      </w:ins>
      <w:r>
        <w:t>ha</w:t>
      </w:r>
      <w:del w:id="8961" w:author="GoldenCorpusHarness" w:date="2026-03-28T21:57:49Z">
        <w:r>
          <w:delText>t captures the participant’s or the participant’s le</w:delText>
        </w:r>
      </w:del>
      <w:r>
        <w:t>g</w:t>
      </w:r>
      <w:del w:id="8962" w:author="GoldenCorpusHarness" w:date="2026-03-28T21:57:49Z">
        <w:r>
          <w:delText>ally acceptable representative’s dated signatur</w:delText>
        </w:r>
      </w:del>
      <w:r>
        <w:t>e.</w:t>
      </w:r>
    </w:p>
    <w:p ns2:paraId="03BF8369" ns2:textId="440B132B" w:rsidR="00760A6B" w:rsidRDefault="001E2A54" w:rsidP="00CB700C">
      <w:pPr>
        <w:pStyle w:val="Paragraph0"/>
      </w:pPr>
      <w:del w:id="8963" w:author="GoldenCorpusHarness" w:date="2026-03-28T21:57:49Z">
        <w:r>
          <w:delText>I</w:delText>
        </w:r>
      </w:del>
      <w:ins w:id="8964" w:author="GoldenCorpusHarness" w:date="2026-03-28T21:57:49Z">
        <w:r>
          <w:t>Management o</w:t>
        </w:r>
      </w:ins>
      <w:r>
        <w:t xml:space="preserve">f </w:t>
      </w:r>
      <w:ins w:id="8965" w:author="GoldenCorpusHarness" w:date="2026-03-28T21:57:49Z">
        <w:r>
          <w:t>Gas</w:t>
        </w:r>
      </w:ins>
      <w:r>
        <w:t>t</w:t>
      </w:r>
      <w:del w:id="8966" w:author="GoldenCorpusHarness" w:date="2026-03-28T21:57:49Z">
        <w:r>
          <w:delText xml:space="preserve">he </w:delText>
        </w:r>
      </w:del>
      <w:ins w:id="8967" w:author="GoldenCorpusHarness" w:date="2026-03-28T21:57:49Z">
        <w:r>
          <w:t>ro</w:t>
        </w:r>
      </w:ins>
      <w:r>
        <w:t>in</w:t>
      </w:r>
      <w:del w:id="8968" w:author="GoldenCorpusHarness" w:date="2026-03-28T21:57:49Z">
        <w:r>
          <w:delText>v</w:delText>
        </w:r>
      </w:del>
      <w:ins w:id="8969" w:author="GoldenCorpusHarness" w:date="2026-03-28T21:57:49Z">
        <w:r>
          <w:t>t</w:t>
        </w:r>
      </w:ins>
      <w:r>
        <w:t>esti</w:t>
      </w:r>
      <w:del w:id="8970" w:author="GoldenCorpusHarness" w:date="2026-03-28T21:57:49Z">
        <w:r>
          <w:delText>g</w:delText>
        </w:r>
      </w:del>
      <w:ins w:id="8971" w:author="GoldenCorpusHarness" w:date="2026-03-28T21:57:49Z">
        <w:r>
          <w:t>n</w:t>
        </w:r>
      </w:ins>
      <w:r>
        <w:t>a</w:t>
      </w:r>
      <w:del w:id="8972" w:author="GoldenCorpusHarness" w:date="2026-03-28T21:57:49Z">
        <w:r>
          <w:delText>t</w:delText>
        </w:r>
      </w:del>
      <w:ins w:id="8973" w:author="GoldenCorpusHarness" w:date="2026-03-28T21:57:49Z">
        <w:r>
          <w:t>l Perf</w:t>
        </w:r>
      </w:ins>
      <w:r>
        <w:t>or</w:t>
      </w:r>
      <w:del w:id="8974" w:author="GoldenCorpusHarness" w:date="2026-03-28T21:57:49Z">
        <w:r>
          <w:delText xml:space="preserve"> recommends continu</w:delText>
        </w:r>
      </w:del>
      <w:r>
        <w:t>ation o</w:t>
      </w:r>
      <w:del w:id="8975" w:author="GoldenCorpusHarness" w:date="2026-03-28T21:57:49Z">
        <w:r>
          <w:delText>f</w:delText>
        </w:r>
      </w:del>
      <w:ins w:id="8976" w:author="GoldenCorpusHarness" w:date="2026-03-28T21:57:49Z">
        <w:r>
          <w:t>r</w:t>
        </w:r>
      </w:ins>
      <w:r>
        <w:t xml:space="preserve"> </w:t>
      </w:r>
      <w:ins w:id="8977" w:author="GoldenCorpusHarness" w:date="2026-03-28T21:57:49Z">
        <w:r>
          <w:t>Fi</w:t>
        </w:r>
      </w:ins>
      <w:r>
        <w:t>stu</w:t>
      </w:r>
      <w:del w:id="8978" w:author="GoldenCorpusHarness" w:date="2026-03-28T21:57:49Z">
        <w:r>
          <w:delText>dy</w:delText>
        </w:r>
      </w:del>
      <w:ins w:id="8979" w:author="GoldenCorpusHarness" w:date="2026-03-28T21:57:49Z">
        <w:r>
          <w:t>la</w:t>
        </w:r>
      </w:ins>
      <w:r>
        <w:t xml:space="preserve"> </w:t>
      </w:r>
      <w:del w:id="8980" w:author="GoldenCorpusHarness" w:date="2026-03-28T21:57:49Z">
        <w:r>
          <w:delText>inte</w:delText>
        </w:r>
      </w:del>
      <w:ins w:id="8981" w:author="GoldenCorpusHarness" w:date="2026-03-28T21:57:49Z">
        <w:r>
          <w:t>Fo</w:t>
        </w:r>
      </w:ins>
      <w:r>
        <w:t>r</w:t>
      </w:r>
      <w:del w:id="8982" w:author="GoldenCorpusHarness" w:date="2026-03-28T21:57:49Z">
        <w:r>
          <w:delText>ven</w:delText>
        </w:r>
      </w:del>
      <w:ins w:id="8983" w:author="GoldenCorpusHarness" w:date="2026-03-28T21:57:49Z">
        <w:r>
          <w:t>ma</w:t>
        </w:r>
      </w:ins>
      <w:r>
        <w:t>tion</w:t>
      </w:r>
      <w:del w:id="8984" w:author="GoldenCorpusHarness" w:date="2026-03-28T21:57:49Z">
        <w:r>
          <w:delText xml:space="preserve"> beyond disease progression, the participant or their legally acceptable representative will be asked to provide documented informed consent.</w:delText>
        </w:r>
      </w:del>
    </w:p>
    <w:p ns2:paraId="52AC5617" ns2:textId="79CE7C7C" w:rsidR="00CC5A7F" w:rsidRPr="00395E46" w:rsidRDefault="001E2A54" w:rsidP="00CB700C">
      <w:pPr>
        <w:pStyle w:val="Paragraph0"/>
      </w:pPr>
      <w:del w:id="8985" w:author="GoldenCorpusHarness" w:date="2026-03-28T21:57:49Z">
        <w:r>
          <w:delText>Sp</w:delText>
        </w:r>
      </w:del>
      <w:ins w:id="8986" w:author="GoldenCorpusHarness" w:date="2026-03-28T21:57:49Z">
        <w:r>
          <w:t>L</w:t>
        </w:r>
      </w:ins>
      <w:r>
        <w:t>e</w:t>
      </w:r>
      <w:del w:id="8987" w:author="GoldenCorpusHarness" w:date="2026-03-28T21:57:49Z">
        <w:r>
          <w:delText>c</w:delText>
        </w:r>
      </w:del>
      <w:ins w:id="8988" w:author="GoldenCorpusHarness" w:date="2026-03-28T21:57:49Z">
        <w:r>
          <w:t>nvat</w:t>
        </w:r>
      </w:ins>
      <w:r>
        <w:t>i</w:t>
      </w:r>
      <w:del w:id="8989" w:author="GoldenCorpusHarness" w:date="2026-03-28T21:57:49Z">
        <w:r>
          <w:delText>f</w:delText>
        </w:r>
      </w:del>
      <w:ins w:id="8990" w:author="GoldenCorpusHarness" w:date="2026-03-28T21:57:49Z">
        <w:r>
          <w:t>n</w:t>
        </w:r>
      </w:ins>
      <w:r>
        <w:t>i</w:t>
      </w:r>
      <w:del w:id="8991" w:author="GoldenCorpusHarness" w:date="2026-03-28T21:57:49Z">
        <w:r>
          <w:delText>c</w:delText>
        </w:r>
      </w:del>
      <w:ins w:id="8992" w:author="GoldenCorpusHarness" w:date="2026-03-28T21:57:49Z">
        <w:r>
          <w:t xml:space="preserve">b </w:t>
        </w:r>
      </w:ins>
      <w:r>
        <w:t>s</w:t>
      </w:r>
      <w:del w:id="8993" w:author="GoldenCorpusHarness" w:date="2026-03-28T21:57:49Z">
        <w:r>
          <w:delText xml:space="preserve"> ab</w:delText>
        </w:r>
      </w:del>
      <w:ins w:id="8994" w:author="GoldenCorpusHarness" w:date="2026-03-28T21:57:49Z">
        <w:r>
          <w:t>h</w:t>
        </w:r>
      </w:ins>
      <w:r>
        <w:t>ou</w:t>
      </w:r>
      <w:del w:id="8995" w:author="GoldenCorpusHarness" w:date="2026-03-28T21:57:49Z">
        <w:r>
          <w:delText>t</w:delText>
        </w:r>
      </w:del>
      <w:ins w:id="8996" w:author="GoldenCorpusHarness" w:date="2026-03-28T21:57:49Z">
        <w:r>
          <w:t>ld</w:t>
        </w:r>
      </w:ins>
      <w:r>
        <w:t xml:space="preserve"> </w:t>
      </w:r>
      <w:del w:id="8997" w:author="GoldenCorpusHarness" w:date="2026-03-28T21:57:49Z">
        <w:r>
          <w:delText>th</w:delText>
        </w:r>
      </w:del>
      <w:ins w:id="8998" w:author="GoldenCorpusHarness" w:date="2026-03-28T21:57:49Z">
        <w:r>
          <w:t>b</w:t>
        </w:r>
      </w:ins>
      <w:r>
        <w:t xml:space="preserve">e </w:t>
      </w:r>
      <w:ins w:id="8999" w:author="GoldenCorpusHarness" w:date="2026-03-28T21:57:49Z">
        <w:r>
          <w:t>di</w:t>
        </w:r>
      </w:ins>
      <w:r>
        <w:t>s</w:t>
      </w:r>
      <w:ins w:id="9000" w:author="GoldenCorpusHarness" w:date="2026-03-28T21:57:49Z">
        <w:r>
          <w:t>con</w:t>
        </w:r>
      </w:ins>
      <w:r>
        <w:t>t</w:t>
      </w:r>
      <w:ins w:id="9001" w:author="GoldenCorpusHarness" w:date="2026-03-28T21:57:49Z">
        <w:r>
          <w:t>in</w:t>
        </w:r>
      </w:ins>
      <w:r>
        <w:t>u</w:t>
      </w:r>
      <w:ins w:id="9002" w:author="GoldenCorpusHarness" w:date="2026-03-28T21:57:49Z">
        <w:r>
          <w:t>e</w:t>
        </w:r>
      </w:ins>
      <w:r>
        <w:t>d</w:t>
      </w:r>
      <w:del w:id="9003" w:author="GoldenCorpusHarness" w:date="2026-03-28T21:57:49Z">
        <w:r>
          <w:delText>y</w:delText>
        </w:r>
      </w:del>
      <w:ins w:id="9004" w:author="GoldenCorpusHarness" w:date="2026-03-28T21:57:49Z">
        <w:r>
          <w:t xml:space="preserve"> in</w:t>
        </w:r>
      </w:ins>
      <w:r>
        <w:t xml:space="preserve"> an</w:t>
      </w:r>
      <w:del w:id="9005" w:author="GoldenCorpusHarness" w:date="2026-03-28T21:57:49Z">
        <w:r>
          <w:delText>d the stud</w:delText>
        </w:r>
      </w:del>
      <w:r>
        <w:t>y p</w:t>
      </w:r>
      <w:ins w:id="9006" w:author="GoldenCorpusHarness" w:date="2026-03-28T21:57:49Z">
        <w:r>
          <w:t>articipants who devel</w:t>
        </w:r>
      </w:ins>
      <w:r>
        <w:t>op</w:t>
      </w:r>
      <w:del w:id="9007" w:author="GoldenCorpusHarness" w:date="2026-03-28T21:57:49Z">
        <w:r>
          <w:delText>u</w:delText>
        </w:r>
      </w:del>
      <w:ins w:id="9008" w:author="GoldenCorpusHarness" w:date="2026-03-28T21:57:49Z">
        <w:r>
          <w:t xml:space="preserve"> gastrointestina</w:t>
        </w:r>
      </w:ins>
      <w:r>
        <w:t>l</w:t>
      </w:r>
      <w:ins w:id="9009" w:author="GoldenCorpusHarness" w:date="2026-03-28T21:57:49Z">
        <w:r>
          <w:t xml:space="preserve"> perfor</w:t>
        </w:r>
      </w:ins>
      <w:r>
        <w:t xml:space="preserve">ation </w:t>
      </w:r>
      <w:ins w:id="9010" w:author="GoldenCorpusHarness" w:date="2026-03-28T21:57:49Z">
        <w:r>
          <w:t xml:space="preserve">of </w:t>
        </w:r>
      </w:ins>
      <w:r>
        <w:t>a</w:t>
      </w:r>
      <w:ins w:id="9011" w:author="GoldenCorpusHarness" w:date="2026-03-28T21:57:49Z">
        <w:r>
          <w:t>ny g</w:t>
        </w:r>
      </w:ins>
      <w:r>
        <w:t>r</w:t>
      </w:r>
      <w:ins w:id="9012" w:author="GoldenCorpusHarness" w:date="2026-03-28T21:57:49Z">
        <w:r>
          <w:t>ad</w:t>
        </w:r>
      </w:ins>
      <w:r>
        <w:t xml:space="preserve">e </w:t>
      </w:r>
      <w:del w:id="9013" w:author="GoldenCorpusHarness" w:date="2026-03-28T21:57:49Z">
        <w:r>
          <w:delText>t</w:delText>
        </w:r>
      </w:del>
      <w:r>
        <w:t>o</w:t>
      </w:r>
      <w:ins w:id="9014" w:author="GoldenCorpusHarness" w:date="2026-03-28T21:57:49Z">
        <w:r>
          <w:t>r</w:t>
        </w:r>
      </w:ins>
      <w:r>
        <w:t xml:space="preserve"> </w:t>
      </w:r>
      <w:del w:id="9015" w:author="GoldenCorpusHarness" w:date="2026-03-28T21:57:49Z">
        <w:r>
          <w:delText>b</w:delText>
        </w:r>
      </w:del>
      <w:ins w:id="9016" w:author="GoldenCorpusHarness" w:date="2026-03-28T21:57:49Z">
        <w:r>
          <w:t>Grad</w:t>
        </w:r>
      </w:ins>
      <w:r>
        <w:t xml:space="preserve">e </w:t>
      </w:r>
      <w:ins w:id="9017" w:author="GoldenCorpusHarness" w:date="2026-03-28T21:57:49Z">
        <w:r>
          <w:t>4 f</w:t>
        </w:r>
      </w:ins>
      <w:r>
        <w:t>i</w:t>
      </w:r>
      <w:del w:id="9018" w:author="GoldenCorpusHarness" w:date="2026-03-28T21:57:49Z">
        <w:r>
          <w:delText xml:space="preserve">ncluded in the </w:delText>
        </w:r>
      </w:del>
      <w:r>
        <w:t>stu</w:t>
      </w:r>
      <w:del w:id="9019" w:author="GoldenCorpusHarness" w:date="2026-03-28T21:57:49Z">
        <w:r>
          <w:delText>dy informed consent form</w:delText>
        </w:r>
      </w:del>
      <w:ins w:id="9020" w:author="GoldenCorpusHarness" w:date="2026-03-28T21:57:49Z">
        <w:r>
          <w:t>la</w:t>
        </w:r>
      </w:ins>
      <w:r>
        <w:t>.</w:t>
      </w:r>
      <w:del w:id="9021" w:author="GoldenCorpusHarness" w:date="2026-03-28T21:57:49Z">
        <w:r>
          <w:delText xml:space="preserve"> </w:delText>
        </w:r>
      </w:del>
    </w:p>
    <w:p ns2:paraId="0EC62D33" ns2:textId="746B7B77" w:rsidR="004F57B5" w:rsidRDefault="001E2A54" w:rsidP="00F9629B">
      <w:pPr>
        <w:pStyle w:val="Paragraph0"/>
      </w:pPr>
      <w:del w:id="9022" w:author="GoldenCorpusHarness" w:date="2026-03-28T21:57:49Z">
        <w:r>
          <w:delText>In</w:delText>
        </w:r>
      </w:del>
      <w:ins w:id="9023" w:author="GoldenCorpusHarness" w:date="2026-03-28T21:57:49Z">
        <w:r>
          <w:t>Re</w:t>
        </w:r>
      </w:ins>
      <w:r>
        <w:t>f</w:t>
      </w:r>
      <w:del w:id="9024" w:author="GoldenCorpusHarness" w:date="2026-03-28T21:57:49Z">
        <w:r>
          <w:delText>ormed consent will adh</w:delText>
        </w:r>
      </w:del>
      <w:r>
        <w:t>er</w:t>
      </w:r>
      <w:del w:id="9025" w:author="GoldenCorpusHarness" w:date="2026-03-28T21:57:49Z">
        <w:r>
          <w:delText>e</w:delText>
        </w:r>
      </w:del>
      <w:r>
        <w:t xml:space="preserve"> to </w:t>
      </w:r>
      <w:del w:id="9026" w:author="GoldenCorpusHarness" w:date="2026-03-28T21:57:49Z">
        <w:r>
          <w:delText>IRB/IEC requirem</w:delText>
        </w:r>
      </w:del>
      <w:ins w:id="9027" w:author="GoldenCorpusHarness" w:date="2026-03-28T21:57:49Z">
        <w:r>
          <w:t>App</w:t>
        </w:r>
      </w:ins>
      <w:r>
        <w:t>en</w:t>
      </w:r>
      <w:ins w:id="9028" w:author="GoldenCorpusHarness" w:date="2026-03-28T21:57:49Z">
        <w:r>
          <w:t>dix 7 for coun</w:t>
        </w:r>
      </w:ins>
      <w:r>
        <w:t>t</w:t>
      </w:r>
      <w:ins w:id="9029" w:author="GoldenCorpusHarness" w:date="2026-03-28T21:57:49Z">
        <w:r>
          <w:t>ry-</w:t>
        </w:r>
      </w:ins>
      <w:r>
        <w:t>s</w:t>
      </w:r>
      <w:del w:id="9030" w:author="GoldenCorpusHarness" w:date="2026-03-28T21:57:49Z">
        <w:r>
          <w:delText>, a</w:delText>
        </w:r>
      </w:del>
      <w:r>
        <w:t>p</w:t>
      </w:r>
      <w:del w:id="9031" w:author="GoldenCorpusHarness" w:date="2026-03-28T21:57:49Z">
        <w:r>
          <w:delText>pl</w:delText>
        </w:r>
      </w:del>
      <w:ins w:id="9032" w:author="GoldenCorpusHarness" w:date="2026-03-28T21:57:49Z">
        <w:r>
          <w:t>ecif</w:t>
        </w:r>
      </w:ins>
      <w:r>
        <w:t>ic</w:t>
      </w:r>
      <w:del w:id="9033" w:author="GoldenCorpusHarness" w:date="2026-03-28T21:57:49Z">
        <w:r>
          <w:delText>able laws and regulations, and Sponsor</w:delText>
        </w:r>
      </w:del>
      <w:r>
        <w:t xml:space="preserve"> requirements.</w:t>
      </w:r>
    </w:p>
    <w:p ns2:paraId="24814BE5" ns2:textId="16CD9071" w:rsidR="004909A7" w:rsidRDefault="0001595E" w:rsidP="0001595E">
      <w:pPr>
        <w:pStyle w:val="Heading3"/>
      </w:pPr>
      <w:del w:id="9034" w:author="GoldenCorpusHarness" w:date="2026-03-28T21:57:49Z">
        <w:r>
          <w:delText>I</w:delText>
        </w:r>
      </w:del>
      <w:ins w:id="9035" w:author="GoldenCorpusHarness" w:date="2026-03-28T21:57:49Z">
        <w:r>
          <w:t>Ma</w:t>
        </w:r>
      </w:ins>
      <w:r>
        <w:t>n</w:t>
      </w:r>
      <w:del w:id="9036" w:author="GoldenCorpusHarness" w:date="2026-03-28T21:57:49Z">
        <w:r>
          <w:delText>c</w:delText>
        </w:r>
      </w:del>
      <w:ins w:id="9037" w:author="GoldenCorpusHarness" w:date="2026-03-28T21:57:49Z">
        <w:r>
          <w:t>agement of QT Pro</w:t>
        </w:r>
      </w:ins>
      <w:r>
        <w:t>l</w:t>
      </w:r>
      <w:del w:id="9038" w:author="GoldenCorpusHarness" w:date="2026-03-28T21:57:49Z">
        <w:r>
          <w:delText>us</w:delText>
        </w:r>
      </w:del>
      <w:ins w:id="9039" w:author="GoldenCorpusHarness" w:date="2026-03-28T21:57:49Z">
        <w:r>
          <w:t>ongat</w:t>
        </w:r>
      </w:ins>
      <w:r>
        <w:t>ion</w:t>
      </w:r>
      <w:del w:id="9040" w:author="GoldenCorpusHarness" w:date="2026-03-28T21:57:49Z">
        <w:r>
          <w:delText>/Exclusion Criteria</w:delText>
        </w:r>
      </w:del>
    </w:p>
    <w:p ns2:paraId="606F28E5" ns2:textId="7632DE86" w:rsidR="00871B6C" w:rsidRPr="00871B6C" w:rsidRDefault="0001595E" w:rsidP="00871B6C">
      <w:pPr>
        <w:pStyle w:val="Paragraph0"/>
      </w:pPr>
      <w:del w:id="9041" w:author="GoldenCorpusHarness" w:date="2026-03-28T21:57:49Z">
        <w:r>
          <w:delText>All inclusion and exclusion criteria</w:delText>
        </w:r>
      </w:del>
      <w:ins w:id="9042" w:author="GoldenCorpusHarness" w:date="2026-03-28T21:57:49Z">
        <w:r>
          <w:t>Lenvatinib should be</w:t>
        </w:r>
      </w:ins>
      <w:r>
        <w:t xml:space="preserve"> wi</w:t>
      </w:r>
      <w:del w:id="9043" w:author="GoldenCorpusHarness" w:date="2026-03-28T21:57:49Z">
        <w:r>
          <w:delText>ll be revie</w:delText>
        </w:r>
      </w:del>
      <w:ins w:id="9044" w:author="GoldenCorpusHarness" w:date="2026-03-28T21:57:49Z">
        <w:r>
          <w:t xml:space="preserve">thheld in the event of development of QT interval prolongation greater than 500 msec. Lenvatinib should be resumed at a reduced dose </w:t>
        </w:r>
      </w:ins>
      <w:r>
        <w:t>w</w:t>
      </w:r>
      <w:del w:id="9045" w:author="GoldenCorpusHarness" w:date="2026-03-28T21:57:49Z">
        <w:r>
          <w:delText>ed by the investigator</w:delText>
        </w:r>
      </w:del>
      <w:ins w:id="9046" w:author="GoldenCorpusHarness" w:date="2026-03-28T21:57:49Z">
        <w:r>
          <w:t>hen QTc prolongation is resolved to &lt;480 msec or baseline. Monitor potassium</w:t>
        </w:r>
      </w:ins>
      <w:r>
        <w:t xml:space="preserve">, </w:t>
      </w:r>
      <w:del w:id="9047" w:author="GoldenCorpusHarness" w:date="2026-03-28T21:57:49Z">
        <w:r>
          <w:delText>who is a qualified physician</w:delText>
        </w:r>
      </w:del>
      <w:ins w:id="9048" w:author="GoldenCorpusHarness" w:date="2026-03-28T21:57:49Z">
        <w:r>
          <w:t>calcium and magnesium</w:t>
        </w:r>
      </w:ins>
      <w:r>
        <w:t xml:space="preserve">, </w:t>
      </w:r>
      <w:del w:id="9049" w:author="GoldenCorpusHarness" w:date="2026-03-28T21:57:49Z">
        <w:r>
          <w:delText>to ensure that the participant qualifies for the study</w:delText>
        </w:r>
      </w:del>
      <w:ins w:id="9050" w:author="GoldenCorpusHarness" w:date="2026-03-28T21:57:49Z">
        <w:r>
          <w:t>and replenish as appropriate</w:t>
        </w:r>
      </w:ins>
      <w:r>
        <w:t>.</w:t>
      </w:r>
    </w:p>
    <w:p ns2:paraId="67216631" ns2:textId="77777777" w:rsidR="004909A7" w:rsidRDefault="004909A7" w:rsidP="004909A7">
      <w:pPr>
        <w:pStyle w:val="Heading3"/>
      </w:pPr>
      <w:del w:id="9051" w:author="GoldenCorpusHarness" w:date="2026-03-28T21:57:49Z">
        <w:r>
          <w:delText>P</w:delText>
        </w:r>
      </w:del>
      <w:ins w:id="9052" w:author="GoldenCorpusHarness" w:date="2026-03-28T21:57:49Z">
        <w:r>
          <w:t>M</w:t>
        </w:r>
      </w:ins>
      <w:r>
        <w:t>a</w:t>
      </w:r>
      <w:del w:id="9053" w:author="GoldenCorpusHarness" w:date="2026-03-28T21:57:49Z">
        <w:r>
          <w:delText>rticip</w:delText>
        </w:r>
      </w:del>
      <w:ins w:id="9054" w:author="GoldenCorpusHarness" w:date="2026-03-28T21:57:49Z">
        <w:r>
          <w:t>n</w:t>
        </w:r>
      </w:ins>
      <w:r>
        <w:t>a</w:t>
      </w:r>
      <w:ins w:id="9055" w:author="GoldenCorpusHarness" w:date="2026-03-28T21:57:49Z">
        <w:r>
          <w:t>geme</w:t>
        </w:r>
      </w:ins>
      <w:r>
        <w:t xml:space="preserve">nt </w:t>
      </w:r>
      <w:del w:id="9056" w:author="GoldenCorpusHarness" w:date="2026-03-28T21:57:49Z">
        <w:r>
          <w:delText>Id</w:delText>
        </w:r>
      </w:del>
      <w:ins w:id="9057" w:author="GoldenCorpusHarness" w:date="2026-03-28T21:57:49Z">
        <w:r>
          <w:t>of Ost</w:t>
        </w:r>
      </w:ins>
      <w:r>
        <w:t>e</w:t>
      </w:r>
      <w:del w:id="9058" w:author="GoldenCorpusHarness" w:date="2026-03-28T21:57:49Z">
        <w:r>
          <w:delText>ntificati</w:delText>
        </w:r>
      </w:del>
      <w:r>
        <w:t>on</w:t>
      </w:r>
      <w:ins w:id="9059" w:author="GoldenCorpusHarness" w:date="2026-03-28T21:57:49Z">
        <w:r>
          <w:t>ecrosis</w:t>
        </w:r>
      </w:ins>
      <w:r>
        <w:t xml:space="preserve"> </w:t>
      </w:r>
      <w:del w:id="9060" w:author="GoldenCorpusHarness" w:date="2026-03-28T21:57:49Z">
        <w:r>
          <w:delText>C</w:delText>
        </w:r>
      </w:del>
      <w:ins w:id="9061" w:author="GoldenCorpusHarness" w:date="2026-03-28T21:57:49Z">
        <w:r>
          <w:t>of the J</w:t>
        </w:r>
      </w:ins>
      <w:r>
        <w:t>a</w:t>
      </w:r>
      <w:del w:id="9062" w:author="GoldenCorpusHarness" w:date="2026-03-28T21:57:49Z">
        <w:r>
          <w:delText>rd</w:delText>
        </w:r>
      </w:del>
      <w:ins w:id="9063" w:author="GoldenCorpusHarness" w:date="2026-03-28T21:57:49Z">
        <w:r>
          <w:t>w</w:t>
        </w:r>
      </w:ins>
    </w:p>
    <w:p ns2:paraId="0121B923" ns2:textId="0684CBEC" w:rsidR="004909A7" w:rsidRDefault="004909A7" w:rsidP="004909A7">
      <w:pPr>
        <w:pStyle w:val="Paragraph0"/>
      </w:pPr>
      <w:ins w:id="9064" w:author="GoldenCorpusHarness" w:date="2026-03-28T21:57:49Z">
        <w:r>
          <w:t xml:space="preserve">Perform an oral examination prior to treatment with lenvatinib and periodically during lenvatinib treatment. </w:t>
        </w:r>
      </w:ins>
      <w:r>
        <w:t>A</w:t>
      </w:r>
      <w:del w:id="9065" w:author="GoldenCorpusHarness" w:date="2026-03-28T21:57:49Z">
        <w:r>
          <w:delText>ll participants</w:delText>
        </w:r>
      </w:del>
      <w:ins w:id="9066" w:author="GoldenCorpusHarness" w:date="2026-03-28T21:57:49Z">
        <w:r>
          <w:t>dvise participants regarding good oral hygiene practices. Avoid invasive dental procedures, if possible,</w:t>
        </w:r>
      </w:ins>
      <w:r>
        <w:t xml:space="preserve"> w</w:t>
      </w:r>
      <w:del w:id="9067" w:author="GoldenCorpusHarness" w:date="2026-03-28T21:57:49Z">
        <w:r>
          <w:delText>ill be given a participant identi</w:delText>
        </w:r>
      </w:del>
      <w:ins w:id="9068" w:author="GoldenCorpusHarness" w:date="2026-03-28T21:57:49Z">
        <w:r>
          <w:t>hile on lenvatinib treatment, particularly in participants at higher risk. For participants requiring invasive dental procedures, discontinuation o</w:t>
        </w:r>
      </w:ins>
      <w:r>
        <w:t>f</w:t>
      </w:r>
      <w:del w:id="9069" w:author="GoldenCorpusHarness" w:date="2026-03-28T21:57:49Z">
        <w:r>
          <w:delText>ication card identi</w:delText>
        </w:r>
      </w:del>
      <w:ins w:id="9070" w:author="GoldenCorpusHarness" w:date="2026-03-28T21:57:49Z">
        <w:r>
          <w:t xml:space="preserve"> bisphosphonate treatment may reduce the risk o</w:t>
        </w:r>
      </w:ins>
      <w:r>
        <w:t>f</w:t>
      </w:r>
      <w:del w:id="9071" w:author="GoldenCorpusHarness" w:date="2026-03-28T21:57:49Z">
        <w:r>
          <w:delText>ying them as participants in a research study. The card will contain study site contact in</w:delText>
        </w:r>
      </w:del>
      <w:ins w:id="9072" w:author="GoldenCorpusHarness" w:date="2026-03-28T21:57:49Z">
        <w:r>
          <w:t xml:space="preserve"> ONJ. Withhold lenvatinib i</w:t>
        </w:r>
      </w:ins>
      <w:r>
        <w:t>f</w:t>
      </w:r>
      <w:del w:id="9073" w:author="GoldenCorpusHarness" w:date="2026-03-28T21:57:49Z">
        <w:r>
          <w:delText>orma</w:delText>
        </w:r>
      </w:del>
      <w:ins w:id="9074" w:author="GoldenCorpusHarness" w:date="2026-03-28T21:57:49Z">
        <w:r>
          <w:t xml:space="preserve"> ONJ develops and restart based on clinical judgement of adequate resolu</w:t>
        </w:r>
      </w:ins>
      <w:r>
        <w:t>tion (</w:t>
      </w:r>
      <w:del w:id="9075" w:author="GoldenCorpusHarness" w:date="2026-03-28T21:57:49Z">
        <w:r>
          <w:delText>including direct telephone numbers</w:delText>
        </w:r>
      </w:del>
      <w:ins w:id="9076" w:author="GoldenCorpusHarness" w:date="2026-03-28T21:57:49Z">
        <w:r>
          <w:t>See Section 6.6.4</w:t>
        </w:r>
      </w:ins>
      <w:r>
        <w:t>)</w:t>
      </w:r>
      <w:del w:id="9077" w:author="GoldenCorpusHarness" w:date="2026-03-28T21:57:49Z">
        <w:r>
          <w:delText xml:space="preserve">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delText>
        </w:r>
      </w:del>
      <w:ins w:id="9078" w:author="GoldenCorpusHarness" w:date="2026-03-28T21:57:49Z">
        <w:r>
          <w:t>.</w:t>
        </w:r>
      </w:ins>
    </w:p>
    <w:p ns2:paraId="7ABD9971" ns2:textId="184D4264" w:rsidR="00D80FE3" w:rsidRDefault="00D80FE3">
      <w:pPr>
        <w:pStyle w:val="Paragraph0"/>
      </w:pPr>
      <w:del w:id="9079" w:author="GoldenCorpusHarness" w:date="2026-03-28T21:57:49Z">
        <w:r>
          <w:delText xml:space="preserve">The participant identification card also contains contact information for the emergency unblinding call center so that a healthcare provider can obtain information about study intervention in emergency situations where the investigator is not available. </w:delText>
        </w:r>
      </w:del>
    </w:p>
    <w:p ns2:paraId="69DACF46" ns2:textId="4A1D2A66" w:rsidR="005D7ACA" w:rsidRPr="005D7ACA" w:rsidRDefault="00407E46" w:rsidP="005D7ACA">
      <w:pPr>
        <w:pStyle w:val="Heading3"/>
      </w:pPr>
      <w:ins w:id="9080" w:author="GoldenCorpusHarness" w:date="2026-03-28T21:57:49Z">
        <w:r>
          <w:t xml:space="preserve">Dose </w:t>
        </w:r>
      </w:ins>
      <w:r>
        <w:t>M</w:t>
      </w:r>
      <w:del w:id="9081" w:author="GoldenCorpusHarness" w:date="2026-03-28T21:57:49Z">
        <w:r>
          <w:delText>e</w:delText>
        </w:r>
      </w:del>
      <w:ins w:id="9082" w:author="GoldenCorpusHarness" w:date="2026-03-28T21:57:49Z">
        <w:r>
          <w:t>o</w:t>
        </w:r>
      </w:ins>
      <w:r>
        <w:t>d</w:t>
      </w:r>
      <w:ins w:id="9083" w:author="GoldenCorpusHarness" w:date="2026-03-28T21:57:49Z">
        <w:r>
          <w:t>if</w:t>
        </w:r>
      </w:ins>
      <w:r>
        <w:t>ica</w:t>
      </w:r>
      <w:del w:id="9084" w:author="GoldenCorpusHarness" w:date="2026-03-28T21:57:49Z">
        <w:r>
          <w:delText>l</w:delText>
        </w:r>
      </w:del>
      <w:ins w:id="9085" w:author="GoldenCorpusHarness" w:date="2026-03-28T21:57:49Z">
        <w:r>
          <w:t>tions</w:t>
        </w:r>
      </w:ins>
      <w:r>
        <w:t xml:space="preserve"> </w:t>
      </w:r>
      <w:del w:id="9086" w:author="GoldenCorpusHarness" w:date="2026-03-28T21:57:49Z">
        <w:r>
          <w:delText>Hist</w:delText>
        </w:r>
      </w:del>
      <w:ins w:id="9087" w:author="GoldenCorpusHarness" w:date="2026-03-28T21:57:49Z">
        <w:r>
          <w:t>f</w:t>
        </w:r>
      </w:ins>
      <w:r>
        <w:t>or</w:t>
      </w:r>
      <w:del w:id="9088" w:author="GoldenCorpusHarness" w:date="2026-03-28T21:57:49Z">
        <w:r>
          <w:delText>y</w:delText>
        </w:r>
      </w:del>
      <w:ins w:id="9089" w:author="GoldenCorpusHarness" w:date="2026-03-28T21:57:49Z">
        <w:r>
          <w:t xml:space="preserve"> Overlapping Toxicities</w:t>
        </w:r>
      </w:ins>
    </w:p>
    <w:p ns2:paraId="5C83FC89" ns2:textId="2EAAEFFE" w:rsidR="00D80FE3" w:rsidRDefault="00D80FE3">
      <w:pPr>
        <w:pStyle w:val="Paragraph0"/>
      </w:pPr>
      <w:ins w:id="9090" w:author="GoldenCorpusHarness" w:date="2026-03-28T21:57:49Z">
        <w:r>
          <w:t xml:space="preserve">Based on the known toxicity profiles of pembrolizumab and lenvatinib, certain treatment-related </w:t>
        </w:r>
      </w:ins>
      <w:r>
        <w:t>A</w:t>
      </w:r>
      <w:del w:id="9091" w:author="GoldenCorpusHarness" w:date="2026-03-28T21:57:49Z">
        <w:r>
          <w:delText xml:space="preserve"> medical history</w:delText>
        </w:r>
      </w:del>
      <w:ins w:id="9092" w:author="GoldenCorpusHarness" w:date="2026-03-28T21:57:49Z">
        <w:r>
          <w:t>Es are uniquely associated</w:t>
        </w:r>
      </w:ins>
      <w:r>
        <w:t xml:space="preserve"> wi</w:t>
      </w:r>
      <w:del w:id="9093" w:author="GoldenCorpusHarness" w:date="2026-03-28T21:57:49Z">
        <w:r>
          <w:delText>ll be obtained by the investi</w:delText>
        </w:r>
      </w:del>
      <w:ins w:id="9094" w:author="GoldenCorpusHarness" w:date="2026-03-28T21:57:49Z">
        <w:r>
          <w:t>th one dru</w:t>
        </w:r>
      </w:ins>
      <w:r>
        <w:t>g</w:t>
      </w:r>
      <w:del w:id="9095" w:author="GoldenCorpusHarness" w:date="2026-03-28T21:57:49Z">
        <w:r>
          <w:delText xml:space="preserve">ator or </w:delText>
        </w:r>
      </w:del>
      <w:ins w:id="9096" w:author="GoldenCorpusHarness" w:date="2026-03-28T21:57:49Z">
        <w:r>
          <w:t xml:space="preserve"> versus the other. For example, hypertension, arterial thrombotic events, proteinuria, and hemorrhagic events are known risks for lenvatinib treatment, while immune-related AEs are risks for pembrolizumab treatment. However, certain AEs, such as such as diarrhea, hypothyroidism, and liver enzyme elevation, may be initially considered attributable to either study drug. Therefore, evaluation of attribution is important for determining the study drug most likely related to the AE, or an alternative etiology, and subse</w:t>
        </w:r>
      </w:ins>
      <w:r>
        <w:t>qu</w:t>
      </w:r>
      <w:del w:id="9097" w:author="GoldenCorpusHarness" w:date="2026-03-28T21:57:49Z">
        <w:r>
          <w:delText>ali</w:delText>
        </w:r>
      </w:del>
      <w:ins w:id="9098" w:author="GoldenCorpusHarness" w:date="2026-03-28T21:57:49Z">
        <w:r>
          <w:t xml:space="preserve">ently proper clinical management. The </w:t>
        </w:r>
      </w:ins>
      <w:r>
        <w:t>f</w:t>
      </w:r>
      <w:del w:id="9099" w:author="GoldenCorpusHarness" w:date="2026-03-28T21:57:49Z">
        <w:r>
          <w:delText>ied desi</w:delText>
        </w:r>
      </w:del>
      <w:ins w:id="9100" w:author="GoldenCorpusHarness" w:date="2026-03-28T21:57:49Z">
        <w:r>
          <w:t>ollowin</w:t>
        </w:r>
      </w:ins>
      <w:r>
        <w:t>g</w:t>
      </w:r>
      <w:del w:id="9101" w:author="GoldenCorpusHarness" w:date="2026-03-28T21:57:49Z">
        <w:r>
          <w:delText>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is not listed as medical history.</w:delText>
        </w:r>
      </w:del>
      <w:ins w:id="9102" w:author="GoldenCorpusHarness" w:date="2026-03-28T21:57:49Z">
        <w:r>
          <w:t xml:space="preserve"> aspects should be considered:</w:t>
        </w:r>
      </w:ins>
    </w:p>
    <w:p ns2:paraId="0E731E04" ns2:textId="77777777" w:rsidR="00547CCE" w:rsidRDefault="00547CCE" w:rsidP="00547CCE">
      <w:pPr>
        <w:pStyle w:val="Heading3"/>
      </w:pPr>
      <w:del w:id="9103" w:author="GoldenCorpusHarness" w:date="2026-03-28T21:57:49Z">
        <w:r>
          <w:delText>Pr</w:delText>
        </w:r>
      </w:del>
      <w:ins w:id="9104" w:author="GoldenCorpusHarness" w:date="2026-03-28T21:57:49Z">
        <w:r>
          <w:t>T</w:t>
        </w:r>
      </w:ins>
      <w:r>
        <w:t>i</w:t>
      </w:r>
      <w:del w:id="9105" w:author="GoldenCorpusHarness" w:date="2026-03-28T21:57:49Z">
        <w:r>
          <w:delText>or and Conco</w:delText>
        </w:r>
      </w:del>
      <w:r>
        <w:t>mi</w:t>
      </w:r>
      <w:del w:id="9106" w:author="GoldenCorpusHarness" w:date="2026-03-28T21:57:49Z">
        <w:r>
          <w:delText>ta</w:delText>
        </w:r>
      </w:del>
      <w:r>
        <w:t>n</w:t>
      </w:r>
      <w:del w:id="9107" w:author="GoldenCorpusHarness" w:date="2026-03-28T21:57:49Z">
        <w:r>
          <w:delText>t</w:delText>
        </w:r>
      </w:del>
      <w:ins w:id="9108" w:author="GoldenCorpusHarness" w:date="2026-03-28T21:57:49Z">
        <w:r>
          <w:t>g</w:t>
        </w:r>
      </w:ins>
      <w:r>
        <w:t xml:space="preserve"> </w:t>
      </w:r>
      <w:del w:id="9109" w:author="GoldenCorpusHarness" w:date="2026-03-28T21:57:49Z">
        <w:r>
          <w:delText>Medicati</w:delText>
        </w:r>
      </w:del>
      <w:ins w:id="9110" w:author="GoldenCorpusHarness" w:date="2026-03-28T21:57:49Z">
        <w:r>
          <w:t xml:space="preserve">of AE </w:t>
        </w:r>
      </w:ins>
      <w:r>
        <w:t>ons</w:t>
      </w:r>
      <w:del w:id="9111" w:author="GoldenCorpusHarness" w:date="2026-03-28T21:57:49Z">
        <w:r>
          <w:delText xml:space="preserve"> R</w:delText>
        </w:r>
      </w:del>
      <w:r>
        <w:t>e</w:t>
      </w:r>
      <w:del w:id="9112" w:author="GoldenCorpusHarness" w:date="2026-03-28T21:57:49Z">
        <w:r>
          <w:delText>view</w:delText>
        </w:r>
      </w:del>
      <w:ins w:id="9113" w:author="GoldenCorpusHarness" w:date="2026-03-28T21:57:49Z">
        <w:r>
          <w:t>t</w:t>
        </w:r>
      </w:ins>
    </w:p>
    <w:p ns2:paraId="5C513B7F" ns2:textId="4A724008" w:rsidR="00547CCE" w:rsidRDefault="00547CCE" w:rsidP="00547CCE">
      <w:pPr>
        <w:pStyle w:val="Heading4"/>
      </w:pPr>
      <w:del w:id="9114" w:author="GoldenCorpusHarness" w:date="2026-03-28T21:57:49Z">
        <w:r>
          <w:delText>Prior Medications</w:delText>
        </w:r>
      </w:del>
      <w:ins w:id="9115" w:author="GoldenCorpusHarness" w:date="2026-03-28T21:57:49Z">
        <w:r>
          <w:t>Since lenvatinib is dosed daily and continuously due to a relatively short half-life (28 hours), and pembrolizumab is dosed Q3W due to a long half-life, lenvatinib can be interrupted to assess whether an AE improves/resolves with dechallenge (ie, interruption of treatment) based on the following two scenarios:</w:t>
        </w:r>
      </w:ins>
    </w:p>
    <w:p ns2:paraId="5E01BEAD" ns2:textId="77777777" w:rsidR="00B03CB2" w:rsidRDefault="00D80FE3">
      <w:pPr>
        <w:pStyle w:val="Paragraph0"/>
      </w:pPr>
      <w:del w:id="9116" w:author="GoldenCorpusHarness" w:date="2026-03-28T21:57:49Z">
        <w:r>
          <w:delText>Th</w:delText>
        </w:r>
      </w:del>
      <w:ins w:id="9117" w:author="GoldenCorpusHarness" w:date="2026-03-28T21:57:49Z">
        <w:r>
          <w:t>If an AE is id</w:t>
        </w:r>
      </w:ins>
      <w:r>
        <w:t>e</w:t>
      </w:r>
      <w:del w:id="9118" w:author="GoldenCorpusHarness" w:date="2026-03-28T21:57:49Z">
        <w:r>
          <w:delText xml:space="preserve"> i</w:delText>
        </w:r>
      </w:del>
      <w:r>
        <w:t>n</w:t>
      </w:r>
      <w:del w:id="9119" w:author="GoldenCorpusHarness" w:date="2026-03-28T21:57:49Z">
        <w:r>
          <w:delText>ves</w:delText>
        </w:r>
      </w:del>
      <w:r>
        <w:t>t</w:t>
      </w:r>
      <w:del w:id="9120" w:author="GoldenCorpusHarness" w:date="2026-03-28T21:57:49Z">
        <w:r>
          <w:delText>igator or qual</w:delText>
        </w:r>
      </w:del>
      <w:r>
        <w:t>ified d</w:t>
      </w:r>
      <w:del w:id="9121" w:author="GoldenCorpusHarness" w:date="2026-03-28T21:57:49Z">
        <w:r>
          <w:delText xml:space="preserve">esignee will </w:delText>
        </w:r>
      </w:del>
      <w:ins w:id="9122" w:author="GoldenCorpusHarness" w:date="2026-03-28T21:57:49Z">
        <w:r>
          <w:t>u</w:t>
        </w:r>
      </w:ins>
      <w:r>
        <w:t>r</w:t>
      </w:r>
      <w:del w:id="9123" w:author="GoldenCorpusHarness" w:date="2026-03-28T21:57:49Z">
        <w:r>
          <w:delText>eview prior medication use, includ</w:delText>
        </w:r>
      </w:del>
      <w:r>
        <w:t>ing a</w:t>
      </w:r>
      <w:del w:id="9124" w:author="GoldenCorpusHarness" w:date="2026-03-28T21:57:49Z">
        <w:r>
          <w:delText>ny protocol-specified washout requirement, and record prior medication</w:delText>
        </w:r>
      </w:del>
      <w:r>
        <w:t xml:space="preserve"> t</w:t>
      </w:r>
      <w:del w:id="9125" w:author="GoldenCorpusHarness" w:date="2026-03-28T21:57:49Z">
        <w:r>
          <w:delText>aken by the participant within 28 days before the first dose of study intervention. T</w:delText>
        </w:r>
      </w:del>
      <w:r>
        <w:t xml:space="preserve">reatment </w:t>
      </w:r>
      <w:del w:id="9126" w:author="GoldenCorpusHarness" w:date="2026-03-28T21:57:49Z">
        <w:r>
          <w:delText>for th</w:delText>
        </w:r>
      </w:del>
      <w:ins w:id="9127" w:author="GoldenCorpusHarness" w:date="2026-03-28T21:57:49Z">
        <w:r>
          <w:t>cycl</w:t>
        </w:r>
      </w:ins>
      <w:r>
        <w:t xml:space="preserve">e </w:t>
      </w:r>
      <w:ins w:id="9128" w:author="GoldenCorpusHarness" w:date="2026-03-28T21:57:49Z">
        <w:r>
          <w:t xml:space="preserve">(ie, between 2 pembrolizumab </w:t>
        </w:r>
      </w:ins>
      <w:r>
        <w:t>d</w:t>
      </w:r>
      <w:del w:id="9129" w:author="GoldenCorpusHarness" w:date="2026-03-28T21:57:49Z">
        <w:r>
          <w:delText>i</w:delText>
        </w:r>
      </w:del>
      <w:ins w:id="9130" w:author="GoldenCorpusHarness" w:date="2026-03-28T21:57:49Z">
        <w:r>
          <w:t>o</w:t>
        </w:r>
      </w:ins>
      <w:r>
        <w:t>se</w:t>
      </w:r>
      <w:ins w:id="9131" w:author="GoldenCorpusHarness" w:date="2026-03-28T21:57:49Z">
        <w:r>
          <w:t>s), only lenv</w:t>
        </w:r>
      </w:ins>
      <w:r>
        <w:t>a</w:t>
      </w:r>
      <w:ins w:id="9132" w:author="GoldenCorpusHarness" w:date="2026-03-28T21:57:49Z">
        <w:r>
          <w:t>tinib do</w:t>
        </w:r>
      </w:ins>
      <w:r>
        <w:t xml:space="preserve">se </w:t>
      </w:r>
      <w:del w:id="9133" w:author="GoldenCorpusHarness" w:date="2026-03-28T21:57:49Z">
        <w:r>
          <w:delText>for wh</w:delText>
        </w:r>
      </w:del>
      <w:r>
        <w:t>i</w:t>
      </w:r>
      <w:del w:id="9134" w:author="GoldenCorpusHarness" w:date="2026-03-28T21:57:49Z">
        <w:r>
          <w:delText>ch the participa</w:delText>
        </w:r>
      </w:del>
      <w:r>
        <w:t>nt</w:t>
      </w:r>
      <w:del w:id="9135" w:author="GoldenCorpusHarness" w:date="2026-03-28T21:57:49Z">
        <w:r>
          <w:delText xml:space="preserve"> has </w:delText>
        </w:r>
      </w:del>
      <w:r>
        <w:t>e</w:t>
      </w:r>
      <w:del w:id="9136" w:author="GoldenCorpusHarness" w:date="2026-03-28T21:57:49Z">
        <w:r>
          <w:delText>n</w:delText>
        </w:r>
      </w:del>
      <w:r>
        <w:t>r</w:t>
      </w:r>
      <w:del w:id="9137" w:author="GoldenCorpusHarness" w:date="2026-03-28T21:57:49Z">
        <w:r>
          <w:delText>olled in this st</w:delText>
        </w:r>
      </w:del>
      <w:ins w:id="9138" w:author="GoldenCorpusHarness" w:date="2026-03-28T21:57:49Z">
        <w:r>
          <w:t>r</w:t>
        </w:r>
      </w:ins>
      <w:r>
        <w:t>u</w:t>
      </w:r>
      <w:del w:id="9139" w:author="GoldenCorpusHarness" w:date="2026-03-28T21:57:49Z">
        <w:r>
          <w:delText>dy will be recorded se</w:delText>
        </w:r>
      </w:del>
      <w:r>
        <w:t>p</w:t>
      </w:r>
      <w:del w:id="9140" w:author="GoldenCorpusHarness" w:date="2026-03-28T21:57:49Z">
        <w:r>
          <w:delText>arately and will not be listed as a prior medica</w:delText>
        </w:r>
      </w:del>
      <w:r>
        <w:t>tion</w:t>
      </w:r>
      <w:ins w:id="9141" w:author="GoldenCorpusHarness" w:date="2026-03-28T21:57:49Z">
        <w:r>
          <w:t xml:space="preserve"> is needed</w:t>
        </w:r>
      </w:ins>
      <w:r>
        <w:t>.</w:t>
      </w:r>
      <w:ins w:id="9142" w:author="GoldenCorpusHarness" w:date="2026-03-28T21:57:49Z">
        <w:r>
          <w:t xml:space="preserve"> </w:t>
        </w:r>
      </w:ins>
    </w:p>
    <w:p ns2:paraId="25FF9B48" ns2:textId="6EC5A356" w:rsidR="00D80FE3" w:rsidRDefault="00B03CB2">
      <w:pPr>
        <w:pStyle w:val="Paragraph0"/>
      </w:pPr>
      <w:del w:id="9143" w:author="GoldenCorpusHarness" w:date="2026-03-28T21:57:49Z">
        <w:r>
          <w:delText>M</w:delText>
        </w:r>
      </w:del>
      <w:ins w:id="9144" w:author="GoldenCorpusHarness" w:date="2026-03-28T21:57:49Z">
        <w:r>
          <w:t>If an AE is identifi</w:t>
        </w:r>
      </w:ins>
      <w:r>
        <w:t>ed</w:t>
      </w:r>
      <w:del w:id="9145" w:author="GoldenCorpusHarness" w:date="2026-03-28T21:57:49Z">
        <w:r>
          <w:delText>ic</w:delText>
        </w:r>
      </w:del>
      <w:ins w:id="9146" w:author="GoldenCorpusHarness" w:date="2026-03-28T21:57:49Z">
        <w:r>
          <w:t xml:space="preserve"> </w:t>
        </w:r>
      </w:ins>
      <w:r>
        <w:t>at</w:t>
      </w:r>
      <w:del w:id="9147" w:author="GoldenCorpusHarness" w:date="2026-03-28T21:57:49Z">
        <w:r>
          <w:delText>ions taken 28 days before</w:delText>
        </w:r>
      </w:del>
      <w:r>
        <w:t xml:space="preserve"> the </w:t>
      </w:r>
      <w:del w:id="9148" w:author="GoldenCorpusHarness" w:date="2026-03-28T21:57:49Z">
        <w:r>
          <w:delText>f</w:delText>
        </w:r>
      </w:del>
      <w:ins w:id="9149" w:author="GoldenCorpusHarness" w:date="2026-03-28T21:57:49Z">
        <w:r>
          <w:t>beg</w:t>
        </w:r>
      </w:ins>
      <w:r>
        <w:t>i</w:t>
      </w:r>
      <w:del w:id="9150" w:author="GoldenCorpusHarness" w:date="2026-03-28T21:57:49Z">
        <w:r>
          <w:delText>rst dose</w:delText>
        </w:r>
      </w:del>
      <w:ins w:id="9151" w:author="GoldenCorpusHarness" w:date="2026-03-28T21:57:49Z">
        <w:r>
          <w:t>nning</w:t>
        </w:r>
      </w:ins>
      <w:r>
        <w:t xml:space="preserve"> of </w:t>
      </w:r>
      <w:del w:id="9152" w:author="GoldenCorpusHarness" w:date="2026-03-28T21:57:49Z">
        <w:r>
          <w:delText>S</w:delText>
        </w:r>
      </w:del>
      <w:ins w:id="9153" w:author="GoldenCorpusHarness" w:date="2026-03-28T21:57:49Z">
        <w:r>
          <w:t>a tr</w:t>
        </w:r>
      </w:ins>
      <w:r>
        <w:t>e</w:t>
      </w:r>
      <w:ins w:id="9154" w:author="GoldenCorpusHarness" w:date="2026-03-28T21:57:49Z">
        <w:r>
          <w:t xml:space="preserve">atment </w:t>
        </w:r>
      </w:ins>
      <w:r>
        <w:t>c</w:t>
      </w:r>
      <w:del w:id="9155" w:author="GoldenCorpusHarness" w:date="2026-03-28T21:57:49Z">
        <w:r>
          <w:delText>o</w:delText>
        </w:r>
      </w:del>
      <w:ins w:id="9156" w:author="GoldenCorpusHarness" w:date="2026-03-28T21:57:49Z">
        <w:r>
          <w:t>ycle, le</w:t>
        </w:r>
      </w:ins>
      <w:r>
        <w:t>n</w:t>
      </w:r>
      <w:del w:id="9157" w:author="GoldenCorpusHarness" w:date="2026-03-28T21:57:49Z">
        <w:r>
          <w:delText>d</w:delText>
        </w:r>
      </w:del>
      <w:ins w:id="9158" w:author="GoldenCorpusHarness" w:date="2026-03-28T21:57:49Z">
        <w:r>
          <w:t>vatinib</w:t>
        </w:r>
      </w:ins>
      <w:r>
        <w:t xml:space="preserve"> </w:t>
      </w:r>
      <w:del w:id="9159" w:author="GoldenCorpusHarness" w:date="2026-03-28T21:57:49Z">
        <w:r>
          <w:delText>Cours</w:delText>
        </w:r>
      </w:del>
      <w:ins w:id="9160" w:author="GoldenCorpusHarness" w:date="2026-03-28T21:57:49Z">
        <w:r>
          <w:t>can b</w:t>
        </w:r>
      </w:ins>
      <w:r>
        <w:t>e</w:t>
      </w:r>
      <w:del w:id="9161" w:author="GoldenCorpusHarness" w:date="2026-03-28T21:57:49Z">
        <w:r>
          <w:delText xml:space="preserve"> study</w:delText>
        </w:r>
      </w:del>
      <w:r>
        <w:t xml:space="preserve"> inter</w:t>
      </w:r>
      <w:del w:id="9162" w:author="GoldenCorpusHarness" w:date="2026-03-28T21:57:49Z">
        <w:r>
          <w:delText>v</w:delText>
        </w:r>
      </w:del>
      <w:ins w:id="9163" w:author="GoldenCorpusHarness" w:date="2026-03-28T21:57:49Z">
        <w:r>
          <w:t>rupt</w:t>
        </w:r>
      </w:ins>
      <w:r>
        <w:t>e</w:t>
      </w:r>
      <w:ins w:id="9164" w:author="GoldenCorpusHarness" w:date="2026-03-28T21:57:49Z">
        <w:r>
          <w:t>d a</w:t>
        </w:r>
      </w:ins>
      <w:r>
        <w:t>n</w:t>
      </w:r>
      <w:del w:id="9165" w:author="GoldenCorpusHarness" w:date="2026-03-28T21:57:49Z">
        <w:r>
          <w:delText>t</w:delText>
        </w:r>
      </w:del>
      <w:ins w:id="9166" w:author="GoldenCorpusHarness" w:date="2026-03-28T21:57:49Z">
        <w:r>
          <w:t>d dos</w:t>
        </w:r>
      </w:ins>
      <w:r>
        <w:t>i</w:t>
      </w:r>
      <w:ins w:id="9167" w:author="GoldenCorpusHarness" w:date="2026-03-28T21:57:49Z">
        <w:r>
          <w:t xml:space="preserve">ng </w:t>
        </w:r>
      </w:ins>
      <w:r>
        <w:t>o</w:t>
      </w:r>
      <w:del w:id="9168" w:author="GoldenCorpusHarness" w:date="2026-03-28T21:57:49Z">
        <w:r>
          <w:delText>n</w:delText>
        </w:r>
      </w:del>
      <w:ins w:id="9169" w:author="GoldenCorpusHarness" w:date="2026-03-28T21:57:49Z">
        <w:r>
          <w:t>f</w:t>
        </w:r>
      </w:ins>
      <w:r>
        <w:t xml:space="preserve"> </w:t>
      </w:r>
      <w:del w:id="9170" w:author="GoldenCorpusHarness" w:date="2026-03-28T21:57:49Z">
        <w:r>
          <w:delText>w</w:delText>
        </w:r>
      </w:del>
      <w:ins w:id="9171" w:author="GoldenCorpusHarness" w:date="2026-03-28T21:57:49Z">
        <w:r>
          <w:t>pembrol</w:t>
        </w:r>
      </w:ins>
      <w:r>
        <w:t>i</w:t>
      </w:r>
      <w:ins w:id="9172" w:author="GoldenCorpusHarness" w:date="2026-03-28T21:57:49Z">
        <w:r>
          <w:t>zumab shou</w:t>
        </w:r>
      </w:ins>
      <w:r>
        <w:t>l</w:t>
      </w:r>
      <w:del w:id="9173" w:author="GoldenCorpusHarness" w:date="2026-03-28T21:57:49Z">
        <w:r>
          <w:delText>l</w:delText>
        </w:r>
      </w:del>
      <w:ins w:id="9174" w:author="GoldenCorpusHarness" w:date="2026-03-28T21:57:49Z">
        <w:r>
          <w:t>d</w:t>
        </w:r>
      </w:ins>
      <w:r>
        <w:t xml:space="preserve"> be </w:t>
      </w:r>
      <w:del w:id="9175" w:author="GoldenCorpusHarness" w:date="2026-03-28T21:57:49Z">
        <w:r>
          <w:delText>r</w:delText>
        </w:r>
      </w:del>
      <w:ins w:id="9176" w:author="GoldenCorpusHarness" w:date="2026-03-28T21:57:49Z">
        <w:r>
          <w:t>h</w:t>
        </w:r>
      </w:ins>
      <w:r>
        <w:t>e</w:t>
      </w:r>
      <w:del w:id="9177" w:author="GoldenCorpusHarness" w:date="2026-03-28T21:57:49Z">
        <w:r>
          <w:delText>corde</w:delText>
        </w:r>
      </w:del>
      <w:ins w:id="9178" w:author="GoldenCorpusHarness" w:date="2026-03-28T21:57:49Z">
        <w:r>
          <w:t>l</w:t>
        </w:r>
      </w:ins>
      <w:r>
        <w:t>d.</w:t>
      </w:r>
    </w:p>
    <w:p ns2:paraId="0F58C172" ns2:textId="72E85366" w:rsidR="00352746" w:rsidRDefault="00352746" w:rsidP="00352746">
      <w:pPr>
        <w:pStyle w:val="Heading4"/>
      </w:pPr>
      <w:del w:id="9179" w:author="GoldenCorpusHarness" w:date="2026-03-28T21:57:49Z">
        <w:r>
          <w:delText>Concomitant Medications</w:delText>
        </w:r>
      </w:del>
      <w:ins w:id="9180" w:author="GoldenCorpusHarness" w:date="2026-03-28T21:57:49Z">
        <w:r>
          <w:t xml:space="preserve">If the participant recovers from an AE in response to lenvatinib interruption (ie, positive dechallenge), the event is more likely to be related to lenvatinib. Otherwise, after excluding other alternative explanations, an immune-related AE should be considered. </w:t>
        </w:r>
      </w:ins>
    </w:p>
    <w:p ns2:paraId="4187FBC8" ns2:textId="2F17FFB2" w:rsidR="00882C60" w:rsidRDefault="00D80FE3">
      <w:pPr>
        <w:pStyle w:val="Paragraph0"/>
      </w:pPr>
      <w:del w:id="9181" w:author="GoldenCorpusHarness" w:date="2026-03-28T21:57:49Z">
        <w:r>
          <w:delText>Th</w:delText>
        </w:r>
      </w:del>
      <w:ins w:id="9182" w:author="GoldenCorpusHarness" w:date="2026-03-28T21:57:49Z">
        <w:r>
          <w:t>S</w:t>
        </w:r>
      </w:ins>
      <w:r>
        <w:t>e</w:t>
      </w:r>
      <w:del w:id="9183" w:author="GoldenCorpusHarness" w:date="2026-03-28T21:57:49Z">
        <w:r>
          <w:delText xml:space="preserve"> in</w:delText>
        </w:r>
      </w:del>
      <w:r>
        <w:t>ve</w:t>
      </w:r>
      <w:del w:id="9184" w:author="GoldenCorpusHarness" w:date="2026-03-28T21:57:49Z">
        <w:r>
          <w:delText>stigator or qualified designee will record medication, if any, taken by the participant du</w:delText>
        </w:r>
      </w:del>
      <w:r>
        <w:t>ri</w:t>
      </w:r>
      <w:del w:id="9185" w:author="GoldenCorpusHarness" w:date="2026-03-28T21:57:49Z">
        <w:r>
          <w:delText xml:space="preserve">ng </w:delText>
        </w:r>
      </w:del>
      <w:r>
        <w:t>t</w:t>
      </w:r>
      <w:del w:id="9186" w:author="GoldenCorpusHarness" w:date="2026-03-28T21:57:49Z">
        <w:r>
          <w:delText>he stud</w:delText>
        </w:r>
      </w:del>
      <w:r>
        <w:t>y</w:t>
      </w:r>
      <w:del w:id="9187" w:author="GoldenCorpusHarness" w:date="2026-03-28T21:57:49Z">
        <w:r>
          <w:delText>. Concomitant medications will be recorded for 30 days after the last dose</w:delText>
        </w:r>
      </w:del>
      <w:r>
        <w:t xml:space="preserve"> of </w:t>
      </w:r>
      <w:del w:id="9188" w:author="GoldenCorpusHarness" w:date="2026-03-28T21:57:49Z">
        <w:r>
          <w:delText>study intervention.</w:delText>
        </w:r>
      </w:del>
      <w:ins w:id="9189" w:author="GoldenCorpusHarness" w:date="2026-03-28T21:57:49Z">
        <w:r>
          <w:t>AE</w:t>
        </w:r>
      </w:ins>
    </w:p>
    <w:p ns2:paraId="339113B9" ns2:textId="5FB52FD8" w:rsidR="00D80FE3" w:rsidRDefault="00B03CB2">
      <w:pPr>
        <w:pStyle w:val="Paragraph0"/>
      </w:pPr>
      <w:r>
        <w:t>I</w:t>
      </w:r>
      <w:del w:id="9190" w:author="GoldenCorpusHarness" w:date="2026-03-28T21:57:49Z">
        <w:r>
          <w:delText>n addition</w:delText>
        </w:r>
      </w:del>
      <w:ins w:id="9191" w:author="GoldenCorpusHarness" w:date="2026-03-28T21:57:49Z">
        <w:r>
          <w:t>f an AE is suspected to be treatment related and is severe/life threatening at the time of onset or is rapidly worsened</w:t>
        </w:r>
      </w:ins>
      <w:r>
        <w:t xml:space="preserve">, </w:t>
      </w:r>
      <w:del w:id="9192" w:author="GoldenCorpusHarness" w:date="2026-03-28T21:57:49Z">
        <w:r>
          <w:delText>concomitant medications</w:delText>
        </w:r>
      </w:del>
      <w:ins w:id="9193" w:author="GoldenCorpusHarness" w:date="2026-03-28T21:57:49Z">
        <w:r>
          <w:t>action including interrupting both drugs and initiating treatment</w:t>
        </w:r>
      </w:ins>
      <w:r>
        <w:t xml:space="preserve"> wi</w:t>
      </w:r>
      <w:del w:id="9194" w:author="GoldenCorpusHarness" w:date="2026-03-28T21:57:49Z">
        <w:r>
          <w:delText>ll</w:delText>
        </w:r>
      </w:del>
      <w:ins w:id="9195" w:author="GoldenCorpusHarness" w:date="2026-03-28T21:57:49Z">
        <w:r>
          <w:t>th a corticosteroid (with exception of hypothyroidism, TIDM) and other supportive care should</w:t>
        </w:r>
      </w:ins>
      <w:r>
        <w:t xml:space="preserve"> be </w:t>
      </w:r>
      <w:del w:id="9196" w:author="GoldenCorpusHarness" w:date="2026-03-28T21:57:49Z">
        <w:r>
          <w:delText>recorded during Second Course treatment, and for 30 da</w:delText>
        </w:r>
      </w:del>
      <w:ins w:id="9197" w:author="GoldenCorpusHarness" w:date="2026-03-28T21:57:49Z">
        <w:r>
          <w:t>taken promptl</w:t>
        </w:r>
      </w:ins>
      <w:r>
        <w:t>y</w:t>
      </w:r>
      <w:del w:id="9198" w:author="GoldenCorpusHarness" w:date="2026-03-28T21:57:49Z">
        <w:r>
          <w:delText>s after the last dose of Second Course study intervention</w:delText>
        </w:r>
      </w:del>
      <w:r>
        <w:t>.</w:t>
      </w:r>
    </w:p>
    <w:p ns2:paraId="1FB3B289" ns2:textId="69AA27E4" w:rsidR="00352746" w:rsidRDefault="00352746" w:rsidP="00352746">
      <w:pPr>
        <w:pStyle w:val="Heading3"/>
      </w:pPr>
      <w:del w:id="9199" w:author="GoldenCorpusHarness" w:date="2026-03-28T21:57:49Z">
        <w:r>
          <w:delText>A</w:delText>
        </w:r>
      </w:del>
      <w:ins w:id="9200" w:author="GoldenCorpusHarness" w:date="2026-03-28T21:57:49Z">
        <w:r>
          <w:t>Participant</w:t>
        </w:r>
      </w:ins>
      <w:r>
        <w:t>s</w:t>
      </w:r>
      <w:del w:id="9201" w:author="GoldenCorpusHarness" w:date="2026-03-28T21:57:49Z">
        <w:r>
          <w:delText>s</w:delText>
        </w:r>
      </w:del>
      <w:ins w:id="9202" w:author="GoldenCorpusHarness" w:date="2026-03-28T21:57:49Z">
        <w:r>
          <w:t xml:space="preserve"> rece</w:t>
        </w:r>
      </w:ins>
      <w:r>
        <w:t>i</w:t>
      </w:r>
      <w:ins w:id="9203" w:author="GoldenCorpusHarness" w:date="2026-03-28T21:57:49Z">
        <w:r>
          <w:t>vin</w:t>
        </w:r>
      </w:ins>
      <w:r>
        <w:t>g</w:t>
      </w:r>
      <w:ins w:id="9204" w:author="GoldenCorpusHarness" w:date="2026-03-28T21:57:49Z">
        <w:r>
          <w:t xml:space="preserve"> the combi</w:t>
        </w:r>
      </w:ins>
      <w:r>
        <w:t>n</w:t>
      </w:r>
      <w:ins w:id="9205" w:author="GoldenCorpusHarness" w:date="2026-03-28T21:57:49Z">
        <w:r>
          <w:t>ation therapy (pe</w:t>
        </w:r>
      </w:ins>
      <w:r>
        <w:t>m</w:t>
      </w:r>
      <w:ins w:id="9206" w:author="GoldenCorpusHarness" w:date="2026-03-28T21:57:49Z">
        <w:r>
          <w:t>brolizumab + l</w:t>
        </w:r>
      </w:ins>
      <w:r>
        <w:t>en</w:t>
      </w:r>
      <w:ins w:id="9207" w:author="GoldenCorpusHarness" w:date="2026-03-28T21:57:49Z">
        <w:r>
          <w:t>va</w:t>
        </w:r>
      </w:ins>
      <w:r>
        <w:t>t</w:t>
      </w:r>
      <w:ins w:id="9208" w:author="GoldenCorpusHarness" w:date="2026-03-28T21:57:49Z">
        <w:r>
          <w:t>inib) must discontinue study therapy if any</w:t>
        </w:r>
      </w:ins>
      <w:r>
        <w:t xml:space="preserve"> of </w:t>
      </w:r>
      <w:del w:id="9209" w:author="GoldenCorpusHarness" w:date="2026-03-28T21:57:49Z">
        <w:r>
          <w:delText>Scr</w:delText>
        </w:r>
      </w:del>
      <w:ins w:id="9210" w:author="GoldenCorpusHarness" w:date="2026-03-28T21:57:49Z">
        <w:r>
          <w:t>th</w:t>
        </w:r>
      </w:ins>
      <w:r>
        <w:t>e</w:t>
      </w:r>
      <w:del w:id="9211" w:author="GoldenCorpusHarness" w:date="2026-03-28T21:57:49Z">
        <w:r>
          <w:delText>en</w:delText>
        </w:r>
      </w:del>
      <w:ins w:id="9212" w:author="GoldenCorpusHarness" w:date="2026-03-28T21:57:49Z">
        <w:r>
          <w:t xml:space="preserve"> follow</w:t>
        </w:r>
      </w:ins>
      <w:r>
        <w:t xml:space="preserve">ing </w:t>
      </w:r>
      <w:del w:id="9213" w:author="GoldenCorpusHarness" w:date="2026-03-28T21:57:49Z">
        <w:r>
          <w:delText>N</w:delText>
        </w:r>
      </w:del>
      <w:ins w:id="9214" w:author="GoldenCorpusHarness" w:date="2026-03-28T21:57:49Z">
        <w:r>
          <w:t>occ</w:t>
        </w:r>
      </w:ins>
      <w:r>
        <w:t>u</w:t>
      </w:r>
      <w:del w:id="9215" w:author="GoldenCorpusHarness" w:date="2026-03-28T21:57:49Z">
        <w:r>
          <w:delText>mbe</w:delText>
        </w:r>
      </w:del>
      <w:r>
        <w:t>r</w:t>
      </w:r>
      <w:ins w:id="9216" w:author="GoldenCorpusHarness" w:date="2026-03-28T21:57:49Z">
        <w:r>
          <w:t>:</w:t>
        </w:r>
      </w:ins>
    </w:p>
    <w:p ns2:paraId="3FC946D2" ns2:textId="03F16546" w:rsidR="00352746" w:rsidRPr="00352746" w:rsidRDefault="009F0FEB" w:rsidP="00352746">
      <w:pPr>
        <w:pStyle w:val="Paragraph0"/>
      </w:pPr>
      <w:r>
        <w:t>A</w:t>
      </w:r>
      <w:del w:id="9217" w:author="GoldenCorpusHarness" w:date="2026-03-28T21:57:49Z">
        <w:r>
          <w:delText>ll</w:delText>
        </w:r>
      </w:del>
      <w:ins w:id="9218" w:author="GoldenCorpusHarness" w:date="2026-03-28T21:57:49Z">
        <w:r>
          <w:t>LT</w:t>
        </w:r>
      </w:ins>
      <w:r>
        <w:t xml:space="preserve"> </w:t>
      </w:r>
      <w:del w:id="9219" w:author="GoldenCorpusHarness" w:date="2026-03-28T21:57:49Z">
        <w:r>
          <w:delText>c</w:delText>
        </w:r>
      </w:del>
      <w:r>
        <w:t>o</w:t>
      </w:r>
      <w:del w:id="9220" w:author="GoldenCorpusHarness" w:date="2026-03-28T21:57:49Z">
        <w:r>
          <w:delText>nsented participants will be given a unique screening numbe</w:delText>
        </w:r>
      </w:del>
      <w:r>
        <w:t xml:space="preserve">r </w:t>
      </w:r>
      <w:del w:id="9221" w:author="GoldenCorpusHarness" w:date="2026-03-28T21:57:49Z">
        <w:r>
          <w:delText>that</w:delText>
        </w:r>
      </w:del>
      <w:ins w:id="9222" w:author="GoldenCorpusHarness" w:date="2026-03-28T21:57:49Z">
        <w:r>
          <w:t>AST</w:t>
        </w:r>
      </w:ins>
      <w:r>
        <w:t xml:space="preserve"> </w:t>
      </w:r>
      <w:del w:id="9223" w:author="GoldenCorpusHarness" w:date="2026-03-28T21:57:49Z">
        <w:r>
          <w:delText>will</w:delText>
        </w:r>
      </w:del>
      <w:ins w:id="9224" w:author="GoldenCorpusHarness" w:date="2026-03-28T21:57:49Z">
        <w:r>
          <w:t>&gt;5</w:t>
        </w:r>
      </w:ins>
      <w:r>
        <w:t xml:space="preserve"> </w:t>
      </w:r>
      <w:del w:id="9225" w:author="GoldenCorpusHarness" w:date="2026-03-28T21:57:49Z">
        <w:r>
          <w:delText>be</w:delText>
        </w:r>
      </w:del>
      <w:ins w:id="9226" w:author="GoldenCorpusHarness" w:date="2026-03-28T21:57:49Z">
        <w:r>
          <w:t>X</w:t>
        </w:r>
      </w:ins>
      <w:r>
        <w:t xml:space="preserve"> </w:t>
      </w:r>
      <w:del w:id="9227" w:author="GoldenCorpusHarness" w:date="2026-03-28T21:57:49Z">
        <w:r>
          <w:delText>used to identify the participant</w:delText>
        </w:r>
      </w:del>
      <w:ins w:id="9228" w:author="GoldenCorpusHarness" w:date="2026-03-28T21:57:49Z">
        <w:r>
          <w:t>ULN</w:t>
        </w:r>
      </w:ins>
      <w:r>
        <w:t xml:space="preserve"> for </w:t>
      </w:r>
      <w:del w:id="9229" w:author="GoldenCorpusHarness" w:date="2026-03-28T21:57:49Z">
        <w:r>
          <w:delText>all pr</w:delText>
        </w:r>
      </w:del>
      <w:ins w:id="9230" w:author="GoldenCorpusHarness" w:date="2026-03-28T21:57:49Z">
        <w:r>
          <w:t>m</w:t>
        </w:r>
      </w:ins>
      <w:r>
        <w:t>o</w:t>
      </w:r>
      <w:del w:id="9231" w:author="GoldenCorpusHarness" w:date="2026-03-28T21:57:49Z">
        <w:r>
          <w:delText>cedu</w:delText>
        </w:r>
      </w:del>
      <w:r>
        <w:t>re</w:t>
      </w:r>
      <w:del w:id="9232" w:author="GoldenCorpusHarness" w:date="2026-03-28T21:57:49Z">
        <w:r>
          <w:delText>s</w:delText>
        </w:r>
      </w:del>
      <w:r>
        <w:t xml:space="preserve"> tha</w:t>
      </w:r>
      <w:del w:id="9233" w:author="GoldenCorpusHarness" w:date="2026-03-28T21:57:49Z">
        <w:r>
          <w:delText>t</w:delText>
        </w:r>
      </w:del>
      <w:ins w:id="9234" w:author="GoldenCorpusHarness" w:date="2026-03-28T21:57:49Z">
        <w:r>
          <w:t>n</w:t>
        </w:r>
      </w:ins>
      <w:r>
        <w:t xml:space="preserve"> </w:t>
      </w:r>
      <w:del w:id="9235" w:author="GoldenCorpusHarness" w:date="2026-03-28T21:57:49Z">
        <w:r>
          <w:delText>occur prior to randomization. Each participant</w:delText>
        </w:r>
      </w:del>
      <w:ins w:id="9236" w:author="GoldenCorpusHarness" w:date="2026-03-28T21:57:49Z">
        <w:r>
          <w:t>2</w:t>
        </w:r>
      </w:ins>
      <w:r>
        <w:t xml:space="preserve"> w</w:t>
      </w:r>
      <w:del w:id="9237" w:author="GoldenCorpusHarness" w:date="2026-03-28T21:57:49Z">
        <w:r>
          <w:delText>ill be assigned only 1 scr</w:delText>
        </w:r>
      </w:del>
      <w:r>
        <w:t>ee</w:t>
      </w:r>
      <w:del w:id="9238" w:author="GoldenCorpusHarness" w:date="2026-03-28T21:57:49Z">
        <w:r>
          <w:delText>ning number. Screening numbers must not be re-used for different participant</w:delText>
        </w:r>
      </w:del>
      <w:ins w:id="9239" w:author="GoldenCorpusHarness" w:date="2026-03-28T21:57:49Z">
        <w:r>
          <w:t>k</w:t>
        </w:r>
      </w:ins>
      <w:r>
        <w:t>s.</w:t>
      </w:r>
    </w:p>
    <w:p ns2:paraId="28CC7426" ns2:textId="77777777" w:rsidR="009502F7" w:rsidRDefault="009502F7" w:rsidP="009502F7">
      <w:pPr>
        <w:pStyle w:val="Heading3"/>
      </w:pPr>
      <w:del w:id="9240" w:author="GoldenCorpusHarness" w:date="2026-03-28T21:57:49Z">
        <w:r>
          <w:delText>Assignment of</w:delText>
        </w:r>
      </w:del>
      <w:ins w:id="9241" w:author="GoldenCorpusHarness" w:date="2026-03-28T21:57:49Z">
        <w:r>
          <w:t>Pembrolizumab will have already been permanently discontinued per</w:t>
        </w:r>
      </w:ins>
      <w:r>
        <w:t xml:space="preserve"> T</w:t>
      </w:r>
      <w:del w:id="9242" w:author="GoldenCorpusHarness" w:date="2026-03-28T21:57:49Z">
        <w:r>
          <w:delText>reatment/Randomization Number</w:delText>
        </w:r>
      </w:del>
      <w:ins w:id="9243" w:author="GoldenCorpusHarness" w:date="2026-03-28T21:57:49Z">
        <w:r>
          <w:t>able 5, but lenvatinib may be administered at a reduced dose by the time this criterion is met and must be permanently discontinued immediately.</w:t>
        </w:r>
      </w:ins>
    </w:p>
    <w:p ns2:paraId="4CDA3B17" ns2:textId="325B5EB5" w:rsidR="00E50B20" w:rsidRPr="00230C1B" w:rsidRDefault="00E50B20" w:rsidP="00D31CB8">
      <w:pPr>
        <w:pStyle w:val="Paragraph0"/>
      </w:pPr>
      <w:r>
        <w:t>A</w:t>
      </w:r>
      <w:del w:id="9244" w:author="GoldenCorpusHarness" w:date="2026-03-28T21:57:49Z">
        <w:r>
          <w:delText>ll</w:delText>
        </w:r>
      </w:del>
      <w:ins w:id="9245" w:author="GoldenCorpusHarness" w:date="2026-03-28T21:57:49Z">
        <w:r>
          <w:t>LT</w:t>
        </w:r>
      </w:ins>
      <w:r>
        <w:t xml:space="preserve"> </w:t>
      </w:r>
      <w:del w:id="9246" w:author="GoldenCorpusHarness" w:date="2026-03-28T21:57:49Z">
        <w:r>
          <w:delText>eligible</w:delText>
        </w:r>
      </w:del>
      <w:ins w:id="9247" w:author="GoldenCorpusHarness" w:date="2026-03-28T21:57:49Z">
        <w:r>
          <w:t>or</w:t>
        </w:r>
      </w:ins>
      <w:r>
        <w:t xml:space="preserve"> </w:t>
      </w:r>
      <w:del w:id="9248" w:author="GoldenCorpusHarness" w:date="2026-03-28T21:57:49Z">
        <w:r>
          <w:delText>participants</w:delText>
        </w:r>
      </w:del>
      <w:ins w:id="9249" w:author="GoldenCorpusHarness" w:date="2026-03-28T21:57:49Z">
        <w:r>
          <w:t>AST</w:t>
        </w:r>
      </w:ins>
      <w:r>
        <w:t xml:space="preserve"> </w:t>
      </w:r>
      <w:del w:id="9250" w:author="GoldenCorpusHarness" w:date="2026-03-28T21:57:49Z">
        <w:r>
          <w:delText>will</w:delText>
        </w:r>
      </w:del>
      <w:ins w:id="9251" w:author="GoldenCorpusHarness" w:date="2026-03-28T21:57:49Z">
        <w:r>
          <w:t>&gt;3</w:t>
        </w:r>
      </w:ins>
      <w:r>
        <w:t xml:space="preserve"> </w:t>
      </w:r>
      <w:del w:id="9252" w:author="GoldenCorpusHarness" w:date="2026-03-28T21:57:49Z">
        <w:r>
          <w:delText>be</w:delText>
        </w:r>
      </w:del>
      <w:ins w:id="9253" w:author="GoldenCorpusHarness" w:date="2026-03-28T21:57:49Z">
        <w:r>
          <w:t>X</w:t>
        </w:r>
      </w:ins>
      <w:r>
        <w:t xml:space="preserve"> </w:t>
      </w:r>
      <w:del w:id="9254" w:author="GoldenCorpusHarness" w:date="2026-03-28T21:57:49Z">
        <w:r>
          <w:delText>randomly allocated</w:delText>
        </w:r>
      </w:del>
      <w:ins w:id="9255" w:author="GoldenCorpusHarness" w:date="2026-03-28T21:57:49Z">
        <w:r>
          <w:t>ULN</w:t>
        </w:r>
      </w:ins>
      <w:r>
        <w:t xml:space="preserve"> and </w:t>
      </w:r>
      <w:del w:id="9256" w:author="GoldenCorpusHarness" w:date="2026-03-28T21:57:49Z">
        <w:r>
          <w:delText>will</w:delText>
        </w:r>
      </w:del>
      <w:ins w:id="9257" w:author="GoldenCorpusHarness" w:date="2026-03-28T21:57:49Z">
        <w:r>
          <w:t>(TBL</w:t>
        </w:r>
      </w:ins>
      <w:r>
        <w:t xml:space="preserve"> </w:t>
      </w:r>
      <w:del w:id="9258" w:author="GoldenCorpusHarness" w:date="2026-03-28T21:57:49Z">
        <w:r>
          <w:delText>receive</w:delText>
        </w:r>
      </w:del>
      <w:ins w:id="9259" w:author="GoldenCorpusHarness" w:date="2026-03-28T21:57:49Z">
        <w:r>
          <w:t>&gt;2</w:t>
        </w:r>
      </w:ins>
      <w:r>
        <w:t xml:space="preserve"> </w:t>
      </w:r>
      <w:del w:id="9260" w:author="GoldenCorpusHarness" w:date="2026-03-28T21:57:49Z">
        <w:r>
          <w:delText>a</w:delText>
        </w:r>
      </w:del>
      <w:ins w:id="9261" w:author="GoldenCorpusHarness" w:date="2026-03-28T21:57:49Z">
        <w:r>
          <w:t>X</w:t>
        </w:r>
      </w:ins>
      <w:r>
        <w:t xml:space="preserve"> </w:t>
      </w:r>
      <w:del w:id="9262" w:author="GoldenCorpusHarness" w:date="2026-03-28T21:57:49Z">
        <w:r>
          <w:delText>treatment/randomization</w:delText>
        </w:r>
      </w:del>
      <w:ins w:id="9263" w:author="GoldenCorpusHarness" w:date="2026-03-28T21:57:49Z">
        <w:r>
          <w:t>ULN</w:t>
        </w:r>
      </w:ins>
      <w:r>
        <w:t xml:space="preserve"> </w:t>
      </w:r>
      <w:del w:id="9264" w:author="GoldenCorpusHarness" w:date="2026-03-28T21:57:49Z">
        <w:r>
          <w:delText>number. The treatment/randomization number identifies the participant f</w:delText>
        </w:r>
      </w:del>
      <w:r>
        <w:t xml:space="preserve">or </w:t>
      </w:r>
      <w:del w:id="9265" w:author="GoldenCorpusHarness" w:date="2026-03-28T21:57:49Z">
        <w:r>
          <w:delText>all</w:delText>
        </w:r>
      </w:del>
      <w:ins w:id="9266" w:author="GoldenCorpusHarness" w:date="2026-03-28T21:57:49Z">
        <w:r>
          <w:t>INR</w:t>
        </w:r>
      </w:ins>
      <w:r>
        <w:t xml:space="preserve"> </w:t>
      </w:r>
      <w:del w:id="9267" w:author="GoldenCorpusHarness" w:date="2026-03-28T21:57:49Z">
        <w:r>
          <w:delText>procedures occurring after treatment randomization</w:delText>
        </w:r>
      </w:del>
      <w:ins w:id="9268" w:author="GoldenCorpusHarness" w:date="2026-03-28T21:57:49Z">
        <w:r>
          <w:t>&gt;1</w:t>
        </w:r>
      </w:ins>
      <w:r>
        <w:t>.</w:t>
      </w:r>
      <w:del w:id="9269" w:author="GoldenCorpusHarness" w:date="2026-03-28T21:57:49Z">
        <w:r>
          <w:delText xml:space="preserve"> Once a treatment/randomization number is assigned to a participant, it can never be re-assigned to another participant</w:delText>
        </w:r>
      </w:del>
      <w:ins w:id="9270" w:author="GoldenCorpusHarness" w:date="2026-03-28T21:57:49Z">
        <w:r>
          <w:t>5)</w:t>
        </w:r>
      </w:ins>
      <w:r>
        <w:t>.</w:t>
      </w:r>
    </w:p>
    <w:p ns2:paraId="04F3FE3D" ns2:textId="73CD6237" w:rsidR="009502F7" w:rsidRDefault="00E50B20" w:rsidP="009502F7">
      <w:pPr>
        <w:pStyle w:val="Paragraph0"/>
      </w:pPr>
      <w:r>
        <w:t>A</w:t>
      </w:r>
      <w:del w:id="9271" w:author="GoldenCorpusHarness" w:date="2026-03-28T21:57:49Z">
        <w:r>
          <w:delText xml:space="preserve"> sin</w:delText>
        </w:r>
      </w:del>
      <w:ins w:id="9272" w:author="GoldenCorpusHarness" w:date="2026-03-28T21:57:49Z">
        <w:r>
          <w:t>lthou</w:t>
        </w:r>
      </w:ins>
      <w:r>
        <w:t>g</w:t>
      </w:r>
      <w:del w:id="9273" w:author="GoldenCorpusHarness" w:date="2026-03-28T21:57:49Z">
        <w:r>
          <w:delText>le</w:delText>
        </w:r>
      </w:del>
      <w:ins w:id="9274" w:author="GoldenCorpusHarness" w:date="2026-03-28T21:57:49Z">
        <w:r>
          <w:t>h Table 5 advises</w:t>
        </w:r>
      </w:ins>
      <w:r>
        <w:t xml:space="preserve"> p</w:t>
      </w:r>
      <w:del w:id="9275" w:author="GoldenCorpusHarness" w:date="2026-03-28T21:57:49Z">
        <w:r>
          <w:delText>artici</w:delText>
        </w:r>
      </w:del>
      <w:ins w:id="9276" w:author="GoldenCorpusHarness" w:date="2026-03-28T21:57:49Z">
        <w:r>
          <w:t>embrolizumab to be withheld (interru</w:t>
        </w:r>
      </w:ins>
      <w:r>
        <w:t>p</w:t>
      </w:r>
      <w:del w:id="9277" w:author="GoldenCorpusHarness" w:date="2026-03-28T21:57:49Z">
        <w:r>
          <w:delText>ant cannot be assi</w:delText>
        </w:r>
      </w:del>
      <w:ins w:id="9278" w:author="GoldenCorpusHarness" w:date="2026-03-28T21:57:49Z">
        <w:r>
          <w:t>ted), and Table 7 advises lenvatinib to have no dose modification or a reduction, if this criterion is met, both dru</w:t>
        </w:r>
      </w:ins>
      <w:r>
        <w:t>g</w:t>
      </w:r>
      <w:del w:id="9279" w:author="GoldenCorpusHarness" w:date="2026-03-28T21:57:49Z">
        <w:r>
          <w:delText>ned more than 1 treatment/randomization number</w:delText>
        </w:r>
      </w:del>
      <w:ins w:id="9280" w:author="GoldenCorpusHarness" w:date="2026-03-28T21:57:49Z">
        <w:r>
          <w:t>s must be permanently discontinued immediately</w:t>
        </w:r>
      </w:ins>
      <w:r>
        <w:t>.</w:t>
      </w:r>
    </w:p>
    <w:p ns2:paraId="2E11E032" ns2:textId="566E428B" w:rsidR="009502F7" w:rsidRDefault="009502F7" w:rsidP="009502F7">
      <w:pPr>
        <w:pStyle w:val="Heading3"/>
      </w:pPr>
      <w:del w:id="9281" w:author="GoldenCorpusHarness" w:date="2026-03-28T21:57:49Z">
        <w:r>
          <w:delText>Study Intervention Administration</w:delText>
        </w:r>
      </w:del>
    </w:p>
    <w:p ns2:paraId="7563134E" ns2:textId="06FE3A02" w:rsidR="00E43480" w:rsidRDefault="0088722D" w:rsidP="009502F7">
      <w:pPr>
        <w:pStyle w:val="Paragraph0"/>
      </w:pPr>
      <w:del w:id="9282" w:author="GoldenCorpusHarness" w:date="2026-03-28T21:57:49Z">
        <w:r>
          <w:delText>I</w:delText>
        </w:r>
      </w:del>
      <w:ins w:id="9283" w:author="GoldenCorpusHarness" w:date="2026-03-28T21:57:49Z">
        <w:r>
          <w:t>O</w:t>
        </w:r>
      </w:ins>
      <w:r>
        <w:t>t</w:t>
      </w:r>
      <w:del w:id="9284" w:author="GoldenCorpusHarness" w:date="2026-03-28T21:57:49Z">
        <w:r>
          <w:delText xml:space="preserve"> is strongly pref</w:delText>
        </w:r>
      </w:del>
      <w:ins w:id="9285" w:author="GoldenCorpusHarness" w:date="2026-03-28T21:57:49Z">
        <w:r>
          <w:t>h</w:t>
        </w:r>
      </w:ins>
      <w:r>
        <w:t>er</w:t>
      </w:r>
      <w:del w:id="9286" w:author="GoldenCorpusHarness" w:date="2026-03-28T21:57:49Z">
        <w:r>
          <w:delText>r</w:delText>
        </w:r>
      </w:del>
      <w:ins w:id="9287" w:author="GoldenCorpusHarness" w:date="2026-03-28T21:57:49Z">
        <w:r>
          <w:t xml:space="preserve"> Allow</w:t>
        </w:r>
      </w:ins>
      <w:r>
        <w:t xml:space="preserve">ed </w:t>
      </w:r>
      <w:del w:id="9288" w:author="GoldenCorpusHarness" w:date="2026-03-28T21:57:49Z">
        <w:r>
          <w:delText>that participants receive the first d</w:delText>
        </w:r>
      </w:del>
      <w:ins w:id="9289" w:author="GoldenCorpusHarness" w:date="2026-03-28T21:57:49Z">
        <w:r>
          <w:t>D</w:t>
        </w:r>
      </w:ins>
      <w:r>
        <w:t xml:space="preserve">ose </w:t>
      </w:r>
      <w:del w:id="9290" w:author="GoldenCorpusHarness" w:date="2026-03-28T21:57:49Z">
        <w:r>
          <w:delText>of study i</w:delText>
        </w:r>
      </w:del>
      <w:ins w:id="9291" w:author="GoldenCorpusHarness" w:date="2026-03-28T21:57:49Z">
        <w:r>
          <w:t>I</w:t>
        </w:r>
      </w:ins>
      <w:r>
        <w:t>nter</w:t>
      </w:r>
      <w:del w:id="9292" w:author="GoldenCorpusHarness" w:date="2026-03-28T21:57:49Z">
        <w:r>
          <w:delText>ven</w:delText>
        </w:r>
      </w:del>
      <w:ins w:id="9293" w:author="GoldenCorpusHarness" w:date="2026-03-28T21:57:49Z">
        <w:r>
          <w:t>rup</w:t>
        </w:r>
      </w:ins>
      <w:r>
        <w:t>tion</w:t>
      </w:r>
      <w:del w:id="9294" w:author="GoldenCorpusHarness" w:date="2026-03-28T21:57:49Z">
        <w:r>
          <w:delText xml:space="preserve"> on the day of randomization. Study intervention </w:delText>
        </w:r>
      </w:del>
      <w:r>
        <w:t>s</w:t>
      </w:r>
      <w:del w:id="9295" w:author="GoldenCorpusHarness" w:date="2026-03-28T21:57:49Z">
        <w:r>
          <w:delText>hould begin within 3 days of randomization.</w:delText>
        </w:r>
      </w:del>
    </w:p>
    <w:p ns2:paraId="3FF7F560" ns2:textId="5205B1A2" w:rsidR="00E43480" w:rsidRDefault="00E43480" w:rsidP="0013751E">
      <w:pPr>
        <w:pStyle w:val="Paragraph0"/>
      </w:pPr>
      <w:del w:id="9296" w:author="GoldenCorpusHarness" w:date="2026-03-28T21:57:49Z">
        <w:r>
          <w:delText>Pembrolizumab:  Study intervention(s) will be administered by</w:delText>
        </w:r>
      </w:del>
      <w:ins w:id="9297" w:author="GoldenCorpusHarness" w:date="2026-03-28T21:57:49Z">
        <w:r>
          <w:t>If</w:t>
        </w:r>
      </w:ins>
      <w:r>
        <w:t xml:space="preserve"> the </w:t>
      </w:r>
      <w:ins w:id="9298" w:author="GoldenCorpusHarness" w:date="2026-03-28T21:57:49Z">
        <w:r>
          <w:t>participant is receiv</w:t>
        </w:r>
      </w:ins>
      <w:r>
        <w:t>in</w:t>
      </w:r>
      <w:ins w:id="9299" w:author="GoldenCorpusHarness" w:date="2026-03-28T21:57:49Z">
        <w:r>
          <w:t>g treatment with len</w:t>
        </w:r>
      </w:ins>
      <w:r>
        <w:t>v</w:t>
      </w:r>
      <w:del w:id="9300" w:author="GoldenCorpusHarness" w:date="2026-03-28T21:57:49Z">
        <w:r>
          <w:delText>es</w:delText>
        </w:r>
      </w:del>
      <w:ins w:id="9301" w:author="GoldenCorpusHarness" w:date="2026-03-28T21:57:49Z">
        <w:r>
          <w:t>a</w:t>
        </w:r>
      </w:ins>
      <w:r>
        <w:t>ti</w:t>
      </w:r>
      <w:del w:id="9302" w:author="GoldenCorpusHarness" w:date="2026-03-28T21:57:49Z">
        <w:r>
          <w:delText>gator</w:delText>
        </w:r>
      </w:del>
      <w:ins w:id="9303" w:author="GoldenCorpusHarness" w:date="2026-03-28T21:57:49Z">
        <w:r>
          <w:t>nib</w:t>
        </w:r>
      </w:ins>
      <w:r>
        <w:t xml:space="preserve"> and</w:t>
      </w:r>
      <w:del w:id="9304" w:author="GoldenCorpusHarness" w:date="2026-03-28T21:57:49Z">
        <w:r>
          <w:delText>/o</w:delText>
        </w:r>
      </w:del>
      <w:ins w:id="9305" w:author="GoldenCorpusHarness" w:date="2026-03-28T21:57:49Z">
        <w:r>
          <w:t xml:space="preserve"> </w:t>
        </w:r>
      </w:ins>
      <w:r>
        <w:t>r</w:t>
      </w:r>
      <w:ins w:id="9306" w:author="GoldenCorpusHarness" w:date="2026-03-28T21:57:49Z">
        <w:r>
          <w:t>equires surgery during the</w:t>
        </w:r>
      </w:ins>
      <w:r>
        <w:t xml:space="preserve"> study</w:t>
      </w:r>
      <w:del w:id="9307" w:author="GoldenCorpusHarness" w:date="2026-03-28T21:57:49Z">
        <w:r>
          <w:delText xml:space="preserve"> staff according to</w:delText>
        </w:r>
      </w:del>
      <w:ins w:id="9308" w:author="GoldenCorpusHarness" w:date="2026-03-28T21:57:49Z">
        <w:r>
          <w:t>,</w:t>
        </w:r>
      </w:ins>
      <w:r>
        <w:t xml:space="preserve"> the s</w:t>
      </w:r>
      <w:ins w:id="9309" w:author="GoldenCorpusHarness" w:date="2026-03-28T21:57:49Z">
        <w:r>
          <w:t>to</w:t>
        </w:r>
      </w:ins>
      <w:r>
        <w:t>p</w:t>
      </w:r>
      <w:ins w:id="9310" w:author="GoldenCorpusHarness" w:date="2026-03-28T21:57:49Z">
        <w:r>
          <w:t xml:space="preserve"> tim</w:t>
        </w:r>
      </w:ins>
      <w:r>
        <w:t>e</w:t>
      </w:r>
      <w:del w:id="9311" w:author="GoldenCorpusHarness" w:date="2026-03-28T21:57:49Z">
        <w:r>
          <w:delText>c</w:delText>
        </w:r>
      </w:del>
      <w:ins w:id="9312" w:author="GoldenCorpusHarness" w:date="2026-03-28T21:57:49Z">
        <w:r>
          <w:t xml:space="preserve"> and restart t</w:t>
        </w:r>
      </w:ins>
      <w:r>
        <w:t>i</w:t>
      </w:r>
      <w:ins w:id="9313" w:author="GoldenCorpusHarness" w:date="2026-03-28T21:57:49Z">
        <w:r>
          <w:t>me o</w:t>
        </w:r>
      </w:ins>
      <w:r>
        <w:t>f</w:t>
      </w:r>
      <w:del w:id="9314" w:author="GoldenCorpusHarness" w:date="2026-03-28T21:57:49Z">
        <w:r>
          <w:delText>ic</w:delText>
        </w:r>
      </w:del>
      <w:ins w:id="9315" w:author="GoldenCorpusHarness" w:date="2026-03-28T21:57:49Z">
        <w:r>
          <w:t xml:space="preserve"> lenv</w:t>
        </w:r>
      </w:ins>
      <w:r>
        <w:t>ati</w:t>
      </w:r>
      <w:ins w:id="9316" w:author="GoldenCorpusHarness" w:date="2026-03-28T21:57:49Z">
        <w:r>
          <w:t>nib sh</w:t>
        </w:r>
      </w:ins>
      <w:r>
        <w:t>o</w:t>
      </w:r>
      <w:del w:id="9317" w:author="GoldenCorpusHarness" w:date="2026-03-28T21:57:49Z">
        <w:r>
          <w:delText>n</w:delText>
        </w:r>
      </w:del>
      <w:ins w:id="9318" w:author="GoldenCorpusHarness" w:date="2026-03-28T21:57:49Z">
        <w:r>
          <w:t>uld be a</w:t>
        </w:r>
      </w:ins>
      <w:r>
        <w:t xml:space="preserve">s </w:t>
      </w:r>
      <w:ins w:id="9319" w:author="GoldenCorpusHarness" w:date="2026-03-28T21:57:49Z">
        <w:r>
          <w:t>follo</w:t>
        </w:r>
      </w:ins>
      <w:r>
        <w:t>w</w:t>
      </w:r>
      <w:del w:id="9320" w:author="GoldenCorpusHarness" w:date="2026-03-28T21:57:49Z">
        <w:r>
          <w:delText>ithin the pharmacy manual.</w:delText>
        </w:r>
      </w:del>
      <w:ins w:id="9321" w:author="GoldenCorpusHarness" w:date="2026-03-28T21:57:49Z">
        <w:r>
          <w:t>s:</w:t>
        </w:r>
      </w:ins>
    </w:p>
    <w:p ns2:paraId="3F7C739C" ns2:textId="246C06C2" w:rsidR="00D214C2" w:rsidRDefault="00E43480" w:rsidP="0013751E">
      <w:pPr>
        <w:pStyle w:val="Paragraph0"/>
      </w:pPr>
      <w:del w:id="9322" w:author="GoldenCorpusHarness" w:date="2026-03-28T21:57:49Z">
        <w:r>
          <w:delText>Lenvatinib/placeb</w:delText>
        </w:r>
      </w:del>
      <w:ins w:id="9323" w:author="GoldenCorpusHarness" w:date="2026-03-28T21:57:49Z">
        <w:r>
          <w:t>F</w:t>
        </w:r>
      </w:ins>
      <w:r>
        <w:t>o</w:t>
      </w:r>
      <w:del w:id="9324" w:author="GoldenCorpusHarness" w:date="2026-03-28T21:57:49Z">
        <w:r>
          <w:delText>:</w:delText>
        </w:r>
      </w:del>
      <w:ins w:id="9325" w:author="GoldenCorpusHarness" w:date="2026-03-28T21:57:49Z">
        <w:r>
          <w:t>r</w:t>
        </w:r>
      </w:ins>
      <w:r>
        <w:t xml:space="preserve"> </w:t>
      </w:r>
      <w:del w:id="9326" w:author="GoldenCorpusHarness" w:date="2026-03-28T21:57:49Z">
        <w:r>
          <w:delText xml:space="preserve"> Lenvatinib/placebo will be ad</w:delText>
        </w:r>
      </w:del>
      <w:r>
        <w:t>min</w:t>
      </w:r>
      <w:del w:id="9327" w:author="GoldenCorpusHarness" w:date="2026-03-28T21:57:49Z">
        <w:r>
          <w:delText>istered by the investigat</w:delText>
        </w:r>
      </w:del>
      <w:r>
        <w:t xml:space="preserve">or </w:t>
      </w:r>
      <w:del w:id="9328" w:author="GoldenCorpusHarness" w:date="2026-03-28T21:57:49Z">
        <w:r>
          <w:delText>an</w:delText>
        </w:r>
      </w:del>
      <w:ins w:id="9329" w:author="GoldenCorpusHarness" w:date="2026-03-28T21:57:49Z">
        <w:r>
          <w:t>proce</w:t>
        </w:r>
      </w:ins>
      <w:r>
        <w:t>d</w:t>
      </w:r>
      <w:del w:id="9330" w:author="GoldenCorpusHarness" w:date="2026-03-28T21:57:49Z">
        <w:r>
          <w:delText>/o</w:delText>
        </w:r>
      </w:del>
      <w:ins w:id="9331" w:author="GoldenCorpusHarness" w:date="2026-03-28T21:57:49Z">
        <w:r>
          <w:t>u</w:t>
        </w:r>
      </w:ins>
      <w:r>
        <w:t>r</w:t>
      </w:r>
      <w:ins w:id="9332" w:author="GoldenCorpusHarness" w:date="2026-03-28T21:57:49Z">
        <w:r>
          <w:t>es:</w:t>
        </w:r>
      </w:ins>
      <w:r>
        <w:t xml:space="preserve"> st</w:t>
      </w:r>
      <w:del w:id="9333" w:author="GoldenCorpusHarness" w:date="2026-03-28T21:57:49Z">
        <w:r>
          <w:delText xml:space="preserve">udy staff in the clinic </w:delText>
        </w:r>
      </w:del>
      <w:r>
        <w:t>o</w:t>
      </w:r>
      <w:del w:id="9334" w:author="GoldenCorpusHarness" w:date="2026-03-28T21:57:49Z">
        <w:r>
          <w:delText xml:space="preserve">n Day 1 of each cycle, 0 to 4 hours after </w:delText>
        </w:r>
      </w:del>
      <w:r>
        <w:t>p</w:t>
      </w:r>
      <w:del w:id="9335" w:author="GoldenCorpusHarness" w:date="2026-03-28T21:57:49Z">
        <w:r>
          <w:delText>embrolizumab. All other lenvatinib/placebo doses will be taken at home. Lenvatinib/placebo will be administered according to the specifications in the Pharmacy Manual. An extemporaneous suspension of</w:delText>
        </w:r>
      </w:del>
      <w:r>
        <w:t xml:space="preserve"> lenvatinib </w:t>
      </w:r>
      <w:del w:id="9336" w:author="GoldenCorpusHarness" w:date="2026-03-28T21:57:49Z">
        <w:r>
          <w:delText>c</w:delText>
        </w:r>
      </w:del>
      <w:r>
        <w:t>a</w:t>
      </w:r>
      <w:del w:id="9337" w:author="GoldenCorpusHarness" w:date="2026-03-28T21:57:49Z">
        <w:r>
          <w:delText>psu</w:delText>
        </w:r>
      </w:del>
      <w:ins w:id="9338" w:author="GoldenCorpusHarness" w:date="2026-03-28T21:57:49Z">
        <w:r>
          <w:t xml:space="preserve">t </w:t>
        </w:r>
      </w:ins>
      <w:r>
        <w:t>le</w:t>
      </w:r>
      <w:ins w:id="9339" w:author="GoldenCorpusHarness" w:date="2026-03-28T21:57:49Z">
        <w:r>
          <w:t>a</w:t>
        </w:r>
      </w:ins>
      <w:r>
        <w:t>s</w:t>
      </w:r>
      <w:ins w:id="9340" w:author="GoldenCorpusHarness" w:date="2026-03-28T21:57:49Z">
        <w:r>
          <w:t>t</w:t>
        </w:r>
      </w:ins>
      <w:r>
        <w:t xml:space="preserve"> </w:t>
      </w:r>
      <w:ins w:id="9341" w:author="GoldenCorpusHarness" w:date="2026-03-28T21:57:49Z">
        <w:r>
          <w:t>2 day</w:t>
        </w:r>
      </w:ins>
      <w:r>
        <w:t>s</w:t>
      </w:r>
      <w:del w:id="9342" w:author="GoldenCorpusHarness" w:date="2026-03-28T21:57:49Z">
        <w:r>
          <w:delText>hould</w:delText>
        </w:r>
      </w:del>
      <w:r>
        <w:t xml:space="preserve"> be</w:t>
      </w:r>
      <w:del w:id="9343" w:author="GoldenCorpusHarness" w:date="2026-03-28T21:57:49Z">
        <w:r>
          <w:delText xml:space="preserve"> used </w:delText>
        </w:r>
      </w:del>
      <w:r>
        <w:t>for</w:t>
      </w:r>
      <w:del w:id="9344" w:author="GoldenCorpusHarness" w:date="2026-03-28T21:57:49Z">
        <w:r>
          <w:delText xml:space="preserve"> participants unabl</w:delText>
        </w:r>
      </w:del>
      <w:r>
        <w:t>e</w:t>
      </w:r>
      <w:del w:id="9345" w:author="GoldenCorpusHarness" w:date="2026-03-28T21:57:49Z">
        <w:r>
          <w:delText xml:space="preserve"> to swallow capsules, as detailed in</w:delText>
        </w:r>
      </w:del>
      <w:r>
        <w:t xml:space="preserve"> the </w:t>
      </w:r>
      <w:del w:id="9346" w:author="GoldenCorpusHarness" w:date="2026-03-28T21:57:49Z">
        <w:r>
          <w:delText>Ph</w:delText>
        </w:r>
      </w:del>
      <w:ins w:id="9347" w:author="GoldenCorpusHarness" w:date="2026-03-28T21:57:49Z">
        <w:r>
          <w:t>procedure and rest</w:t>
        </w:r>
      </w:ins>
      <w:r>
        <w:t>ar</w:t>
      </w:r>
      <w:del w:id="9348" w:author="GoldenCorpusHarness" w:date="2026-03-28T21:57:49Z">
        <w:r>
          <w:delText>m</w:delText>
        </w:r>
      </w:del>
      <w:ins w:id="9349" w:author="GoldenCorpusHarness" w:date="2026-03-28T21:57:49Z">
        <w:r>
          <w:t xml:space="preserve">t it </w:t>
        </w:r>
      </w:ins>
      <w:r>
        <w:t>a</w:t>
      </w:r>
      <w:del w:id="9350" w:author="GoldenCorpusHarness" w:date="2026-03-28T21:57:49Z">
        <w:r>
          <w:delText>cy</w:delText>
        </w:r>
      </w:del>
      <w:ins w:id="9351" w:author="GoldenCorpusHarness" w:date="2026-03-28T21:57:49Z">
        <w:r>
          <w:t>t</w:t>
        </w:r>
      </w:ins>
      <w:r>
        <w:t xml:space="preserve"> </w:t>
      </w:r>
      <w:del w:id="9352" w:author="GoldenCorpusHarness" w:date="2026-03-28T21:57:49Z">
        <w:r>
          <w:delText>Manual. P</w:delText>
        </w:r>
      </w:del>
      <w:r>
        <w:t>leas</w:t>
      </w:r>
      <w:ins w:id="9353" w:author="GoldenCorpusHarness" w:date="2026-03-28T21:57:49Z">
        <w:r>
          <w:t>t 2 days after, onc</w:t>
        </w:r>
      </w:ins>
      <w:r>
        <w:t xml:space="preserve">e </w:t>
      </w:r>
      <w:del w:id="9354" w:author="GoldenCorpusHarness" w:date="2026-03-28T21:57:49Z">
        <w:r>
          <w:delText>refer to Section 8.1.8.1 for fur</w:delText>
        </w:r>
      </w:del>
      <w:r>
        <w:t>ther</w:t>
      </w:r>
      <w:ins w:id="9355" w:author="GoldenCorpusHarness" w:date="2026-03-28T21:57:49Z">
        <w:r>
          <w:t>e</w:t>
        </w:r>
      </w:ins>
      <w:r>
        <w:t xml:space="preserve"> </w:t>
      </w:r>
      <w:ins w:id="9356" w:author="GoldenCorpusHarness" w:date="2026-03-28T21:57:49Z">
        <w:r>
          <w:t>is evi</w:t>
        </w:r>
      </w:ins>
      <w:r>
        <w:t>de</w:t>
      </w:r>
      <w:ins w:id="9357" w:author="GoldenCorpusHarness" w:date="2026-03-28T21:57:49Z">
        <w:r>
          <w:t>nce of adequa</w:t>
        </w:r>
      </w:ins>
      <w:r>
        <w:t>t</w:t>
      </w:r>
      <w:ins w:id="9358" w:author="GoldenCorpusHarness" w:date="2026-03-28T21:57:49Z">
        <w:r>
          <w:t>e he</w:t>
        </w:r>
      </w:ins>
      <w:r>
        <w:t>a</w:t>
      </w:r>
      <w:ins w:id="9359" w:author="GoldenCorpusHarness" w:date="2026-03-28T21:57:49Z">
        <w:r>
          <w:t>l</w:t>
        </w:r>
      </w:ins>
      <w:r>
        <w:t>i</w:t>
      </w:r>
      <w:ins w:id="9360" w:author="GoldenCorpusHarness" w:date="2026-03-28T21:57:49Z">
        <w:r>
          <w:t>ng and no risk of b</w:t>
        </w:r>
      </w:ins>
      <w:r>
        <w:t>l</w:t>
      </w:r>
      <w:del w:id="9361" w:author="GoldenCorpusHarness" w:date="2026-03-28T21:57:49Z">
        <w:r>
          <w:delText>s</w:delText>
        </w:r>
      </w:del>
      <w:ins w:id="9362" w:author="GoldenCorpusHarness" w:date="2026-03-28T21:57:49Z">
        <w:r>
          <w:t>eeding</w:t>
        </w:r>
      </w:ins>
      <w:r>
        <w:t>.</w:t>
      </w:r>
    </w:p>
    <w:p ns2:paraId="2145F01D" ns2:textId="3FC381A2" w:rsidR="00B27628" w:rsidRDefault="00267168" w:rsidP="00B27628">
      <w:pPr>
        <w:pStyle w:val="Heading4"/>
      </w:pPr>
      <w:del w:id="9363" w:author="GoldenCorpusHarness" w:date="2026-03-28T21:57:49Z">
        <w:r>
          <w:delText>T</w:delText>
        </w:r>
      </w:del>
      <w:ins w:id="9364" w:author="GoldenCorpusHarness" w:date="2026-03-28T21:57:49Z">
        <w:r>
          <w:t>For major procedures: stop lenvat</w:t>
        </w:r>
      </w:ins>
      <w:r>
        <w:t>i</w:t>
      </w:r>
      <w:del w:id="9365" w:author="GoldenCorpusHarness" w:date="2026-03-28T21:57:49Z">
        <w:r>
          <w:delText>m</w:delText>
        </w:r>
      </w:del>
      <w:ins w:id="9366" w:author="GoldenCorpusHarness" w:date="2026-03-28T21:57:49Z">
        <w:r>
          <w:t>nib at least 1 week (5 half-lives) prior to surgery and then restart it at least 2 weeks after, once there is evidence of adequate heal</w:t>
        </w:r>
      </w:ins>
      <w:r>
        <w:t xml:space="preserve">ing </w:t>
      </w:r>
      <w:ins w:id="9367" w:author="GoldenCorpusHarness" w:date="2026-03-28T21:57:49Z">
        <w:r>
          <w:t xml:space="preserve">and no risk </w:t>
        </w:r>
      </w:ins>
      <w:r>
        <w:t xml:space="preserve">of </w:t>
      </w:r>
      <w:del w:id="9368" w:author="GoldenCorpusHarness" w:date="2026-03-28T21:57:49Z">
        <w:r>
          <w:delText>Dos</w:delText>
        </w:r>
      </w:del>
      <w:ins w:id="9369" w:author="GoldenCorpusHarness" w:date="2026-03-28T21:57:49Z">
        <w:r>
          <w:t>bl</w:t>
        </w:r>
      </w:ins>
      <w:r>
        <w:t>e</w:t>
      </w:r>
      <w:del w:id="9370" w:author="GoldenCorpusHarness" w:date="2026-03-28T21:57:49Z">
        <w:r>
          <w:delText xml:space="preserve"> A</w:delText>
        </w:r>
      </w:del>
      <w:ins w:id="9371" w:author="GoldenCorpusHarness" w:date="2026-03-28T21:57:49Z">
        <w:r>
          <w:t>e</w:t>
        </w:r>
      </w:ins>
      <w:r>
        <w:t>d</w:t>
      </w:r>
      <w:del w:id="9372" w:author="GoldenCorpusHarness" w:date="2026-03-28T21:57:49Z">
        <w:r>
          <w:delText>m</w:delText>
        </w:r>
      </w:del>
      <w:r>
        <w:t>in</w:t>
      </w:r>
      <w:del w:id="9373" w:author="GoldenCorpusHarness" w:date="2026-03-28T21:57:49Z">
        <w:r>
          <w:delText>istration</w:delText>
        </w:r>
      </w:del>
      <w:ins w:id="9374" w:author="GoldenCorpusHarness" w:date="2026-03-28T21:57:49Z">
        <w:r>
          <w:t>g.</w:t>
        </w:r>
      </w:ins>
    </w:p>
    <w:p ns2:paraId="28FDC3CA" ns2:textId="1C87CF66" w:rsidR="000B0F51" w:rsidRDefault="000B0F51" w:rsidP="00642B09">
      <w:pPr>
        <w:pStyle w:val="Paragraph0"/>
      </w:pPr>
      <w:del w:id="9375" w:author="GoldenCorpusHarness" w:date="2026-03-28T21:57:49Z">
        <w:r>
          <w:delText>P</w:delText>
        </w:r>
      </w:del>
      <w:ins w:id="9376" w:author="GoldenCorpusHarness" w:date="2026-03-28T21:57:49Z">
        <w:r>
          <w:t>For sch</w:t>
        </w:r>
      </w:ins>
      <w:r>
        <w:t>e</w:t>
      </w:r>
      <w:del w:id="9377" w:author="GoldenCorpusHarness" w:date="2026-03-28T21:57:49Z">
        <w:r>
          <w:delText>mbro</w:delText>
        </w:r>
      </w:del>
      <w:ins w:id="9378" w:author="GoldenCorpusHarness" w:date="2026-03-28T21:57:49Z">
        <w:r>
          <w:t>du</w:t>
        </w:r>
      </w:ins>
      <w:r>
        <w:t>l</w:t>
      </w:r>
      <w:del w:id="9379" w:author="GoldenCorpusHarness" w:date="2026-03-28T21:57:49Z">
        <w:r>
          <w:delText>izumab: Pembrolizumab will be administer</w:delText>
        </w:r>
      </w:del>
      <w:r>
        <w:t xml:space="preserve">ed </w:t>
      </w:r>
      <w:ins w:id="9380" w:author="GoldenCorpusHarness" w:date="2026-03-28T21:57:49Z">
        <w:r>
          <w:t>dent</w:t>
        </w:r>
      </w:ins>
      <w:r>
        <w:t>a</w:t>
      </w:r>
      <w:del w:id="9381" w:author="GoldenCorpusHarness" w:date="2026-03-28T21:57:49Z">
        <w:r>
          <w:delText>s a 30-minute IV infusion on Day 1 of each 21-day cyc</w:delText>
        </w:r>
      </w:del>
      <w:r>
        <w:t>l</w:t>
      </w:r>
      <w:del w:id="9382" w:author="GoldenCorpusHarness" w:date="2026-03-28T21:57:49Z">
        <w:r>
          <w:delText>e. Sites</w:delText>
        </w:r>
      </w:del>
      <w:r>
        <w:t xml:space="preserve"> s</w:t>
      </w:r>
      <w:del w:id="9383" w:author="GoldenCorpusHarness" w:date="2026-03-28T21:57:49Z">
        <w:r>
          <w:delText>ho</w:delText>
        </w:r>
      </w:del>
      <w:r>
        <w:t>u</w:t>
      </w:r>
      <w:del w:id="9384" w:author="GoldenCorpusHarness" w:date="2026-03-28T21:57:49Z">
        <w:r>
          <w:delText>ld make ev</w:delText>
        </w:r>
      </w:del>
      <w:ins w:id="9385" w:author="GoldenCorpusHarness" w:date="2026-03-28T21:57:49Z">
        <w:r>
          <w:t>rg</w:t>
        </w:r>
      </w:ins>
      <w:r>
        <w:t xml:space="preserve">ery </w:t>
      </w:r>
      <w:ins w:id="9386" w:author="GoldenCorpusHarness" w:date="2026-03-28T21:57:49Z">
        <w:r>
          <w:t>or invasiv</w:t>
        </w:r>
      </w:ins>
      <w:r>
        <w:t>e</w:t>
      </w:r>
      <w:del w:id="9387" w:author="GoldenCorpusHarness" w:date="2026-03-28T21:57:49Z">
        <w:r>
          <w:delText>f</w:delText>
        </w:r>
      </w:del>
      <w:ins w:id="9388" w:author="GoldenCorpusHarness" w:date="2026-03-28T21:57:49Z">
        <w:r>
          <w:t xml:space="preserve"> dental procedures, stop lenvatinib </w:t>
        </w:r>
      </w:ins>
      <w:r>
        <w:t>for</w:t>
      </w:r>
      <w:ins w:id="9389" w:author="GoldenCorpusHarness" w:date="2026-03-28T21:57:49Z">
        <w:r>
          <w:t xml:space="preserve"> a</w:t>
        </w:r>
      </w:ins>
      <w:r>
        <w:t xml:space="preserve">t </w:t>
      </w:r>
      <w:del w:id="9390" w:author="GoldenCorpusHarness" w:date="2026-03-28T21:57:49Z">
        <w:r>
          <w:delText>to t</w:delText>
        </w:r>
      </w:del>
      <w:ins w:id="9391" w:author="GoldenCorpusHarness" w:date="2026-03-28T21:57:49Z">
        <w:r>
          <w:t>le</w:t>
        </w:r>
      </w:ins>
      <w:r>
        <w:t>a</w:t>
      </w:r>
      <w:del w:id="9392" w:author="GoldenCorpusHarness" w:date="2026-03-28T21:57:49Z">
        <w:r>
          <w:delText>rge</w:delText>
        </w:r>
      </w:del>
      <w:ins w:id="9393" w:author="GoldenCorpusHarness" w:date="2026-03-28T21:57:49Z">
        <w:r>
          <w:t>s</w:t>
        </w:r>
      </w:ins>
      <w:r>
        <w:t xml:space="preserve">t </w:t>
      </w:r>
      <w:del w:id="9394" w:author="GoldenCorpusHarness" w:date="2026-03-28T21:57:49Z">
        <w:r>
          <w:delText>infusion</w:delText>
        </w:r>
      </w:del>
      <w:ins w:id="9395" w:author="GoldenCorpusHarness" w:date="2026-03-28T21:57:49Z">
        <w:r>
          <w:t>1</w:t>
        </w:r>
      </w:ins>
      <w:r>
        <w:t xml:space="preserve"> </w:t>
      </w:r>
      <w:del w:id="9396" w:author="GoldenCorpusHarness" w:date="2026-03-28T21:57:49Z">
        <w:r>
          <w:delText>timing to</w:delText>
        </w:r>
      </w:del>
      <w:ins w:id="9397" w:author="GoldenCorpusHarness" w:date="2026-03-28T21:57:49Z">
        <w:r>
          <w:t>week</w:t>
        </w:r>
      </w:ins>
      <w:r>
        <w:t xml:space="preserve"> be</w:t>
      </w:r>
      <w:del w:id="9398" w:author="GoldenCorpusHarness" w:date="2026-03-28T21:57:49Z">
        <w:r>
          <w:delText xml:space="preserve"> as cl</w:delText>
        </w:r>
      </w:del>
      <w:ins w:id="9399" w:author="GoldenCorpusHarness" w:date="2026-03-28T21:57:49Z">
        <w:r>
          <w:t>f</w:t>
        </w:r>
      </w:ins>
      <w:r>
        <w:t>o</w:t>
      </w:r>
      <w:del w:id="9400" w:author="GoldenCorpusHarness" w:date="2026-03-28T21:57:49Z">
        <w:r>
          <w:delText>s</w:delText>
        </w:r>
      </w:del>
      <w:ins w:id="9401" w:author="GoldenCorpusHarness" w:date="2026-03-28T21:57:49Z">
        <w:r>
          <w:t>r</w:t>
        </w:r>
      </w:ins>
      <w:r>
        <w:t>e</w:t>
      </w:r>
      <w:del w:id="9402" w:author="GoldenCorpusHarness" w:date="2026-03-28T21:57:49Z">
        <w:r>
          <w:delText xml:space="preserve"> to 30 minutes as possible. However, given</w:delText>
        </w:r>
      </w:del>
      <w:r>
        <w:t xml:space="preserve"> the </w:t>
      </w:r>
      <w:ins w:id="9403" w:author="GoldenCorpusHarness" w:date="2026-03-28T21:57:49Z">
        <w:r>
          <w:t>procedure, then restart len</w:t>
        </w:r>
      </w:ins>
      <w:r>
        <w:t>va</w:t>
      </w:r>
      <w:ins w:id="9404" w:author="GoldenCorpusHarness" w:date="2026-03-28T21:57:49Z">
        <w:r>
          <w:t>tinib when deemed clinically approp</w:t>
        </w:r>
      </w:ins>
      <w:r>
        <w:t>ria</w:t>
      </w:r>
      <w:del w:id="9405" w:author="GoldenCorpusHarness" w:date="2026-03-28T21:57:49Z">
        <w:r>
          <w:delText>bility of infusion pumps from si</w:delText>
        </w:r>
      </w:del>
      <w:r>
        <w:t>te</w:t>
      </w:r>
      <w:del w:id="9406" w:author="GoldenCorpusHarness" w:date="2026-03-28T21:57:49Z">
        <w:r>
          <w:delText xml:space="preserve"> to site, a window of – 5 minutes to +10 minutes is permitted (ie, infusion time is 30 minutes: –5 min/+10 min)</w:delText>
        </w:r>
      </w:del>
      <w:r>
        <w:t>.</w:t>
      </w:r>
    </w:p>
    <w:p ns2:paraId="2A4CEBF5" ns2:textId="77777777" w:rsidR="000B0F51" w:rsidRDefault="000B0F51" w:rsidP="00642B09">
      <w:pPr>
        <w:pStyle w:val="Paragraph0"/>
      </w:pPr>
      <w:del w:id="9407" w:author="GoldenCorpusHarness" w:date="2026-03-28T21:57:49Z">
        <w:r>
          <w:delText>After Cycle 1 Day 1, pembrolizumab may be administered up to 3 days before or after the scheduled Day 1 of each subsequent cycle due to administrative reasons.</w:delText>
        </w:r>
      </w:del>
    </w:p>
    <w:p ns2:paraId="28570693" ns2:textId="178414B4" w:rsidR="000B0F51" w:rsidRPr="000C34E5" w:rsidRDefault="000B0F51" w:rsidP="005B7718">
      <w:pPr>
        <w:pStyle w:val="Paragraph0"/>
      </w:pPr>
      <w:del w:id="9408" w:author="GoldenCorpusHarness" w:date="2026-03-28T21:57:49Z">
        <w:r>
          <w:delText>L</w:delText>
        </w:r>
      </w:del>
      <w:ins w:id="9409" w:author="GoldenCorpusHarness" w:date="2026-03-28T21:57:49Z">
        <w:r>
          <w:t>S</w:t>
        </w:r>
      </w:ins>
      <w:r>
        <w:t>e</w:t>
      </w:r>
      <w:del w:id="9410" w:author="GoldenCorpusHarness" w:date="2026-03-28T21:57:49Z">
        <w:r>
          <w:delText>nvatinib/pla</w:delText>
        </w:r>
      </w:del>
      <w:r>
        <w:t>c</w:t>
      </w:r>
      <w:del w:id="9411" w:author="GoldenCorpusHarness" w:date="2026-03-28T21:57:49Z">
        <w:r>
          <w:delText xml:space="preserve">ebo: Lenvatinib 20 mg (two 10-mg capsules) or matching placebo will be taken orally with water (with or without food) </w:delText>
        </w:r>
      </w:del>
      <w:r>
        <w:t>on</w:t>
      </w:r>
      <w:del w:id="9412" w:author="GoldenCorpusHarness" w:date="2026-03-28T21:57:49Z">
        <w:r>
          <w:delText>ce daily at approximately the same time each day in each 21-day cycle. Day 1 of each cycle will be dose</w:delText>
        </w:r>
      </w:del>
      <w:r>
        <w:t xml:space="preserve">d </w:t>
      </w:r>
      <w:del w:id="9413" w:author="GoldenCorpusHarness" w:date="2026-03-28T21:57:49Z">
        <w:r>
          <w:delText>in the clinic, 0-4 h</w:delText>
        </w:r>
      </w:del>
      <w:ins w:id="9414" w:author="GoldenCorpusHarness" w:date="2026-03-28T21:57:49Z">
        <w:r>
          <w:t>C</w:t>
        </w:r>
      </w:ins>
      <w:r>
        <w:t>ours</w:t>
      </w:r>
      <w:del w:id="9415" w:author="GoldenCorpusHarness" w:date="2026-03-28T21:57:49Z">
        <w:r>
          <w:delText xml:space="preserve"> aft</w:delText>
        </w:r>
      </w:del>
      <w:r>
        <w:t>e</w:t>
      </w:r>
      <w:del w:id="9416" w:author="GoldenCorpusHarness" w:date="2026-03-28T21:57:49Z">
        <w:r>
          <w:delText>r pembrolizumab.</w:delText>
        </w:r>
      </w:del>
    </w:p>
    <w:p ns2:paraId="2DA410D1" ns2:textId="6E6C75C1" w:rsidR="000B0F51" w:rsidRDefault="000B0F51" w:rsidP="00642B09">
      <w:pPr>
        <w:pStyle w:val="Paragraph0"/>
      </w:pPr>
      <w:del w:id="9417" w:author="GoldenCorpusHarness" w:date="2026-03-28T21:57:49Z">
        <w:r>
          <w:delText>If a len</w:delText>
        </w:r>
      </w:del>
      <w:ins w:id="9418" w:author="GoldenCorpusHarness" w:date="2026-03-28T21:57:49Z">
        <w:r>
          <w:t>All participants who stopped study inter</w:t>
        </w:r>
      </w:ins>
      <w:r>
        <w:t>v</w:t>
      </w:r>
      <w:del w:id="9419" w:author="GoldenCorpusHarness" w:date="2026-03-28T21:57:49Z">
        <w:r>
          <w:delText>atinib/placebo dose is missed and cannot be take</w:delText>
        </w:r>
      </w:del>
      <w:ins w:id="9420" w:author="GoldenCorpusHarness" w:date="2026-03-28T21:57:49Z">
        <w:r>
          <w:t>entio</w:t>
        </w:r>
      </w:ins>
      <w:r>
        <w:t>n with</w:t>
      </w:r>
      <w:del w:id="9421" w:author="GoldenCorpusHarness" w:date="2026-03-28T21:57:49Z">
        <w:r>
          <w:delText>in</w:delText>
        </w:r>
      </w:del>
      <w:ins w:id="9422" w:author="GoldenCorpusHarness" w:date="2026-03-28T21:57:49Z">
        <w:r>
          <w:t xml:space="preserve"> SD or better may be eligible for up to an additional</w:t>
        </w:r>
      </w:ins>
      <w:r>
        <w:t xml:space="preserve"> 1</w:t>
      </w:r>
      <w:del w:id="9423" w:author="GoldenCorpusHarness" w:date="2026-03-28T21:57:49Z">
        <w:r>
          <w:delText>2 hours</w:delText>
        </w:r>
      </w:del>
      <w:ins w:id="9424" w:author="GoldenCorpusHarness" w:date="2026-03-28T21:57:49Z">
        <w:r>
          <w:t>7 cycles of pembrolizumab (approximately 1 year) if they progress after initial treatment. This retreatment is the Second Course of this study</w:t>
        </w:r>
      </w:ins>
      <w:r>
        <w:t xml:space="preserve">, </w:t>
      </w:r>
      <w:del w:id="9425" w:author="GoldenCorpusHarness" w:date="2026-03-28T21:57:49Z">
        <w:r>
          <w:delText xml:space="preserve">then that dose </w:delText>
        </w:r>
      </w:del>
      <w:ins w:id="9426" w:author="GoldenCorpusHarness" w:date="2026-03-28T21:57:49Z">
        <w:r>
          <w:t>and a participant is eligible if the follo</w:t>
        </w:r>
      </w:ins>
      <w:r>
        <w:t>wi</w:t>
      </w:r>
      <w:del w:id="9427" w:author="GoldenCorpusHarness" w:date="2026-03-28T21:57:49Z">
        <w:r>
          <w:delText>ll be skipped, and the next dose will be taken at the usual time of administration.</w:delText>
        </w:r>
      </w:del>
      <w:ins w:id="9428" w:author="GoldenCorpusHarness" w:date="2026-03-28T21:57:49Z">
        <w:r>
          <w:t xml:space="preserve">ng conditions are met: </w:t>
        </w:r>
      </w:ins>
    </w:p>
    <w:p ns2:paraId="51EE4E85" ns2:textId="644EB423" w:rsidR="00D214C2" w:rsidRDefault="00317010" w:rsidP="00642B09">
      <w:pPr>
        <w:pStyle w:val="Paragraph0"/>
      </w:pPr>
      <w:del w:id="9429" w:author="GoldenCorpusHarness" w:date="2026-03-28T21:57:49Z">
        <w:r>
          <w:delText>Lenvat</w:delText>
        </w:r>
      </w:del>
      <w:ins w:id="9430" w:author="GoldenCorpusHarness" w:date="2026-03-28T21:57:49Z">
        <w:r>
          <w:t>E</w:t>
        </w:r>
      </w:ins>
      <w:r>
        <w:t>i</w:t>
      </w:r>
      <w:del w:id="9431" w:author="GoldenCorpusHarness" w:date="2026-03-28T21:57:49Z">
        <w:r>
          <w:delText xml:space="preserve">nib capsules should be swallowed whole. Alternatively, </w:delText>
        </w:r>
      </w:del>
      <w:r>
        <w:t>the</w:t>
      </w:r>
      <w:del w:id="9432" w:author="GoldenCorpusHarness" w:date="2026-03-28T21:57:49Z">
        <w:r>
          <w:delText xml:space="preserve"> capsules can be dissolved in a small glass of liquid (ie, wate</w:delText>
        </w:r>
      </w:del>
      <w:r>
        <w:t>r</w:t>
      </w:r>
      <w:del w:id="9433" w:author="GoldenCorpusHarness" w:date="2026-03-28T21:57:49Z">
        <w:r>
          <w:delText xml:space="preserve"> or apple juice) if a participant is unable to swallow or has a feeding tube. See the Pharmacy Manual for additional information.</w:delText>
        </w:r>
      </w:del>
    </w:p>
    <w:p ns2:paraId="1F00F1EE" ns2:textId="4C9AC467" w:rsidR="00EB31DB" w:rsidRDefault="00EB31DB" w:rsidP="00EB31DB">
      <w:pPr>
        <w:pStyle w:val="Heading4"/>
      </w:pPr>
      <w:del w:id="9434" w:author="GoldenCorpusHarness" w:date="2026-03-28T21:57:49Z">
        <w:r>
          <w:delText>C</w:delText>
        </w:r>
      </w:del>
      <w:ins w:id="9435" w:author="GoldenCorpusHarness" w:date="2026-03-28T21:57:49Z">
        <w:r>
          <w:t>St</w:t>
        </w:r>
      </w:ins>
      <w:r>
        <w:t>o</w:t>
      </w:r>
      <w:del w:id="9436" w:author="GoldenCorpusHarness" w:date="2026-03-28T21:57:49Z">
        <w:r>
          <w:delText>m</w:delText>
        </w:r>
      </w:del>
      <w:r>
        <w:t>p</w:t>
      </w:r>
      <w:del w:id="9437" w:author="GoldenCorpusHarness" w:date="2026-03-28T21:57:49Z">
        <w:r>
          <w:delText>l</w:delText>
        </w:r>
      </w:del>
      <w:ins w:id="9438" w:author="GoldenCorpusHarness" w:date="2026-03-28T21:57:49Z">
        <w:r>
          <w:t>ped init</w:t>
        </w:r>
      </w:ins>
      <w:r>
        <w:t>ia</w:t>
      </w:r>
      <w:ins w:id="9439" w:author="GoldenCorpusHarness" w:date="2026-03-28T21:57:49Z">
        <w:r>
          <w:t>l study i</w:t>
        </w:r>
      </w:ins>
      <w:r>
        <w:t>n</w:t>
      </w:r>
      <w:ins w:id="9440" w:author="GoldenCorpusHarness" w:date="2026-03-28T21:57:49Z">
        <w:r>
          <w:t xml:space="preserve">tervention after attaining an investigator determined </w:t>
        </w:r>
      </w:ins>
      <w:r>
        <w:t>c</w:t>
      </w:r>
      <w:ins w:id="9441" w:author="GoldenCorpusHarness" w:date="2026-03-28T21:57:49Z">
        <w:r>
          <w:t>onfirm</w:t>
        </w:r>
      </w:ins>
      <w:r>
        <w:t>e</w:t>
      </w:r>
      <w:ins w:id="9442" w:author="GoldenCorpusHarness" w:date="2026-03-28T21:57:49Z">
        <w:r>
          <w:t>d CR based on RECIST 1.1, and</w:t>
        </w:r>
      </w:ins>
    </w:p>
    <w:p ns2:paraId="24C3DEED" ns2:textId="3A8E4AFE" w:rsidR="00EB31DB" w:rsidRDefault="00EB31DB" w:rsidP="00642B09">
      <w:pPr>
        <w:pStyle w:val="Paragraph0"/>
      </w:pPr>
      <w:del w:id="9443" w:author="GoldenCorpusHarness" w:date="2026-03-28T21:57:49Z">
        <w:r>
          <w:delText>L</w:delText>
        </w:r>
      </w:del>
      <w:ins w:id="9444" w:author="GoldenCorpusHarness" w:date="2026-03-28T21:57:49Z">
        <w:r>
          <w:t>Was tr</w:t>
        </w:r>
      </w:ins>
      <w:r>
        <w:t>e</w:t>
      </w:r>
      <w:del w:id="9445" w:author="GoldenCorpusHarness" w:date="2026-03-28T21:57:49Z">
        <w:r>
          <w:delText>nvatinib/placebo compliance will be calcul</w:delText>
        </w:r>
      </w:del>
      <w:r>
        <w:t xml:space="preserve">ated </w:t>
      </w:r>
      <w:del w:id="9446" w:author="GoldenCorpusHarness" w:date="2026-03-28T21:57:49Z">
        <w:r>
          <w:delText>b</w:delText>
        </w:r>
      </w:del>
      <w:ins w:id="9447" w:author="GoldenCorpusHarness" w:date="2026-03-28T21:57:49Z">
        <w:r>
          <w:t>with at least 8 cycles of stud</w:t>
        </w:r>
      </w:ins>
      <w:r>
        <w:t xml:space="preserve">y </w:t>
      </w:r>
      <w:ins w:id="9448" w:author="GoldenCorpusHarness" w:date="2026-03-28T21:57:49Z">
        <w:r>
          <w:t>in</w:t>
        </w:r>
      </w:ins>
      <w:r>
        <w:t>t</w:t>
      </w:r>
      <w:del w:id="9449" w:author="GoldenCorpusHarness" w:date="2026-03-28T21:57:49Z">
        <w:r>
          <w:delText>h</w:delText>
        </w:r>
      </w:del>
      <w:r>
        <w:t>e</w:t>
      </w:r>
      <w:del w:id="9450" w:author="GoldenCorpusHarness" w:date="2026-03-28T21:57:49Z">
        <w:r>
          <w:delText xml:space="preserve"> Spo</w:delText>
        </w:r>
      </w:del>
      <w:ins w:id="9451" w:author="GoldenCorpusHarness" w:date="2026-03-28T21:57:49Z">
        <w:r>
          <w:t>rve</w:t>
        </w:r>
      </w:ins>
      <w:r>
        <w:t>n</w:t>
      </w:r>
      <w:del w:id="9452" w:author="GoldenCorpusHarness" w:date="2026-03-28T21:57:49Z">
        <w:r>
          <w:delText xml:space="preserve">sor based </w:delText>
        </w:r>
      </w:del>
      <w:ins w:id="9453" w:author="GoldenCorpusHarness" w:date="2026-03-28T21:57:49Z">
        <w:r>
          <w:t>ti</w:t>
        </w:r>
      </w:ins>
      <w:r>
        <w:t xml:space="preserve">on </w:t>
      </w:r>
      <w:del w:id="9454" w:author="GoldenCorpusHarness" w:date="2026-03-28T21:57:49Z">
        <w:r>
          <w:delText>th</w:delText>
        </w:r>
      </w:del>
      <w:ins w:id="9455" w:author="GoldenCorpusHarness" w:date="2026-03-28T21:57:49Z">
        <w:r>
          <w:t>befor</w:t>
        </w:r>
      </w:ins>
      <w:r>
        <w:t>e d</w:t>
      </w:r>
      <w:del w:id="9456" w:author="GoldenCorpusHarness" w:date="2026-03-28T21:57:49Z">
        <w:r>
          <w:delText>r</w:delText>
        </w:r>
      </w:del>
      <w:ins w:id="9457" w:author="GoldenCorpusHarness" w:date="2026-03-28T21:57:49Z">
        <w:r>
          <w:t>iscontin</w:t>
        </w:r>
      </w:ins>
      <w:r>
        <w:t>u</w:t>
      </w:r>
      <w:ins w:id="9458" w:author="GoldenCorpusHarness" w:date="2026-03-28T21:57:49Z">
        <w:r>
          <w:t>in</w:t>
        </w:r>
      </w:ins>
      <w:r>
        <w:t xml:space="preserve">g </w:t>
      </w:r>
      <w:ins w:id="9459" w:author="GoldenCorpusHarness" w:date="2026-03-28T21:57:49Z">
        <w:r>
          <w:t>tre</w:t>
        </w:r>
      </w:ins>
      <w:r>
        <w:t>a</w:t>
      </w:r>
      <w:del w:id="9460" w:author="GoldenCorpusHarness" w:date="2026-03-28T21:57:49Z">
        <w:r>
          <w:delText>ccoun</w:delText>
        </w:r>
      </w:del>
      <w:r>
        <w:t>t</w:t>
      </w:r>
      <w:del w:id="9461" w:author="GoldenCorpusHarness" w:date="2026-03-28T21:57:49Z">
        <w:r>
          <w:delText>ability docu</w:delText>
        </w:r>
      </w:del>
      <w:r>
        <w:t>ment</w:t>
      </w:r>
      <w:del w:id="9462" w:author="GoldenCorpusHarness" w:date="2026-03-28T21:57:49Z">
        <w:r>
          <w:delText>ed by the site staff</w:delText>
        </w:r>
      </w:del>
      <w:ins w:id="9463" w:author="GoldenCorpusHarness" w:date="2026-03-28T21:57:49Z">
        <w:r>
          <w:t>,</w:t>
        </w:r>
      </w:ins>
      <w:r>
        <w:t xml:space="preserve"> and</w:t>
      </w:r>
      <w:del w:id="9464" w:author="GoldenCorpusHarness" w:date="2026-03-28T21:57:49Z">
        <w:r>
          <w:delText xml:space="preserve"> monitored by the Sponsor/designee. The objective is 100% compliance and investigators and their staff should evaluate compliance at each visit and take appropriate steps to optimize compliance.</w:delText>
        </w:r>
      </w:del>
    </w:p>
    <w:p ns2:paraId="1A82E0EB" ns2:textId="3948D1DC" w:rsidR="00267168" w:rsidRDefault="00267168" w:rsidP="00267168">
      <w:pPr>
        <w:pStyle w:val="Heading3"/>
      </w:pPr>
      <w:del w:id="9465" w:author="GoldenCorpusHarness" w:date="2026-03-28T21:57:49Z">
        <w:r>
          <w:delText>D</w:delText>
        </w:r>
      </w:del>
      <w:ins w:id="9466" w:author="GoldenCorpusHarness" w:date="2026-03-28T21:57:49Z">
        <w:r>
          <w:t>Rece</w:t>
        </w:r>
      </w:ins>
      <w:r>
        <w:t>i</w:t>
      </w:r>
      <w:ins w:id="9467" w:author="GoldenCorpusHarness" w:date="2026-03-28T21:57:49Z">
        <w:r>
          <w:t>ved at lea</w:t>
        </w:r>
      </w:ins>
      <w:r>
        <w:t>s</w:t>
      </w:r>
      <w:del w:id="9468" w:author="GoldenCorpusHarness" w:date="2026-03-28T21:57:49Z">
        <w:r>
          <w:delText>co</w:delText>
        </w:r>
      </w:del>
      <w:ins w:id="9469" w:author="GoldenCorpusHarness" w:date="2026-03-28T21:57:49Z">
        <w:r>
          <w:t>t 2 treatme</w:t>
        </w:r>
      </w:ins>
      <w:r>
        <w:t>nt</w:t>
      </w:r>
      <w:ins w:id="9470" w:author="GoldenCorpusHarness" w:date="2026-03-28T21:57:49Z">
        <w:r>
          <w:t>s w</w:t>
        </w:r>
      </w:ins>
      <w:r>
        <w:t>i</w:t>
      </w:r>
      <w:del w:id="9471" w:author="GoldenCorpusHarness" w:date="2026-03-28T21:57:49Z">
        <w:r>
          <w:delText>n</w:delText>
        </w:r>
      </w:del>
      <w:ins w:id="9472" w:author="GoldenCorpusHarness" w:date="2026-03-28T21:57:49Z">
        <w:r>
          <w:t>th pembroliz</w:t>
        </w:r>
      </w:ins>
      <w:r>
        <w:t>u</w:t>
      </w:r>
      <w:ins w:id="9473" w:author="GoldenCorpusHarness" w:date="2026-03-28T21:57:49Z">
        <w:r>
          <w:t>m</w:t>
        </w:r>
      </w:ins>
      <w:r>
        <w:t>a</w:t>
      </w:r>
      <w:del w:id="9474" w:author="GoldenCorpusHarness" w:date="2026-03-28T21:57:49Z">
        <w:r>
          <w:delText>ti</w:delText>
        </w:r>
      </w:del>
      <w:ins w:id="9475" w:author="GoldenCorpusHarness" w:date="2026-03-28T21:57:49Z">
        <w:r>
          <w:t>b bey</w:t>
        </w:r>
      </w:ins>
      <w:r>
        <w:t>o</w:t>
      </w:r>
      <w:del w:id="9476" w:author="GoldenCorpusHarness" w:date="2026-03-28T21:57:49Z">
        <w:r>
          <w:delText>n a</w:delText>
        </w:r>
      </w:del>
      <w:r>
        <w:t xml:space="preserve">nd </w:t>
      </w:r>
      <w:del w:id="9477" w:author="GoldenCorpusHarness" w:date="2026-03-28T21:57:49Z">
        <w:r>
          <w:delText>W</w:delText>
        </w:r>
      </w:del>
      <w:ins w:id="9478" w:author="GoldenCorpusHarness" w:date="2026-03-28T21:57:49Z">
        <w:r>
          <w:t>the date when the in</w:t>
        </w:r>
      </w:ins>
      <w:r>
        <w:t>it</w:t>
      </w:r>
      <w:del w:id="9479" w:author="GoldenCorpusHarness" w:date="2026-03-28T21:57:49Z">
        <w:r>
          <w:delText>hdr</w:delText>
        </w:r>
      </w:del>
      <w:ins w:id="9480" w:author="GoldenCorpusHarness" w:date="2026-03-28T21:57:49Z">
        <w:r>
          <w:t>i</w:t>
        </w:r>
      </w:ins>
      <w:r>
        <w:t>a</w:t>
      </w:r>
      <w:ins w:id="9481" w:author="GoldenCorpusHarness" w:date="2026-03-28T21:57:49Z">
        <w:r>
          <w:t xml:space="preserve">l CR </w:t>
        </w:r>
      </w:ins>
      <w:r>
        <w:t>wa</w:t>
      </w:r>
      <w:ins w:id="9482" w:author="GoldenCorpusHarness" w:date="2026-03-28T21:57:49Z">
        <w:r>
          <w:t>s dec</w:t>
        </w:r>
      </w:ins>
      <w:r>
        <w:t>l</w:t>
      </w:r>
      <w:ins w:id="9483" w:author="GoldenCorpusHarness" w:date="2026-03-28T21:57:49Z">
        <w:r>
          <w:t>ared</w:t>
        </w:r>
      </w:ins>
    </w:p>
    <w:p ns2:paraId="44112A15" ns2:textId="616C5717" w:rsidR="00D80FE3" w:rsidRPr="00DE5DA6" w:rsidRDefault="00D80FE3" w:rsidP="00D80FE3">
      <w:pPr>
        <w:pStyle w:val="Paragraph0"/>
      </w:pPr>
      <w:del w:id="9484" w:author="GoldenCorpusHarness" w:date="2026-03-28T21:57:49Z">
        <w:r>
          <w:delText>Participants who discontinue study intervention prior to completion of the treatment period should be encouraged to continue to be followed for all remaining study visits as outlined in the SoA.</w:delText>
        </w:r>
      </w:del>
    </w:p>
    <w:p ns2:paraId="61884344" ns2:textId="59CB0E42" w:rsidR="00D80FE3" w:rsidRDefault="00D80FE3" w:rsidP="00D80FE3">
      <w:pPr>
        <w:pStyle w:val="Paragraph0"/>
      </w:pPr>
      <w:del w:id="9485" w:author="GoldenCorpusHarness" w:date="2026-03-28T21:57:49Z">
        <w:r>
          <w:delText>When a participant withdraws from participation in the study, all applicable activities scheduled for the End-of-Treatment visit should be performed (at the time of withdrawal). Any AEs that are present at the time of withdrawal should be followed in accordance with the safety requirements outlined in Section 8.4.</w:delText>
        </w:r>
      </w:del>
      <w:ins w:id="9486" w:author="GoldenCorpusHarness" w:date="2026-03-28T21:57:49Z">
        <w:r>
          <w:t>OR</w:t>
        </w:r>
      </w:ins>
    </w:p>
    <w:p ns2:paraId="13725D18" ns2:textId="77777777" w:rsidR="00363CB3" w:rsidRDefault="00363CB3" w:rsidP="00363CB3">
      <w:pPr>
        <w:pStyle w:val="Heading3"/>
      </w:pPr>
      <w:ins w:id="9487" w:author="GoldenCorpusHarness" w:date="2026-03-28T21:57:49Z">
        <w:r>
          <w:t xml:space="preserve">Had SD, </w:t>
        </w:r>
      </w:ins>
      <w:r>
        <w:t>P</w:t>
      </w:r>
      <w:ins w:id="9488" w:author="GoldenCorpusHarness" w:date="2026-03-28T21:57:49Z">
        <w:r>
          <w:t>R, or CR and stopped study intervention after completion of 35 administrations (approximately 2 ye</w:t>
        </w:r>
      </w:ins>
      <w:r>
        <w:t>ar</w:t>
      </w:r>
      <w:ins w:id="9489" w:author="GoldenCorpusHarness" w:date="2026-03-28T21:57:49Z">
        <w:r>
          <w:t>s) of study interven</w:t>
        </w:r>
      </w:ins>
      <w:r>
        <w:t>ti</w:t>
      </w:r>
      <w:del w:id="9490" w:author="GoldenCorpusHarness" w:date="2026-03-28T21:57:49Z">
        <w:r>
          <w:delText>cip</w:delText>
        </w:r>
      </w:del>
      <w:ins w:id="9491" w:author="GoldenCorpusHarness" w:date="2026-03-28T21:57:49Z">
        <w:r>
          <w:t>on for reasons other th</w:t>
        </w:r>
      </w:ins>
      <w:r>
        <w:t>an</w:t>
      </w:r>
      <w:ins w:id="9492" w:author="GoldenCorpusHarness" w:date="2026-03-28T21:57:49Z">
        <w:r>
          <w:t xml:space="preserve"> disease progression or in</w:t>
        </w:r>
      </w:ins>
      <w:r>
        <w:t>t</w:t>
      </w:r>
      <w:del w:id="9493" w:author="GoldenCorpusHarness" w:date="2026-03-28T21:57:49Z">
        <w:r>
          <w:delText xml:space="preserve"> B</w:delText>
        </w:r>
      </w:del>
      <w:ins w:id="9494" w:author="GoldenCorpusHarness" w:date="2026-03-28T21:57:49Z">
        <w:r>
          <w:t>olerabi</w:t>
        </w:r>
      </w:ins>
      <w:r>
        <w:t>li</w:t>
      </w:r>
      <w:del w:id="9495" w:author="GoldenCorpusHarness" w:date="2026-03-28T21:57:49Z">
        <w:r>
          <w:delText>nding/Unblinding</w:delText>
        </w:r>
      </w:del>
      <w:ins w:id="9496" w:author="GoldenCorpusHarness" w:date="2026-03-28T21:57:49Z">
        <w:r>
          <w:t>ty</w:t>
        </w:r>
      </w:ins>
    </w:p>
    <w:p ns2:paraId="303DF55C" ns2:textId="77777777" w:rsidR="009C676D" w:rsidRDefault="009C676D" w:rsidP="009C676D">
      <w:pPr>
        <w:pStyle w:val="Paragraph0"/>
      </w:pPr>
      <w:del w:id="9497" w:author="GoldenCorpusHarness" w:date="2026-03-28T21:57:49Z">
        <w:r>
          <w:delText>STUDY INTERVENTION IDENTIFICATION INFORMATION IS TO BE UNMASKED ONLY IF NECESSARY FOR THE WELFARE OF THE PARTICIPANT. EVERY EFFORT SHOULD BE MADE NOT TO UNBLIND.</w:delText>
        </w:r>
      </w:del>
    </w:p>
    <w:p ns2:paraId="53FA8A1C" ns2:textId="530AC0C9" w:rsidR="009C676D" w:rsidRDefault="009C676D" w:rsidP="009C676D">
      <w:pPr>
        <w:pStyle w:val="Paragraph0"/>
      </w:pPr>
      <w:del w:id="9498" w:author="GoldenCorpusHarness" w:date="2026-03-28T21:57:49Z">
        <w:r>
          <w:delText xml:space="preserve">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w:delText>
        </w:r>
      </w:del>
      <w:r>
        <w:t>A</w:t>
      </w:r>
      <w:del w:id="9499" w:author="GoldenCorpusHarness" w:date="2026-03-28T21:57:49Z">
        <w:r>
          <w:delText>s requested by the investigator or medically qualified designee, the emergency unblinding call center will provide the information to him/her promptly and report unblinding to the Sponsor. Prior to contacting the emergency unblinding call center to request unblinding of a participant’s intervention assignment, the investigator who is a qualified physician should make reasonable attempts to enter the toxicity grade of the AEs observed, the relation to study intervention, the reason thereof, etc., in the medical chart. If it is not possible to record this assessment in the chart prior to the unblinding, the unblinding should not be delayed.</w:delText>
        </w:r>
      </w:del>
      <w:ins w:id="9500" w:author="GoldenCorpusHarness" w:date="2026-03-28T21:57:49Z">
        <w:r>
          <w:t>ND</w:t>
        </w:r>
      </w:ins>
    </w:p>
    <w:p ns2:paraId="52967224" ns2:textId="415ED356" w:rsidR="009C676D" w:rsidRPr="00664763" w:rsidRDefault="009C676D" w:rsidP="00664763">
      <w:pPr>
        <w:pStyle w:val="Paragraph0"/>
      </w:pPr>
      <w:del w:id="9501" w:author="GoldenCorpusHarness" w:date="2026-03-28T21:57:49Z">
        <w:r>
          <w:delText>I</w:delText>
        </w:r>
      </w:del>
      <w:ins w:id="9502" w:author="GoldenCorpusHarness" w:date="2026-03-28T21:57:49Z">
        <w:r>
          <w:t>Experie</w:t>
        </w:r>
      </w:ins>
      <w:r>
        <w:t>n</w:t>
      </w:r>
      <w:ins w:id="9503" w:author="GoldenCorpusHarness" w:date="2026-03-28T21:57:49Z">
        <w:r>
          <w:t>ced</w:t>
        </w:r>
      </w:ins>
      <w:r>
        <w:t xml:space="preserve"> </w:t>
      </w:r>
      <w:del w:id="9504" w:author="GoldenCorpusHarness" w:date="2026-03-28T21:57:49Z">
        <w:r>
          <w:delText>the ev</w:delText>
        </w:r>
      </w:del>
      <w:ins w:id="9505" w:author="GoldenCorpusHarness" w:date="2026-03-28T21:57:49Z">
        <w:r>
          <w:t>c</w:t>
        </w:r>
      </w:ins>
      <w:r>
        <w:t>ent</w:t>
      </w:r>
      <w:del w:id="9506" w:author="GoldenCorpusHarness" w:date="2026-03-28T21:57:49Z">
        <w:r>
          <w:delText xml:space="preserve"> th</w:delText>
        </w:r>
      </w:del>
      <w:ins w:id="9507" w:author="GoldenCorpusHarness" w:date="2026-03-28T21:57:49Z">
        <w:r>
          <w:t>r</w:t>
        </w:r>
      </w:ins>
      <w:r>
        <w:t>a</w:t>
      </w:r>
      <w:del w:id="9508" w:author="GoldenCorpusHarness" w:date="2026-03-28T21:57:49Z">
        <w:r>
          <w:delText>t unb</w:delText>
        </w:r>
      </w:del>
      <w:r>
        <w:t>l</w:t>
      </w:r>
      <w:del w:id="9509" w:author="GoldenCorpusHarness" w:date="2026-03-28T21:57:49Z">
        <w:r>
          <w:delText>inding has occurred, the circumstances around the unb</w:delText>
        </w:r>
      </w:del>
      <w:r>
        <w:t>l</w:t>
      </w:r>
      <w:del w:id="9510" w:author="GoldenCorpusHarness" w:date="2026-03-28T21:57:49Z">
        <w:r>
          <w:delText>inding (eg, date, reason, and p</w:delText>
        </w:r>
      </w:del>
      <w:ins w:id="9511" w:author="GoldenCorpusHarness" w:date="2026-03-28T21:57:49Z">
        <w:r>
          <w:t>y-v</w:t>
        </w:r>
      </w:ins>
      <w:r>
        <w:t>er</w:t>
      </w:r>
      <w:del w:id="9512" w:author="GoldenCorpusHarness" w:date="2026-03-28T21:57:49Z">
        <w:r>
          <w:delText>son performing the unblinding) must be documented promptly, and the Sponsor Clinical Director not</w:delText>
        </w:r>
      </w:del>
      <w:r>
        <w:t xml:space="preserve">ified </w:t>
      </w:r>
      <w:ins w:id="9513" w:author="GoldenCorpusHarness" w:date="2026-03-28T21:57:49Z">
        <w:r>
          <w:t>radiographic dise</w:t>
        </w:r>
      </w:ins>
      <w:r>
        <w:t>as</w:t>
      </w:r>
      <w:ins w:id="9514" w:author="GoldenCorpusHarness" w:date="2026-03-28T21:57:49Z">
        <w:r>
          <w:t>e</w:t>
        </w:r>
      </w:ins>
      <w:r>
        <w:t xml:space="preserve"> </w:t>
      </w:r>
      <w:ins w:id="9515" w:author="GoldenCorpusHarness" w:date="2026-03-28T21:57:49Z">
        <w:r>
          <w:t>progre</w:t>
        </w:r>
      </w:ins>
      <w:r>
        <w:t>s</w:t>
      </w:r>
      <w:del w:id="9516" w:author="GoldenCorpusHarness" w:date="2026-03-28T21:57:49Z">
        <w:r>
          <w:delText>o</w:delText>
        </w:r>
      </w:del>
      <w:ins w:id="9517" w:author="GoldenCorpusHarness" w:date="2026-03-28T21:57:49Z">
        <w:r>
          <w:t>si</w:t>
        </w:r>
      </w:ins>
      <w:r>
        <w:t xml:space="preserve">on </w:t>
      </w:r>
      <w:ins w:id="9518" w:author="GoldenCorpusHarness" w:date="2026-03-28T21:57:49Z">
        <w:r>
          <w:t xml:space="preserve">by RECIST 1.1 </w:t>
        </w:r>
      </w:ins>
      <w:r>
        <w:t>a</w:t>
      </w:r>
      <w:ins w:id="9519" w:author="GoldenCorpusHarness" w:date="2026-03-28T21:57:49Z">
        <w:r>
          <w:t xml:space="preserve">fter </w:t>
        </w:r>
      </w:ins>
      <w:r>
        <w:t>s</w:t>
      </w:r>
      <w:ins w:id="9520" w:author="GoldenCorpusHarness" w:date="2026-03-28T21:57:49Z">
        <w:r>
          <w:t>topping</w:t>
        </w:r>
      </w:ins>
      <w:r>
        <w:t xml:space="preserve"> </w:t>
      </w:r>
      <w:del w:id="9521" w:author="GoldenCorpusHarness" w:date="2026-03-28T21:57:49Z">
        <w:r>
          <w:delText>poss</w:delText>
        </w:r>
      </w:del>
      <w:r>
        <w:t>i</w:t>
      </w:r>
      <w:del w:id="9522" w:author="GoldenCorpusHarness" w:date="2026-03-28T21:57:49Z">
        <w:r>
          <w:delText>b</w:delText>
        </w:r>
      </w:del>
      <w:ins w:id="9523" w:author="GoldenCorpusHarness" w:date="2026-03-28T21:57:49Z">
        <w:r>
          <w:t>nitia</w:t>
        </w:r>
      </w:ins>
      <w:r>
        <w:t>l</w:t>
      </w:r>
      <w:ins w:id="9524" w:author="GoldenCorpusHarness" w:date="2026-03-28T21:57:49Z">
        <w:r>
          <w:t xml:space="preserve"> tr</w:t>
        </w:r>
      </w:ins>
      <w:r>
        <w:t>e</w:t>
      </w:r>
      <w:del w:id="9525" w:author="GoldenCorpusHarness" w:date="2026-03-28T21:57:49Z">
        <w:r>
          <w:delText>.</w:delText>
        </w:r>
      </w:del>
      <w:ins w:id="9526" w:author="GoldenCorpusHarness" w:date="2026-03-28T21:57:49Z">
        <w:r>
          <w:t>atment, and</w:t>
        </w:r>
      </w:ins>
    </w:p>
    <w:p ns2:paraId="2886CAB1" ns2:textId="77777777" w:rsidR="006C7B49" w:rsidRDefault="009C676D" w:rsidP="00363CB3">
      <w:pPr>
        <w:pStyle w:val="Paragraph0"/>
      </w:pPr>
      <w:del w:id="9527" w:author="GoldenCorpusHarness" w:date="2026-03-28T21:57:49Z">
        <w:r>
          <w:delText>O</w:delText>
        </w:r>
      </w:del>
      <w:ins w:id="9528" w:author="GoldenCorpusHarness" w:date="2026-03-28T21:57:49Z">
        <w:r>
          <w:t>No new antica</w:t>
        </w:r>
      </w:ins>
      <w:r>
        <w:t>nce</w:t>
      </w:r>
      <w:ins w:id="9529" w:author="GoldenCorpusHarness" w:date="2026-03-28T21:57:49Z">
        <w:r>
          <w:t>r treatment was</w:t>
        </w:r>
      </w:ins>
      <w:r>
        <w:t xml:space="preserve"> a</w:t>
      </w:r>
      <w:ins w:id="9530" w:author="GoldenCorpusHarness" w:date="2026-03-28T21:57:49Z">
        <w:r>
          <w:t>dmi</w:t>
        </w:r>
      </w:ins>
      <w:r>
        <w:t>n</w:t>
      </w:r>
      <w:del w:id="9531" w:author="GoldenCorpusHarness" w:date="2026-03-28T21:57:49Z">
        <w:r>
          <w:delText xml:space="preserve"> em</w:delText>
        </w:r>
      </w:del>
      <w:ins w:id="9532" w:author="GoldenCorpusHarness" w:date="2026-03-28T21:57:49Z">
        <w:r>
          <w:t>ist</w:t>
        </w:r>
      </w:ins>
      <w:r>
        <w:t>er</w:t>
      </w:r>
      <w:del w:id="9533" w:author="GoldenCorpusHarness" w:date="2026-03-28T21:57:49Z">
        <w:r>
          <w:delText>g</w:delText>
        </w:r>
      </w:del>
      <w:r>
        <w:t>e</w:t>
      </w:r>
      <w:del w:id="9534" w:author="GoldenCorpusHarness" w:date="2026-03-28T21:57:49Z">
        <w:r>
          <w:delText>ncy</w:delText>
        </w:r>
      </w:del>
      <w:ins w:id="9535" w:author="GoldenCorpusHarness" w:date="2026-03-28T21:57:49Z">
        <w:r>
          <w:t>d</w:t>
        </w:r>
      </w:ins>
      <w:r>
        <w:t xml:space="preserve"> </w:t>
      </w:r>
      <w:del w:id="9536" w:author="GoldenCorpusHarness" w:date="2026-03-28T21:57:49Z">
        <w:r>
          <w:delText xml:space="preserve">unblinding      </w:delText>
        </w:r>
      </w:del>
      <w:ins w:id="9537" w:author="GoldenCorpusHarness" w:date="2026-03-28T21:57:49Z">
        <w:r>
          <w:t>af</w:t>
        </w:r>
      </w:ins>
      <w:r>
        <w:t>t</w:t>
      </w:r>
      <w:del w:id="9538" w:author="GoldenCorpusHarness" w:date="2026-03-28T21:57:49Z">
        <w:r>
          <w:delText>hat is pa</w:delText>
        </w:r>
      </w:del>
      <w:ins w:id="9539" w:author="GoldenCorpusHarness" w:date="2026-03-28T21:57:49Z">
        <w:r>
          <w:t>e</w:t>
        </w:r>
      </w:ins>
      <w:r>
        <w:t>r</w:t>
      </w:r>
      <w:del w:id="9540" w:author="GoldenCorpusHarness" w:date="2026-03-28T21:57:49Z">
        <w:r>
          <w:delText>t of</w:delText>
        </w:r>
      </w:del>
      <w:r>
        <w:t xml:space="preserve"> the</w:t>
      </w:r>
      <w:ins w:id="9541" w:author="GoldenCorpusHarness" w:date="2026-03-28T21:57:49Z">
        <w:r>
          <w:t xml:space="preserve"> last dose of</w:t>
        </w:r>
      </w:ins>
      <w:r>
        <w:t xml:space="preserve"> study </w:t>
      </w:r>
      <w:del w:id="9542" w:author="GoldenCorpusHarness" w:date="2026-03-28T21:57:49Z">
        <w:r>
          <w:delText>d</w:delText>
        </w:r>
      </w:del>
      <w:ins w:id="9543" w:author="GoldenCorpusHarness" w:date="2026-03-28T21:57:49Z">
        <w:r>
          <w:t>int</w:t>
        </w:r>
      </w:ins>
      <w:r>
        <w:t>e</w:t>
      </w:r>
      <w:del w:id="9544" w:author="GoldenCorpusHarness" w:date="2026-03-28T21:57:49Z">
        <w:r>
          <w:delText>sign has tak</w:delText>
        </w:r>
      </w:del>
      <w:ins w:id="9545" w:author="GoldenCorpusHarness" w:date="2026-03-28T21:57:49Z">
        <w:r>
          <w:t>rv</w:t>
        </w:r>
      </w:ins>
      <w:r>
        <w:t>en</w:t>
      </w:r>
      <w:del w:id="9546" w:author="GoldenCorpusHarness" w:date="2026-03-28T21:57:49Z">
        <w:r>
          <w:delText xml:space="preserve"> place, the inves</w:delText>
        </w:r>
      </w:del>
      <w:r>
        <w:t>ti</w:t>
      </w:r>
      <w:del w:id="9547" w:author="GoldenCorpusHarness" w:date="2026-03-28T21:57:49Z">
        <w:r>
          <w:delText>gator, site pers</w:delText>
        </w:r>
      </w:del>
      <w:r>
        <w:t>on</w:t>
      </w:r>
      <w:del w:id="9548" w:author="GoldenCorpusHarness" w:date="2026-03-28T21:57:49Z">
        <w:r>
          <w:delText>nel</w:delText>
        </w:r>
      </w:del>
      <w:r>
        <w:t>, and</w:t>
      </w:r>
      <w:del w:id="9549" w:author="GoldenCorpusHarness" w:date="2026-03-28T21:57:49Z">
        <w:r>
          <w:delText xml:space="preserve"> Sponsor personnel may be unblinded so that the appropriate follow-up medical care can be provided to the participant.</w:delText>
        </w:r>
      </w:del>
    </w:p>
    <w:p ns2:paraId="69878A18" ns2:textId="5973142C" w:rsidR="006C7B49" w:rsidRPr="005A477A" w:rsidRDefault="006C7B49" w:rsidP="00936F72">
      <w:pPr>
        <w:spacing w:before="60" w:after="240"/>
        <w:rPr>
          <w:u w:val="single"/>
        </w:rPr>
      </w:pPr>
      <w:del w:id="9550" w:author="GoldenCorpusHarness" w:date="2026-03-28T21:57:49Z">
        <w:r>
          <w:delText>N</w:delText>
        </w:r>
      </w:del>
      <w:ins w:id="9551" w:author="GoldenCorpusHarness" w:date="2026-03-28T21:57:49Z">
        <w:r>
          <w:t>The participant meets all of the safety parameters listed in the inclusion criteria and n</w:t>
        </w:r>
      </w:ins>
      <w:r>
        <w:t>one</w:t>
      </w:r>
      <w:ins w:id="9552" w:author="GoldenCorpusHarness" w:date="2026-03-28T21:57:49Z">
        <w:r>
          <w:t xml:space="preserve"> of the safety para</w:t>
        </w:r>
      </w:ins>
      <w:r>
        <w:t>me</w:t>
      </w:r>
      <w:ins w:id="9553" w:author="GoldenCorpusHarness" w:date="2026-03-28T21:57:49Z">
        <w:r>
          <w:t>te</w:t>
        </w:r>
      </w:ins>
      <w:r>
        <w:t>r</w:t>
      </w:r>
      <w:del w:id="9554" w:author="GoldenCorpusHarness" w:date="2026-03-28T21:57:49Z">
        <w:r>
          <w:delText>gency</w:delText>
        </w:r>
      </w:del>
      <w:ins w:id="9555" w:author="GoldenCorpusHarness" w:date="2026-03-28T21:57:49Z">
        <w:r>
          <w:t>s</w:t>
        </w:r>
      </w:ins>
      <w:r>
        <w:t xml:space="preserve"> </w:t>
      </w:r>
      <w:del w:id="9556" w:author="GoldenCorpusHarness" w:date="2026-03-28T21:57:49Z">
        <w:r>
          <w:delText>Unb</w:delText>
        </w:r>
      </w:del>
      <w:r>
        <w:t>li</w:t>
      </w:r>
      <w:ins w:id="9557" w:author="GoldenCorpusHarness" w:date="2026-03-28T21:57:49Z">
        <w:r>
          <w:t>sted in the exclusion criteria, a</w:t>
        </w:r>
      </w:ins>
      <w:r>
        <w:t>nd</w:t>
      </w:r>
      <w:del w:id="9558" w:author="GoldenCorpusHarness" w:date="2026-03-28T21:57:49Z">
        <w:r>
          <w:delText>ing</w:delText>
        </w:r>
      </w:del>
    </w:p>
    <w:p ns2:paraId="0FC9ADE3" ns2:textId="045C528B" w:rsidR="006C7B49" w:rsidRDefault="008A75F1" w:rsidP="00256E83">
      <w:pPr>
        <w:pStyle w:val="Paragraph0"/>
      </w:pPr>
      <w:del w:id="9559" w:author="GoldenCorpusHarness" w:date="2026-03-28T21:57:49Z">
        <w:r>
          <w:delText>After Sponsor consultation, participants may be unblinded if knowledge of treatment arm is required to guide future treatment decisions for t</w:delText>
        </w:r>
      </w:del>
      <w:ins w:id="9560" w:author="GoldenCorpusHarness" w:date="2026-03-28T21:57:49Z">
        <w:r>
          <w:t>T</w:t>
        </w:r>
      </w:ins>
      <w:r>
        <w:t>he</w:t>
      </w:r>
      <w:del w:id="9561" w:author="GoldenCorpusHarness" w:date="2026-03-28T21:57:49Z">
        <w:r>
          <w:delText xml:space="preserve"> participant. Participants must have centrally-verified PD and</w:delText>
        </w:r>
      </w:del>
      <w:r>
        <w:t xml:space="preserve"> study i</w:t>
      </w:r>
      <w:del w:id="9562" w:author="GoldenCorpusHarness" w:date="2026-03-28T21:57:49Z">
        <w:r>
          <w:delText>nterventi</w:delText>
        </w:r>
      </w:del>
      <w:ins w:id="9563" w:author="GoldenCorpusHarness" w:date="2026-03-28T21:57:49Z">
        <w:r>
          <w:t xml:space="preserve">s </w:t>
        </w:r>
      </w:ins>
      <w:r>
        <w:t>on</w:t>
      </w:r>
      <w:del w:id="9564" w:author="GoldenCorpusHarness" w:date="2026-03-28T21:57:49Z">
        <w:r>
          <w:delText xml:space="preserve"> must be permanently disc</w:delText>
        </w:r>
      </w:del>
      <w:ins w:id="9565" w:author="GoldenCorpusHarness" w:date="2026-03-28T21:57:49Z">
        <w:r>
          <w:t>g</w:t>
        </w:r>
      </w:ins>
      <w:r>
        <w:t>o</w:t>
      </w:r>
      <w:del w:id="9566" w:author="GoldenCorpusHarness" w:date="2026-03-28T21:57:49Z">
        <w:r>
          <w:delText>ntinued for nonemergency unblind</w:delText>
        </w:r>
      </w:del>
      <w:r>
        <w:t>ing</w:t>
      </w:r>
      <w:del w:id="9567" w:author="GoldenCorpusHarness" w:date="2026-03-28T21:57:49Z">
        <w:r>
          <w:delText xml:space="preserve"> to be considered.</w:delText>
        </w:r>
      </w:del>
    </w:p>
    <w:p ns2:paraId="472097E9" ns2:textId="315CC70E" w:rsidR="006C7B49" w:rsidRDefault="006C7B49" w:rsidP="00256E83">
      <w:pPr>
        <w:pStyle w:val="Paragraph0"/>
      </w:pPr>
      <w:del w:id="9568" w:author="GoldenCorpusHarness" w:date="2026-03-28T21:57:49Z">
        <w:r>
          <w:delText>For none</w:delText>
        </w:r>
      </w:del>
      <w:ins w:id="9569" w:author="GoldenCorpusHarness" w:date="2026-03-28T21:57:49Z">
        <w:r>
          <w:t>As of A</w:t>
        </w:r>
      </w:ins>
      <w:r>
        <w:t>me</w:t>
      </w:r>
      <w:del w:id="9570" w:author="GoldenCorpusHarness" w:date="2026-03-28T21:57:49Z">
        <w:r>
          <w:delText>rgenc</w:delText>
        </w:r>
      </w:del>
      <w:ins w:id="9571" w:author="GoldenCorpusHarness" w:date="2026-03-28T21:57:49Z">
        <w:r>
          <w:t>ndment 05: Participants will be considered for Second Course treatment upon investigator-assessed radiographic disease progression b</w:t>
        </w:r>
      </w:ins>
      <w:r>
        <w:t xml:space="preserve">y </w:t>
      </w:r>
      <w:ins w:id="9572" w:author="GoldenCorpusHarness" w:date="2026-03-28T21:57:49Z">
        <w:r>
          <w:t>RECIST 1.1.  (Note: participants in China will be considered for Second Co</w:t>
        </w:r>
      </w:ins>
      <w:r>
        <w:t>u</w:t>
      </w:r>
      <w:del w:id="9573" w:author="GoldenCorpusHarness" w:date="2026-03-28T21:57:49Z">
        <w:r>
          <w:delText>nblinding (eg, after cases of</w:delText>
        </w:r>
      </w:del>
      <w:ins w:id="9574" w:author="GoldenCorpusHarness" w:date="2026-03-28T21:57:49Z">
        <w:r>
          <w:t>rse after experiencing</w:t>
        </w:r>
      </w:ins>
      <w:r>
        <w:t xml:space="preserve"> centrally-verified </w:t>
      </w:r>
      <w:del w:id="9575" w:author="GoldenCorpusHarness" w:date="2026-03-28T21:57:49Z">
        <w:r>
          <w:delText>PD and treatment discontinuation</w:delText>
        </w:r>
      </w:del>
      <w:ins w:id="9576" w:author="GoldenCorpusHarness" w:date="2026-03-28T21:57:49Z">
        <w:r>
          <w:t>radiographic disease progression by RECIST 1.1.</w:t>
        </w:r>
      </w:ins>
      <w:r>
        <w:t xml:space="preserve">) </w:t>
      </w:r>
      <w:del w:id="9577" w:author="GoldenCorpusHarness" w:date="2026-03-28T21:57:49Z">
        <w:r>
          <w:delText>IRT should be used to unblind the participant’s treatment assignment. The emergency unblinding call center should not be used for this purpose.</w:delText>
        </w:r>
      </w:del>
    </w:p>
    <w:p ns2:paraId="3DEF0903" ns2:textId="1023D38F" w:rsidR="00363CB3" w:rsidRDefault="006C7B49" w:rsidP="00256E83">
      <w:pPr>
        <w:pStyle w:val="Paragraph0"/>
      </w:pPr>
      <w:r>
        <w:t>Participants who</w:t>
      </w:r>
      <w:del w:id="9578" w:author="GoldenCorpusHarness" w:date="2026-03-28T21:57:49Z">
        <w:r>
          <w:delText>se treatment assi</w:delText>
        </w:r>
      </w:del>
      <w:ins w:id="9579" w:author="GoldenCorpusHarness" w:date="2026-03-28T21:57:49Z">
        <w:r>
          <w:t xml:space="preserve"> discontinue pembrolizumab after attainin</w:t>
        </w:r>
      </w:ins>
      <w:r>
        <w:t>g</w:t>
      </w:r>
      <w:del w:id="9580" w:author="GoldenCorpusHarness" w:date="2026-03-28T21:57:49Z">
        <w:r>
          <w:delText>nment has been unblinded for an</w:delText>
        </w:r>
      </w:del>
      <w:ins w:id="9581" w:author="GoldenCorpusHarness" w:date="2026-03-28T21:57:49Z">
        <w:r>
          <w:t xml:space="preserve"> CR or who complete treatment with pembrolizumab after 35 c</w:t>
        </w:r>
      </w:ins>
      <w:r>
        <w:t>y</w:t>
      </w:r>
      <w:del w:id="9582" w:author="GoldenCorpusHarness" w:date="2026-03-28T21:57:49Z">
        <w:r>
          <w:delText xml:space="preserve"> reason will continue to be monitored in the stud</w:delText>
        </w:r>
      </w:del>
      <w:ins w:id="9583" w:author="GoldenCorpusHarness" w:date="2026-03-28T21:57:49Z">
        <w:r>
          <w:t>cles will continue to receive lenvatinib/placebo alone until disease progression is verified b</w:t>
        </w:r>
      </w:ins>
      <w:r>
        <w:t>y</w:t>
      </w:r>
      <w:ins w:id="9584" w:author="GoldenCorpusHarness" w:date="2026-03-28T21:57:49Z">
        <w:r>
          <w:t xml:space="preserve"> BICR, development of unacceptable toxicity, or withdrawal of consent</w:t>
        </w:r>
      </w:ins>
      <w:r>
        <w:t>.</w:t>
      </w:r>
      <w:ins w:id="9585" w:author="GoldenCorpusHarness" w:date="2026-03-28T21:57:49Z">
        <w:r>
          <w:t xml:space="preserve"> Participants who are receiving lenvatinib/placebo at the time disease progression is verified may continue to receive lenvatinib/placebo during Second Course treatment at the discretion of the investigator. Participants who discontinue lenvatinib/placebo before initiation of Second Course treatment will not restart lenvatinib/placebo.</w:t>
        </w:r>
      </w:ins>
    </w:p>
    <w:p ns2:paraId="1988787F" ns2:textId="71E4B95B" w:rsidR="00216E42" w:rsidRDefault="009335B7" w:rsidP="00216E42">
      <w:pPr>
        <w:pStyle w:val="Heading3"/>
      </w:pPr>
      <w:del w:id="9586" w:author="GoldenCorpusHarness" w:date="2026-03-28T21:57:49Z">
        <w:r>
          <w:delText>Calib</w:delText>
        </w:r>
      </w:del>
      <w:ins w:id="9587" w:author="GoldenCorpusHarness" w:date="2026-03-28T21:57:49Z">
        <w:r>
          <w:t>Inte</w:t>
        </w:r>
      </w:ins>
      <w:r>
        <w:t>r</w:t>
      </w:r>
      <w:del w:id="9588" w:author="GoldenCorpusHarness" w:date="2026-03-28T21:57:49Z">
        <w:r>
          <w:delText>a</w:delText>
        </w:r>
      </w:del>
      <w:ins w:id="9589" w:author="GoldenCorpusHarness" w:date="2026-03-28T21:57:49Z">
        <w:r>
          <w:t>ven</w:t>
        </w:r>
      </w:ins>
      <w:r>
        <w:t xml:space="preserve">tion </w:t>
      </w:r>
      <w:ins w:id="9590" w:author="GoldenCorpusHarness" w:date="2026-03-28T21:57:49Z">
        <w:r>
          <w:t xml:space="preserve">After the End </w:t>
        </w:r>
      </w:ins>
      <w:r>
        <w:t xml:space="preserve">of </w:t>
      </w:r>
      <w:del w:id="9591" w:author="GoldenCorpusHarness" w:date="2026-03-28T21:57:49Z">
        <w:r>
          <w:delText>Eq</w:delText>
        </w:r>
      </w:del>
      <w:ins w:id="9592" w:author="GoldenCorpusHarness" w:date="2026-03-28T21:57:49Z">
        <w:r>
          <w:t>the St</w:t>
        </w:r>
      </w:ins>
      <w:r>
        <w:t>u</w:t>
      </w:r>
      <w:del w:id="9593" w:author="GoldenCorpusHarness" w:date="2026-03-28T21:57:49Z">
        <w:r>
          <w:delText>ipment</w:delText>
        </w:r>
      </w:del>
      <w:ins w:id="9594" w:author="GoldenCorpusHarness" w:date="2026-03-28T21:57:49Z">
        <w:r>
          <w:t>dy</w:t>
        </w:r>
      </w:ins>
    </w:p>
    <w:p ns2:paraId="7C41F0EC" ns2:textId="232605C1" w:rsidR="007632BA" w:rsidRPr="00387ED3" w:rsidRDefault="00216E42" w:rsidP="00216E42">
      <w:pPr>
        <w:pStyle w:val="Paragraph0"/>
      </w:pPr>
      <w:del w:id="9595" w:author="GoldenCorpusHarness" w:date="2026-03-28T21:57:49Z">
        <w:r>
          <w:delText>The investigator or qualified designee has the res</w:delText>
        </w:r>
      </w:del>
      <w:ins w:id="9596" w:author="GoldenCorpusHarness" w:date="2026-03-28T21:57:49Z">
        <w:r>
          <w:t>U</w:t>
        </w:r>
      </w:ins>
      <w:r>
        <w:t>pon</w:t>
      </w:r>
      <w:del w:id="9597" w:author="GoldenCorpusHarness" w:date="2026-03-28T21:57:49Z">
        <w:r>
          <w:delText>sibility to ensure that any device or instrument used for a clinical evaluation/test during a clinical</w:delText>
        </w:r>
      </w:del>
      <w:r>
        <w:t xml:space="preserve"> study t</w:t>
      </w:r>
      <w:del w:id="9598" w:author="GoldenCorpusHarness" w:date="2026-03-28T21:57:49Z">
        <w:r>
          <w:delText>hat p</w:delText>
        </w:r>
      </w:del>
      <w:ins w:id="9599" w:author="GoldenCorpusHarness" w:date="2026-03-28T21:57:49Z">
        <w:r>
          <w:t>e</w:t>
        </w:r>
      </w:ins>
      <w:r>
        <w:t>r</w:t>
      </w:r>
      <w:del w:id="9600" w:author="GoldenCorpusHarness" w:date="2026-03-28T21:57:49Z">
        <w:r>
          <w:delText xml:space="preserve">ovides </w:delText>
        </w:r>
      </w:del>
      <w:ins w:id="9601" w:author="GoldenCorpusHarness" w:date="2026-03-28T21:57:49Z">
        <w:r>
          <w:t>m</w:t>
        </w:r>
      </w:ins>
      <w:r>
        <w:t>in</w:t>
      </w:r>
      <w:del w:id="9602" w:author="GoldenCorpusHarness" w:date="2026-03-28T21:57:49Z">
        <w:r>
          <w:delText>form</w:delText>
        </w:r>
      </w:del>
      <w:r>
        <w:t>ation</w:t>
      </w:r>
      <w:del w:id="9603" w:author="GoldenCorpusHarness" w:date="2026-03-28T21:57:49Z">
        <w:r>
          <w:delText xml:space="preserve"> about inclusion/exclusion criteria and/or safety or efficacy</w:delText>
        </w:r>
      </w:del>
      <w:ins w:id="9604" w:author="GoldenCorpusHarness" w:date="2026-03-28T21:57:49Z">
        <w:r>
          <w:t>,</w:t>
        </w:r>
      </w:ins>
      <w:r>
        <w:t xml:space="preserve"> par</w:t>
      </w:r>
      <w:ins w:id="9605" w:author="GoldenCorpusHarness" w:date="2026-03-28T21:57:49Z">
        <w:r>
          <w:t>ticip</w:t>
        </w:r>
      </w:ins>
      <w:r>
        <w:t>a</w:t>
      </w:r>
      <w:del w:id="9606" w:author="GoldenCorpusHarness" w:date="2026-03-28T21:57:49Z">
        <w:r>
          <w:delText>me</w:delText>
        </w:r>
      </w:del>
      <w:ins w:id="9607" w:author="GoldenCorpusHarness" w:date="2026-03-28T21:57:49Z">
        <w:r>
          <w:t>n</w:t>
        </w:r>
      </w:ins>
      <w:r>
        <w:t>t</w:t>
      </w:r>
      <w:del w:id="9608" w:author="GoldenCorpusHarness" w:date="2026-03-28T21:57:49Z">
        <w:r>
          <w:delText>er</w:delText>
        </w:r>
      </w:del>
      <w:r>
        <w:t xml:space="preserve">s </w:t>
      </w:r>
      <w:del w:id="9609" w:author="GoldenCorpusHarness" w:date="2026-03-28T21:57:49Z">
        <w:r>
          <w:delText>sh</w:delText>
        </w:r>
      </w:del>
      <w:r>
        <w:t>a</w:t>
      </w:r>
      <w:del w:id="9610" w:author="GoldenCorpusHarness" w:date="2026-03-28T21:57:49Z">
        <w:r>
          <w:delText>ll</w:delText>
        </w:r>
      </w:del>
      <w:ins w:id="9611" w:author="GoldenCorpusHarness" w:date="2026-03-28T21:57:49Z">
        <w:r>
          <w:t>re to</w:t>
        </w:r>
      </w:ins>
      <w:r>
        <w:t xml:space="preserve"> be </w:t>
      </w:r>
      <w:ins w:id="9612" w:author="GoldenCorpusHarness" w:date="2026-03-28T21:57:49Z">
        <w:r>
          <w:t>di</w:t>
        </w:r>
      </w:ins>
      <w:r>
        <w:t>s</w:t>
      </w:r>
      <w:ins w:id="9613" w:author="GoldenCorpusHarness" w:date="2026-03-28T21:57:49Z">
        <w:r>
          <w:t>contin</w:t>
        </w:r>
      </w:ins>
      <w:r>
        <w:t>u</w:t>
      </w:r>
      <w:del w:id="9614" w:author="GoldenCorpusHarness" w:date="2026-03-28T21:57:49Z">
        <w:r>
          <w:delText>itably calibrat</w:delText>
        </w:r>
      </w:del>
      <w:r>
        <w:t>ed and</w:t>
      </w:r>
      <w:del w:id="9615" w:author="GoldenCorpusHarness" w:date="2026-03-28T21:57:49Z">
        <w:r>
          <w:delText>/or</w:delText>
        </w:r>
      </w:del>
      <w:r>
        <w:t xml:space="preserve"> ma</w:t>
      </w:r>
      <w:del w:id="9616" w:author="GoldenCorpusHarness" w:date="2026-03-28T21:57:49Z">
        <w:r>
          <w:delText>intained to ensure that the data obtained are reliable and/or reproducible. Documentation of equipment calibration must</w:delText>
        </w:r>
      </w:del>
      <w:ins w:id="9617" w:author="GoldenCorpusHarness" w:date="2026-03-28T21:57:49Z">
        <w:r>
          <w:t>y</w:t>
        </w:r>
      </w:ins>
      <w:r>
        <w:t xml:space="preserve"> be </w:t>
      </w:r>
      <w:ins w:id="9618" w:author="GoldenCorpusHarness" w:date="2026-03-28T21:57:49Z">
        <w:r>
          <w:t>en</w:t>
        </w:r>
      </w:ins>
      <w:r>
        <w:t>r</w:t>
      </w:r>
      <w:del w:id="9619" w:author="GoldenCorpusHarness" w:date="2026-03-28T21:57:49Z">
        <w:r>
          <w:delText>etain</w:delText>
        </w:r>
      </w:del>
      <w:ins w:id="9620" w:author="GoldenCorpusHarness" w:date="2026-03-28T21:57:49Z">
        <w:r>
          <w:t>oll</w:t>
        </w:r>
      </w:ins>
      <w:r>
        <w:t xml:space="preserve">ed </w:t>
      </w:r>
      <w:ins w:id="9621" w:author="GoldenCorpusHarness" w:date="2026-03-28T21:57:49Z">
        <w:r>
          <w:t xml:space="preserve">in </w:t>
        </w:r>
      </w:ins>
      <w:r>
        <w:t>a</w:t>
      </w:r>
      <w:del w:id="9622" w:author="GoldenCorpusHarness" w:date="2026-03-28T21:57:49Z">
        <w:r>
          <w:delText>s</w:delText>
        </w:r>
      </w:del>
      <w:ins w:id="9623" w:author="GoldenCorpusHarness" w:date="2026-03-28T21:57:49Z">
        <w:r>
          <w:t>n</w:t>
        </w:r>
      </w:ins>
      <w:r>
        <w:t xml:space="preserve"> </w:t>
      </w:r>
      <w:del w:id="9624" w:author="GoldenCorpusHarness" w:date="2026-03-28T21:57:49Z">
        <w:r>
          <w:delText>sourc</w:delText>
        </w:r>
      </w:del>
      <w:r>
        <w:t>e</w:t>
      </w:r>
      <w:del w:id="9625" w:author="GoldenCorpusHarness" w:date="2026-03-28T21:57:49Z">
        <w:r>
          <w:delText xml:space="preserve"> docum</w:delText>
        </w:r>
      </w:del>
      <w:ins w:id="9626" w:author="GoldenCorpusHarness" w:date="2026-03-28T21:57:49Z">
        <w:r>
          <w:t>xt</w:t>
        </w:r>
      </w:ins>
      <w:r>
        <w:t>en</w:t>
      </w:r>
      <w:del w:id="9627" w:author="GoldenCorpusHarness" w:date="2026-03-28T21:57:49Z">
        <w:r>
          <w:delText>tat</w:delText>
        </w:r>
      </w:del>
      <w:ins w:id="9628" w:author="GoldenCorpusHarness" w:date="2026-03-28T21:57:49Z">
        <w:r>
          <w:t>s</w:t>
        </w:r>
      </w:ins>
      <w:r>
        <w:t>ion</w:t>
      </w:r>
      <w:del w:id="9629" w:author="GoldenCorpusHarness" w:date="2026-03-28T21:57:49Z">
        <w:r>
          <w:delText xml:space="preserve"> at the</w:delText>
        </w:r>
      </w:del>
      <w:r>
        <w:t xml:space="preserve"> study </w:t>
      </w:r>
      <w:ins w:id="9630" w:author="GoldenCorpusHarness" w:date="2026-03-28T21:57:49Z">
        <w:r>
          <w:t>u</w:t>
        </w:r>
      </w:ins>
      <w:r>
        <w:t>si</w:t>
      </w:r>
      <w:ins w:id="9631" w:author="GoldenCorpusHarness" w:date="2026-03-28T21:57:49Z">
        <w:r>
          <w:t>ng pembrolizumab in combina</w:t>
        </w:r>
      </w:ins>
      <w:r>
        <w:t>t</w:t>
      </w:r>
      <w:ins w:id="9632" w:author="GoldenCorpusHarness" w:date="2026-03-28T21:57:49Z">
        <w:r>
          <w:t>ion with compound (eg, lenvatinib) if availabl</w:t>
        </w:r>
      </w:ins>
      <w:r>
        <w:t>e.</w:t>
      </w:r>
    </w:p>
    <w:p ns2:paraId="4F38473D" ns2:textId="6A65E06B" w:rsidR="00416840" w:rsidRDefault="00416840" w:rsidP="00416840">
      <w:pPr>
        <w:pStyle w:val="Heading3"/>
      </w:pPr>
      <w:del w:id="9633" w:author="GoldenCorpusHarness" w:date="2026-03-28T21:57:49Z">
        <w:r>
          <w:delText>T</w:delText>
        </w:r>
      </w:del>
      <w:ins w:id="9634" w:author="GoldenCorpusHarness" w:date="2026-03-28T21:57:49Z">
        <w:r>
          <w:t>Clinical S</w:t>
        </w:r>
      </w:ins>
      <w:r>
        <w:t>u</w:t>
      </w:r>
      <w:del w:id="9635" w:author="GoldenCorpusHarness" w:date="2026-03-28T21:57:49Z">
        <w:r>
          <w:delText>mor</w:delText>
        </w:r>
      </w:del>
      <w:ins w:id="9636" w:author="GoldenCorpusHarness" w:date="2026-03-28T21:57:49Z">
        <w:r>
          <w:t>pplies</w:t>
        </w:r>
      </w:ins>
      <w:r>
        <w:t xml:space="preserve"> </w:t>
      </w:r>
      <w:del w:id="9637" w:author="GoldenCorpusHarness" w:date="2026-03-28T21:57:49Z">
        <w:r>
          <w:delText>T</w:delText>
        </w:r>
      </w:del>
      <w:ins w:id="9638" w:author="GoldenCorpusHarness" w:date="2026-03-28T21:57:49Z">
        <w:r>
          <w:t>D</w:t>
        </w:r>
      </w:ins>
      <w:r>
        <w:t>is</w:t>
      </w:r>
      <w:ins w:id="9639" w:author="GoldenCorpusHarness" w:date="2026-03-28T21:57:49Z">
        <w:r>
          <w:t>clo</w:t>
        </w:r>
      </w:ins>
      <w:r>
        <w:t>su</w:t>
      </w:r>
      <w:ins w:id="9640" w:author="GoldenCorpusHarness" w:date="2026-03-28T21:57:49Z">
        <w:r>
          <w:t>r</w:t>
        </w:r>
      </w:ins>
      <w:r>
        <w:t>e</w:t>
      </w:r>
      <w:del w:id="9641" w:author="GoldenCorpusHarness" w:date="2026-03-28T21:57:49Z">
        <w:r>
          <w:delText xml:space="preserve"> for Biomarker Status</w:delText>
        </w:r>
      </w:del>
    </w:p>
    <w:p ns2:paraId="7B4842F0" ns2:textId="5F7DC6B8" w:rsidR="00C2080C" w:rsidRDefault="0036291B" w:rsidP="00416840">
      <w:pPr>
        <w:pStyle w:val="Paragraph0"/>
      </w:pPr>
      <w:del w:id="9642" w:author="GoldenCorpusHarness" w:date="2026-03-28T21:57:49Z">
        <w:r>
          <w:delText>During the screening period</w:delText>
        </w:r>
      </w:del>
      <w:ins w:id="9643" w:author="GoldenCorpusHarness" w:date="2026-03-28T21:57:49Z">
        <w:r>
          <w:t>The emergency unblinding call center will use the intervention/randomization schedule for the study to unblind participants and to unmask study intervention identity of lenvatinib or matching placebo. The emergency unblinding call center should only be used in cases of emergency (see Section 8.1.10). If the emergency unblinding call center is not available for a given site in this study</w:t>
        </w:r>
      </w:ins>
      <w:r>
        <w:t xml:space="preserve">, </w:t>
      </w:r>
      <w:del w:id="9644" w:author="GoldenCorpusHarness" w:date="2026-03-28T21:57:49Z">
        <w:r>
          <w:delText xml:space="preserve">a tumor sample for each participant is required and is to be: </w:delText>
        </w:r>
      </w:del>
      <w:ins w:id="9645" w:author="GoldenCorpusHarness" w:date="2026-03-28T21:57:49Z">
        <w:r>
          <w:t>the central electronic intervention randomization system (IRT) should be used to unblind participants and to unmask study intervention identity. The Sponsor will not provide random code/disclosure envelopes or lists with the clinical supplies.</w:t>
        </w:r>
      </w:ins>
    </w:p>
    <w:p ns2:paraId="0A504424" ns2:textId="1B0E0A82" w:rsidR="0036291B" w:rsidRDefault="00C2080C" w:rsidP="00CC182C">
      <w:pPr>
        <w:pStyle w:val="Paragraph0"/>
        <w:numPr>
          <w:ilvl w:val="0"/>
          <w:numId w:val="41"/>
        </w:numPr>
      </w:pPr>
      <w:del w:id="9646" w:author="GoldenCorpusHarness" w:date="2026-03-28T21:57:49Z">
        <w:r>
          <w:delText>A newly ob</w:delText>
        </w:r>
      </w:del>
      <w:ins w:id="9647" w:author="GoldenCorpusHarness" w:date="2026-03-28T21:57:49Z">
        <w:r>
          <w:t>S</w:t>
        </w:r>
      </w:ins>
      <w:r>
        <w:t>ta</w:t>
      </w:r>
      <w:del w:id="9648" w:author="GoldenCorpusHarness" w:date="2026-03-28T21:57:49Z">
        <w:r>
          <w:delText>i</w:delText>
        </w:r>
      </w:del>
      <w:r>
        <w:t>n</w:t>
      </w:r>
      <w:del w:id="9649" w:author="GoldenCorpusHarness" w:date="2026-03-28T21:57:49Z">
        <w:r>
          <w:delText>e</w:delText>
        </w:r>
      </w:del>
      <w:ins w:id="9650" w:author="GoldenCorpusHarness" w:date="2026-03-28T21:57:49Z">
        <w:r>
          <w:t>dar</w:t>
        </w:r>
      </w:ins>
      <w:r>
        <w:t xml:space="preserve">d </w:t>
      </w:r>
      <w:del w:id="9651" w:author="GoldenCorpusHarness" w:date="2026-03-28T21:57:49Z">
        <w:r>
          <w:delText>c</w:delText>
        </w:r>
      </w:del>
      <w:ins w:id="9652" w:author="GoldenCorpusHarness" w:date="2026-03-28T21:57:49Z">
        <w:r>
          <w:t>P</w:t>
        </w:r>
      </w:ins>
      <w:r>
        <w:t>o</w:t>
      </w:r>
      <w:del w:id="9653" w:author="GoldenCorpusHarness" w:date="2026-03-28T21:57:49Z">
        <w:r>
          <w:delText xml:space="preserve">re or </w:delText>
        </w:r>
      </w:del>
      <w:ins w:id="9654" w:author="GoldenCorpusHarness" w:date="2026-03-28T21:57:49Z">
        <w:r>
          <w:t>l</w:t>
        </w:r>
      </w:ins>
      <w:r>
        <w:t>i</w:t>
      </w:r>
      <w:del w:id="9655" w:author="GoldenCorpusHarness" w:date="2026-03-28T21:57:49Z">
        <w:r>
          <w:delText>n</w:delText>
        </w:r>
      </w:del>
      <w:r>
        <w:t>ci</w:t>
      </w:r>
      <w:del w:id="9656" w:author="GoldenCorpusHarness" w:date="2026-03-28T21:57:49Z">
        <w:r>
          <w:delText>sional biopsy of a tumor l</w:delText>
        </w:r>
      </w:del>
      <w:r>
        <w:t>es</w:t>
      </w:r>
      <w:del w:id="9657" w:author="GoldenCorpusHarness" w:date="2026-03-28T21:57:49Z">
        <w:r>
          <w:delText>ion, which was not previously irradiated</w:delText>
        </w:r>
      </w:del>
    </w:p>
    <w:p ns2:paraId="1016491B" ns2:textId="3AA33B5C" w:rsidR="00C2080C" w:rsidRDefault="001615E7" w:rsidP="009469D7">
      <w:pPr>
        <w:pStyle w:val="Paragraph0"/>
        <w:ind w:left="720"/>
      </w:pPr>
      <w:del w:id="9658" w:author="GoldenCorpusHarness" w:date="2026-03-28T21:57:49Z">
        <w:r>
          <w:delText>OR</w:delText>
        </w:r>
      </w:del>
      <w:ins w:id="9659" w:author="GoldenCorpusHarness" w:date="2026-03-28T21:57:49Z">
        <w:r>
          <w:t>Not applicable.</w:t>
        </w:r>
      </w:ins>
    </w:p>
    <w:p ns2:paraId="6A5AAD37" ns2:textId="461FE2FE" w:rsidR="00C2080C" w:rsidRDefault="00C2080C" w:rsidP="00CC182C">
      <w:pPr>
        <w:pStyle w:val="Paragraph0"/>
        <w:numPr>
          <w:ilvl w:val="0"/>
          <w:numId w:val="41"/>
        </w:numPr>
      </w:pPr>
      <w:ins w:id="9660" w:author="GoldenCorpusHarness" w:date="2026-03-28T21:57:49Z">
        <w:r>
          <w:t>DISCONTINU</w:t>
        </w:r>
      </w:ins>
      <w:r>
        <w:t>A</w:t>
      </w:r>
      <w:del w:id="9661" w:author="GoldenCorpusHarness" w:date="2026-03-28T21:57:49Z">
        <w:r>
          <w:delText>n</w:delText>
        </w:r>
      </w:del>
      <w:ins w:id="9662" w:author="GoldenCorpusHarness" w:date="2026-03-28T21:57:49Z">
        <w:r>
          <w:t>TION</w:t>
        </w:r>
      </w:ins>
      <w:r>
        <w:t xml:space="preserve"> </w:t>
      </w:r>
      <w:del w:id="9663" w:author="GoldenCorpusHarness" w:date="2026-03-28T21:57:49Z">
        <w:r>
          <w:delText>archival</w:delText>
        </w:r>
      </w:del>
      <w:ins w:id="9664" w:author="GoldenCorpusHarness" w:date="2026-03-28T21:57:49Z">
        <w:r>
          <w:t>OF</w:t>
        </w:r>
      </w:ins>
      <w:r>
        <w:t xml:space="preserve"> </w:t>
      </w:r>
      <w:del w:id="9665" w:author="GoldenCorpusHarness" w:date="2026-03-28T21:57:49Z">
        <w:r>
          <w:delText>tumor</w:delText>
        </w:r>
      </w:del>
      <w:ins w:id="9666" w:author="GoldenCorpusHarness" w:date="2026-03-28T21:57:49Z">
        <w:r>
          <w:t>STUDY</w:t>
        </w:r>
      </w:ins>
      <w:r>
        <w:t xml:space="preserve"> </w:t>
      </w:r>
      <w:del w:id="9667" w:author="GoldenCorpusHarness" w:date="2026-03-28T21:57:49Z">
        <w:r>
          <w:delText>tissue</w:delText>
        </w:r>
      </w:del>
      <w:ins w:id="9668" w:author="GoldenCorpusHarness" w:date="2026-03-28T21:57:49Z">
        <w:r>
          <w:t>INTERVENTION</w:t>
        </w:r>
      </w:ins>
      <w:r>
        <w:t xml:space="preserve"> </w:t>
      </w:r>
      <w:del w:id="9669" w:author="GoldenCorpusHarness" w:date="2026-03-28T21:57:49Z">
        <w:r>
          <w:delText>sample</w:delText>
        </w:r>
      </w:del>
      <w:ins w:id="9670" w:author="GoldenCorpusHarness" w:date="2026-03-28T21:57:49Z">
        <w:r>
          <w:t>AND</w:t>
        </w:r>
      </w:ins>
      <w:r>
        <w:t xml:space="preserve"> </w:t>
      </w:r>
      <w:del w:id="9671" w:author="GoldenCorpusHarness" w:date="2026-03-28T21:57:49Z">
        <w:r>
          <w:delText>if</w:delText>
        </w:r>
      </w:del>
      <w:ins w:id="9672" w:author="GoldenCorpusHarness" w:date="2026-03-28T21:57:49Z">
        <w:r>
          <w:t>PARTICIPANT</w:t>
        </w:r>
      </w:ins>
      <w:r>
        <w:t xml:space="preserve"> </w:t>
      </w:r>
      <w:del w:id="9673" w:author="GoldenCorpusHarness" w:date="2026-03-28T21:57:49Z">
        <w:r>
          <w:delText>a new biopsy is unavailable (depending on protocol requirements)</w:delText>
        </w:r>
      </w:del>
      <w:ins w:id="9674" w:author="GoldenCorpusHarness" w:date="2026-03-28T21:57:49Z">
        <w:r>
          <w:t>WITHDRAWAL</w:t>
        </w:r>
      </w:ins>
    </w:p>
    <w:p ns2:paraId="19C018F8" ns2:textId="6095892B" w:rsidR="0036291B" w:rsidRDefault="0036291B" w:rsidP="00416840">
      <w:pPr>
        <w:pStyle w:val="Paragraph0"/>
      </w:pPr>
      <w:del w:id="9675" w:author="GoldenCorpusHarness" w:date="2026-03-28T21:57:49Z">
        <w:r>
          <w:delText xml:space="preserve">FFPE </w:delText>
        </w:r>
      </w:del>
      <w:ins w:id="9676" w:author="GoldenCorpusHarness" w:date="2026-03-28T21:57:49Z">
        <w:r>
          <w:t>Discon</w:t>
        </w:r>
      </w:ins>
      <w:r>
        <w:t>ti</w:t>
      </w:r>
      <w:del w:id="9677" w:author="GoldenCorpusHarness" w:date="2026-03-28T21:57:49Z">
        <w:r>
          <w:delText>ss</w:delText>
        </w:r>
      </w:del>
      <w:ins w:id="9678" w:author="GoldenCorpusHarness" w:date="2026-03-28T21:57:49Z">
        <w:r>
          <w:t>n</w:t>
        </w:r>
      </w:ins>
      <w:r>
        <w:t>u</w:t>
      </w:r>
      <w:del w:id="9679" w:author="GoldenCorpusHarness" w:date="2026-03-28T21:57:49Z">
        <w:r>
          <w:delText>e</w:delText>
        </w:r>
      </w:del>
      <w:ins w:id="9680" w:author="GoldenCorpusHarness" w:date="2026-03-28T21:57:49Z">
        <w:r>
          <w:t>ation</w:t>
        </w:r>
      </w:ins>
      <w:r>
        <w:t xml:space="preserve"> </w:t>
      </w:r>
      <w:del w:id="9681" w:author="GoldenCorpusHarness" w:date="2026-03-28T21:57:49Z">
        <w:r>
          <w:delText>bl</w:delText>
        </w:r>
      </w:del>
      <w:r>
        <w:t>o</w:t>
      </w:r>
      <w:del w:id="9682" w:author="GoldenCorpusHarness" w:date="2026-03-28T21:57:49Z">
        <w:r>
          <w:delText>cks</w:delText>
        </w:r>
      </w:del>
      <w:ins w:id="9683" w:author="GoldenCorpusHarness" w:date="2026-03-28T21:57:49Z">
        <w:r>
          <w:t>f</w:t>
        </w:r>
      </w:ins>
      <w:r>
        <w:t xml:space="preserve"> </w:t>
      </w:r>
      <w:del w:id="9684" w:author="GoldenCorpusHarness" w:date="2026-03-28T21:57:49Z">
        <w:r>
          <w:delText>are</w:delText>
        </w:r>
      </w:del>
      <w:ins w:id="9685" w:author="GoldenCorpusHarness" w:date="2026-03-28T21:57:49Z">
        <w:r>
          <w:t>Study</w:t>
        </w:r>
      </w:ins>
      <w:r>
        <w:t xml:space="preserve"> </w:t>
      </w:r>
      <w:del w:id="9686" w:author="GoldenCorpusHarness" w:date="2026-03-28T21:57:49Z">
        <w:r>
          <w:delText>pref</w:delText>
        </w:r>
      </w:del>
      <w:ins w:id="9687" w:author="GoldenCorpusHarness" w:date="2026-03-28T21:57:49Z">
        <w:r>
          <w:t>Int</w:t>
        </w:r>
      </w:ins>
      <w:r>
        <w:t>er</w:t>
      </w:r>
      <w:del w:id="9688" w:author="GoldenCorpusHarness" w:date="2026-03-28T21:57:49Z">
        <w:r>
          <w:delText>r</w:delText>
        </w:r>
      </w:del>
      <w:ins w:id="9689" w:author="GoldenCorpusHarness" w:date="2026-03-28T21:57:49Z">
        <w:r>
          <w:t>v</w:t>
        </w:r>
      </w:ins>
      <w:r>
        <w:t>e</w:t>
      </w:r>
      <w:del w:id="9690" w:author="GoldenCorpusHarness" w:date="2026-03-28T21:57:49Z">
        <w:r>
          <w:delText xml:space="preserve">d </w:delText>
        </w:r>
      </w:del>
      <w:ins w:id="9691" w:author="GoldenCorpusHarness" w:date="2026-03-28T21:57:49Z">
        <w:r>
          <w:t>n</w:t>
        </w:r>
      </w:ins>
      <w:r>
        <w:t>t</w:t>
      </w:r>
      <w:del w:id="9692" w:author="GoldenCorpusHarness" w:date="2026-03-28T21:57:49Z">
        <w:r>
          <w:delText>o slides. Newly obtained b</w:delText>
        </w:r>
      </w:del>
      <w:r>
        <w:t>io</w:t>
      </w:r>
      <w:del w:id="9693" w:author="GoldenCorpusHarness" w:date="2026-03-28T21:57:49Z">
        <w:r>
          <w:delText>psies are preferred to archived tissue.</w:delText>
        </w:r>
      </w:del>
      <w:ins w:id="9694" w:author="GoldenCorpusHarness" w:date="2026-03-28T21:57:49Z">
        <w:r>
          <w:t>n</w:t>
        </w:r>
      </w:ins>
    </w:p>
    <w:p ns2:paraId="1D3B71FC" ns2:textId="2328FA23" w:rsidR="0036291B" w:rsidRDefault="00CE2BEB" w:rsidP="00416840">
      <w:pPr>
        <w:pStyle w:val="Paragraph0"/>
      </w:pPr>
      <w:del w:id="9695" w:author="GoldenCorpusHarness" w:date="2026-03-28T21:57:49Z">
        <w:r>
          <w:delText>D</w:delText>
        </w:r>
      </w:del>
      <w:ins w:id="9696" w:author="GoldenCorpusHarness" w:date="2026-03-28T21:57:49Z">
        <w:r>
          <w:t>Original protocol t</w:t>
        </w:r>
      </w:ins>
      <w:r>
        <w:t>e</w:t>
      </w:r>
      <w:ins w:id="9697" w:author="GoldenCorpusHarness" w:date="2026-03-28T21:57:49Z">
        <w:r>
          <w:t>x</w:t>
        </w:r>
      </w:ins>
      <w:r>
        <w:t>t</w:t>
      </w:r>
      <w:ins w:id="9698" w:author="GoldenCorpusHarness" w:date="2026-03-28T21:57:49Z">
        <w:r>
          <w:t xml:space="preserve"> th</w:t>
        </w:r>
      </w:ins>
      <w:r>
        <w:t>a</w:t>
      </w:r>
      <w:ins w:id="9699" w:author="GoldenCorpusHarness" w:date="2026-03-28T21:57:49Z">
        <w:r>
          <w:t xml:space="preserve">t </w:t>
        </w:r>
      </w:ins>
      <w:r>
        <w:t>i</w:t>
      </w:r>
      <w:del w:id="9700" w:author="GoldenCorpusHarness" w:date="2026-03-28T21:57:49Z">
        <w:r>
          <w:delText>l</w:delText>
        </w:r>
      </w:del>
      <w:r>
        <w:t xml:space="preserve">s </w:t>
      </w:r>
      <w:del w:id="9701" w:author="GoldenCorpusHarness" w:date="2026-03-28T21:57:49Z">
        <w:r>
          <w:delText>per</w:delText>
        </w:r>
      </w:del>
      <w:ins w:id="9702" w:author="GoldenCorpusHarness" w:date="2026-03-28T21:57:49Z">
        <w:r>
          <w:t>con</w:t>
        </w:r>
      </w:ins>
      <w:r>
        <w:t>tain</w:t>
      </w:r>
      <w:del w:id="9703" w:author="GoldenCorpusHarness" w:date="2026-03-28T21:57:49Z">
        <w:r>
          <w:delText>ing to tumor tissu</w:delText>
        </w:r>
      </w:del>
      <w:r>
        <w:t>e</w:t>
      </w:r>
      <w:del w:id="9704" w:author="GoldenCorpusHarness" w:date="2026-03-28T21:57:49Z">
        <w:r>
          <w:delText xml:space="preserve"> submission can be foun</w:delText>
        </w:r>
      </w:del>
      <w:r>
        <w:t>d in th</w:t>
      </w:r>
      <w:ins w:id="9705" w:author="GoldenCorpusHarness" w:date="2026-03-28T21:57:49Z">
        <w:r>
          <w:t>is section and th</w:t>
        </w:r>
      </w:ins>
      <w:r>
        <w:t xml:space="preserve">e </w:t>
      </w:r>
      <w:del w:id="9706" w:author="GoldenCorpusHarness" w:date="2026-03-28T21:57:49Z">
        <w:r>
          <w:delText>P</w:delText>
        </w:r>
      </w:del>
      <w:ins w:id="9707" w:author="GoldenCorpusHarness" w:date="2026-03-28T21:57:49Z">
        <w:r>
          <w:t xml:space="preserve">following sections has been </w:t>
        </w:r>
      </w:ins>
      <w:r>
        <w:t>r</w:t>
      </w:r>
      <w:ins w:id="9708" w:author="GoldenCorpusHarness" w:date="2026-03-28T21:57:49Z">
        <w:r>
          <w:t>etained f</w:t>
        </w:r>
      </w:ins>
      <w:r>
        <w:t>o</w:t>
      </w:r>
      <w:ins w:id="9709" w:author="GoldenCorpusHarness" w:date="2026-03-28T21:57:49Z">
        <w:r>
          <w:t>r referen</w:t>
        </w:r>
      </w:ins>
      <w:r>
        <w:t>ce</w:t>
      </w:r>
      <w:del w:id="9710" w:author="GoldenCorpusHarness" w:date="2026-03-28T21:57:49Z">
        <w:r>
          <w:delText>dures Manual</w:delText>
        </w:r>
      </w:del>
      <w:r>
        <w:t>.</w:t>
      </w:r>
    </w:p>
    <w:p ns2:paraId="6F4FB8ED" ns2:textId="727FF2D4" w:rsidR="00416840" w:rsidRDefault="00416840" w:rsidP="00416840">
      <w:pPr>
        <w:pStyle w:val="Paragraph0"/>
      </w:pPr>
      <w:del w:id="9711" w:author="GoldenCorpusHarness" w:date="2026-03-28T21:57:49Z">
        <w:r>
          <w:delText xml:space="preserve">The </w:delText>
        </w:r>
      </w:del>
      <w:ins w:id="9712" w:author="GoldenCorpusHarness" w:date="2026-03-28T21:57:49Z">
        <w:r>
          <w:t>Dis</w:t>
        </w:r>
      </w:ins>
      <w:r>
        <w:t>c</w:t>
      </w:r>
      <w:del w:id="9713" w:author="GoldenCorpusHarness" w:date="2026-03-28T21:57:49Z">
        <w:r>
          <w:delText>e</w:delText>
        </w:r>
      </w:del>
      <w:ins w:id="9714" w:author="GoldenCorpusHarness" w:date="2026-03-28T21:57:49Z">
        <w:r>
          <w:t>o</w:t>
        </w:r>
      </w:ins>
      <w:r>
        <w:t>nt</w:t>
      </w:r>
      <w:del w:id="9715" w:author="GoldenCorpusHarness" w:date="2026-03-28T21:57:49Z">
        <w:r>
          <w:delText>ral laboratory will use the tissue sample to ascerta</w:delText>
        </w:r>
      </w:del>
      <w:r>
        <w:t>in</w:t>
      </w:r>
      <w:del w:id="9716" w:author="GoldenCorpusHarness" w:date="2026-03-28T21:57:49Z">
        <w:r>
          <w:delText xml:space="preserve"> PD-L1 stat</w:delText>
        </w:r>
      </w:del>
      <w:r>
        <w:t>u</w:t>
      </w:r>
      <w:del w:id="9717" w:author="GoldenCorpusHarness" w:date="2026-03-28T21:57:49Z">
        <w:r>
          <w:delText>s using the PD-L1 IHC 22C3 pharmDx (Investig</w:delText>
        </w:r>
      </w:del>
      <w:r>
        <w:t>ation</w:t>
      </w:r>
      <w:del w:id="9718" w:author="GoldenCorpusHarness" w:date="2026-03-28T21:57:49Z">
        <w:r>
          <w:delText>al</w:delText>
        </w:r>
      </w:del>
      <w:r>
        <w:t xml:space="preserve"> </w:t>
      </w:r>
      <w:del w:id="9719" w:author="GoldenCorpusHarness" w:date="2026-03-28T21:57:49Z">
        <w:r>
          <w:delText>Use Only) diagn</w:delText>
        </w:r>
      </w:del>
      <w:r>
        <w:t>o</w:t>
      </w:r>
      <w:del w:id="9720" w:author="GoldenCorpusHarness" w:date="2026-03-28T21:57:49Z">
        <w:r>
          <w:delText>stic kit. The diagnostic test that will be used to con</w:delText>
        </w:r>
      </w:del>
      <w:r>
        <w:t>f</w:t>
      </w:r>
      <w:del w:id="9721" w:author="GoldenCorpusHarness" w:date="2026-03-28T21:57:49Z">
        <w:r>
          <w:delText>irm the PD-L1 (CPS ≥1)</w:delText>
        </w:r>
      </w:del>
      <w:r>
        <w:t xml:space="preserve"> st</w:t>
      </w:r>
      <w:del w:id="9722" w:author="GoldenCorpusHarness" w:date="2026-03-28T21:57:49Z">
        <w:r>
          <w:delText>at</w:delText>
        </w:r>
      </w:del>
      <w:r>
        <w:t>u</w:t>
      </w:r>
      <w:del w:id="9723" w:author="GoldenCorpusHarness" w:date="2026-03-28T21:57:49Z">
        <w:r>
          <w:delText>s for eligibilit</w:delText>
        </w:r>
      </w:del>
      <w:ins w:id="9724" w:author="GoldenCorpusHarness" w:date="2026-03-28T21:57:49Z">
        <w:r>
          <w:t>d</w:t>
        </w:r>
      </w:ins>
      <w:r>
        <w:t>y i</w:t>
      </w:r>
      <w:del w:id="9725" w:author="GoldenCorpusHarness" w:date="2026-03-28T21:57:49Z">
        <w:r>
          <w:delText>s id</w:delText>
        </w:r>
      </w:del>
      <w:ins w:id="9726" w:author="GoldenCorpusHarness" w:date="2026-03-28T21:57:49Z">
        <w:r>
          <w:t>nterv</w:t>
        </w:r>
      </w:ins>
      <w:r>
        <w:t>enti</w:t>
      </w:r>
      <w:del w:id="9727" w:author="GoldenCorpusHarness" w:date="2026-03-28T21:57:49Z">
        <w:r>
          <w:delText>cal</w:delText>
        </w:r>
      </w:del>
      <w:ins w:id="9728" w:author="GoldenCorpusHarness" w:date="2026-03-28T21:57:49Z">
        <w:r>
          <w:t>on</w:t>
        </w:r>
      </w:ins>
      <w:r>
        <w:t xml:space="preserve"> </w:t>
      </w:r>
      <w:ins w:id="9729" w:author="GoldenCorpusHarness" w:date="2026-03-28T21:57:49Z">
        <w:r>
          <w:t>does no</w:t>
        </w:r>
      </w:ins>
      <w:r>
        <w:t>t</w:t>
      </w:r>
      <w:del w:id="9730" w:author="GoldenCorpusHarness" w:date="2026-03-28T21:57:49Z">
        <w:r>
          <w:delText>o</w:delText>
        </w:r>
      </w:del>
      <w:r>
        <w:t xml:space="preserve"> </w:t>
      </w:r>
      <w:del w:id="9731" w:author="GoldenCorpusHarness" w:date="2026-03-28T21:57:49Z">
        <w:r>
          <w:delText>th</w:delText>
        </w:r>
      </w:del>
      <w:ins w:id="9732" w:author="GoldenCorpusHarness" w:date="2026-03-28T21:57:49Z">
        <w:r>
          <w:t>r</w:t>
        </w:r>
      </w:ins>
      <w:r>
        <w:t>e</w:t>
      </w:r>
      <w:del w:id="9733" w:author="GoldenCorpusHarness" w:date="2026-03-28T21:57:49Z">
        <w:r>
          <w:delText xml:space="preserve"> US FDA-ap</w:delText>
        </w:r>
      </w:del>
      <w:r>
        <w:t>pr</w:t>
      </w:r>
      <w:del w:id="9734" w:author="GoldenCorpusHarness" w:date="2026-03-28T21:57:49Z">
        <w:r>
          <w:delText>ov</w:delText>
        </w:r>
      </w:del>
      <w:r>
        <w:t>e</w:t>
      </w:r>
      <w:del w:id="9735" w:author="GoldenCorpusHarness" w:date="2026-03-28T21:57:49Z">
        <w:r>
          <w:delText>d Dako PD-L1 IHC 22C3 pharmDx diagno</w:delText>
        </w:r>
      </w:del>
      <w:r>
        <w:t>s</w:t>
      </w:r>
      <w:del w:id="9736" w:author="GoldenCorpusHarness" w:date="2026-03-28T21:57:49Z">
        <w:r>
          <w:delText>tic kit. The PD-L1 IHC 22C3 pharmDx assay kit is currently approved to select participants with HSNCC for treatm</w:delText>
        </w:r>
      </w:del>
      <w:r>
        <w:t>ent with</w:t>
      </w:r>
      <w:ins w:id="9737" w:author="GoldenCorpusHarness" w:date="2026-03-28T21:57:49Z">
        <w:r>
          <w:t>drawal</w:t>
        </w:r>
      </w:ins>
      <w:r>
        <w:t xml:space="preserve"> </w:t>
      </w:r>
      <w:del w:id="9738" w:author="GoldenCorpusHarness" w:date="2026-03-28T21:57:49Z">
        <w:r>
          <w:delText>pemb</w:delText>
        </w:r>
      </w:del>
      <w:ins w:id="9739" w:author="GoldenCorpusHarness" w:date="2026-03-28T21:57:49Z">
        <w:r>
          <w:t>f</w:t>
        </w:r>
      </w:ins>
      <w:r>
        <w:t>ro</w:t>
      </w:r>
      <w:del w:id="9740" w:author="GoldenCorpusHarness" w:date="2026-03-28T21:57:49Z">
        <w:r>
          <w:delText>liz</w:delText>
        </w:r>
      </w:del>
      <w:ins w:id="9741" w:author="GoldenCorpusHarness" w:date="2026-03-28T21:57:49Z">
        <w:r>
          <w:t>m the st</w:t>
        </w:r>
      </w:ins>
      <w:r>
        <w:t>u</w:t>
      </w:r>
      <w:del w:id="9742" w:author="GoldenCorpusHarness" w:date="2026-03-28T21:57:49Z">
        <w:r>
          <w:delText>mab</w:delText>
        </w:r>
      </w:del>
      <w:ins w:id="9743" w:author="GoldenCorpusHarness" w:date="2026-03-28T21:57:49Z">
        <w:r>
          <w:t>dy</w:t>
        </w:r>
      </w:ins>
      <w:r>
        <w:t>.</w:t>
      </w:r>
      <w:ins w:id="9744" w:author="GoldenCorpusHarness" w:date="2026-03-28T21:57:49Z">
        <w:r>
          <w:t xml:space="preserve"> </w:t>
        </w:r>
      </w:ins>
    </w:p>
    <w:p ns2:paraId="776DB6E2" ns2:textId="4B7F2C7C" w:rsidR="00416840" w:rsidRPr="00416840" w:rsidRDefault="00416840" w:rsidP="00416840">
      <w:pPr>
        <w:pStyle w:val="Paragraph0"/>
      </w:pPr>
      <w:ins w:id="9745" w:author="GoldenCorpusHarness" w:date="2026-03-28T21:57:49Z">
        <w:r>
          <w:t xml:space="preserve">As certain data on clinical events beyond study intervention discontinuation may be important to the study, they must be collected through the participant’s last scheduled follow-up, even if the participant has discontinued study intervention. </w:t>
        </w:r>
      </w:ins>
      <w:r>
        <w:t>The</w:t>
      </w:r>
      <w:del w:id="9746" w:author="GoldenCorpusHarness" w:date="2026-03-28T21:57:49Z">
        <w:r>
          <w:delText xml:space="preserve"> PD</w:delText>
        </w:r>
      </w:del>
      <w:ins w:id="9747" w:author="GoldenCorpusHarness" w:date="2026-03-28T21:57:49Z">
        <w:r>
          <w:t>refore, all participants who discontinue study intervention before completion of the protocol</w:t>
        </w:r>
      </w:ins>
      <w:r>
        <w:t>-</w:t>
      </w:r>
      <w:del w:id="9748" w:author="GoldenCorpusHarness" w:date="2026-03-28T21:57:49Z">
        <w:r>
          <w:delText>L</w:delText>
        </w:r>
      </w:del>
      <w:ins w:id="9749" w:author="GoldenCorpusHarness" w:date="2026-03-28T21:57:49Z">
        <w:r>
          <w:t xml:space="preserve">specified treatment period will still continue to be monitored in the study and participate in the study visits and procedures as specified in Section </w:t>
        </w:r>
      </w:ins>
      <w:r>
        <w:t>1</w:t>
      </w:r>
      <w:del w:id="9750" w:author="GoldenCorpusHarness" w:date="2026-03-28T21:57:49Z">
        <w:r>
          <w:delText xml:space="preserve"> CP</w:delText>
        </w:r>
      </w:del>
      <w:ins w:id="9751" w:author="GoldenCorpusHarness" w:date="2026-03-28T21:57:49Z">
        <w:r>
          <w:t xml:space="preserve">.3 and </w:t>
        </w:r>
      </w:ins>
      <w:r>
        <w:t>S</w:t>
      </w:r>
      <w:ins w:id="9752" w:author="GoldenCorpusHarness" w:date="2026-03-28T21:57:49Z">
        <w:r>
          <w:t>ection 8.</w:t>
        </w:r>
      </w:ins>
      <w:r>
        <w:t>1</w:t>
      </w:r>
      <w:del w:id="9753" w:author="GoldenCorpusHarness" w:date="2026-03-28T21:57:49Z">
        <w:r>
          <w:delText xml:space="preserve"> result</w:delText>
        </w:r>
      </w:del>
      <w:ins w:id="9754" w:author="GoldenCorpusHarness" w:date="2026-03-28T21:57:49Z">
        <w:r>
          <w:t>1.5 and 8.11.6 unless the participant has</w:t>
        </w:r>
      </w:ins>
      <w:r>
        <w:t xml:space="preserve"> wi</w:t>
      </w:r>
      <w:del w:id="9755" w:author="GoldenCorpusHarness" w:date="2026-03-28T21:57:49Z">
        <w:r>
          <w:delText>ll be unmasked to the site.</w:delText>
        </w:r>
      </w:del>
      <w:ins w:id="9756" w:author="GoldenCorpusHarness" w:date="2026-03-28T21:57:49Z">
        <w:r>
          <w:t>thdrawn from the study Section 7.2.</w:t>
        </w:r>
      </w:ins>
    </w:p>
    <w:p ns2:paraId="7CED95D5" ns2:textId="4A5B9D8B" w:rsidR="007D608A" w:rsidRDefault="007D608A" w:rsidP="007D608A">
      <w:pPr>
        <w:pStyle w:val="Heading2"/>
      </w:pPr>
      <w:del w:id="9757" w:author="GoldenCorpusHarness" w:date="2026-03-28T21:57:49Z">
        <w:r>
          <w:delText>Efficacy Assessments</w:delText>
        </w:r>
      </w:del>
      <w:ins w:id="9758" w:author="GoldenCorpusHarness" w:date="2026-03-28T21:57:49Z">
        <w:r>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ins>
    </w:p>
    <w:p ns2:paraId="5AC057A4" ns2:textId="6AF28E55" w:rsidR="00D80FE3" w:rsidRDefault="00D80FE3" w:rsidP="00B23A7B">
      <w:pPr>
        <w:pStyle w:val="Heading3"/>
      </w:pPr>
      <w:del w:id="9759" w:author="GoldenCorpusHarness" w:date="2026-03-28T21:57:49Z">
        <w:r>
          <w:delText>T</w:delText>
        </w:r>
      </w:del>
      <w:ins w:id="9760" w:author="GoldenCorpusHarness" w:date="2026-03-28T21:57:49Z">
        <w:r>
          <w:t>A participant m</w:t>
        </w:r>
      </w:ins>
      <w:r>
        <w:t>u</w:t>
      </w:r>
      <w:ins w:id="9761" w:author="GoldenCorpusHarness" w:date="2026-03-28T21:57:49Z">
        <w:r>
          <w:t>st be discontinued fro</w:t>
        </w:r>
      </w:ins>
      <w:r>
        <w:t>m</w:t>
      </w:r>
      <w:ins w:id="9762" w:author="GoldenCorpusHarness" w:date="2026-03-28T21:57:49Z">
        <w:r>
          <w:t xml:space="preserve"> study intervention, but continue to be monitored in the study f</w:t>
        </w:r>
      </w:ins>
      <w:r>
        <w:t xml:space="preserve">or </w:t>
      </w:r>
      <w:del w:id="9763" w:author="GoldenCorpusHarness" w:date="2026-03-28T21:57:49Z">
        <w:r>
          <w:delText>Im</w:delText>
        </w:r>
      </w:del>
      <w:r>
        <w:t>a</w:t>
      </w:r>
      <w:del w:id="9764" w:author="GoldenCorpusHarness" w:date="2026-03-28T21:57:49Z">
        <w:r>
          <w:delText>g</w:delText>
        </w:r>
      </w:del>
      <w:ins w:id="9765" w:author="GoldenCorpusHarness" w:date="2026-03-28T21:57:49Z">
        <w:r>
          <w:t>ny of the follow</w:t>
        </w:r>
      </w:ins>
      <w:r>
        <w:t xml:space="preserve">ing </w:t>
      </w:r>
      <w:del w:id="9766" w:author="GoldenCorpusHarness" w:date="2026-03-28T21:57:49Z">
        <w:r>
          <w:delText>and Assessment of Dis</w:delText>
        </w:r>
      </w:del>
      <w:ins w:id="9767" w:author="GoldenCorpusHarness" w:date="2026-03-28T21:57:49Z">
        <w:r>
          <w:t>r</w:t>
        </w:r>
      </w:ins>
      <w:r>
        <w:t>eas</w:t>
      </w:r>
      <w:del w:id="9768" w:author="GoldenCorpusHarness" w:date="2026-03-28T21:57:49Z">
        <w:r>
          <w:delText xml:space="preserve">e </w:delText>
        </w:r>
      </w:del>
      <w:ins w:id="9769" w:author="GoldenCorpusHarness" w:date="2026-03-28T21:57:49Z">
        <w:r>
          <w:t>ons:</w:t>
        </w:r>
      </w:ins>
    </w:p>
    <w:p ns2:paraId="02D54D97" ns2:textId="2B824872" w:rsidR="006D76A0" w:rsidRDefault="006D76A0" w:rsidP="006D76A0">
      <w:pPr>
        <w:pStyle w:val="Paragraph0"/>
      </w:pPr>
      <w:r>
        <w:t>T</w:t>
      </w:r>
      <w:del w:id="9770" w:author="GoldenCorpusHarness" w:date="2026-03-28T21:57:49Z">
        <w:r>
          <w:delText>hroughout this section, t</w:delText>
        </w:r>
      </w:del>
      <w:r>
        <w:t xml:space="preserve">he </w:t>
      </w:r>
      <w:ins w:id="9771" w:author="GoldenCorpusHarness" w:date="2026-03-28T21:57:49Z">
        <w:r>
          <w:t>par</w:t>
        </w:r>
      </w:ins>
      <w:r>
        <w:t>t</w:t>
      </w:r>
      <w:del w:id="9772" w:author="GoldenCorpusHarness" w:date="2026-03-28T21:57:49Z">
        <w:r>
          <w:delText>erm ‘s</w:delText>
        </w:r>
      </w:del>
      <w:ins w:id="9773" w:author="GoldenCorpusHarness" w:date="2026-03-28T21:57:49Z">
        <w:r>
          <w:t>i</w:t>
        </w:r>
      </w:ins>
      <w:r>
        <w:t>c</w:t>
      </w:r>
      <w:ins w:id="9774" w:author="GoldenCorpusHarness" w:date="2026-03-28T21:57:49Z">
        <w:r>
          <w:t>ip</w:t>
        </w:r>
      </w:ins>
      <w:r>
        <w:t>an</w:t>
      </w:r>
      <w:ins w:id="9775" w:author="GoldenCorpusHarness" w:date="2026-03-28T21:57:49Z">
        <w:r>
          <w:t>t or participant</w:t>
        </w:r>
      </w:ins>
      <w:r>
        <w:t>’</w:t>
      </w:r>
      <w:ins w:id="9776" w:author="GoldenCorpusHarness" w:date="2026-03-28T21:57:49Z">
        <w:r>
          <w:t>s legally acceptable</w:t>
        </w:r>
      </w:ins>
      <w:r>
        <w:t xml:space="preserve"> re</w:t>
      </w:r>
      <w:del w:id="9777" w:author="GoldenCorpusHarness" w:date="2026-03-28T21:57:49Z">
        <w:r>
          <w:delText>f</w:delText>
        </w:r>
      </w:del>
      <w:ins w:id="9778" w:author="GoldenCorpusHarness" w:date="2026-03-28T21:57:49Z">
        <w:r>
          <w:t>pr</w:t>
        </w:r>
      </w:ins>
      <w:r>
        <w:t>e</w:t>
      </w:r>
      <w:ins w:id="9779" w:author="GoldenCorpusHarness" w:date="2026-03-28T21:57:49Z">
        <w:r>
          <w:t xml:space="preserve">sentative </w:t>
        </w:r>
      </w:ins>
      <w:r>
        <w:t>r</w:t>
      </w:r>
      <w:ins w:id="9780" w:author="GoldenCorpusHarness" w:date="2026-03-28T21:57:49Z">
        <w:r>
          <w:t>equest</w:t>
        </w:r>
      </w:ins>
      <w:r>
        <w:t xml:space="preserve">s to </w:t>
      </w:r>
      <w:del w:id="9781" w:author="GoldenCorpusHarness" w:date="2026-03-28T21:57:49Z">
        <w:r>
          <w:delText>any me</w:delText>
        </w:r>
      </w:del>
      <w:r>
        <w:t>di</w:t>
      </w:r>
      <w:ins w:id="9782" w:author="GoldenCorpusHarness" w:date="2026-03-28T21:57:49Z">
        <w:r>
          <w:t>s</w:t>
        </w:r>
      </w:ins>
      <w:r>
        <w:t>c</w:t>
      </w:r>
      <w:del w:id="9783" w:author="GoldenCorpusHarness" w:date="2026-03-28T21:57:49Z">
        <w:r>
          <w:delText>al imag</w:delText>
        </w:r>
      </w:del>
      <w:ins w:id="9784" w:author="GoldenCorpusHarness" w:date="2026-03-28T21:57:49Z">
        <w:r>
          <w:t>ont</w:t>
        </w:r>
      </w:ins>
      <w:r>
        <w:t>in</w:t>
      </w:r>
      <w:del w:id="9785" w:author="GoldenCorpusHarness" w:date="2026-03-28T21:57:49Z">
        <w:r>
          <w:delText>g</w:delText>
        </w:r>
      </w:del>
      <w:ins w:id="9786" w:author="GoldenCorpusHarness" w:date="2026-03-28T21:57:49Z">
        <w:r>
          <w:t>ue</w:t>
        </w:r>
      </w:ins>
      <w:r>
        <w:t xml:space="preserve"> </w:t>
      </w:r>
      <w:del w:id="9787" w:author="GoldenCorpusHarness" w:date="2026-03-28T21:57:49Z">
        <w:r>
          <w:delText>data u</w:delText>
        </w:r>
      </w:del>
      <w:r>
        <w:t>s</w:t>
      </w:r>
      <w:del w:id="9788" w:author="GoldenCorpusHarness" w:date="2026-03-28T21:57:49Z">
        <w:r>
          <w:delText xml:space="preserve">ed to assess </w:delText>
        </w:r>
      </w:del>
      <w:r>
        <w:t>tu</w:t>
      </w:r>
      <w:del w:id="9789" w:author="GoldenCorpusHarness" w:date="2026-03-28T21:57:49Z">
        <w:r>
          <w:delText>mor bur</w:delText>
        </w:r>
      </w:del>
      <w:r>
        <w:t>d</w:t>
      </w:r>
      <w:del w:id="9790" w:author="GoldenCorpusHarness" w:date="2026-03-28T21:57:49Z">
        <w:r>
          <w:delText>en and ma</w:delText>
        </w:r>
      </w:del>
      <w:r>
        <w:t>y in</w:t>
      </w:r>
      <w:del w:id="9791" w:author="GoldenCorpusHarness" w:date="2026-03-28T21:57:49Z">
        <w:r>
          <w:delText>clud</w:delText>
        </w:r>
      </w:del>
      <w:ins w:id="9792" w:author="GoldenCorpusHarness" w:date="2026-03-28T21:57:49Z">
        <w:r>
          <w:t>t</w:t>
        </w:r>
      </w:ins>
      <w:r>
        <w:t>e</w:t>
      </w:r>
      <w:del w:id="9793" w:author="GoldenCorpusHarness" w:date="2026-03-28T21:57:49Z">
        <w:r>
          <w:delText xml:space="preserve"> c</w:delText>
        </w:r>
      </w:del>
      <w:r>
        <w:t>r</w:t>
      </w:r>
      <w:del w:id="9794" w:author="GoldenCorpusHarness" w:date="2026-03-28T21:57:49Z">
        <w:r>
          <w:delText>oss-s</w:delText>
        </w:r>
      </w:del>
      <w:ins w:id="9795" w:author="GoldenCorpusHarness" w:date="2026-03-28T21:57:49Z">
        <w:r>
          <w:t>v</w:t>
        </w:r>
      </w:ins>
      <w:r>
        <w:t>e</w:t>
      </w:r>
      <w:del w:id="9796" w:author="GoldenCorpusHarness" w:date="2026-03-28T21:57:49Z">
        <w:r>
          <w:delText>c</w:delText>
        </w:r>
      </w:del>
      <w:ins w:id="9797" w:author="GoldenCorpusHarness" w:date="2026-03-28T21:57:49Z">
        <w:r>
          <w:t>n</w:t>
        </w:r>
      </w:ins>
      <w:r>
        <w:t>tion</w:t>
      </w:r>
      <w:del w:id="9798" w:author="GoldenCorpusHarness" w:date="2026-03-28T21:57:49Z">
        <w:r>
          <w:delText>al imaging (such as CT or MRI), or other methods as specified in this protocol</w:delText>
        </w:r>
      </w:del>
      <w:r>
        <w:t>.</w:t>
      </w:r>
    </w:p>
    <w:bookmarkEnd w:id="196"/>
    <w:p ns2:paraId="67648A9F" ns2:textId="16797E5A" w:rsidR="00EA6FE8" w:rsidRDefault="006D76A0" w:rsidP="006D76A0">
      <w:pPr>
        <w:pStyle w:val="Paragraph0"/>
      </w:pPr>
      <w:ins w:id="9799" w:author="GoldenCorpusHarness" w:date="2026-03-28T21:57:49Z">
        <w:r>
          <w:t xml:space="preserve">Any prolonged interruption of study intervention beyond the permitted periods, for irAE management or other allowed dose interruptions, as noted in Section 6.6.1, require Sponsor consultation prior to restarting treatment. </w:t>
        </w:r>
      </w:ins>
      <w:r>
        <w:t>I</w:t>
      </w:r>
      <w:del w:id="9800" w:author="GoldenCorpusHarness" w:date="2026-03-28T21:57:49Z">
        <w:r>
          <w:delText>n addition to su</w:delText>
        </w:r>
      </w:del>
      <w:ins w:id="9801" w:author="GoldenCorpusHarness" w:date="2026-03-28T21:57:49Z">
        <w:r>
          <w:t>f treatment will not be restarted, the participant will continue to be monitored in the study and the reason for discontinuation of study inte</w:t>
        </w:r>
      </w:ins>
      <w:r>
        <w:t>rv</w:t>
      </w:r>
      <w:del w:id="9802" w:author="GoldenCorpusHarness" w:date="2026-03-28T21:57:49Z">
        <w:r>
          <w:delText>ival, efficacy</w:delText>
        </w:r>
      </w:del>
      <w:ins w:id="9803" w:author="GoldenCorpusHarness" w:date="2026-03-28T21:57:49Z">
        <w:r>
          <w:t>ention</w:t>
        </w:r>
      </w:ins>
      <w:r>
        <w:t xml:space="preserve"> will be </w:t>
      </w:r>
      <w:del w:id="9804" w:author="GoldenCorpusHarness" w:date="2026-03-28T21:57:49Z">
        <w:r>
          <w:delText>assessed based on scans to evaluate changes in tumor burden over time, until the participant is discontinued from the trial or enters the survival follow-up</w:delText>
        </w:r>
      </w:del>
      <w:ins w:id="9805" w:author="GoldenCorpusHarness" w:date="2026-03-28T21:57:49Z">
        <w:r>
          <w:t>recorded in the medical record</w:t>
        </w:r>
      </w:ins>
      <w:r>
        <w:t>.</w:t>
      </w:r>
      <w:del w:id="9806" w:author="GoldenCorpusHarness" w:date="2026-03-28T21:57:49Z">
        <w:r>
          <w:delText xml:space="preserve"> The process for scan collection and transmission to the iCRO can be found in the Site Imaging Manual. CT scans are preferred over other tumor imaging methods. For the head and neck, abdomen, and pelvis (if acquired), contrast-enhanced MRI may be used when CT with iodinated contrast is contraindicated, or when mandated by local practice. The same type of scan should be used in a participant throughout the study to optimize the reproducibility of the assessment of existing and new tumor burden and improve the accuracy of the response assessment. </w:delText>
        </w:r>
      </w:del>
    </w:p>
    <w:p ns2:paraId="374BF495" ns2:textId="31702B29" w:rsidR="00D80FE3" w:rsidRDefault="00D80FE3" w:rsidP="006D76A0">
      <w:pPr>
        <w:pStyle w:val="Paragraph0"/>
      </w:pPr>
      <w:del w:id="9807" w:author="GoldenCorpusHarness" w:date="2026-03-28T21:57:49Z">
        <w:r>
          <w:delText xml:space="preserve">Note: </w:delText>
        </w:r>
      </w:del>
      <w:ins w:id="9808" w:author="GoldenCorpusHarness" w:date="2026-03-28T21:57:49Z">
        <w:r>
          <w:t>The participant has a medical condition or personal circumstance which, in the opinion o</w:t>
        </w:r>
      </w:ins>
      <w:r>
        <w:t>f</w:t>
      </w:r>
      <w:del w:id="9809" w:author="GoldenCorpusHarness" w:date="2026-03-28T21:57:49Z">
        <w:r>
          <w:delText>or the purposes o</w:delText>
        </w:r>
      </w:del>
      <w:ins w:id="9810" w:author="GoldenCorpusHarness" w:date="2026-03-28T21:57:49Z">
        <w:r>
          <w:t xml:space="preserve"> the investigator and/or Sponsor, placed the participant at unnecessary risk </w:t>
        </w:r>
      </w:ins>
      <w:r>
        <w:t>f</w:t>
      </w:r>
      <w:del w:id="9811" w:author="GoldenCorpusHarness" w:date="2026-03-28T21:57:49Z">
        <w:r>
          <w:delText xml:space="preserve"> assessing tumor scans, the term “in</w:delText>
        </w:r>
      </w:del>
      <w:ins w:id="9812" w:author="GoldenCorpusHarness" w:date="2026-03-28T21:57:49Z">
        <w:r>
          <w:t>rom continued administration of study inter</w:t>
        </w:r>
      </w:ins>
      <w:r>
        <w:t>ve</w:t>
      </w:r>
      <w:del w:id="9813" w:author="GoldenCorpusHarness" w:date="2026-03-28T21:57:49Z">
        <w:r>
          <w:delText>stigator” refers to the local investigator at the site and/or the radiological reviewer at the site or at an offsite facility</w:delText>
        </w:r>
      </w:del>
      <w:ins w:id="9814" w:author="GoldenCorpusHarness" w:date="2026-03-28T21:57:49Z">
        <w:r>
          <w:t>ntion</w:t>
        </w:r>
      </w:ins>
      <w:r>
        <w:t>.</w:t>
      </w:r>
    </w:p>
    <w:p ns2:paraId="37967DFA" ns2:textId="150F8FE0" w:rsidR="00D80FE3" w:rsidRDefault="00FB1C92" w:rsidP="00D80FE3">
      <w:pPr>
        <w:pStyle w:val="Paragraph0"/>
      </w:pPr>
      <w:del w:id="9815" w:author="GoldenCorpusHarness" w:date="2026-03-28T21:57:49Z">
        <w:r>
          <w:delText>If</w:delText>
        </w:r>
      </w:del>
      <w:ins w:id="9816" w:author="GoldenCorpusHarness" w:date="2026-03-28T21:57:49Z">
        <w:r>
          <w:t>The</w:t>
        </w:r>
      </w:ins>
      <w:r>
        <w:t xml:space="preserve"> </w:t>
      </w:r>
      <w:del w:id="9817" w:author="GoldenCorpusHarness" w:date="2026-03-28T21:57:49Z">
        <w:r>
          <w:delText>b</w:delText>
        </w:r>
      </w:del>
      <w:ins w:id="9818" w:author="GoldenCorpusHarness" w:date="2026-03-28T21:57:49Z">
        <w:r>
          <w:t>pa</w:t>
        </w:r>
      </w:ins>
      <w:r>
        <w:t>r</w:t>
      </w:r>
      <w:del w:id="9819" w:author="GoldenCorpusHarness" w:date="2026-03-28T21:57:49Z">
        <w:r>
          <w:delText>a</w:delText>
        </w:r>
      </w:del>
      <w:ins w:id="9820" w:author="GoldenCorpusHarness" w:date="2026-03-28T21:57:49Z">
        <w:r>
          <w:t>t</w:t>
        </w:r>
      </w:ins>
      <w:r>
        <w:t>i</w:t>
      </w:r>
      <w:del w:id="9821" w:author="GoldenCorpusHarness" w:date="2026-03-28T21:57:49Z">
        <w:r>
          <w:delText>n s</w:delText>
        </w:r>
      </w:del>
      <w:r>
        <w:t>c</w:t>
      </w:r>
      <w:ins w:id="9822" w:author="GoldenCorpusHarness" w:date="2026-03-28T21:57:49Z">
        <w:r>
          <w:t>ip</w:t>
        </w:r>
      </w:ins>
      <w:r>
        <w:t>an</w:t>
      </w:r>
      <w:ins w:id="9823" w:author="GoldenCorpusHarness" w:date="2026-03-28T21:57:49Z">
        <w:r>
          <w:t>t ha</w:t>
        </w:r>
      </w:ins>
      <w:r>
        <w:t>s a</w:t>
      </w:r>
      <w:del w:id="9824" w:author="GoldenCorpusHarness" w:date="2026-03-28T21:57:49Z">
        <w:r>
          <w:delText>re</w:delText>
        </w:r>
      </w:del>
      <w:r>
        <w:t xml:space="preserve"> </w:t>
      </w:r>
      <w:del w:id="9825" w:author="GoldenCorpusHarness" w:date="2026-03-28T21:57:49Z">
        <w:r>
          <w:delText>per</w:delText>
        </w:r>
      </w:del>
      <w:ins w:id="9826" w:author="GoldenCorpusHarness" w:date="2026-03-28T21:57:49Z">
        <w:r>
          <w:t>con</w:t>
        </w:r>
      </w:ins>
      <w:r>
        <w:t>f</w:t>
      </w:r>
      <w:del w:id="9827" w:author="GoldenCorpusHarness" w:date="2026-03-28T21:57:49Z">
        <w:r>
          <w:delText>o</w:delText>
        </w:r>
      </w:del>
      <w:ins w:id="9828" w:author="GoldenCorpusHarness" w:date="2026-03-28T21:57:49Z">
        <w:r>
          <w:t>i</w:t>
        </w:r>
      </w:ins>
      <w:r>
        <w:t>rmed</w:t>
      </w:r>
      <w:del w:id="9829" w:author="GoldenCorpusHarness" w:date="2026-03-28T21:57:49Z">
        <w:r>
          <w:delText>,</w:delText>
        </w:r>
      </w:del>
      <w:r>
        <w:t xml:space="preserve"> </w:t>
      </w:r>
      <w:del w:id="9830" w:author="GoldenCorpusHarness" w:date="2026-03-28T21:57:49Z">
        <w:r>
          <w:delText>magne</w:delText>
        </w:r>
      </w:del>
      <w:ins w:id="9831" w:author="GoldenCorpusHarness" w:date="2026-03-28T21:57:49Z">
        <w:r>
          <w:t>posi</w:t>
        </w:r>
      </w:ins>
      <w:r>
        <w:t>ti</w:t>
      </w:r>
      <w:del w:id="9832" w:author="GoldenCorpusHarness" w:date="2026-03-28T21:57:49Z">
        <w:r>
          <w:delText>c</w:delText>
        </w:r>
      </w:del>
      <w:ins w:id="9833" w:author="GoldenCorpusHarness" w:date="2026-03-28T21:57:49Z">
        <w:r>
          <w:t>ve</w:t>
        </w:r>
      </w:ins>
      <w:r>
        <w:t xml:space="preserve"> </w:t>
      </w:r>
      <w:ins w:id="9834" w:author="GoldenCorpusHarness" w:date="2026-03-28T21:57:49Z">
        <w:r>
          <w:t>serum p</w:t>
        </w:r>
      </w:ins>
      <w:r>
        <w:t>re</w:t>
      </w:r>
      <w:del w:id="9835" w:author="GoldenCorpusHarness" w:date="2026-03-28T21:57:49Z">
        <w:r>
          <w:delText>so</w:delText>
        </w:r>
      </w:del>
      <w:ins w:id="9836" w:author="GoldenCorpusHarness" w:date="2026-03-28T21:57:49Z">
        <w:r>
          <w:t>g</w:t>
        </w:r>
      </w:ins>
      <w:r>
        <w:t>nanc</w:t>
      </w:r>
      <w:del w:id="9837" w:author="GoldenCorpusHarness" w:date="2026-03-28T21:57:49Z">
        <w:r>
          <w:delText>e scans are preferred; however, CT scans are acceptable, if MRI is medicall</w:delText>
        </w:r>
      </w:del>
      <w:r>
        <w:t xml:space="preserve">y </w:t>
      </w:r>
      <w:del w:id="9838" w:author="GoldenCorpusHarness" w:date="2026-03-28T21:57:49Z">
        <w:r>
          <w:delText>contraindica</w:delText>
        </w:r>
      </w:del>
      <w:r>
        <w:t>te</w:t>
      </w:r>
      <w:del w:id="9839" w:author="GoldenCorpusHarness" w:date="2026-03-28T21:57:49Z">
        <w:r>
          <w:delText>d</w:delText>
        </w:r>
      </w:del>
      <w:ins w:id="9840" w:author="GoldenCorpusHarness" w:date="2026-03-28T21:57:49Z">
        <w:r>
          <w:t>st</w:t>
        </w:r>
      </w:ins>
      <w:r>
        <w:t>.</w:t>
      </w:r>
    </w:p>
    <w:p ns2:paraId="0E5B9462" ns2:textId="566033BC" w:rsidR="00D80FE3" w:rsidRDefault="00D80FE3" w:rsidP="00D80FE3">
      <w:pPr>
        <w:pStyle w:val="Paragraph0"/>
      </w:pPr>
      <w:del w:id="9841" w:author="GoldenCorpusHarness" w:date="2026-03-28T21:57:49Z">
        <w:r>
          <w:delText>Bone scans may b</w:delText>
        </w:r>
      </w:del>
      <w:ins w:id="9842" w:author="GoldenCorpusHarness" w:date="2026-03-28T21:57:49Z">
        <w:r>
          <w:t>Th</w:t>
        </w:r>
      </w:ins>
      <w:r>
        <w:t>e p</w:t>
      </w:r>
      <w:del w:id="9843" w:author="GoldenCorpusHarness" w:date="2026-03-28T21:57:49Z">
        <w:r>
          <w:delText>e</w:delText>
        </w:r>
      </w:del>
      <w:ins w:id="9844" w:author="GoldenCorpusHarness" w:date="2026-03-28T21:57:49Z">
        <w:r>
          <w:t>a</w:t>
        </w:r>
      </w:ins>
      <w:r>
        <w:t>r</w:t>
      </w:r>
      <w:del w:id="9845" w:author="GoldenCorpusHarness" w:date="2026-03-28T21:57:49Z">
        <w:r>
          <w:delText>formed</w:delText>
        </w:r>
      </w:del>
      <w:ins w:id="9846" w:author="GoldenCorpusHarness" w:date="2026-03-28T21:57:49Z">
        <w:r>
          <w:t>ticipant</w:t>
        </w:r>
      </w:ins>
      <w:r>
        <w:t xml:space="preserve"> </w:t>
      </w:r>
      <w:del w:id="9847" w:author="GoldenCorpusHarness" w:date="2026-03-28T21:57:49Z">
        <w:r>
          <w:delText>to evaluate bone met</w:delText>
        </w:r>
      </w:del>
      <w:ins w:id="9848" w:author="GoldenCorpusHarness" w:date="2026-03-28T21:57:49Z">
        <w:r>
          <w:t>h</w:t>
        </w:r>
      </w:ins>
      <w:r>
        <w:t>as</w:t>
      </w:r>
      <w:del w:id="9849" w:author="GoldenCorpusHarness" w:date="2026-03-28T21:57:49Z">
        <w:r>
          <w:delText>tases. Any supplemental scans performed to support</w:delText>
        </w:r>
      </w:del>
      <w:r>
        <w:t xml:space="preserve"> a positive </w:t>
      </w:r>
      <w:del w:id="9850" w:author="GoldenCorpusHarness" w:date="2026-03-28T21:57:49Z">
        <w:r>
          <w:delText>o</w:delText>
        </w:r>
      </w:del>
      <w:ins w:id="9851" w:author="GoldenCorpusHarness" w:date="2026-03-28T21:57:49Z">
        <w:r>
          <w:t>u</w:t>
        </w:r>
      </w:ins>
      <w:r>
        <w:t>r</w:t>
      </w:r>
      <w:del w:id="9852" w:author="GoldenCorpusHarness" w:date="2026-03-28T21:57:49Z">
        <w:r>
          <w:delText xml:space="preserve"> negat</w:delText>
        </w:r>
      </w:del>
      <w:r>
        <w:t>i</w:t>
      </w:r>
      <w:del w:id="9853" w:author="GoldenCorpusHarness" w:date="2026-03-28T21:57:49Z">
        <w:r>
          <w:delText>ve bo</w:delText>
        </w:r>
      </w:del>
      <w:r>
        <w:t xml:space="preserve">ne </w:t>
      </w:r>
      <w:ins w:id="9854" w:author="GoldenCorpusHarness" w:date="2026-03-28T21:57:49Z">
        <w:r>
          <w:t xml:space="preserve">drug </w:t>
        </w:r>
      </w:ins>
      <w:r>
        <w:t>sc</w:t>
      </w:r>
      <w:del w:id="9855" w:author="GoldenCorpusHarness" w:date="2026-03-28T21:57:49Z">
        <w:r>
          <w:delText>an, such as plai</w:delText>
        </w:r>
      </w:del>
      <w:ins w:id="9856" w:author="GoldenCorpusHarness" w:date="2026-03-28T21:57:49Z">
        <w:r>
          <w:t>ree</w:t>
        </w:r>
      </w:ins>
      <w:r>
        <w:t xml:space="preserve">n </w:t>
      </w:r>
      <w:del w:id="9857" w:author="GoldenCorpusHarness" w:date="2026-03-28T21:57:49Z">
        <w:r>
          <w:delText>X-rays th</w:delText>
        </w:r>
      </w:del>
      <w:r>
        <w:t xml:space="preserve">at </w:t>
      </w:r>
      <w:del w:id="9858" w:author="GoldenCorpusHarness" w:date="2026-03-28T21:57:49Z">
        <w:r>
          <w:delText>m</w:delText>
        </w:r>
      </w:del>
      <w:r>
        <w:t>a</w:t>
      </w:r>
      <w:ins w:id="9859" w:author="GoldenCorpusHarness" w:date="2026-03-28T21:57:49Z">
        <w:r>
          <w:t>n</w:t>
        </w:r>
      </w:ins>
      <w:r>
        <w:t xml:space="preserve">y </w:t>
      </w:r>
      <w:del w:id="9860" w:author="GoldenCorpusHarness" w:date="2026-03-28T21:57:49Z">
        <w:r>
          <w:delText>b</w:delText>
        </w:r>
      </w:del>
      <w:ins w:id="9861" w:author="GoldenCorpusHarness" w:date="2026-03-28T21:57:49Z">
        <w:r>
          <w:t>tim</w:t>
        </w:r>
      </w:ins>
      <w:r>
        <w:t xml:space="preserve">e </w:t>
      </w:r>
      <w:del w:id="9862" w:author="GoldenCorpusHarness" w:date="2026-03-28T21:57:49Z">
        <w:r>
          <w:delText>acq</w:delText>
        </w:r>
      </w:del>
      <w:ins w:id="9863" w:author="GoldenCorpusHarness" w:date="2026-03-28T21:57:49Z">
        <w:r>
          <w:t>d</w:t>
        </w:r>
      </w:ins>
      <w:r>
        <w:t>u</w:t>
      </w:r>
      <w:ins w:id="9864" w:author="GoldenCorpusHarness" w:date="2026-03-28T21:57:49Z">
        <w:r>
          <w:t>r</w:t>
        </w:r>
      </w:ins>
      <w:r>
        <w:t>i</w:t>
      </w:r>
      <w:del w:id="9865" w:author="GoldenCorpusHarness" w:date="2026-03-28T21:57:49Z">
        <w:r>
          <w:delText>red for correlatio</w:delText>
        </w:r>
      </w:del>
      <w:r>
        <w:t>n</w:t>
      </w:r>
      <w:del w:id="9866" w:author="GoldenCorpusHarness" w:date="2026-03-28T21:57:49Z">
        <w:r>
          <w:delText>, should also be submitted to</w:delText>
        </w:r>
      </w:del>
      <w:ins w:id="9867" w:author="GoldenCorpusHarness" w:date="2026-03-28T21:57:49Z">
        <w:r>
          <w:t>g</w:t>
        </w:r>
      </w:ins>
      <w:r>
        <w:t xml:space="preserve"> the </w:t>
      </w:r>
      <w:del w:id="9868" w:author="GoldenCorpusHarness" w:date="2026-03-28T21:57:49Z">
        <w:r>
          <w:delText>iCRO</w:delText>
        </w:r>
      </w:del>
      <w:ins w:id="9869" w:author="GoldenCorpusHarness" w:date="2026-03-28T21:57:49Z">
        <w:r>
          <w:t>course of the study</w:t>
        </w:r>
      </w:ins>
      <w:r>
        <w:t>.</w:t>
      </w:r>
    </w:p>
    <w:p ns2:paraId="2A360A77" ns2:textId="43AD9933" w:rsidR="007F13C4" w:rsidRDefault="007F13C4" w:rsidP="00D80FE3">
      <w:pPr>
        <w:pStyle w:val="Paragraph0"/>
      </w:pPr>
      <w:del w:id="9870" w:author="GoldenCorpusHarness" w:date="2026-03-28T21:57:49Z">
        <w:r>
          <w:delText>Expedited confirmation of measurable disease based on RECIST 1.1 by BICR at Screening will be used to determine participant eligibility. Confirmation by the BICR that the participant’s imaging shows at least 1 lesion that is appropriate for selection as a target lesion per RECIST 1.1 is required before participant randomization.</w:delText>
        </w:r>
      </w:del>
    </w:p>
    <w:p ns2:paraId="7AA55767" ns2:textId="32A84DC3" w:rsidR="004476DD" w:rsidRDefault="00C1187C" w:rsidP="00D80FE3">
      <w:pPr>
        <w:pStyle w:val="Paragraph0"/>
      </w:pPr>
      <w:del w:id="9871" w:author="GoldenCorpusHarness" w:date="2026-03-28T21:57:49Z">
        <w:r>
          <w:delText>All sched</w:delText>
        </w:r>
      </w:del>
      <w:ins w:id="9872" w:author="GoldenCorpusHarness" w:date="2026-03-28T21:57:49Z">
        <w:r>
          <w:t>Centrally-verified radiographic disease progression as o</w:t>
        </w:r>
      </w:ins>
      <w:r>
        <w:t>u</w:t>
      </w:r>
      <w:del w:id="9873" w:author="GoldenCorpusHarness" w:date="2026-03-28T21:57:49Z">
        <w:r>
          <w:delText>led scans for all st</w:delText>
        </w:r>
      </w:del>
      <w:ins w:id="9874" w:author="GoldenCorpusHarness" w:date="2026-03-28T21:57:49Z">
        <w:r>
          <w:t>tlined in Sections 8.2.1 and 8.2.1.5. Treatment beyond centrally-verified PD per RECIST 1.1 may be permitted at the discretion of the investigator and after cons</w:t>
        </w:r>
      </w:ins>
      <w:r>
        <w:t>u</w:t>
      </w:r>
      <w:del w:id="9875" w:author="GoldenCorpusHarness" w:date="2026-03-28T21:57:49Z">
        <w:r>
          <w:delText>dy participants</w:delText>
        </w:r>
      </w:del>
      <w:ins w:id="9876" w:author="GoldenCorpusHarness" w:date="2026-03-28T21:57:49Z">
        <w:r>
          <w:t>ltation</w:t>
        </w:r>
      </w:ins>
      <w:r>
        <w:t xml:space="preserve"> wi</w:t>
      </w:r>
      <w:del w:id="9877" w:author="GoldenCorpusHarness" w:date="2026-03-28T21:57:49Z">
        <w:r>
          <w:delText>ll be submitted to the iCRO. In addition,  scans that are  obtained at an unscheduled time point, for any reason (including suspicion of progression or other clinical reason), should also be submitted to the iCRO if it shows progression, or if it is used to support a response assessment. All scans acquired within the protocol-specified window of time around a scheduled scan visit can be classified as pertaining to that visit.</w:delText>
        </w:r>
      </w:del>
      <w:ins w:id="9878" w:author="GoldenCorpusHarness" w:date="2026-03-28T21:57:49Z">
        <w:r>
          <w:t xml:space="preserve">th the Sponsor and receiving signed informed consent. </w:t>
        </w:r>
      </w:ins>
    </w:p>
    <w:p ns2:paraId="0023DA46" ns2:textId="6400A083" w:rsidR="00D80FE3" w:rsidRDefault="00623394" w:rsidP="00D80FE3">
      <w:pPr>
        <w:pStyle w:val="Paragraph0"/>
      </w:pPr>
      <w:del w:id="9879" w:author="GoldenCorpusHarness" w:date="2026-03-28T21:57:49Z">
        <w:r>
          <w:delText>When the in</w:delText>
        </w:r>
      </w:del>
      <w:ins w:id="9880" w:author="GoldenCorpusHarness" w:date="2026-03-28T21:57:49Z">
        <w:r>
          <w:t>-As of Amendment 05: Central tumor response assessments will no longer be performed.  Participants who are recei</w:t>
        </w:r>
      </w:ins>
      <w:r>
        <w:t>v</w:t>
      </w:r>
      <w:del w:id="9881" w:author="GoldenCorpusHarness" w:date="2026-03-28T21:57:49Z">
        <w:r>
          <w:delText>esti</w:delText>
        </w:r>
      </w:del>
      <w:ins w:id="9882" w:author="GoldenCorpusHarness" w:date="2026-03-28T21:57:49Z">
        <w:r>
          <w:t>in</w:t>
        </w:r>
      </w:ins>
      <w:r>
        <w:t>g</w:t>
      </w:r>
      <w:del w:id="9883" w:author="GoldenCorpusHarness" w:date="2026-03-28T21:57:49Z">
        <w:r>
          <w:delText>ator identi</w:delText>
        </w:r>
      </w:del>
      <w:ins w:id="9884" w:author="GoldenCorpusHarness" w:date="2026-03-28T21:57:49Z">
        <w:r>
          <w:t xml:space="preserve"> study intervention will be assessed locally by the investigator </w:t>
        </w:r>
      </w:ins>
      <w:r>
        <w:t>f</w:t>
      </w:r>
      <w:del w:id="9885" w:author="GoldenCorpusHarness" w:date="2026-03-28T21:57:49Z">
        <w:r>
          <w:delText>ies radi</w:delText>
        </w:r>
      </w:del>
      <w:ins w:id="9886" w:author="GoldenCorpusHarness" w:date="2026-03-28T21:57:49Z">
        <w:r>
          <w:t>or disease pr</w:t>
        </w:r>
      </w:ins>
      <w:r>
        <w:t>ogr</w:t>
      </w:r>
      <w:del w:id="9887" w:author="GoldenCorpusHarness" w:date="2026-03-28T21:57:49Z">
        <w:r>
          <w:delText>aphic progression per RECI</w:delText>
        </w:r>
      </w:del>
      <w:ins w:id="9888" w:author="GoldenCorpusHarness" w:date="2026-03-28T21:57:49Z">
        <w:r>
          <w:t xml:space="preserve">ession per the protocol schedule.  </w:t>
        </w:r>
      </w:ins>
      <w:r>
        <w:t>S</w:t>
      </w:r>
      <w:del w:id="9889" w:author="GoldenCorpusHarness" w:date="2026-03-28T21:57:49Z">
        <w:r>
          <w:delText>T 1.1,</w:delText>
        </w:r>
      </w:del>
      <w:ins w:id="9890" w:author="GoldenCorpusHarness" w:date="2026-03-28T21:57:49Z">
        <w:r>
          <w:t>cans will not be sent to</w:t>
        </w:r>
      </w:ins>
      <w:r>
        <w:t xml:space="preserve"> the iCRO</w:t>
      </w:r>
      <w:del w:id="9891" w:author="GoldenCorpusHarness" w:date="2026-03-28T21:57:49Z">
        <w:r>
          <w:delText xml:space="preserve"> will </w:delText>
        </w:r>
      </w:del>
      <w:ins w:id="9892" w:author="GoldenCorpusHarness" w:date="2026-03-28T21:57:49Z">
        <w:r>
          <w:t>.  (Note: participants in China will continue to ha</w:t>
        </w:r>
      </w:ins>
      <w:r>
        <w:t>ve</w:t>
      </w:r>
      <w:del w:id="9893" w:author="GoldenCorpusHarness" w:date="2026-03-28T21:57:49Z">
        <w:r>
          <w:delText>rify this progression and email the results to the study site and Sponsor. In clinically stable participants, imaging should continue until PD has been verified by</w:delText>
        </w:r>
      </w:del>
      <w:r>
        <w:t xml:space="preserve"> BICR </w:t>
      </w:r>
      <w:del w:id="9894" w:author="GoldenCorpusHarness" w:date="2026-03-28T21:57:49Z">
        <w:r>
          <w:delText xml:space="preserve">(if initial site-assessed PD was not verified </w:delText>
        </w:r>
      </w:del>
      <w:ins w:id="9895" w:author="GoldenCorpusHarness" w:date="2026-03-28T21:57:49Z">
        <w:r>
          <w:t>tumor response assessments and will continue to su</w:t>
        </w:r>
      </w:ins>
      <w:r>
        <w:t>b</w:t>
      </w:r>
      <w:del w:id="9896" w:author="GoldenCorpusHarness" w:date="2026-03-28T21:57:49Z">
        <w:r>
          <w:delText>y BICR, each subsequent scan must be submitted to</w:delText>
        </w:r>
      </w:del>
      <w:ins w:id="9897" w:author="GoldenCorpusHarness" w:date="2026-03-28T21:57:49Z">
        <w:r>
          <w:t>mit scans to the</w:t>
        </w:r>
      </w:ins>
      <w:r>
        <w:t xml:space="preserve"> iCRO</w:t>
      </w:r>
      <w:del w:id="9898" w:author="GoldenCorpusHarness" w:date="2026-03-28T21:57:49Z">
        <w:r>
          <w:delText xml:space="preserve"> with verification of PD request until PD has been verified by BICR</w:delText>
        </w:r>
      </w:del>
      <w:ins w:id="9899" w:author="GoldenCorpusHarness" w:date="2026-03-28T21:57:49Z">
        <w:r>
          <w:t>.</w:t>
        </w:r>
      </w:ins>
      <w:r>
        <w:t>)</w:t>
      </w:r>
      <w:del w:id="9900" w:author="GoldenCorpusHarness" w:date="2026-03-28T21:57:49Z">
        <w:r>
          <w:delText xml:space="preserve">. </w:delText>
        </w:r>
      </w:del>
    </w:p>
    <w:p ns2:paraId="5D8466AE" ns2:textId="281921DB" w:rsidR="00D80FE3" w:rsidRPr="000D0735" w:rsidRDefault="00D80FE3" w:rsidP="00D80FE3">
      <w:pPr>
        <w:pStyle w:val="Heading4"/>
      </w:pPr>
      <w:ins w:id="9901" w:author="GoldenCorpusHarness" w:date="2026-03-28T21:57:49Z">
        <w:r>
          <w:t>-Participants with REC</w:t>
        </w:r>
      </w:ins>
      <w:r>
        <w:t>I</w:t>
      </w:r>
      <w:del w:id="9902" w:author="GoldenCorpusHarness" w:date="2026-03-28T21:57:49Z">
        <w:r>
          <w:delText xml:space="preserve">nitial </w:delText>
        </w:r>
      </w:del>
      <w:ins w:id="9903" w:author="GoldenCorpusHarness" w:date="2026-03-28T21:57:49Z">
        <w:r>
          <w:t>S</w:t>
        </w:r>
      </w:ins>
      <w:r>
        <w:t>T</w:t>
      </w:r>
      <w:ins w:id="9904" w:author="GoldenCorpusHarness" w:date="2026-03-28T21:57:49Z">
        <w:r>
          <w:t xml:space="preserve"> 1.1 disease progression per local investigator assessment may contin</w:t>
        </w:r>
      </w:ins>
      <w:r>
        <w:t>u</w:t>
      </w:r>
      <w:del w:id="9905" w:author="GoldenCorpusHarness" w:date="2026-03-28T21:57:49Z">
        <w:r>
          <w:delText xml:space="preserve">mor Imaging </w:delText>
        </w:r>
      </w:del>
      <w:ins w:id="9906" w:author="GoldenCorpusHarness" w:date="2026-03-28T21:57:49Z">
        <w:r>
          <w:t>e pembrolizumab monotherapy at the discretion of the investigator and after consultation with the Sponsor and receiving signed informed consent.</w:t>
        </w:r>
      </w:ins>
    </w:p>
    <w:p ns2:paraId="33F9367F" ns2:textId="0C4673C6" w:rsidR="00C1187C" w:rsidRPr="00406E87" w:rsidRDefault="00406E87" w:rsidP="00631496">
      <w:pPr>
        <w:pStyle w:val="Paragraph0"/>
      </w:pPr>
      <w:del w:id="9907" w:author="GoldenCorpusHarness" w:date="2026-03-28T21:57:49Z">
        <w:r>
          <w:delText>Initial tumor scans at Screening must be performed within 28 days before the date of randomization. Any scan obtained after Cycle 1 Day 1 cannot be included in the screening assessment. The site must review the screening scans to confirm the p</w:delText>
        </w:r>
      </w:del>
      <w:ins w:id="9908" w:author="GoldenCorpusHarness" w:date="2026-03-28T21:57:49Z">
        <w:r>
          <w:t>-P</w:t>
        </w:r>
      </w:ins>
      <w:r>
        <w:t>articipant</w:t>
      </w:r>
      <w:del w:id="9909" w:author="GoldenCorpusHarness" w:date="2026-03-28T21:57:49Z">
        <w:r>
          <w:delText xml:space="preserve"> ha</w:delText>
        </w:r>
      </w:del>
      <w:r>
        <w:t xml:space="preserve">s </w:t>
      </w:r>
      <w:del w:id="9910" w:author="GoldenCorpusHarness" w:date="2026-03-28T21:57:49Z">
        <w:r>
          <w:delText>measurable disease per RECIST 1.1. The Screening scans must be subm</w:delText>
        </w:r>
      </w:del>
      <w:ins w:id="9911" w:author="GoldenCorpusHarness" w:date="2026-03-28T21:57:49Z">
        <w:r>
          <w:t>w</w:t>
        </w:r>
      </w:ins>
      <w:r>
        <w:t>it</w:t>
      </w:r>
      <w:del w:id="9912" w:author="GoldenCorpusHarness" w:date="2026-03-28T21:57:49Z">
        <w:r>
          <w:delText>ted to t</w:delText>
        </w:r>
      </w:del>
      <w:r>
        <w:t>h</w:t>
      </w:r>
      <w:del w:id="9913" w:author="GoldenCorpusHarness" w:date="2026-03-28T21:57:49Z">
        <w:r>
          <w:delText>e iCRO for confirmation of measurable disease per</w:delText>
        </w:r>
      </w:del>
      <w:r>
        <w:t xml:space="preserve"> RECIST 1.1 </w:t>
      </w:r>
      <w:del w:id="9914" w:author="GoldenCorpusHarness" w:date="2026-03-28T21:57:49Z">
        <w:r>
          <w:delText>f</w:delText>
        </w:r>
      </w:del>
      <w:ins w:id="9915" w:author="GoldenCorpusHarness" w:date="2026-03-28T21:57:49Z">
        <w:r>
          <w:t>disease pr</w:t>
        </w:r>
      </w:ins>
      <w:r>
        <w:t>o</w:t>
      </w:r>
      <w:del w:id="9916" w:author="GoldenCorpusHarness" w:date="2026-03-28T21:57:49Z">
        <w:r>
          <w:delText>r eli</w:delText>
        </w:r>
      </w:del>
      <w:r>
        <w:t>g</w:t>
      </w:r>
      <w:del w:id="9917" w:author="GoldenCorpusHarness" w:date="2026-03-28T21:57:49Z">
        <w:r>
          <w:delText>ibility befo</w:delText>
        </w:r>
      </w:del>
      <w:r>
        <w:t>re</w:t>
      </w:r>
      <w:ins w:id="9918" w:author="GoldenCorpusHarness" w:date="2026-03-28T21:57:49Z">
        <w:r>
          <w:t>ssion</w:t>
        </w:r>
      </w:ins>
      <w:r>
        <w:t xml:space="preserve"> </w:t>
      </w:r>
      <w:del w:id="9919" w:author="GoldenCorpusHarness" w:date="2026-03-28T21:57:49Z">
        <w:r>
          <w:delText>ra</w:delText>
        </w:r>
      </w:del>
      <w:ins w:id="9920" w:author="GoldenCorpusHarness" w:date="2026-03-28T21:57:49Z">
        <w:r>
          <w:t>must disco</w:t>
        </w:r>
      </w:ins>
      <w:r>
        <w:t>n</w:t>
      </w:r>
      <w:del w:id="9921" w:author="GoldenCorpusHarness" w:date="2026-03-28T21:57:49Z">
        <w:r>
          <w:delText>dom</w:delText>
        </w:r>
      </w:del>
      <w:ins w:id="9922" w:author="GoldenCorpusHarness" w:date="2026-03-28T21:57:49Z">
        <w:r>
          <w:t>t</w:t>
        </w:r>
      </w:ins>
      <w:r>
        <w:t>i</w:t>
      </w:r>
      <w:del w:id="9923" w:author="GoldenCorpusHarness" w:date="2026-03-28T21:57:49Z">
        <w:r>
          <w:delText>z</w:delText>
        </w:r>
      </w:del>
      <w:ins w:id="9924" w:author="GoldenCorpusHarness" w:date="2026-03-28T21:57:49Z">
        <w:r>
          <w:t>nue lenv</w:t>
        </w:r>
      </w:ins>
      <w:r>
        <w:t>ati</w:t>
      </w:r>
      <w:del w:id="9925" w:author="GoldenCorpusHarness" w:date="2026-03-28T21:57:49Z">
        <w:r>
          <w:delText>o</w:delText>
        </w:r>
      </w:del>
      <w:r>
        <w:t>n</w:t>
      </w:r>
      <w:ins w:id="9926" w:author="GoldenCorpusHarness" w:date="2026-03-28T21:57:49Z">
        <w:r>
          <w:t>ib</w:t>
        </w:r>
      </w:ins>
      <w:r>
        <w:t>.</w:t>
      </w:r>
    </w:p>
    <w:p ns2:paraId="2075EC64" ns2:textId="133A6145" w:rsidR="00406E87" w:rsidRPr="00406E87" w:rsidRDefault="00406E87" w:rsidP="00631496">
      <w:pPr>
        <w:pStyle w:val="Paragraph0"/>
        <w:rPr>
          <w:u w:val="single"/>
        </w:rPr>
      </w:pPr>
      <w:del w:id="9927" w:author="GoldenCorpusHarness" w:date="2026-03-28T21:57:49Z">
        <w:r>
          <w:delText>Tum</w:delText>
        </w:r>
      </w:del>
      <w:ins w:id="9928" w:author="GoldenCorpusHarness" w:date="2026-03-28T21:57:49Z">
        <w:r>
          <w:t xml:space="preserve">Any progression </w:t>
        </w:r>
      </w:ins>
      <w:r>
        <w:t xml:space="preserve">or </w:t>
      </w:r>
      <w:del w:id="9929" w:author="GoldenCorpusHarness" w:date="2026-03-28T21:57:49Z">
        <w:r>
          <w:delText>s</w:delText>
        </w:r>
      </w:del>
      <w:ins w:id="9930" w:author="GoldenCorpusHarness" w:date="2026-03-28T21:57:49Z">
        <w:r>
          <w:t>re</w:t>
        </w:r>
      </w:ins>
      <w:r>
        <w:t>c</w:t>
      </w:r>
      <w:del w:id="9931" w:author="GoldenCorpusHarness" w:date="2026-03-28T21:57:49Z">
        <w:r>
          <w:delText>an  pe</w:delText>
        </w:r>
      </w:del>
      <w:ins w:id="9932" w:author="GoldenCorpusHarness" w:date="2026-03-28T21:57:49Z">
        <w:r>
          <w:t>u</w:t>
        </w:r>
      </w:ins>
      <w:r>
        <w:t>r</w:t>
      </w:r>
      <w:del w:id="9933" w:author="GoldenCorpusHarness" w:date="2026-03-28T21:57:49Z">
        <w:r>
          <w:delText>fo</w:delText>
        </w:r>
      </w:del>
      <w:r>
        <w:t>r</w:t>
      </w:r>
      <w:del w:id="9934" w:author="GoldenCorpusHarness" w:date="2026-03-28T21:57:49Z">
        <w:r>
          <w:delText>med as part of routine clinical managem</w:delText>
        </w:r>
      </w:del>
      <w:r>
        <w:t>en</w:t>
      </w:r>
      <w:del w:id="9935" w:author="GoldenCorpusHarness" w:date="2026-03-28T21:57:49Z">
        <w:r>
          <w:delText>t is a</w:delText>
        </w:r>
      </w:del>
      <w:r>
        <w:t>c</w:t>
      </w:r>
      <w:del w:id="9936" w:author="GoldenCorpusHarness" w:date="2026-03-28T21:57:49Z">
        <w:r>
          <w:delText>ceptable for use as screening tumor scan if it is of diagnostic quality and performed within 28 days before the dat</w:delText>
        </w:r>
      </w:del>
      <w:r>
        <w:t xml:space="preserve">e of </w:t>
      </w:r>
      <w:del w:id="9937" w:author="GoldenCorpusHarness" w:date="2026-03-28T21:57:49Z">
        <w:r>
          <w:delText>r</w:delText>
        </w:r>
      </w:del>
      <w:ins w:id="9938" w:author="GoldenCorpusHarness" w:date="2026-03-28T21:57:49Z">
        <w:r>
          <w:t>malign</w:t>
        </w:r>
      </w:ins>
      <w:r>
        <w:t>an</w:t>
      </w:r>
      <w:del w:id="9939" w:author="GoldenCorpusHarness" w:date="2026-03-28T21:57:49Z">
        <w:r>
          <w:delText>d</w:delText>
        </w:r>
      </w:del>
      <w:ins w:id="9940" w:author="GoldenCorpusHarness" w:date="2026-03-28T21:57:49Z">
        <w:r>
          <w:t xml:space="preserve">cy, </w:t>
        </w:r>
      </w:ins>
      <w:r>
        <w:t>o</w:t>
      </w:r>
      <w:del w:id="9941" w:author="GoldenCorpusHarness" w:date="2026-03-28T21:57:49Z">
        <w:r>
          <w:delText>mization</w:delText>
        </w:r>
      </w:del>
      <w:ins w:id="9942" w:author="GoldenCorpusHarness" w:date="2026-03-28T21:57:49Z">
        <w:r>
          <w:t>r</w:t>
        </w:r>
      </w:ins>
      <w:r>
        <w:t xml:space="preserve"> an</w:t>
      </w:r>
      <w:del w:id="9943" w:author="GoldenCorpusHarness" w:date="2026-03-28T21:57:49Z">
        <w:r>
          <w:delText>d</w:delText>
        </w:r>
      </w:del>
      <w:ins w:id="9944" w:author="GoldenCorpusHarness" w:date="2026-03-28T21:57:49Z">
        <w:r>
          <w:t>y</w:t>
        </w:r>
      </w:ins>
      <w:r>
        <w:t xml:space="preserve"> </w:t>
      </w:r>
      <w:ins w:id="9945" w:author="GoldenCorpusHarness" w:date="2026-03-28T21:57:49Z">
        <w:r>
          <w:t>o</w:t>
        </w:r>
      </w:ins>
      <w:r>
        <w:t>c</w:t>
      </w:r>
      <w:ins w:id="9946" w:author="GoldenCorpusHarness" w:date="2026-03-28T21:57:49Z">
        <w:r>
          <w:t xml:space="preserve">currence of </w:t>
        </w:r>
      </w:ins>
      <w:r>
        <w:t>an</w:t>
      </w:r>
      <w:ins w:id="9947" w:author="GoldenCorpusHarness" w:date="2026-03-28T21:57:49Z">
        <w:r>
          <w:t>other</w:t>
        </w:r>
      </w:ins>
      <w:r>
        <w:t xml:space="preserve"> </w:t>
      </w:r>
      <w:del w:id="9948" w:author="GoldenCorpusHarness" w:date="2026-03-28T21:57:49Z">
        <w:r>
          <w:delText xml:space="preserve">be </w:delText>
        </w:r>
      </w:del>
      <w:ins w:id="9949" w:author="GoldenCorpusHarness" w:date="2026-03-28T21:57:49Z">
        <w:r>
          <w:t>m</w:t>
        </w:r>
      </w:ins>
      <w:r>
        <w:t>a</w:t>
      </w:r>
      <w:del w:id="9950" w:author="GoldenCorpusHarness" w:date="2026-03-28T21:57:49Z">
        <w:r>
          <w:delText>ssessed b</w:delText>
        </w:r>
      </w:del>
      <w:ins w:id="9951" w:author="GoldenCorpusHarness" w:date="2026-03-28T21:57:49Z">
        <w:r>
          <w:t>lignanc</w:t>
        </w:r>
      </w:ins>
      <w:r>
        <w:t>y th</w:t>
      </w:r>
      <w:ins w:id="9952" w:author="GoldenCorpusHarness" w:date="2026-03-28T21:57:49Z">
        <w:r>
          <w:t>at requires activ</w:t>
        </w:r>
      </w:ins>
      <w:r>
        <w:t xml:space="preserve">e </w:t>
      </w:r>
      <w:del w:id="9953" w:author="GoldenCorpusHarness" w:date="2026-03-28T21:57:49Z">
        <w:r>
          <w:delText>iCRO fo</w:delText>
        </w:r>
      </w:del>
      <w:ins w:id="9954" w:author="GoldenCorpusHarness" w:date="2026-03-28T21:57:49Z">
        <w:r>
          <w:t>t</w:t>
        </w:r>
      </w:ins>
      <w:r>
        <w:t>r</w:t>
      </w:r>
      <w:del w:id="9955" w:author="GoldenCorpusHarness" w:date="2026-03-28T21:57:49Z">
        <w:r>
          <w:delText xml:space="preserve"> confirm</w:delText>
        </w:r>
      </w:del>
      <w:ins w:id="9956" w:author="GoldenCorpusHarness" w:date="2026-03-28T21:57:49Z">
        <w:r>
          <w:t>e</w:t>
        </w:r>
      </w:ins>
      <w:r>
        <w:t>at</w:t>
      </w:r>
      <w:del w:id="9957" w:author="GoldenCorpusHarness" w:date="2026-03-28T21:57:49Z">
        <w:r>
          <w:delText xml:space="preserve">ion of </w:delText>
        </w:r>
      </w:del>
      <w:r>
        <w:t>me</w:t>
      </w:r>
      <w:del w:id="9958" w:author="GoldenCorpusHarness" w:date="2026-03-28T21:57:49Z">
        <w:r>
          <w:delText>asurable disease</w:delText>
        </w:r>
      </w:del>
      <w:ins w:id="9959" w:author="GoldenCorpusHarness" w:date="2026-03-28T21:57:49Z">
        <w:r>
          <w:t>nt</w:t>
        </w:r>
      </w:ins>
      <w:r>
        <w:t>.</w:t>
      </w:r>
    </w:p>
    <w:p ns2:paraId="7621BA93" ns2:textId="3B8700C7" w:rsidR="00F2681E" w:rsidRDefault="00C1187C" w:rsidP="00631496">
      <w:pPr>
        <w:pStyle w:val="Paragraph0"/>
      </w:pPr>
      <w:del w:id="9960" w:author="GoldenCorpusHarness" w:date="2026-03-28T21:57:49Z">
        <w:r>
          <w:delText>If brain scan is r</w:delText>
        </w:r>
      </w:del>
      <w:ins w:id="9961" w:author="GoldenCorpusHarness" w:date="2026-03-28T21:57:49Z">
        <w:r>
          <w:t>R</w:t>
        </w:r>
      </w:ins>
      <w:r>
        <w:t>e</w:t>
      </w:r>
      <w:del w:id="9962" w:author="GoldenCorpusHarness" w:date="2026-03-28T21:57:49Z">
        <w:r>
          <w:delText>quired to do</w:delText>
        </w:r>
      </w:del>
      <w:r>
        <w:t>cu</w:t>
      </w:r>
      <w:del w:id="9963" w:author="GoldenCorpusHarness" w:date="2026-03-28T21:57:49Z">
        <w:r>
          <w:delText>m</w:delText>
        </w:r>
      </w:del>
      <w:ins w:id="9964" w:author="GoldenCorpusHarness" w:date="2026-03-28T21:57:49Z">
        <w:r>
          <w:t>rr</w:t>
        </w:r>
      </w:ins>
      <w:r>
        <w:t xml:space="preserve">ent </w:t>
      </w:r>
      <w:del w:id="9965" w:author="GoldenCorpusHarness" w:date="2026-03-28T21:57:49Z">
        <w:r>
          <w:delText>th</w:delText>
        </w:r>
      </w:del>
      <w:ins w:id="9966" w:author="GoldenCorpusHarness" w:date="2026-03-28T21:57:49Z">
        <w:r>
          <w:t>Grad</w:t>
        </w:r>
      </w:ins>
      <w:r>
        <w:t xml:space="preserve">e </w:t>
      </w:r>
      <w:del w:id="9967" w:author="GoldenCorpusHarness" w:date="2026-03-28T21:57:49Z">
        <w:r>
          <w:delText>stabil</w:delText>
        </w:r>
      </w:del>
      <w:ins w:id="9968" w:author="GoldenCorpusHarness" w:date="2026-03-28T21:57:49Z">
        <w:r>
          <w:t>2 pneumon</w:t>
        </w:r>
      </w:ins>
      <w:r>
        <w:t>it</w:t>
      </w:r>
      <w:del w:id="9969" w:author="GoldenCorpusHarness" w:date="2026-03-28T21:57:49Z">
        <w:r>
          <w:delText>y of ex</w:delText>
        </w:r>
      </w:del>
      <w:r>
        <w:t>is</w:t>
      </w:r>
      <w:del w:id="9970" w:author="GoldenCorpusHarness" w:date="2026-03-28T21:57:49Z">
        <w:r>
          <w:delText>ting metastases, the brain MRI should be acquired during the screening.</w:delText>
        </w:r>
      </w:del>
    </w:p>
    <w:p ns2:paraId="347A5918" ns2:textId="34BB5C04" w:rsidR="00D80FE3" w:rsidRDefault="00D80FE3" w:rsidP="00B23A7B">
      <w:pPr>
        <w:pStyle w:val="Heading4"/>
        <w:ind w:left="1195" w:hanging="1195"/>
      </w:pPr>
      <w:del w:id="9971" w:author="GoldenCorpusHarness" w:date="2026-03-28T21:57:49Z">
        <w:r>
          <w:delText>T</w:delText>
        </w:r>
      </w:del>
      <w:ins w:id="9972" w:author="GoldenCorpusHarness" w:date="2026-03-28T21:57:49Z">
        <w:r>
          <w:t>Any st</w:t>
        </w:r>
      </w:ins>
      <w:r>
        <w:t>u</w:t>
      </w:r>
      <w:del w:id="9973" w:author="GoldenCorpusHarness" w:date="2026-03-28T21:57:49Z">
        <w:r>
          <w:delText>m</w:delText>
        </w:r>
      </w:del>
      <w:ins w:id="9974" w:author="GoldenCorpusHarness" w:date="2026-03-28T21:57:49Z">
        <w:r>
          <w:t>dy intervention-related toxicity specified as a reason f</w:t>
        </w:r>
      </w:ins>
      <w:r>
        <w:t xml:space="preserve">or </w:t>
      </w:r>
      <w:del w:id="9975" w:author="GoldenCorpusHarness" w:date="2026-03-28T21:57:49Z">
        <w:r>
          <w:delText>I</w:delText>
        </w:r>
      </w:del>
      <w:ins w:id="9976" w:author="GoldenCorpusHarness" w:date="2026-03-28T21:57:49Z">
        <w:r>
          <w:t>per</w:t>
        </w:r>
      </w:ins>
      <w:r>
        <w:t>ma</w:t>
      </w:r>
      <w:del w:id="9977" w:author="GoldenCorpusHarness" w:date="2026-03-28T21:57:49Z">
        <w:r>
          <w:delText>g</w:delText>
        </w:r>
      </w:del>
      <w:ins w:id="9978" w:author="GoldenCorpusHarness" w:date="2026-03-28T21:57:49Z">
        <w:r>
          <w:t>nent discont</w:t>
        </w:r>
      </w:ins>
      <w:r>
        <w:t>in</w:t>
      </w:r>
      <w:del w:id="9979" w:author="GoldenCorpusHarness" w:date="2026-03-28T21:57:49Z">
        <w:r>
          <w:delText>g</w:delText>
        </w:r>
      </w:del>
      <w:ins w:id="9980" w:author="GoldenCorpusHarness" w:date="2026-03-28T21:57:49Z">
        <w:r>
          <w:t>uation</w:t>
        </w:r>
      </w:ins>
      <w:r>
        <w:t xml:space="preserve"> </w:t>
      </w:r>
      <w:del w:id="9981" w:author="GoldenCorpusHarness" w:date="2026-03-28T21:57:49Z">
        <w:r>
          <w:delText>Dur</w:delText>
        </w:r>
      </w:del>
      <w:ins w:id="9982" w:author="GoldenCorpusHarness" w:date="2026-03-28T21:57:49Z">
        <w:r>
          <w:t>as def</w:t>
        </w:r>
      </w:ins>
      <w:r>
        <w:t>in</w:t>
      </w:r>
      <w:del w:id="9983" w:author="GoldenCorpusHarness" w:date="2026-03-28T21:57:49Z">
        <w:r>
          <w:delText>g</w:delText>
        </w:r>
      </w:del>
      <w:ins w:id="9984" w:author="GoldenCorpusHarness" w:date="2026-03-28T21:57:49Z">
        <w:r>
          <w:t>ed in</w:t>
        </w:r>
      </w:ins>
      <w:r>
        <w:t xml:space="preserve"> the </w:t>
      </w:r>
      <w:del w:id="9985" w:author="GoldenCorpusHarness" w:date="2026-03-28T21:57:49Z">
        <w:r>
          <w:delText>S</w:delText>
        </w:r>
      </w:del>
      <w:ins w:id="9986" w:author="GoldenCorpusHarness" w:date="2026-03-28T21:57:49Z">
        <w:r>
          <w:t>guidelines for dose modifica</w:t>
        </w:r>
      </w:ins>
      <w:r>
        <w:t>t</w:t>
      </w:r>
      <w:ins w:id="9987" w:author="GoldenCorpusHarness" w:date="2026-03-28T21:57:49Z">
        <w:r>
          <w:t>ion d</w:t>
        </w:r>
      </w:ins>
      <w:r>
        <w:t>u</w:t>
      </w:r>
      <w:del w:id="9988" w:author="GoldenCorpusHarness" w:date="2026-03-28T21:57:49Z">
        <w:r>
          <w:delText>dy</w:delText>
        </w:r>
      </w:del>
      <w:ins w:id="9989" w:author="GoldenCorpusHarness" w:date="2026-03-28T21:57:49Z">
        <w:r>
          <w:t>e to AEs in Table 5, Table 6, or Table 7.</w:t>
        </w:r>
      </w:ins>
    </w:p>
    <w:p ns2:paraId="4E30F3C8" ns2:textId="7145A57F" w:rsidR="00F861BC" w:rsidRDefault="007F13C4" w:rsidP="005B7718">
      <w:pPr>
        <w:pStyle w:val="Paragraph0"/>
      </w:pPr>
      <w:ins w:id="9990" w:author="GoldenCorpusHarness" w:date="2026-03-28T21:57:49Z">
        <w:r>
          <w:t xml:space="preserve">Discontinuation of pembrolizumab may be considered for participants who have attained a confirmed CR and have been treated for at least 8 cycles (at least 24 weeks), receiving at least 2 doses of pembrolizumab beyond the date when the initial CR was declared. </w:t>
        </w:r>
      </w:ins>
      <w:r>
        <w:t>The</w:t>
      </w:r>
      <w:del w:id="9991" w:author="GoldenCorpusHarness" w:date="2026-03-28T21:57:49Z">
        <w:r>
          <w:delText xml:space="preserve"> first on-stud</w:delText>
        </w:r>
      </w:del>
      <w:ins w:id="9992" w:author="GoldenCorpusHarness" w:date="2026-03-28T21:57:49Z">
        <w:r>
          <w:t>se participants ma</w:t>
        </w:r>
      </w:ins>
      <w:r>
        <w:t xml:space="preserve">y </w:t>
      </w:r>
      <w:del w:id="9993" w:author="GoldenCorpusHarness" w:date="2026-03-28T21:57:49Z">
        <w:r>
          <w:delText>scan should be performed at Week</w:delText>
        </w:r>
      </w:del>
      <w:ins w:id="9994" w:author="GoldenCorpusHarness" w:date="2026-03-28T21:57:49Z">
        <w:r>
          <w:t>be eligible for Second Course treatment described in Section</w:t>
        </w:r>
      </w:ins>
      <w:r>
        <w:t xml:space="preserve"> 6</w:t>
      </w:r>
      <w:del w:id="9995" w:author="GoldenCorpusHarness" w:date="2026-03-28T21:57:49Z">
        <w:r>
          <w:delText xml:space="preserve"> (42 to 49 da</w:delText>
        </w:r>
      </w:del>
      <w:ins w:id="9996" w:author="GoldenCorpusHarness" w:date="2026-03-28T21:57:49Z">
        <w:r>
          <w:t>.7.  Participants who stop pembrolizumab due to CR will continue to receive lenvatinib/placebo until PD verified b</w:t>
        </w:r>
      </w:ins>
      <w:r>
        <w:t>y</w:t>
      </w:r>
      <w:del w:id="9997" w:author="GoldenCorpusHarness" w:date="2026-03-28T21:57:49Z">
        <w:r>
          <w:delText>s window) from the date of randomization. Subsequent tumor scans should be performed every 6 weeks (42 days ± 7 days) or more frequently if clinically indicated. After 48 weeks, participants who remain on treatment will have scans performed every 9 weeks (63 days ± 7 days). Scan timing should follow calendar days and should not be adjusted for delays in cycle starts. Scans should continue to be performed until disease progression is identified by the investigator and verified by the</w:delText>
        </w:r>
      </w:del>
      <w:r>
        <w:t xml:space="preserve"> BICR</w:t>
      </w:r>
      <w:ins w:id="9998" w:author="GoldenCorpusHarness" w:date="2026-03-28T21:57:49Z">
        <w:r>
          <w:t xml:space="preserve"> or until a discontinuation criterion is met</w:t>
        </w:r>
      </w:ins>
      <w:r>
        <w:t xml:space="preserve">, </w:t>
      </w:r>
      <w:del w:id="9999" w:author="GoldenCorpusHarness" w:date="2026-03-28T21:57:49Z">
        <w:r>
          <w:delText>the start of new anticancer treatment, withdrawal of consent, or death, whichever occurs first</w:delText>
        </w:r>
      </w:del>
      <w:ins w:id="10000" w:author="GoldenCorpusHarness" w:date="2026-03-28T21:57:49Z">
        <w:r>
          <w:t>if lenvatinib/placebo was not previously discontinued</w:t>
        </w:r>
      </w:ins>
      <w:r>
        <w:t>.</w:t>
      </w:r>
    </w:p>
    <w:p ns2:paraId="3DFBD2E2" ns2:textId="1B3AE600" w:rsidR="00B627D4" w:rsidRDefault="00374759" w:rsidP="005B7718">
      <w:pPr>
        <w:pStyle w:val="Paragraph0"/>
      </w:pPr>
      <w:del w:id="10001" w:author="GoldenCorpusHarness" w:date="2026-03-28T21:57:49Z">
        <w:r>
          <w:delText>Treatment be</w:delText>
        </w:r>
      </w:del>
      <w:ins w:id="10002" w:author="GoldenCorpusHarness" w:date="2026-03-28T21:57:49Z">
        <w:r>
          <w:t>As of Amendment 05: Participants who are considered b</w:t>
        </w:r>
      </w:ins>
      <w:r>
        <w:t>y</w:t>
      </w:r>
      <w:del w:id="10003" w:author="GoldenCorpusHarness" w:date="2026-03-28T21:57:49Z">
        <w:r>
          <w:delText>ond centra</w:delText>
        </w:r>
      </w:del>
      <w:ins w:id="10004" w:author="GoldenCorpusHarness" w:date="2026-03-28T21:57:49Z">
        <w:r>
          <w:t xml:space="preserve"> the investigator as candidates for continued monotherapy with </w:t>
        </w:r>
      </w:ins>
      <w:r>
        <w:t>l</w:t>
      </w:r>
      <w:ins w:id="10005" w:author="GoldenCorpusHarness" w:date="2026-03-28T21:57:49Z">
        <w:r>
          <w:t>envatinib after stopping pembro</w:t>
        </w:r>
      </w:ins>
      <w:r>
        <w:t>l</w:t>
      </w:r>
      <w:del w:id="10006" w:author="GoldenCorpusHarness" w:date="2026-03-28T21:57:49Z">
        <w:r>
          <w:delText>y-verified PD per RECIST 1.1 may be permitted at the discretion of the investigator after consultation with the Sponsor and receiving signed informed consent. Participants who continue treatment beyond centrally-verified PD must continue tumor assessments as described in the SoA (Section 1.3.1). Investigator assessments are to be documented on the e</w:delText>
        </w:r>
      </w:del>
      <w:ins w:id="10007" w:author="GoldenCorpusHarness" w:date="2026-03-28T21:57:49Z">
        <w:r>
          <w:t xml:space="preserve">izumab due to </w:t>
        </w:r>
      </w:ins>
      <w:r>
        <w:t>CR</w:t>
      </w:r>
      <w:del w:id="10008" w:author="GoldenCorpusHarness" w:date="2026-03-28T21:57:49Z">
        <w:r>
          <w:delText>F, but scans are not to be submitted to the iCRO</w:delText>
        </w:r>
      </w:del>
      <w:ins w:id="10009" w:author="GoldenCorpusHarness" w:date="2026-03-28T21:57:49Z">
        <w:r>
          <w:t xml:space="preserve"> require a separate communication with the Sponsor</w:t>
        </w:r>
      </w:ins>
      <w:r>
        <w:t>.</w:t>
      </w:r>
      <w:del w:id="10010" w:author="GoldenCorpusHarness" w:date="2026-03-28T21:57:49Z">
        <w:r>
          <w:delText xml:space="preserve"> Further progression and discontinuation of study intervention are to be determined by the investigator.</w:delText>
        </w:r>
      </w:del>
    </w:p>
    <w:p ns2:paraId="144C401C" ns2:textId="1582F9D5" w:rsidR="00524A58" w:rsidRPr="00D535D5" w:rsidRDefault="00D535D5" w:rsidP="005B7718">
      <w:pPr>
        <w:pStyle w:val="Paragraph0"/>
      </w:pPr>
      <w:del w:id="10011" w:author="GoldenCorpusHarness" w:date="2026-03-28T21:57:49Z">
        <w:r>
          <w:delText>Objective res</w:delText>
        </w:r>
      </w:del>
      <w:ins w:id="10012" w:author="GoldenCorpusHarness" w:date="2026-03-28T21:57:49Z">
        <w:r>
          <w:t>Com</w:t>
        </w:r>
      </w:ins>
      <w:r>
        <w:t>p</w:t>
      </w:r>
      <w:del w:id="10013" w:author="GoldenCorpusHarness" w:date="2026-03-28T21:57:49Z">
        <w:r>
          <w:delText xml:space="preserve">onse should be confirmed by a repeat scan performed at </w:delText>
        </w:r>
      </w:del>
      <w:r>
        <w:t>le</w:t>
      </w:r>
      <w:del w:id="10014" w:author="GoldenCorpusHarness" w:date="2026-03-28T21:57:49Z">
        <w:r>
          <w:delText>ast 4 weeks after the first indica</w:delText>
        </w:r>
      </w:del>
      <w:r>
        <w:t xml:space="preserve">tion of </w:t>
      </w:r>
      <w:del w:id="10015" w:author="GoldenCorpusHarness" w:date="2026-03-28T21:57:49Z">
        <w:r>
          <w:delText>a</w:delText>
        </w:r>
      </w:del>
      <w:ins w:id="10016" w:author="GoldenCorpusHarness" w:date="2026-03-28T21:57:49Z">
        <w:r>
          <w:t>35</w:t>
        </w:r>
      </w:ins>
      <w:r>
        <w:t xml:space="preserve"> </w:t>
      </w:r>
      <w:ins w:id="10017" w:author="GoldenCorpusHarness" w:date="2026-03-28T21:57:49Z">
        <w:r>
          <w:t>t</w:t>
        </w:r>
      </w:ins>
      <w:r>
        <w:t>re</w:t>
      </w:r>
      <w:del w:id="10018" w:author="GoldenCorpusHarness" w:date="2026-03-28T21:57:49Z">
        <w:r>
          <w:delText>spons</w:delText>
        </w:r>
      </w:del>
      <w:ins w:id="10019" w:author="GoldenCorpusHarness" w:date="2026-03-28T21:57:49Z">
        <w:r>
          <w:t>atm</w:t>
        </w:r>
      </w:ins>
      <w:r>
        <w:t>e</w:t>
      </w:r>
      <w:del w:id="10020" w:author="GoldenCorpusHarness" w:date="2026-03-28T21:57:49Z">
        <w:r>
          <w:delText xml:space="preserve"> is observed. Participa</w:delText>
        </w:r>
      </w:del>
      <w:r>
        <w:t xml:space="preserve">nts </w:t>
      </w:r>
      <w:del w:id="10021" w:author="GoldenCorpusHarness" w:date="2026-03-28T21:57:49Z">
        <w:r>
          <w:delText>w</w:delText>
        </w:r>
      </w:del>
      <w:ins w:id="10022" w:author="GoldenCorpusHarness" w:date="2026-03-28T21:57:49Z">
        <w:r>
          <w:t>(approx</w:t>
        </w:r>
      </w:ins>
      <w:r>
        <w:t>i</w:t>
      </w:r>
      <w:ins w:id="10023" w:author="GoldenCorpusHarness" w:date="2026-03-28T21:57:49Z">
        <w:r>
          <w:t>mate</w:t>
        </w:r>
      </w:ins>
      <w:r>
        <w:t>l</w:t>
      </w:r>
      <w:del w:id="10024" w:author="GoldenCorpusHarness" w:date="2026-03-28T21:57:49Z">
        <w:r>
          <w:delText>l</w:delText>
        </w:r>
      </w:del>
      <w:ins w:id="10025" w:author="GoldenCorpusHarness" w:date="2026-03-28T21:57:49Z">
        <w:r>
          <w:t>y</w:t>
        </w:r>
      </w:ins>
      <w:r>
        <w:t xml:space="preserve"> </w:t>
      </w:r>
      <w:del w:id="10026" w:author="GoldenCorpusHarness" w:date="2026-03-28T21:57:49Z">
        <w:r>
          <w:delText>th</w:delText>
        </w:r>
      </w:del>
      <w:ins w:id="10027" w:author="GoldenCorpusHarness" w:date="2026-03-28T21:57:49Z">
        <w:r>
          <w:t>2 y</w:t>
        </w:r>
      </w:ins>
      <w:r>
        <w:t>e</w:t>
      </w:r>
      <w:del w:id="10028" w:author="GoldenCorpusHarness" w:date="2026-03-28T21:57:49Z">
        <w:r>
          <w:delText>n return to the regul</w:delText>
        </w:r>
      </w:del>
      <w:r>
        <w:t>ar</w:t>
      </w:r>
      <w:del w:id="10029" w:author="GoldenCorpusHarness" w:date="2026-03-28T21:57:49Z">
        <w:r>
          <w:delText xml:space="preserve"> </w:delText>
        </w:r>
      </w:del>
      <w:r>
        <w:t>s</w:t>
      </w:r>
      <w:del w:id="10030" w:author="GoldenCorpusHarness" w:date="2026-03-28T21:57:49Z">
        <w:r>
          <w:delText>chedule scans, starting</w:delText>
        </w:r>
      </w:del>
      <w:ins w:id="10031" w:author="GoldenCorpusHarness" w:date="2026-03-28T21:57:49Z">
        <w:r>
          <w:t>)</w:t>
        </w:r>
      </w:ins>
      <w:r>
        <w:t xml:space="preserve"> with </w:t>
      </w:r>
      <w:del w:id="10032" w:author="GoldenCorpusHarness" w:date="2026-03-28T21:57:49Z">
        <w:r>
          <w:delText>th</w:delText>
        </w:r>
      </w:del>
      <w:ins w:id="10033" w:author="GoldenCorpusHarness" w:date="2026-03-28T21:57:49Z">
        <w:r>
          <w:t>p</w:t>
        </w:r>
      </w:ins>
      <w:r>
        <w:t>e</w:t>
      </w:r>
      <w:del w:id="10034" w:author="GoldenCorpusHarness" w:date="2026-03-28T21:57:49Z">
        <w:r>
          <w:delText xml:space="preserve"> next sched</w:delText>
        </w:r>
      </w:del>
      <w:ins w:id="10035" w:author="GoldenCorpusHarness" w:date="2026-03-28T21:57:49Z">
        <w:r>
          <w:t>mbroliz</w:t>
        </w:r>
      </w:ins>
      <w:r>
        <w:t>u</w:t>
      </w:r>
      <w:del w:id="10036" w:author="GoldenCorpusHarness" w:date="2026-03-28T21:57:49Z">
        <w:r>
          <w:delText>led scan time point. Participants who receive additional scan for confir</w:delText>
        </w:r>
      </w:del>
      <w:r>
        <w:t>ma</w:t>
      </w:r>
      <w:del w:id="10037" w:author="GoldenCorpusHarness" w:date="2026-03-28T21:57:49Z">
        <w:r>
          <w:delText>tion do not need to undergo the next scheduled scan if it is fewer than 4 weeks later; scans may resume at the su</w:delText>
        </w:r>
      </w:del>
      <w:r>
        <w:t>b</w:t>
      </w:r>
      <w:del w:id="10038" w:author="GoldenCorpusHarness" w:date="2026-03-28T21:57:49Z">
        <w:r>
          <w:delText xml:space="preserve">sequent scheduled time point. </w:delText>
        </w:r>
      </w:del>
    </w:p>
    <w:p ns2:paraId="23C53C9F" ns2:textId="7ACE27B7" w:rsidR="00F861BC" w:rsidRDefault="00F861BC" w:rsidP="005B7718">
      <w:pPr>
        <w:pStyle w:val="Paragraph0"/>
      </w:pPr>
      <w:del w:id="10039" w:author="GoldenCorpusHarness" w:date="2026-03-28T21:57:49Z">
        <w:r>
          <w:delText>On-study brain scan should be performed if clinically indicated or to confirm</w:delText>
        </w:r>
      </w:del>
      <w:ins w:id="10040" w:author="GoldenCorpusHarness" w:date="2026-03-28T21:57:49Z">
        <w:r>
          <w:t>Note: The number of treatments is calculated starting with the first dose. Participants who stop the combination or pembrolizumab after receiving 35 doses may be eligible for retreatment if they progress after stopping study intervention provided they meet the requirements detailed in Section 6.7. Participants receiving lenvatinib/placebo may continue to receive lenvatinib/placebo after completion of 35 treatments with pembrolizumab. Participants may be retreated in the Second</w:t>
        </w:r>
      </w:ins>
      <w:r>
        <w:t xml:space="preserve"> C</w:t>
      </w:r>
      <w:ins w:id="10041" w:author="GoldenCorpusHarness" w:date="2026-03-28T21:57:49Z">
        <w:r>
          <w:t>ourse Phase (</w:t>
        </w:r>
      </w:ins>
      <w:r>
        <w:t>R</w:t>
      </w:r>
      <w:ins w:id="10042" w:author="GoldenCorpusHarness" w:date="2026-03-28T21:57:49Z">
        <w:r>
          <w:t>etreatment) for up to an additional 17 cycles</w:t>
        </w:r>
      </w:ins>
      <w:r>
        <w:t xml:space="preserve"> (</w:t>
      </w:r>
      <w:del w:id="10043" w:author="GoldenCorpusHarness" w:date="2026-03-28T21:57:49Z">
        <w:r>
          <w:delText>if other lesions indicate CR and brain lesions e</w:delText>
        </w:r>
      </w:del>
      <w:ins w:id="10044" w:author="GoldenCorpusHarness" w:date="2026-03-28T21:57:49Z">
        <w:r>
          <w:t>appro</w:t>
        </w:r>
      </w:ins>
      <w:r>
        <w:t>xi</w:t>
      </w:r>
      <w:del w:id="10045" w:author="GoldenCorpusHarness" w:date="2026-03-28T21:57:49Z">
        <w:r>
          <w:delText>sted at baseline</w:delText>
        </w:r>
      </w:del>
      <w:ins w:id="10046" w:author="GoldenCorpusHarness" w:date="2026-03-28T21:57:49Z">
        <w:r>
          <w:t>mately 1 year</w:t>
        </w:r>
      </w:ins>
      <w:r>
        <w:t>)</w:t>
      </w:r>
      <w:ins w:id="10047" w:author="GoldenCorpusHarness" w:date="2026-03-28T21:57:49Z">
        <w:r>
          <w:t xml:space="preserve"> of pembrolizumab</w:t>
        </w:r>
      </w:ins>
      <w:r>
        <w:t>.</w:t>
      </w:r>
    </w:p>
    <w:p ns2:paraId="390333D9" ns2:textId="0EDAAE2F" w:rsidR="00D80FE3" w:rsidRPr="00B4216B" w:rsidRDefault="00D80FE3" w:rsidP="00D80FE3">
      <w:pPr>
        <w:pStyle w:val="Heading4"/>
      </w:pPr>
      <w:del w:id="10048" w:author="GoldenCorpusHarness" w:date="2026-03-28T21:57:49Z">
        <w:r>
          <w:delText>End-of-Treatment and Follo</w:delText>
        </w:r>
      </w:del>
      <w:ins w:id="10049" w:author="GoldenCorpusHarness" w:date="2026-03-28T21:57:49Z">
        <w:r>
          <w:t xml:space="preserve">As of Amendment 05:  Participants </w:t>
        </w:r>
      </w:ins>
      <w:r>
        <w:t>w</w:t>
      </w:r>
      <w:del w:id="10050" w:author="GoldenCorpusHarness" w:date="2026-03-28T21:57:49Z">
        <w:r>
          <w:delText>-up Tumor Ima</w:delText>
        </w:r>
      </w:del>
      <w:ins w:id="10051" w:author="GoldenCorpusHarness" w:date="2026-03-28T21:57:49Z">
        <w:r>
          <w:t>ho are considered by the investi</w:t>
        </w:r>
      </w:ins>
      <w:r>
        <w:t>g</w:t>
      </w:r>
      <w:del w:id="10052" w:author="GoldenCorpusHarness" w:date="2026-03-28T21:57:49Z">
        <w:r>
          <w:delText xml:space="preserve">ing </w:delText>
        </w:r>
      </w:del>
      <w:ins w:id="10053" w:author="GoldenCorpusHarness" w:date="2026-03-28T21:57:49Z">
        <w:r>
          <w:t>ator as candidates for continued monotherapy with lenvatinib after completion of 35 cycles of pembrolizumab and lenvatinib require a separate communication with the Sponsor.</w:t>
        </w:r>
      </w:ins>
    </w:p>
    <w:p ns2:paraId="1036E96F" ns2:textId="792C6C68" w:rsidR="0050644D" w:rsidRDefault="00097F8B" w:rsidP="00D80FE3">
      <w:pPr>
        <w:pStyle w:val="Paragraph0"/>
      </w:pPr>
      <w:del w:id="10054" w:author="GoldenCorpusHarness" w:date="2026-03-28T21:57:49Z">
        <w:r>
          <w:delText>If participants discontinue study intervention without documented disease progression, every effort is to be made to monitor disease status by acquiring tumor scans using the same schedule used calculated from the date of randomization, refer to Section 8.2.1.2).</w:delText>
        </w:r>
      </w:del>
    </w:p>
    <w:p ns2:paraId="498EDD12" ns2:textId="77777777" w:rsidR="0050644D" w:rsidRPr="0050644D" w:rsidRDefault="0050644D" w:rsidP="0050644D">
      <w:pPr>
        <w:pStyle w:val="Paragraph0"/>
      </w:pPr>
      <w:del w:id="10055" w:author="GoldenCorpusHarness" w:date="2026-03-28T21:57:49Z">
        <w:r>
          <w:delText>S</w:delText>
        </w:r>
      </w:del>
      <w:ins w:id="10056" w:author="GoldenCorpusHarness" w:date="2026-03-28T21:57:49Z">
        <w:r>
          <w:t>Parti</w:t>
        </w:r>
      </w:ins>
      <w:r>
        <w:t>c</w:t>
      </w:r>
      <w:ins w:id="10057" w:author="GoldenCorpusHarness" w:date="2026-03-28T21:57:49Z">
        <w:r>
          <w:t>ip</w:t>
        </w:r>
      </w:ins>
      <w:r>
        <w:t>an</w:t>
      </w:r>
      <w:ins w:id="10058" w:author="GoldenCorpusHarness" w:date="2026-03-28T21:57:49Z">
        <w:r>
          <w:t>t</w:t>
        </w:r>
      </w:ins>
      <w:r>
        <w:t xml:space="preserve">s </w:t>
      </w:r>
      <w:del w:id="10059" w:author="GoldenCorpusHarness" w:date="2026-03-28T21:57:49Z">
        <w:r>
          <w:delText>a</w:delText>
        </w:r>
      </w:del>
      <w:r>
        <w:t>re</w:t>
      </w:r>
      <w:ins w:id="10060" w:author="GoldenCorpusHarness" w:date="2026-03-28T21:57:49Z">
        <w:r>
          <w:t>ceiving</w:t>
        </w:r>
      </w:ins>
      <w:r>
        <w:t xml:space="preserve"> t</w:t>
      </w:r>
      <w:del w:id="10061" w:author="GoldenCorpusHarness" w:date="2026-03-28T21:57:49Z">
        <w:r>
          <w:delText>o b</w:delText>
        </w:r>
      </w:del>
      <w:ins w:id="10062" w:author="GoldenCorpusHarness" w:date="2026-03-28T21:57:49Z">
        <w:r>
          <w:t>h</w:t>
        </w:r>
      </w:ins>
      <w:r>
        <w:t xml:space="preserve">e </w:t>
      </w:r>
      <w:ins w:id="10063" w:author="GoldenCorpusHarness" w:date="2026-03-28T21:57:49Z">
        <w:r>
          <w:t>combination therapy (pembrolizumab + lenvatinib) must dis</w:t>
        </w:r>
      </w:ins>
      <w:r>
        <w:t>continue</w:t>
      </w:r>
      <w:ins w:id="10064" w:author="GoldenCorpusHarness" w:date="2026-03-28T21:57:49Z">
        <w:r>
          <w:t xml:space="preserve"> stu</w:t>
        </w:r>
      </w:ins>
      <w:r>
        <w:t>d</w:t>
      </w:r>
      <w:ins w:id="10065" w:author="GoldenCorpusHarness" w:date="2026-03-28T21:57:49Z">
        <w:r>
          <w:t>y</w:t>
        </w:r>
      </w:ins>
      <w:r>
        <w:t xml:space="preserve"> </w:t>
      </w:r>
      <w:del w:id="10066" w:author="GoldenCorpusHarness" w:date="2026-03-28T21:57:49Z">
        <w:r>
          <w:delText>u</w:delText>
        </w:r>
      </w:del>
      <w:ins w:id="10067" w:author="GoldenCorpusHarness" w:date="2026-03-28T21:57:49Z">
        <w:r>
          <w:t>therapy if a</w:t>
        </w:r>
      </w:ins>
      <w:r>
        <w:t>n</w:t>
      </w:r>
      <w:del w:id="10068" w:author="GoldenCorpusHarness" w:date="2026-03-28T21:57:49Z">
        <w:r>
          <w:delText>til one</w:delText>
        </w:r>
      </w:del>
      <w:ins w:id="10069" w:author="GoldenCorpusHarness" w:date="2026-03-28T21:57:49Z">
        <w:r>
          <w:t>y</w:t>
        </w:r>
      </w:ins>
      <w:r>
        <w:t xml:space="preserve"> of the following </w:t>
      </w:r>
      <w:ins w:id="10070" w:author="GoldenCorpusHarness" w:date="2026-03-28T21:57:49Z">
        <w:r>
          <w:t>o</w:t>
        </w:r>
      </w:ins>
      <w:r>
        <w:t>c</w:t>
      </w:r>
      <w:del w:id="10071" w:author="GoldenCorpusHarness" w:date="2026-03-28T21:57:49Z">
        <w:r>
          <w:delText>onditions a</w:delText>
        </w:r>
      </w:del>
      <w:ins w:id="10072" w:author="GoldenCorpusHarness" w:date="2026-03-28T21:57:49Z">
        <w:r>
          <w:t>cu</w:t>
        </w:r>
      </w:ins>
      <w:r>
        <w:t>r</w:t>
      </w:r>
      <w:del w:id="10073" w:author="GoldenCorpusHarness" w:date="2026-03-28T21:57:49Z">
        <w:r>
          <w:delText>e met</w:delText>
        </w:r>
      </w:del>
      <w:r>
        <w:t>:</w:t>
      </w:r>
    </w:p>
    <w:p ns2:paraId="08C3C62C" ns2:textId="09E5AEFE" w:rsidR="0050644D" w:rsidRPr="0050644D" w:rsidRDefault="0050644D" w:rsidP="0050644D">
      <w:pPr>
        <w:pStyle w:val="Paragraph0"/>
      </w:pPr>
      <w:del w:id="10074" w:author="GoldenCorpusHarness" w:date="2026-03-28T21:57:49Z">
        <w:r>
          <w:delText>•dis</w:delText>
        </w:r>
      </w:del>
      <w:ins w:id="10075" w:author="GoldenCorpusHarness" w:date="2026-03-28T21:57:49Z">
        <w:r>
          <w:t xml:space="preserve">ALT or AST </w:t>
        </w:r>
      </w:ins>
      <w:r>
        <w:t>e</w:t>
      </w:r>
      <w:ins w:id="10076" w:author="GoldenCorpusHarness" w:date="2026-03-28T21:57:49Z">
        <w:r>
          <w:t>lev</w:t>
        </w:r>
      </w:ins>
      <w:r>
        <w:t>a</w:t>
      </w:r>
      <w:del w:id="10077" w:author="GoldenCorpusHarness" w:date="2026-03-28T21:57:49Z">
        <w:r>
          <w:delText>se progress</w:delText>
        </w:r>
      </w:del>
      <w:ins w:id="10078" w:author="GoldenCorpusHarness" w:date="2026-03-28T21:57:49Z">
        <w:r>
          <w:t>t</w:t>
        </w:r>
      </w:ins>
      <w:r>
        <w:t xml:space="preserve">ion </w:t>
      </w:r>
      <w:del w:id="10079" w:author="GoldenCorpusHarness" w:date="2026-03-28T21:57:49Z">
        <w:r>
          <w:delText>as d</w:delText>
        </w:r>
      </w:del>
      <w:ins w:id="10080" w:author="GoldenCorpusHarness" w:date="2026-03-28T21:57:49Z">
        <w:r>
          <w:t>m</w:t>
        </w:r>
      </w:ins>
      <w:r>
        <w:t>e</w:t>
      </w:r>
      <w:del w:id="10081" w:author="GoldenCorpusHarness" w:date="2026-03-28T21:57:49Z">
        <w:r>
          <w:delText>f</w:delText>
        </w:r>
      </w:del>
      <w:ins w:id="10082" w:author="GoldenCorpusHarness" w:date="2026-03-28T21:57:49Z">
        <w:r>
          <w:t>et</w:t>
        </w:r>
      </w:ins>
      <w:r>
        <w:t>in</w:t>
      </w:r>
      <w:ins w:id="10083" w:author="GoldenCorpusHarness" w:date="2026-03-28T21:57:49Z">
        <w:r>
          <w:t>g th</w:t>
        </w:r>
      </w:ins>
      <w:r>
        <w:t>e</w:t>
      </w:r>
      <w:del w:id="10084" w:author="GoldenCorpusHarness" w:date="2026-03-28T21:57:49Z">
        <w:r>
          <w:delText>d</w:delText>
        </w:r>
      </w:del>
      <w:r>
        <w:t xml:space="preserve"> </w:t>
      </w:r>
      <w:del w:id="10085" w:author="GoldenCorpusHarness" w:date="2026-03-28T21:57:49Z">
        <w:r>
          <w:delText>by</w:delText>
        </w:r>
      </w:del>
      <w:ins w:id="10086" w:author="GoldenCorpusHarness" w:date="2026-03-28T21:57:49Z">
        <w:r>
          <w:t>following</w:t>
        </w:r>
      </w:ins>
      <w:r>
        <w:t xml:space="preserve"> </w:t>
      </w:r>
      <w:del w:id="10087" w:author="GoldenCorpusHarness" w:date="2026-03-28T21:57:49Z">
        <w:r>
          <w:delText>RECIST 1.1 v</w:delText>
        </w:r>
      </w:del>
      <w:ins w:id="10088" w:author="GoldenCorpusHarness" w:date="2026-03-28T21:57:49Z">
        <w:r>
          <w:t>crit</w:t>
        </w:r>
      </w:ins>
      <w:r>
        <w:t>eri</w:t>
      </w:r>
      <w:del w:id="10089" w:author="GoldenCorpusHarness" w:date="2026-03-28T21:57:49Z">
        <w:r>
          <w:delText>fied by BICR</w:delText>
        </w:r>
      </w:del>
      <w:ins w:id="10090" w:author="GoldenCorpusHarness" w:date="2026-03-28T21:57:49Z">
        <w:r>
          <w:t>a:</w:t>
        </w:r>
      </w:ins>
    </w:p>
    <w:p ns2:paraId="59963629" ns2:textId="77777777" w:rsidR="0050644D" w:rsidRPr="0050644D" w:rsidRDefault="0050644D" w:rsidP="0050644D">
      <w:pPr>
        <w:pStyle w:val="Paragraph0"/>
      </w:pPr>
      <w:del w:id="10091" w:author="GoldenCorpusHarness" w:date="2026-03-28T21:57:49Z">
        <w:r>
          <w:delText>•</w:delText>
        </w:r>
      </w:del>
      <w:ins w:id="10092" w:author="GoldenCorpusHarness" w:date="2026-03-28T21:57:49Z">
        <w:r>
          <w:t xml:space="preserve">ALT or AST &gt;5 × ULN for more </w:t>
        </w:r>
      </w:ins>
      <w:r>
        <w:t>th</w:t>
      </w:r>
      <w:del w:id="10093" w:author="GoldenCorpusHarness" w:date="2026-03-28T21:57:49Z">
        <w:r>
          <w:delText xml:space="preserve">e start of a new </w:delText>
        </w:r>
      </w:del>
      <w:r>
        <w:t>an</w:t>
      </w:r>
      <w:del w:id="10094" w:author="GoldenCorpusHarness" w:date="2026-03-28T21:57:49Z">
        <w:r>
          <w:delText>ticanc</w:delText>
        </w:r>
      </w:del>
      <w:ins w:id="10095" w:author="GoldenCorpusHarness" w:date="2026-03-28T21:57:49Z">
        <w:r>
          <w:t xml:space="preserve"> 2 w</w:t>
        </w:r>
      </w:ins>
      <w:r>
        <w:t>e</w:t>
      </w:r>
      <w:del w:id="10096" w:author="GoldenCorpusHarness" w:date="2026-03-28T21:57:49Z">
        <w:r>
          <w:delText>r tr</w:delText>
        </w:r>
      </w:del>
      <w:r>
        <w:t>e</w:t>
      </w:r>
      <w:del w:id="10097" w:author="GoldenCorpusHarness" w:date="2026-03-28T21:57:49Z">
        <w:r>
          <w:delText>atment</w:delText>
        </w:r>
      </w:del>
      <w:ins w:id="10098" w:author="GoldenCorpusHarness" w:date="2026-03-28T21:57:49Z">
        <w:r>
          <w:t>ks</w:t>
        </w:r>
      </w:ins>
    </w:p>
    <w:p ns2:paraId="72A8BB3A" ns2:textId="77777777" w:rsidR="0050644D" w:rsidRPr="0050644D" w:rsidRDefault="0050644D" w:rsidP="0050644D">
      <w:pPr>
        <w:pStyle w:val="Paragraph0"/>
      </w:pPr>
      <w:del w:id="10099" w:author="GoldenCorpusHarness" w:date="2026-03-28T21:57:49Z">
        <w:r>
          <w:delText>•</w:delText>
        </w:r>
      </w:del>
      <w:ins w:id="10100" w:author="GoldenCorpusHarness" w:date="2026-03-28T21:57:49Z">
        <w:r>
          <w:t xml:space="preserve">Pembrolizumab will have already been </w:t>
        </w:r>
      </w:ins>
      <w:r>
        <w:t>p</w:t>
      </w:r>
      <w:del w:id="10101" w:author="GoldenCorpusHarness" w:date="2026-03-28T21:57:49Z">
        <w:r>
          <w:delText>regnancy</w:delText>
        </w:r>
      </w:del>
      <w:ins w:id="10102" w:author="GoldenCorpusHarness" w:date="2026-03-28T21:57:49Z">
        <w:r>
          <w:t>ermanently discontinued per Table 5, but lenvatinib may be administered at a reduced dose by the time this criterion is met and must be permanently discontinued immediately.</w:t>
        </w:r>
      </w:ins>
    </w:p>
    <w:p ns2:paraId="4E239555" ns2:textId="77777777" w:rsidR="0050644D" w:rsidRPr="0050644D" w:rsidRDefault="0050644D" w:rsidP="00DC422F">
      <w:pPr>
        <w:pStyle w:val="Paragraph0"/>
        <w:spacing w:after="120"/>
      </w:pPr>
      <w:del w:id="10103" w:author="GoldenCorpusHarness" w:date="2026-03-28T21:57:49Z">
        <w:r>
          <w:delText>•</w:delText>
        </w:r>
      </w:del>
      <w:ins w:id="10104" w:author="GoldenCorpusHarness" w:date="2026-03-28T21:57:49Z">
        <w:r>
          <w:t>ALT or AST &gt;3 × ULN an</w:t>
        </w:r>
      </w:ins>
      <w:r>
        <w:t>d</w:t>
      </w:r>
      <w:del w:id="10105" w:author="GoldenCorpusHarness" w:date="2026-03-28T21:57:49Z">
        <w:r>
          <w:delText>eath</w:delText>
        </w:r>
      </w:del>
      <w:ins w:id="10106" w:author="GoldenCorpusHarness" w:date="2026-03-28T21:57:49Z">
        <w:r>
          <w:t xml:space="preserve"> (TBL &gt;2 x ULN or INR &gt;1.5)</w:t>
        </w:r>
      </w:ins>
    </w:p>
    <w:p ns2:paraId="4624C20F" ns2:textId="77777777" w:rsidR="0050644D" w:rsidRPr="0050644D" w:rsidRDefault="0050644D" w:rsidP="0050644D">
      <w:pPr>
        <w:pStyle w:val="Paragraph0"/>
      </w:pPr>
      <w:del w:id="10107" w:author="GoldenCorpusHarness" w:date="2026-03-28T21:57:49Z">
        <w:r>
          <w:delText>•</w:delText>
        </w:r>
      </w:del>
      <w:ins w:id="10108" w:author="GoldenCorpusHarness" w:date="2026-03-28T21:57:49Z">
        <w:r>
          <w:t xml:space="preserve">Although Table 5 advises pembrolizumab to be </w:t>
        </w:r>
      </w:ins>
      <w:r>
        <w:t>with</w:t>
      </w:r>
      <w:del w:id="10109" w:author="GoldenCorpusHarness" w:date="2026-03-28T21:57:49Z">
        <w:r>
          <w:delText>drawal o</w:delText>
        </w:r>
      </w:del>
      <w:ins w:id="10110" w:author="GoldenCorpusHarness" w:date="2026-03-28T21:57:49Z">
        <w:r>
          <w:t>held (interrupted), and Table 7 advises lenvatinib to have no dose modi</w:t>
        </w:r>
      </w:ins>
      <w:r>
        <w:t>f</w:t>
      </w:r>
      <w:del w:id="10111" w:author="GoldenCorpusHarness" w:date="2026-03-28T21:57:49Z">
        <w:r>
          <w:delText xml:space="preserve"> consent</w:delText>
        </w:r>
      </w:del>
      <w:ins w:id="10112" w:author="GoldenCorpusHarness" w:date="2026-03-28T21:57:49Z">
        <w:r>
          <w:t>ication or a reduction, if this criterion is met, both drugs must be permanently discontinued immediately.</w:t>
        </w:r>
      </w:ins>
    </w:p>
    <w:p ns2:paraId="71FF4F75" ns2:textId="5AE2BF66" w:rsidR="00D80FE3" w:rsidRDefault="0050644D" w:rsidP="0050644D">
      <w:pPr>
        <w:pStyle w:val="Paragraph0"/>
      </w:pPr>
      <w:del w:id="10113" w:author="GoldenCorpusHarness" w:date="2026-03-28T21:57:49Z">
        <w:r>
          <w:delText>•the end of the study</w:delText>
        </w:r>
      </w:del>
    </w:p>
    <w:p ns2:paraId="18AD3224" ns2:textId="336B5202" w:rsidR="00D80FE3" w:rsidRPr="00B4216B" w:rsidRDefault="00D80FE3" w:rsidP="00D80FE3">
      <w:pPr>
        <w:pStyle w:val="Heading4"/>
      </w:pPr>
      <w:del w:id="10114" w:author="GoldenCorpusHarness" w:date="2026-03-28T21:57:49Z">
        <w:r>
          <w:delText>Se</w:delText>
        </w:r>
      </w:del>
      <w:ins w:id="10115" w:author="GoldenCorpusHarness" w:date="2026-03-28T21:57:49Z">
        <w:r>
          <w:t>Parti</w:t>
        </w:r>
      </w:ins>
      <w:r>
        <w:t>c</w:t>
      </w:r>
      <w:ins w:id="10116" w:author="GoldenCorpusHarness" w:date="2026-03-28T21:57:49Z">
        <w:r>
          <w:t>ipant Withdrawal Fr</w:t>
        </w:r>
      </w:ins>
      <w:r>
        <w:t>o</w:t>
      </w:r>
      <w:del w:id="10117" w:author="GoldenCorpusHarness" w:date="2026-03-28T21:57:49Z">
        <w:r>
          <w:delText>nd</w:delText>
        </w:r>
      </w:del>
      <w:ins w:id="10118" w:author="GoldenCorpusHarness" w:date="2026-03-28T21:57:49Z">
        <w:r>
          <w:t>m</w:t>
        </w:r>
      </w:ins>
      <w:r>
        <w:t xml:space="preserve"> </w:t>
      </w:r>
      <w:del w:id="10119" w:author="GoldenCorpusHarness" w:date="2026-03-28T21:57:49Z">
        <w:r>
          <w:delText>Cours</w:delText>
        </w:r>
      </w:del>
      <w:ins w:id="10120" w:author="GoldenCorpusHarness" w:date="2026-03-28T21:57:49Z">
        <w:r>
          <w:t>th</w:t>
        </w:r>
      </w:ins>
      <w:r>
        <w:t xml:space="preserve">e </w:t>
      </w:r>
      <w:del w:id="10121" w:author="GoldenCorpusHarness" w:date="2026-03-28T21:57:49Z">
        <w:r>
          <w:delText>(Re</w:delText>
        </w:r>
      </w:del>
      <w:ins w:id="10122" w:author="GoldenCorpusHarness" w:date="2026-03-28T21:57:49Z">
        <w:r>
          <w:t>S</w:t>
        </w:r>
      </w:ins>
      <w:r>
        <w:t>t</w:t>
      </w:r>
      <w:del w:id="10123" w:author="GoldenCorpusHarness" w:date="2026-03-28T21:57:49Z">
        <w:r>
          <w:delText>reatment) T</w:delText>
        </w:r>
      </w:del>
      <w:r>
        <w:t>u</w:t>
      </w:r>
      <w:del w:id="10124" w:author="GoldenCorpusHarness" w:date="2026-03-28T21:57:49Z">
        <w:r>
          <w:delText xml:space="preserve">mor Imaging </w:delText>
        </w:r>
      </w:del>
      <w:ins w:id="10125" w:author="GoldenCorpusHarness" w:date="2026-03-28T21:57:49Z">
        <w:r>
          <w:t>dy</w:t>
        </w:r>
      </w:ins>
    </w:p>
    <w:p ns2:paraId="1D563734" ns2:textId="2E22B474" w:rsidR="006E41D0" w:rsidRDefault="006E41D0" w:rsidP="003B6AD0">
      <w:pPr>
        <w:pStyle w:val="Paragraph0"/>
      </w:pPr>
      <w:del w:id="10126" w:author="GoldenCorpusHarness" w:date="2026-03-28T21:57:49Z">
        <w:r>
          <w:delText>Tumo</w:delText>
        </w:r>
      </w:del>
      <w:ins w:id="10127" w:author="GoldenCorpusHarness" w:date="2026-03-28T21:57:49Z">
        <w:r>
          <w:t>A pa</w:t>
        </w:r>
      </w:ins>
      <w:r>
        <w:t>r</w:t>
      </w:r>
      <w:del w:id="10128" w:author="GoldenCorpusHarness" w:date="2026-03-28T21:57:49Z">
        <w:r>
          <w:delText xml:space="preserve"> s</w:delText>
        </w:r>
      </w:del>
      <w:ins w:id="10129" w:author="GoldenCorpusHarness" w:date="2026-03-28T21:57:49Z">
        <w:r>
          <w:t>ti</w:t>
        </w:r>
      </w:ins>
      <w:r>
        <w:t>c</w:t>
      </w:r>
      <w:ins w:id="10130" w:author="GoldenCorpusHarness" w:date="2026-03-28T21:57:49Z">
        <w:r>
          <w:t>ip</w:t>
        </w:r>
      </w:ins>
      <w:r>
        <w:t>an</w:t>
      </w:r>
      <w:del w:id="10131" w:author="GoldenCorpusHarness" w:date="2026-03-28T21:57:49Z">
        <w:r>
          <w:delText>s</w:delText>
        </w:r>
      </w:del>
      <w:ins w:id="10132" w:author="GoldenCorpusHarness" w:date="2026-03-28T21:57:49Z">
        <w:r>
          <w:t>t</w:t>
        </w:r>
      </w:ins>
      <w:r>
        <w:t xml:space="preserve"> must be </w:t>
      </w:r>
      <w:del w:id="10133" w:author="GoldenCorpusHarness" w:date="2026-03-28T21:57:49Z">
        <w:r>
          <w:delText xml:space="preserve">performed </w:delText>
        </w:r>
      </w:del>
      <w:r>
        <w:t>with</w:t>
      </w:r>
      <w:del w:id="10134" w:author="GoldenCorpusHarness" w:date="2026-03-28T21:57:49Z">
        <w:r>
          <w:delText>i</w:delText>
        </w:r>
      </w:del>
      <w:ins w:id="10135" w:author="GoldenCorpusHarness" w:date="2026-03-28T21:57:49Z">
        <w:r>
          <w:t>draw</w:t>
        </w:r>
      </w:ins>
      <w:r>
        <w:t xml:space="preserve">n </w:t>
      </w:r>
      <w:del w:id="10136" w:author="GoldenCorpusHarness" w:date="2026-03-28T21:57:49Z">
        <w:r>
          <w:delText>28</w:delText>
        </w:r>
      </w:del>
      <w:ins w:id="10137" w:author="GoldenCorpusHarness" w:date="2026-03-28T21:57:49Z">
        <w:r>
          <w:t>from</w:t>
        </w:r>
      </w:ins>
      <w:r>
        <w:t xml:space="preserve"> </w:t>
      </w:r>
      <w:del w:id="10138" w:author="GoldenCorpusHarness" w:date="2026-03-28T21:57:49Z">
        <w:r>
          <w:delText>days b</w:delText>
        </w:r>
      </w:del>
      <w:ins w:id="10139" w:author="GoldenCorpusHarness" w:date="2026-03-28T21:57:49Z">
        <w:r>
          <w:t>th</w:t>
        </w:r>
      </w:ins>
      <w:r>
        <w:t>e</w:t>
      </w:r>
      <w:del w:id="10140" w:author="GoldenCorpusHarness" w:date="2026-03-28T21:57:49Z">
        <w:r>
          <w:delText>fore restarting</w:delText>
        </w:r>
      </w:del>
      <w:r>
        <w:t xml:space="preserve"> study i</w:t>
      </w:r>
      <w:ins w:id="10141" w:author="GoldenCorpusHarness" w:date="2026-03-28T21:57:49Z">
        <w:r>
          <w:t>f the participa</w:t>
        </w:r>
      </w:ins>
      <w:r>
        <w:t>nt</w:t>
      </w:r>
      <w:ins w:id="10142" w:author="GoldenCorpusHarness" w:date="2026-03-28T21:57:49Z">
        <w:r>
          <w:t xml:space="preserve"> or participant’s l</w:t>
        </w:r>
      </w:ins>
      <w:r>
        <w:t>e</w:t>
      </w:r>
      <w:ins w:id="10143" w:author="GoldenCorpusHarness" w:date="2026-03-28T21:57:49Z">
        <w:r>
          <w:t xml:space="preserve">gally acceptable </w:t>
        </w:r>
      </w:ins>
      <w:r>
        <w:t>r</w:t>
      </w:r>
      <w:del w:id="10144" w:author="GoldenCorpusHarness" w:date="2026-03-28T21:57:49Z">
        <w:r>
          <w:delText>v</w:delText>
        </w:r>
      </w:del>
      <w:ins w:id="10145" w:author="GoldenCorpusHarness" w:date="2026-03-28T21:57:49Z">
        <w:r>
          <w:t>epres</w:t>
        </w:r>
      </w:ins>
      <w:r>
        <w:t>ent</w:t>
      </w:r>
      <w:ins w:id="10146" w:author="GoldenCorpusHarness" w:date="2026-03-28T21:57:49Z">
        <w:r>
          <w:t>at</w:t>
        </w:r>
      </w:ins>
      <w:r>
        <w:t>i</w:t>
      </w:r>
      <w:del w:id="10147" w:author="GoldenCorpusHarness" w:date="2026-03-28T21:57:49Z">
        <w:r>
          <w:delText>on</w:delText>
        </w:r>
      </w:del>
      <w:ins w:id="10148" w:author="GoldenCorpusHarness" w:date="2026-03-28T21:57:49Z">
        <w:r>
          <w:t>ve</w:t>
        </w:r>
      </w:ins>
      <w:r>
        <w:t xml:space="preserve"> with</w:t>
      </w:r>
      <w:ins w:id="10149" w:author="GoldenCorpusHarness" w:date="2026-03-28T21:57:49Z">
        <w:r>
          <w:t>draws</w:t>
        </w:r>
      </w:ins>
      <w:r>
        <w:t xml:space="preserve"> </w:t>
      </w:r>
      <w:del w:id="10150" w:author="GoldenCorpusHarness" w:date="2026-03-28T21:57:49Z">
        <w:r>
          <w:delText>p</w:delText>
        </w:r>
      </w:del>
      <w:ins w:id="10151" w:author="GoldenCorpusHarness" w:date="2026-03-28T21:57:49Z">
        <w:r>
          <w:t>cons</w:t>
        </w:r>
      </w:ins>
      <w:r>
        <w:t>e</w:t>
      </w:r>
      <w:del w:id="10152" w:author="GoldenCorpusHarness" w:date="2026-03-28T21:57:49Z">
        <w:r>
          <w:delText>mb</w:delText>
        </w:r>
      </w:del>
      <w:ins w:id="10153" w:author="GoldenCorpusHarness" w:date="2026-03-28T21:57:49Z">
        <w:r>
          <w:t>nt f</w:t>
        </w:r>
      </w:ins>
      <w:r>
        <w:t>ro</w:t>
      </w:r>
      <w:del w:id="10154" w:author="GoldenCorpusHarness" w:date="2026-03-28T21:57:49Z">
        <w:r>
          <w:delText>liz</w:delText>
        </w:r>
      </w:del>
      <w:ins w:id="10155" w:author="GoldenCorpusHarness" w:date="2026-03-28T21:57:49Z">
        <w:r>
          <w:t>m the st</w:t>
        </w:r>
      </w:ins>
      <w:r>
        <w:t>u</w:t>
      </w:r>
      <w:del w:id="10156" w:author="GoldenCorpusHarness" w:date="2026-03-28T21:57:49Z">
        <w:r>
          <w:delText>mab</w:delText>
        </w:r>
      </w:del>
      <w:ins w:id="10157" w:author="GoldenCorpusHarness" w:date="2026-03-28T21:57:49Z">
        <w:r>
          <w:t>dy</w:t>
        </w:r>
      </w:ins>
      <w:r>
        <w:t>.</w:t>
      </w:r>
    </w:p>
    <w:p ns2:paraId="69140B8B" ns2:textId="77777777" w:rsidR="006E41D0" w:rsidRDefault="006E41D0" w:rsidP="003B6AD0">
      <w:pPr>
        <w:pStyle w:val="Paragraph0"/>
      </w:pPr>
      <w:r>
        <w:t xml:space="preserve">If </w:t>
      </w:r>
      <w:del w:id="10158" w:author="GoldenCorpusHarness" w:date="2026-03-28T21:57:49Z">
        <w:r>
          <w:delText>dise</w:delText>
        </w:r>
      </w:del>
      <w:r>
        <w:t>a</w:t>
      </w:r>
      <w:del w:id="10159" w:author="GoldenCorpusHarness" w:date="2026-03-28T21:57:49Z">
        <w:r>
          <w:delText>se</w:delText>
        </w:r>
      </w:del>
      <w:r>
        <w:t xml:space="preserve"> p</w:t>
      </w:r>
      <w:ins w:id="10160" w:author="GoldenCorpusHarness" w:date="2026-03-28T21:57:49Z">
        <w:r>
          <w:t>a</w:t>
        </w:r>
      </w:ins>
      <w:r>
        <w:t>r</w:t>
      </w:r>
      <w:del w:id="10161" w:author="GoldenCorpusHarness" w:date="2026-03-28T21:57:49Z">
        <w:r>
          <w:delText>ogression has been verified by BICR for the First Course, the Second Course may be ini</w:delText>
        </w:r>
      </w:del>
      <w:r>
        <w:t>ti</w:t>
      </w:r>
      <w:del w:id="10162" w:author="GoldenCorpusHarness" w:date="2026-03-28T21:57:49Z">
        <w:r>
          <w:delText>ated. The d</w:delText>
        </w:r>
      </w:del>
      <w:ins w:id="10163" w:author="GoldenCorpusHarness" w:date="2026-03-28T21:57:49Z">
        <w:r>
          <w:t>c</w:t>
        </w:r>
      </w:ins>
      <w:r>
        <w:t>i</w:t>
      </w:r>
      <w:del w:id="10164" w:author="GoldenCorpusHarness" w:date="2026-03-28T21:57:49Z">
        <w:r>
          <w:delText xml:space="preserve">sease </w:delText>
        </w:r>
      </w:del>
      <w:r>
        <w:t>p</w:t>
      </w:r>
      <w:del w:id="10165" w:author="GoldenCorpusHarness" w:date="2026-03-28T21:57:49Z">
        <w:r>
          <w:delText>rogression sc</w:delText>
        </w:r>
      </w:del>
      <w:r>
        <w:t>an</w:t>
      </w:r>
      <w:del w:id="10166" w:author="GoldenCorpusHarness" w:date="2026-03-28T21:57:49Z">
        <w:r>
          <w:delText xml:space="preserve"> may be used as </w:delText>
        </w:r>
      </w:del>
      <w:r>
        <w:t>t</w:t>
      </w:r>
      <w:del w:id="10167" w:author="GoldenCorpusHarness" w:date="2026-03-28T21:57:49Z">
        <w:r>
          <w:delText>he Second Course baseline scan if performed</w:delText>
        </w:r>
      </w:del>
      <w:r>
        <w:t xml:space="preserve"> with</w:t>
      </w:r>
      <w:del w:id="10168" w:author="GoldenCorpusHarness" w:date="2026-03-28T21:57:49Z">
        <w:r>
          <w:delText xml:space="preserve">in 4 </w:delText>
        </w:r>
      </w:del>
      <w:ins w:id="10169" w:author="GoldenCorpusHarness" w:date="2026-03-28T21:57:49Z">
        <w:r>
          <w:t>dra</w:t>
        </w:r>
      </w:ins>
      <w:r>
        <w:t>w</w:t>
      </w:r>
      <w:del w:id="10170" w:author="GoldenCorpusHarness" w:date="2026-03-28T21:57:49Z">
        <w:r>
          <w:delText>eek</w:delText>
        </w:r>
      </w:del>
      <w:r>
        <w:t xml:space="preserve">s </w:t>
      </w:r>
      <w:del w:id="10171" w:author="GoldenCorpusHarness" w:date="2026-03-28T21:57:49Z">
        <w:r>
          <w:delText>p</w:delText>
        </w:r>
      </w:del>
      <w:ins w:id="10172" w:author="GoldenCorpusHarness" w:date="2026-03-28T21:57:49Z">
        <w:r>
          <w:t>f</w:t>
        </w:r>
      </w:ins>
      <w:r>
        <w:t>r</w:t>
      </w:r>
      <w:del w:id="10173" w:author="GoldenCorpusHarness" w:date="2026-03-28T21:57:49Z">
        <w:r>
          <w:delText>i</w:delText>
        </w:r>
      </w:del>
      <w:r>
        <w:t>o</w:t>
      </w:r>
      <w:del w:id="10174" w:author="GoldenCorpusHarness" w:date="2026-03-28T21:57:49Z">
        <w:r>
          <w:delText xml:space="preserve">r to dosing and </w:delText>
        </w:r>
      </w:del>
      <w:r>
        <w:t>m</w:t>
      </w:r>
      <w:del w:id="10175" w:author="GoldenCorpusHarness" w:date="2026-03-28T21:57:49Z">
        <w:r>
          <w:delText>eets</w:delText>
        </w:r>
      </w:del>
      <w:r>
        <w:t xml:space="preserve"> the s</w:t>
      </w:r>
      <w:ins w:id="10176" w:author="GoldenCorpusHarness" w:date="2026-03-28T21:57:49Z">
        <w:r>
          <w:t>tudy, they will no longer re</w:t>
        </w:r>
      </w:ins>
      <w:r>
        <w:t>c</w:t>
      </w:r>
      <w:del w:id="10177" w:author="GoldenCorpusHarness" w:date="2026-03-28T21:57:49Z">
        <w:r>
          <w:delText>an</w:delText>
        </w:r>
      </w:del>
      <w:ins w:id="10178" w:author="GoldenCorpusHarness" w:date="2026-03-28T21:57:49Z">
        <w:r>
          <w:t>eive</w:t>
        </w:r>
      </w:ins>
      <w:r>
        <w:t xml:space="preserve"> st</w:t>
      </w:r>
      <w:ins w:id="10179" w:author="GoldenCorpusHarness" w:date="2026-03-28T21:57:49Z">
        <w:r>
          <w:t xml:space="preserve">udy intervention or be followed </w:t>
        </w:r>
      </w:ins>
      <w:r>
        <w:t>a</w:t>
      </w:r>
      <w:del w:id="10180" w:author="GoldenCorpusHarness" w:date="2026-03-28T21:57:49Z">
        <w:r>
          <w:delText>n</w:delText>
        </w:r>
      </w:del>
      <w:ins w:id="10181" w:author="GoldenCorpusHarness" w:date="2026-03-28T21:57:49Z">
        <w:r>
          <w:t>t sche</w:t>
        </w:r>
      </w:ins>
      <w:r>
        <w:t>d</w:t>
      </w:r>
      <w:del w:id="10182" w:author="GoldenCorpusHarness" w:date="2026-03-28T21:57:49Z">
        <w:r>
          <w:delText>a</w:delText>
        </w:r>
      </w:del>
      <w:ins w:id="10183" w:author="GoldenCorpusHarness" w:date="2026-03-28T21:57:49Z">
        <w:r>
          <w:t>uled p</w:t>
        </w:r>
      </w:ins>
      <w:r>
        <w:t>r</w:t>
      </w:r>
      <w:del w:id="10184" w:author="GoldenCorpusHarness" w:date="2026-03-28T21:57:49Z">
        <w:r>
          <w:delText>d</w:delText>
        </w:r>
      </w:del>
      <w:ins w:id="10185" w:author="GoldenCorpusHarness" w:date="2026-03-28T21:57:49Z">
        <w:r>
          <w:t>otocol visit</w:t>
        </w:r>
      </w:ins>
      <w:r>
        <w:t>s.</w:t>
      </w:r>
    </w:p>
    <w:p ns2:paraId="1BE43EEE" ns2:textId="3BE1FB15" w:rsidR="006E41D0" w:rsidRDefault="00B06176" w:rsidP="003B6AD0">
      <w:pPr>
        <w:pStyle w:val="Paragraph0"/>
      </w:pPr>
      <w:del w:id="10186" w:author="GoldenCorpusHarness" w:date="2026-03-28T21:57:49Z">
        <w:r>
          <w:delText>The first scan should</w:delText>
        </w:r>
      </w:del>
      <w:ins w:id="10187" w:author="GoldenCorpusHarness" w:date="2026-03-28T21:57:49Z">
        <w:r>
          <w:t>Specific details regarding procedures to</w:t>
        </w:r>
      </w:ins>
      <w:r>
        <w:t xml:space="preserve"> be performed at </w:t>
      </w:r>
      <w:del w:id="10188" w:author="GoldenCorpusHarness" w:date="2026-03-28T21:57:49Z">
        <w:r>
          <w:delText>6</w:delText>
        </w:r>
      </w:del>
      <w:ins w:id="10189" w:author="GoldenCorpusHarness" w:date="2026-03-28T21:57:49Z">
        <w:r>
          <w:t>the time of</w:t>
        </w:r>
      </w:ins>
      <w:r>
        <w:t xml:space="preserve"> w</w:t>
      </w:r>
      <w:del w:id="10190" w:author="GoldenCorpusHarness" w:date="2026-03-28T21:57:49Z">
        <w:r>
          <w:delText>eeks (42-49 days) after restarting study intervention. Subsequent tu</w:delText>
        </w:r>
      </w:del>
      <w:ins w:id="10191" w:author="GoldenCorpusHarness" w:date="2026-03-28T21:57:49Z">
        <w:r>
          <w:t>ithdrawal fro</w:t>
        </w:r>
      </w:ins>
      <w:r>
        <w:t>m</w:t>
      </w:r>
      <w:del w:id="10192" w:author="GoldenCorpusHarness" w:date="2026-03-28T21:57:49Z">
        <w:r>
          <w:delText>or scans are to be performed every 6 weeks (42 days [±7 days]) or more frequentl</w:delText>
        </w:r>
      </w:del>
      <w:ins w:id="10193" w:author="GoldenCorpusHarness" w:date="2026-03-28T21:57:49Z">
        <w:r>
          <w:t xml:space="preserve"> the stud</w:t>
        </w:r>
      </w:ins>
      <w:r>
        <w:t xml:space="preserve">y, </w:t>
      </w:r>
      <w:del w:id="10194" w:author="GoldenCorpusHarness" w:date="2026-03-28T21:57:49Z">
        <w:r>
          <w:delText>if clinical</w:delText>
        </w:r>
      </w:del>
      <w:ins w:id="10195" w:author="GoldenCorpusHarness" w:date="2026-03-28T21:57:49Z">
        <w:r>
          <w:t>are outlined in Section 8.1.9. The procedures to be performed should a participant repeated</w:t>
        </w:r>
      </w:ins>
      <w:r>
        <w:t xml:space="preserve">ly </w:t>
      </w:r>
      <w:del w:id="10196" w:author="GoldenCorpusHarness" w:date="2026-03-28T21:57:49Z">
        <w:r>
          <w:delText xml:space="preserve">indicated. After 48 weeks, scans are to </w:delText>
        </w:r>
      </w:del>
      <w:ins w:id="10197" w:author="GoldenCorpusHarness" w:date="2026-03-28T21:57:49Z">
        <w:r>
          <w:t>fail to return for scheduled visits and/or if the study site is una</w:t>
        </w:r>
      </w:ins>
      <w:r>
        <w:t>b</w:t>
      </w:r>
      <w:del w:id="10198" w:author="GoldenCorpusHarness" w:date="2026-03-28T21:57:49Z">
        <w:r>
          <w:delText xml:space="preserve">e performed every 9 weeks (+/- </w:delText>
        </w:r>
      </w:del>
      <w:ins w:id="10199" w:author="GoldenCorpusHarness" w:date="2026-03-28T21:57:49Z">
        <w:r>
          <w:t xml:space="preserve">le to contact the participant are outlined in Section </w:t>
        </w:r>
      </w:ins>
      <w:r>
        <w:t>7</w:t>
      </w:r>
      <w:del w:id="10200" w:author="GoldenCorpusHarness" w:date="2026-03-28T21:57:49Z">
        <w:r>
          <w:delText xml:space="preserve"> days) or more frequently, if clinically indicated.</w:delText>
        </w:r>
      </w:del>
      <w:ins w:id="10201" w:author="GoldenCorpusHarness" w:date="2026-03-28T21:57:49Z">
        <w:r>
          <w:t>.3.</w:t>
        </w:r>
      </w:ins>
    </w:p>
    <w:bookmarkEnd w:id="203"/>
    <w:p ns2:paraId="2F896C76" ns2:textId="28D29BCD" w:rsidR="00D80FE3" w:rsidRPr="00E30F3B" w:rsidRDefault="006E41D0" w:rsidP="003B6AD0">
      <w:pPr>
        <w:pStyle w:val="Paragraph0"/>
      </w:pPr>
      <w:del w:id="10202" w:author="GoldenCorpusHarness" w:date="2026-03-28T21:57:49Z">
        <w:r>
          <w:delText>Scan</w:delText>
        </w:r>
      </w:del>
      <w:ins w:id="10203" w:author="GoldenCorpusHarness" w:date="2026-03-28T21:57:49Z">
        <w:r>
          <w:t>Lo</w:t>
        </w:r>
      </w:ins>
      <w:r>
        <w:t>s</w:t>
      </w:r>
      <w:del w:id="10204" w:author="GoldenCorpusHarness" w:date="2026-03-28T21:57:49Z">
        <w:r>
          <w:delText xml:space="preserve"> are</w:delText>
        </w:r>
      </w:del>
      <w:ins w:id="10205" w:author="GoldenCorpusHarness" w:date="2026-03-28T21:57:49Z">
        <w:r>
          <w:t>t</w:t>
        </w:r>
      </w:ins>
      <w:r>
        <w:t xml:space="preserve"> to </w:t>
      </w:r>
      <w:del w:id="10206" w:author="GoldenCorpusHarness" w:date="2026-03-28T21:57:49Z">
        <w:r>
          <w:delText xml:space="preserve">be </w:delText>
        </w:r>
      </w:del>
      <w:ins w:id="10207" w:author="GoldenCorpusHarness" w:date="2026-03-28T21:57:49Z">
        <w:r>
          <w:t>Follow-u</w:t>
        </w:r>
      </w:ins>
      <w:r>
        <w:t>p</w:t>
      </w:r>
      <w:del w:id="10208" w:author="GoldenCorpusHarness" w:date="2026-03-28T21:57:49Z">
        <w:r>
          <w:delText>erformed until disease progression, the start of a new anticancer treatment, withdrawal of consent, death, completion of Second Course or notification by the Sponsor, whichever occurs first.</w:delText>
        </w:r>
      </w:del>
    </w:p>
    <w:p ns2:paraId="57B27534" ns2:textId="32296C73" w:rsidR="00D80FE3" w:rsidRPr="00E30F3B" w:rsidRDefault="006E41D0" w:rsidP="00D80FE3">
      <w:pPr>
        <w:pStyle w:val="Paragraph0"/>
      </w:pPr>
      <w:r>
        <w:t>If</w:t>
      </w:r>
      <w:ins w:id="10209" w:author="GoldenCorpusHarness" w:date="2026-03-28T21:57:49Z">
        <w:r>
          <w:t xml:space="preserve"> a</w:t>
        </w:r>
      </w:ins>
      <w:r>
        <w:t xml:space="preserve"> participant</w:t>
      </w:r>
      <w:ins w:id="10210" w:author="GoldenCorpusHarness" w:date="2026-03-28T21:57:49Z">
        <w:r>
          <w:t xml:space="preserve"> fail</w:t>
        </w:r>
      </w:ins>
      <w:r>
        <w:t xml:space="preserve">s </w:t>
      </w:r>
      <w:del w:id="10211" w:author="GoldenCorpusHarness" w:date="2026-03-28T21:57:49Z">
        <w:r>
          <w:delText>dis</w:delText>
        </w:r>
      </w:del>
      <w:ins w:id="10212" w:author="GoldenCorpusHarness" w:date="2026-03-28T21:57:49Z">
        <w:r>
          <w:t xml:space="preserve">to return to the </w:t>
        </w:r>
      </w:ins>
      <w:r>
        <w:t>c</w:t>
      </w:r>
      <w:del w:id="10213" w:author="GoldenCorpusHarness" w:date="2026-03-28T21:57:49Z">
        <w:r>
          <w:delText>ont</w:delText>
        </w:r>
      </w:del>
      <w:ins w:id="10214" w:author="GoldenCorpusHarness" w:date="2026-03-28T21:57:49Z">
        <w:r>
          <w:t>l</w:t>
        </w:r>
      </w:ins>
      <w:r>
        <w:t>in</w:t>
      </w:r>
      <w:ins w:id="10215" w:author="GoldenCorpusHarness" w:date="2026-03-28T21:57:49Z">
        <w:r>
          <w:t>ic for a req</w:t>
        </w:r>
      </w:ins>
      <w:r>
        <w:t>u</w:t>
      </w:r>
      <w:ins w:id="10216" w:author="GoldenCorpusHarness" w:date="2026-03-28T21:57:49Z">
        <w:r>
          <w:t>ir</w:t>
        </w:r>
      </w:ins>
      <w:r>
        <w:t>e</w:t>
      </w:r>
      <w:ins w:id="10217" w:author="GoldenCorpusHarness" w:date="2026-03-28T21:57:49Z">
        <w:r>
          <w:t>d</w:t>
        </w:r>
      </w:ins>
      <w:r>
        <w:t xml:space="preserve"> study </w:t>
      </w:r>
      <w:ins w:id="10218" w:author="GoldenCorpusHarness" w:date="2026-03-28T21:57:49Z">
        <w:r>
          <w:t>v</w:t>
        </w:r>
      </w:ins>
      <w:r>
        <w:t>i</w:t>
      </w:r>
      <w:ins w:id="10219" w:author="GoldenCorpusHarness" w:date="2026-03-28T21:57:49Z">
        <w:r>
          <w:t>sit and/or if the site is unable to co</w:t>
        </w:r>
      </w:ins>
      <w:r>
        <w:t>nt</w:t>
      </w:r>
      <w:ins w:id="10220" w:author="GoldenCorpusHarness" w:date="2026-03-28T21:57:49Z">
        <w:r>
          <w:t>act th</w:t>
        </w:r>
      </w:ins>
      <w:r>
        <w:t>e</w:t>
      </w:r>
      <w:ins w:id="10221" w:author="GoldenCorpusHarness" w:date="2026-03-28T21:57:49Z">
        <w:r>
          <w:t xml:space="preserve"> pa</w:t>
        </w:r>
      </w:ins>
      <w:r>
        <w:t>r</w:t>
      </w:r>
      <w:del w:id="10222" w:author="GoldenCorpusHarness" w:date="2026-03-28T21:57:49Z">
        <w:r>
          <w:delText>ve</w:delText>
        </w:r>
      </w:del>
      <w:ins w:id="10223" w:author="GoldenCorpusHarness" w:date="2026-03-28T21:57:49Z">
        <w:r>
          <w:t>ticipa</w:t>
        </w:r>
      </w:ins>
      <w:r>
        <w:t>nt</w:t>
      </w:r>
      <w:del w:id="10224" w:author="GoldenCorpusHarness" w:date="2026-03-28T21:57:49Z">
        <w:r>
          <w:delText>ion</w:delText>
        </w:r>
      </w:del>
      <w:r>
        <w:t>, t</w:t>
      </w:r>
      <w:ins w:id="10225" w:author="GoldenCorpusHarness" w:date="2026-03-28T21:57:49Z">
        <w:r>
          <w:t>he following proced</w:t>
        </w:r>
      </w:ins>
      <w:r>
        <w:t>u</w:t>
      </w:r>
      <w:del w:id="10226" w:author="GoldenCorpusHarness" w:date="2026-03-28T21:57:49Z">
        <w:r>
          <w:delText>mo</w:delText>
        </w:r>
      </w:del>
      <w:r>
        <w:t>r</w:t>
      </w:r>
      <w:del w:id="10227" w:author="GoldenCorpusHarness" w:date="2026-03-28T21:57:49Z">
        <w:r>
          <w:delText xml:space="preserve"> scan</w:delText>
        </w:r>
      </w:del>
      <w:ins w:id="10228" w:author="GoldenCorpusHarness" w:date="2026-03-28T21:57:49Z">
        <w:r>
          <w:t>e</w:t>
        </w:r>
      </w:ins>
      <w:r>
        <w:t>s are to be performed</w:t>
      </w:r>
      <w:del w:id="10229" w:author="GoldenCorpusHarness" w:date="2026-03-28T21:57:49Z">
        <w:r>
          <w:delText xml:space="preserve"> at discontinuation (±4-week window) unless previous scans were obtained within 4 weeks of discontinuation. If participants discontinue study intervention due to documented disease progression, this is the final required tumor scan.</w:delText>
        </w:r>
      </w:del>
      <w:ins w:id="10230" w:author="GoldenCorpusHarness" w:date="2026-03-28T21:57:49Z">
        <w:r>
          <w:t>:</w:t>
        </w:r>
      </w:ins>
    </w:p>
    <w:p ns2:paraId="4FCF527C" ns2:textId="41C41CB9" w:rsidR="00D80FE3" w:rsidRDefault="006E41D0" w:rsidP="00D80FE3">
      <w:pPr>
        <w:pStyle w:val="Paragraph0"/>
      </w:pPr>
      <w:ins w:id="10231" w:author="GoldenCorpusHarness" w:date="2026-03-28T21:57:49Z">
        <w:r>
          <w:t xml:space="preserve">The site must attempt to contact the participant and reschedule the missed visit. </w:t>
        </w:r>
      </w:ins>
      <w:r>
        <w:t xml:space="preserve">If </w:t>
      </w:r>
      <w:del w:id="10232" w:author="GoldenCorpusHarness" w:date="2026-03-28T21:57:49Z">
        <w:r>
          <w:delText>participants discontinue study inter</w:delText>
        </w:r>
      </w:del>
      <w:ins w:id="10233" w:author="GoldenCorpusHarness" w:date="2026-03-28T21:57:49Z">
        <w:r>
          <w:t xml:space="preserve">the participant is contacted, the participant should be counseled on the importance of maintaining the protocol-specified </w:t>
        </w:r>
      </w:ins>
      <w:r>
        <w:t>v</w:t>
      </w:r>
      <w:del w:id="10234" w:author="GoldenCorpusHarness" w:date="2026-03-28T21:57:49Z">
        <w:r>
          <w:delText>ention without documented disease progression, every effort is to be made to monitor disease status by acquiring tumor scans every 6 weeks (42 days [±7 days]) until the start of a new anticancer treatment, disease progression, death, or the end of the study, whichever occurs first</w:delText>
        </w:r>
      </w:del>
      <w:ins w:id="10235" w:author="GoldenCorpusHarness" w:date="2026-03-28T21:57:49Z">
        <w:r>
          <w:t>isit schedule</w:t>
        </w:r>
      </w:ins>
      <w:r>
        <w:t>.</w:t>
      </w:r>
    </w:p>
    <w:p ns2:paraId="739F962A" ns2:textId="1249C731" w:rsidR="00D80FE3" w:rsidRPr="00B4216B" w:rsidRDefault="00D80FE3" w:rsidP="00D80FE3">
      <w:pPr>
        <w:pStyle w:val="Heading4"/>
      </w:pPr>
      <w:del w:id="10236" w:author="GoldenCorpusHarness" w:date="2026-03-28T21:57:49Z">
        <w:r>
          <w:delText>RECIS</w:delText>
        </w:r>
      </w:del>
      <w:r>
        <w:t>T</w:t>
      </w:r>
      <w:del w:id="10237" w:author="GoldenCorpusHarness" w:date="2026-03-28T21:57:49Z">
        <w:r>
          <w:delText xml:space="preserve"> 1</w:delText>
        </w:r>
      </w:del>
      <w:ins w:id="10238" w:author="GoldenCorpusHarness" w:date="2026-03-28T21:57:49Z">
        <w:r>
          <w:t>he investigator or designee must make every effort to regain contact with the participant at each missed visit (eg, telephone calls and/or a certified letter to the participant’s last known mailing address or locally equivalent methods)</w:t>
        </w:r>
      </w:ins>
      <w:r>
        <w:t>.</w:t>
      </w:r>
      <w:del w:id="10239" w:author="GoldenCorpusHarness" w:date="2026-03-28T21:57:49Z">
        <w:r>
          <w:delText xml:space="preserve">1 Assessment of Disease </w:delText>
        </w:r>
      </w:del>
      <w:ins w:id="10240" w:author="GoldenCorpusHarness" w:date="2026-03-28T21:57:49Z">
        <w:r>
          <w:t xml:space="preserve"> These contact attempts should be documented in the participant’s medical record.</w:t>
        </w:r>
      </w:ins>
    </w:p>
    <w:p ns2:paraId="4C50C005" ns2:textId="4AA74A27" w:rsidR="00D80FE3" w:rsidRDefault="00D80FE3" w:rsidP="00D80FE3">
      <w:pPr>
        <w:pStyle w:val="Paragraph0"/>
      </w:pPr>
      <w:del w:id="10241" w:author="GoldenCorpusHarness" w:date="2026-03-28T21:57:49Z">
        <w:r>
          <w:delText>RECIST 1.1 will be used by BICR as the primary measure for assessment of tumor response, date of disease progression, and as a basis for all protocol guidelines related to disease status (eg, discontinuation of study intervention). Although RECIST 1.1 references a maximum of 5 target lesions in total and 2 per organ, this protocol allows a maximum of 10 target lesions in total and 5 per organ, if clinically relevant to enable a broader sampling of tumor burden.</w:delText>
        </w:r>
      </w:del>
    </w:p>
    <w:p ns2:paraId="71FE4E87" ns2:textId="0B079103" w:rsidR="00877DC4" w:rsidRDefault="002F421C" w:rsidP="00936F72">
      <w:pPr>
        <w:pStyle w:val="Paragraph0"/>
      </w:pPr>
      <w:ins w:id="10242" w:author="GoldenCorpusHarness" w:date="2026-03-28T21:57:49Z">
        <w:r>
          <w:t>ST</w:t>
        </w:r>
      </w:ins>
      <w:r>
        <w:t>U</w:t>
      </w:r>
      <w:del w:id="10243" w:author="GoldenCorpusHarness" w:date="2026-03-28T21:57:49Z">
        <w:r>
          <w:delText>pon</w:delText>
        </w:r>
      </w:del>
      <w:ins w:id="10244" w:author="GoldenCorpusHarness" w:date="2026-03-28T21:57:49Z">
        <w:r>
          <w:t>DY</w:t>
        </w:r>
      </w:ins>
      <w:r>
        <w:t xml:space="preserve"> </w:t>
      </w:r>
      <w:del w:id="10245" w:author="GoldenCorpusHarness" w:date="2026-03-28T21:57:49Z">
        <w:r>
          <w:delText>investigator-assessed</w:delText>
        </w:r>
      </w:del>
      <w:ins w:id="10246" w:author="GoldenCorpusHarness" w:date="2026-03-28T21:57:49Z">
        <w:r>
          <w:t>ASSESSMENTS</w:t>
        </w:r>
      </w:ins>
      <w:r>
        <w:t xml:space="preserve"> </w:t>
      </w:r>
      <w:del w:id="10247" w:author="GoldenCorpusHarness" w:date="2026-03-28T21:57:49Z">
        <w:r>
          <w:delText>disease</w:delText>
        </w:r>
      </w:del>
      <w:ins w:id="10248" w:author="GoldenCorpusHarness" w:date="2026-03-28T21:57:49Z">
        <w:r>
          <w:t>AND</w:t>
        </w:r>
      </w:ins>
      <w:r>
        <w:t xml:space="preserve"> </w:t>
      </w:r>
      <w:del w:id="10249" w:author="GoldenCorpusHarness" w:date="2026-03-28T21:57:49Z">
        <w:r>
          <w:delText>progression, the indicative scan(s) is/are to be submitted immediately to iC</w:delText>
        </w:r>
      </w:del>
      <w:ins w:id="10250" w:author="GoldenCorpusHarness" w:date="2026-03-28T21:57:49Z">
        <w:r>
          <w:t>P</w:t>
        </w:r>
      </w:ins>
      <w:r>
        <w:t>RO</w:t>
      </w:r>
      <w:del w:id="10251" w:author="GoldenCorpusHarness" w:date="2026-03-28T21:57:49Z">
        <w:r>
          <w:delText xml:space="preserve"> for BI</w:delText>
        </w:r>
      </w:del>
      <w:r>
        <w:t>C</w:t>
      </w:r>
      <w:ins w:id="10252" w:author="GoldenCorpusHarness" w:date="2026-03-28T21:57:49Z">
        <w:r>
          <w:t>EDU</w:t>
        </w:r>
      </w:ins>
      <w:r>
        <w:t>R</w:t>
      </w:r>
      <w:del w:id="10253" w:author="GoldenCorpusHarness" w:date="2026-03-28T21:57:49Z">
        <w:r>
          <w:delText xml:space="preserve"> verification of progression. After submission of scan(s), the iCRO will email the assessment to the site and </w:delText>
        </w:r>
      </w:del>
      <w:ins w:id="10254" w:author="GoldenCorpusHarness" w:date="2026-03-28T21:57:49Z">
        <w:r>
          <w:t>E</w:t>
        </w:r>
      </w:ins>
      <w:r>
        <w:t>S</w:t>
      </w:r>
      <w:del w:id="10255" w:author="GoldenCorpusHarness" w:date="2026-03-28T21:57:49Z">
        <w:r>
          <w:delText xml:space="preserve">ponsor. </w:delText>
        </w:r>
      </w:del>
    </w:p>
    <w:p ns2:paraId="6E949422" ns2:textId="77777777" w:rsidR="00DC422F" w:rsidRDefault="00DC422F">
      <w:pPr>
        <w:rPr>
          <w:rFonts w:eastAsia="MS Gothic"/>
        </w:rPr>
      </w:pPr>
      <w:ins w:id="10256" w:author="GoldenCorpusHarness" w:date="2026-03-28T21:57:49Z">
        <w:r>
          <w:t>Study procedures and their timing are summarized in the SoA.</w:t>
        </w:r>
      </w:ins>
    </w:p>
    <w:p ns2:paraId="4B8D0690" ns2:textId="31002B94" w:rsidR="002F421C" w:rsidRPr="002F421C" w:rsidRDefault="002F421C" w:rsidP="00936F72">
      <w:pPr>
        <w:pStyle w:val="Paragraph0"/>
      </w:pPr>
      <w:del w:id="10257" w:author="GoldenCorpusHarness" w:date="2026-03-28T21:57:49Z">
        <w:r>
          <w:delText>If</w:delText>
        </w:r>
      </w:del>
      <w:ins w:id="10258" w:author="GoldenCorpusHarness" w:date="2026-03-28T21:57:49Z">
        <w:r>
          <w:t>Adherence to the study</w:t>
        </w:r>
      </w:ins>
      <w:r>
        <w:t xml:space="preserve"> d</w:t>
      </w:r>
      <w:ins w:id="10259" w:author="GoldenCorpusHarness" w:date="2026-03-28T21:57:49Z">
        <w:r>
          <w:t>es</w:t>
        </w:r>
      </w:ins>
      <w:r>
        <w:t>i</w:t>
      </w:r>
      <w:ins w:id="10260" w:author="GoldenCorpusHarness" w:date="2026-03-28T21:57:49Z">
        <w:r>
          <w:t>gn requirement</w:t>
        </w:r>
      </w:ins>
      <w:r>
        <w:t>s</w:t>
      </w:r>
      <w:del w:id="10261" w:author="GoldenCorpusHarness" w:date="2026-03-28T21:57:49Z">
        <w:r>
          <w:delText>ea</w:delText>
        </w:r>
      </w:del>
      <w:ins w:id="10262" w:author="GoldenCorpusHarness" w:date="2026-03-28T21:57:49Z">
        <w:r>
          <w:t>, including tho</w:t>
        </w:r>
      </w:ins>
      <w:r>
        <w:t xml:space="preserve">se </w:t>
      </w:r>
      <w:ins w:id="10263" w:author="GoldenCorpusHarness" w:date="2026-03-28T21:57:49Z">
        <w:r>
          <w:t>s</w:t>
        </w:r>
      </w:ins>
      <w:r>
        <w:t>p</w:t>
      </w:r>
      <w:del w:id="10264" w:author="GoldenCorpusHarness" w:date="2026-03-28T21:57:49Z">
        <w:r>
          <w:delText>rogr</w:delText>
        </w:r>
      </w:del>
      <w:r>
        <w:t>e</w:t>
      </w:r>
      <w:del w:id="10265" w:author="GoldenCorpusHarness" w:date="2026-03-28T21:57:49Z">
        <w:r>
          <w:delText>ssion is not ver</w:delText>
        </w:r>
      </w:del>
      <w:ins w:id="10266" w:author="GoldenCorpusHarness" w:date="2026-03-28T21:57:49Z">
        <w:r>
          <w:t>c</w:t>
        </w:r>
      </w:ins>
      <w:r>
        <w:t>ified</w:t>
      </w:r>
      <w:del w:id="10267" w:author="GoldenCorpusHarness" w:date="2026-03-28T21:57:49Z">
        <w:r>
          <w:delText>,</w:delText>
        </w:r>
      </w:del>
      <w:ins w:id="10268" w:author="GoldenCorpusHarness" w:date="2026-03-28T21:57:49Z">
        <w:r>
          <w:t xml:space="preserve"> in</w:t>
        </w:r>
      </w:ins>
      <w:r>
        <w:t xml:space="preserve"> the </w:t>
      </w:r>
      <w:del w:id="10269" w:author="GoldenCorpusHarness" w:date="2026-03-28T21:57:49Z">
        <w:r>
          <w:delText>pr</w:delText>
        </w:r>
      </w:del>
      <w:ins w:id="10270" w:author="GoldenCorpusHarness" w:date="2026-03-28T21:57:49Z">
        <w:r>
          <w:t>S</w:t>
        </w:r>
      </w:ins>
      <w:r>
        <w:t>o</w:t>
      </w:r>
      <w:del w:id="10271" w:author="GoldenCorpusHarness" w:date="2026-03-28T21:57:49Z">
        <w:r>
          <w:delText>c</w:delText>
        </w:r>
      </w:del>
      <w:ins w:id="10272" w:author="GoldenCorpusHarness" w:date="2026-03-28T21:57:49Z">
        <w:r>
          <w:t xml:space="preserve">A, is </w:t>
        </w:r>
      </w:ins>
      <w:r>
        <w:t>ess</w:t>
      </w:r>
      <w:ins w:id="10273" w:author="GoldenCorpusHarness" w:date="2026-03-28T21:57:49Z">
        <w:r>
          <w:t>ential and required for study</w:t>
        </w:r>
      </w:ins>
      <w:r>
        <w:t xml:space="preserve"> con</w:t>
      </w:r>
      <w:ins w:id="10274" w:author="GoldenCorpusHarness" w:date="2026-03-28T21:57:49Z">
        <w:r>
          <w:t>duc</w:t>
        </w:r>
      </w:ins>
      <w:r>
        <w:t>t</w:t>
      </w:r>
      <w:del w:id="10275" w:author="GoldenCorpusHarness" w:date="2026-03-28T21:57:49Z">
        <w:r>
          <w:delText>inues as follows:</w:delText>
        </w:r>
      </w:del>
      <w:ins w:id="10276" w:author="GoldenCorpusHarness" w:date="2026-03-28T21:57:49Z">
        <w:r>
          <w:t>.</w:t>
        </w:r>
      </w:ins>
    </w:p>
    <w:p ns2:paraId="6539340B" ns2:textId="4A7908FB" w:rsidR="00877DC4" w:rsidRPr="00877DC4" w:rsidRDefault="002F421C" w:rsidP="00936F72">
      <w:pPr>
        <w:pStyle w:val="ListBullet"/>
        <w:keepLines w:val="0"/>
        <w:numPr>
          <w:ilvl w:val="0"/>
          <w:numId w:val="41"/>
        </w:numPr>
        <w:spacing w:after="240"/>
      </w:pPr>
      <w:ins w:id="10277" w:author="GoldenCorpusHarness" w:date="2026-03-28T21:57:49Z">
        <w:r>
          <w:t xml:space="preserve">The investigator is responsible for ensuring that procedures are conducted by appropriately qualified (by education, training, and experience) staff. Delegation of study-site personnel responsibilities will be documented in the </w:t>
        </w:r>
      </w:ins>
      <w:r>
        <w:t>I</w:t>
      </w:r>
      <w:del w:id="10278" w:author="GoldenCorpusHarness" w:date="2026-03-28T21:57:49Z">
        <w:r>
          <w:delText>f participant is clinically stable, continue study inter</w:delText>
        </w:r>
      </w:del>
      <w:ins w:id="10279" w:author="GoldenCorpusHarness" w:date="2026-03-28T21:57:49Z">
        <w:r>
          <w:t>n</w:t>
        </w:r>
      </w:ins>
      <w:r>
        <w:t>ve</w:t>
      </w:r>
      <w:del w:id="10280" w:author="GoldenCorpusHarness" w:date="2026-03-28T21:57:49Z">
        <w:r>
          <w:delText>ntion per protocol</w:delText>
        </w:r>
      </w:del>
      <w:ins w:id="10281" w:author="GoldenCorpusHarness" w:date="2026-03-28T21:57:49Z">
        <w:r>
          <w:t>stigator Trial File Binder (or equivalent).</w:t>
        </w:r>
      </w:ins>
    </w:p>
    <w:p ns2:paraId="156FB618" ns2:textId="39F8BF95" w:rsidR="002F421C" w:rsidRPr="00B05823" w:rsidRDefault="002F421C" w:rsidP="00936F72">
      <w:pPr>
        <w:pStyle w:val="ListBullet"/>
        <w:keepLines w:val="0"/>
        <w:numPr>
          <w:ilvl w:val="0"/>
          <w:numId w:val="55"/>
        </w:numPr>
        <w:spacing w:after="240"/>
        <w:ind w:left="1260" w:hanging="540"/>
      </w:pPr>
      <w:ins w:id="10282" w:author="GoldenCorpusHarness" w:date="2026-03-28T21:57:49Z">
        <w:r>
          <w:t>All study-</w:t>
        </w:r>
      </w:ins>
      <w:r>
        <w:t>re</w:t>
      </w:r>
      <w:del w:id="10283" w:author="GoldenCorpusHarness" w:date="2026-03-28T21:57:49Z">
        <w:r>
          <w:delText>su</w:delText>
        </w:r>
      </w:del>
      <w:ins w:id="10284" w:author="GoldenCorpusHarness" w:date="2026-03-28T21:57:49Z">
        <w:r>
          <w:t xml:space="preserve">lated </w:t>
        </w:r>
      </w:ins>
      <w:r>
        <w:t>me</w:t>
      </w:r>
      <w:ins w:id="10285" w:author="GoldenCorpusHarness" w:date="2026-03-28T21:57:49Z">
        <w:r>
          <w:t>dical (or dental) decisions must be made by an</w:t>
        </w:r>
      </w:ins>
      <w:r>
        <w:t xml:space="preserve"> i</w:t>
      </w:r>
      <w:del w:id="10286" w:author="GoldenCorpusHarness" w:date="2026-03-28T21:57:49Z">
        <w:r>
          <w:delText>m</w:delText>
        </w:r>
      </w:del>
      <w:ins w:id="10287" w:author="GoldenCorpusHarness" w:date="2026-03-28T21:57:49Z">
        <w:r>
          <w:t>nvestig</w:t>
        </w:r>
      </w:ins>
      <w:r>
        <w:t>a</w:t>
      </w:r>
      <w:del w:id="10288" w:author="GoldenCorpusHarness" w:date="2026-03-28T21:57:49Z">
        <w:r>
          <w:delText>g</w:delText>
        </w:r>
      </w:del>
      <w:ins w:id="10289" w:author="GoldenCorpusHarness" w:date="2026-03-28T21:57:49Z">
        <w:r>
          <w:t xml:space="preserve">tor who </w:t>
        </w:r>
      </w:ins>
      <w:r>
        <w:t>i</w:t>
      </w:r>
      <w:del w:id="10290" w:author="GoldenCorpusHarness" w:date="2026-03-28T21:57:49Z">
        <w:r>
          <w:delText>ng</w:delText>
        </w:r>
      </w:del>
      <w:ins w:id="10291" w:author="GoldenCorpusHarness" w:date="2026-03-28T21:57:49Z">
        <w:r>
          <w:t>s a qualified</w:t>
        </w:r>
      </w:ins>
      <w:r>
        <w:t xml:space="preserve"> p</w:t>
      </w:r>
      <w:del w:id="10292" w:author="GoldenCorpusHarness" w:date="2026-03-28T21:57:49Z">
        <w:r>
          <w:delText>e</w:delText>
        </w:r>
      </w:del>
      <w:ins w:id="10293" w:author="GoldenCorpusHarness" w:date="2026-03-28T21:57:49Z">
        <w:r>
          <w:t>hysician (o</w:t>
        </w:r>
      </w:ins>
      <w:r>
        <w:t xml:space="preserve">r </w:t>
      </w:r>
      <w:ins w:id="10294" w:author="GoldenCorpusHarness" w:date="2026-03-28T21:57:49Z">
        <w:r>
          <w:t>dentist when ap</w:t>
        </w:r>
      </w:ins>
      <w:r>
        <w:t>pro</w:t>
      </w:r>
      <w:ins w:id="10295" w:author="GoldenCorpusHarness" w:date="2026-03-28T21:57:49Z">
        <w:r>
          <w:t>pria</w:t>
        </w:r>
      </w:ins>
      <w:r>
        <w:t>t</w:t>
      </w:r>
      <w:del w:id="10296" w:author="GoldenCorpusHarness" w:date="2026-03-28T21:57:49Z">
        <w:r>
          <w:delText>ocol sch</w:delText>
        </w:r>
      </w:del>
      <w:r>
        <w:t>e</w:t>
      </w:r>
      <w:del w:id="10297" w:author="GoldenCorpusHarness" w:date="2026-03-28T21:57:49Z">
        <w:r>
          <w:delText>dule (≥4 weeks to next scan</w:delText>
        </w:r>
      </w:del>
      <w:r>
        <w:t>)</w:t>
      </w:r>
      <w:ins w:id="10298" w:author="GoldenCorpusHarness" w:date="2026-03-28T21:57:49Z">
        <w:r>
          <w:t>.</w:t>
        </w:r>
      </w:ins>
    </w:p>
    <w:p ns2:paraId="79A9664C" ns2:textId="56B0F187" w:rsidR="002F421C" w:rsidRPr="00B05823" w:rsidRDefault="002F421C" w:rsidP="00936F72">
      <w:pPr>
        <w:pStyle w:val="ListBullet"/>
        <w:keepLines w:val="0"/>
        <w:numPr>
          <w:ilvl w:val="0"/>
          <w:numId w:val="55"/>
        </w:numPr>
        <w:spacing w:after="240"/>
        <w:ind w:left="1260" w:hanging="540"/>
      </w:pPr>
      <w:del w:id="10299" w:author="GoldenCorpusHarness" w:date="2026-03-28T21:57:49Z">
        <w:r>
          <w:delText>scans to iCRO</w:delText>
        </w:r>
      </w:del>
      <w:ins w:id="10300" w:author="GoldenCorpusHarness" w:date="2026-03-28T21:57:49Z">
        <w:r>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ins>
    </w:p>
    <w:p ns2:paraId="72C6588F" ns2:textId="6310553C" w:rsidR="002F421C" w:rsidRPr="00B05823" w:rsidRDefault="002F421C" w:rsidP="00936F72">
      <w:pPr>
        <w:pStyle w:val="ListBullet"/>
        <w:keepLines w:val="0"/>
        <w:numPr>
          <w:ilvl w:val="0"/>
          <w:numId w:val="55"/>
        </w:numPr>
        <w:spacing w:after="240"/>
        <w:ind w:left="1260" w:hanging="540"/>
      </w:pPr>
      <w:del w:id="10301" w:author="GoldenCorpusHarness" w:date="2026-03-28T21:57:49Z">
        <w:r>
          <w:delText>continue local assessment</w:delText>
        </w:r>
      </w:del>
      <w:ins w:id="10302" w:author="GoldenCorpusHarness" w:date="2026-03-28T21:57:49Z">
        <w:r>
          <w:t>Procedures conducted as part of the participant’s routine clinical management (eg, blood count) and obtained before providing documented informed consent may be used for screening or baseline purposes provided the procedures meet the protocol-specified criteria and were performed within the time frame defined in the SoA.</w:t>
        </w:r>
      </w:ins>
    </w:p>
    <w:p ns2:paraId="3E4055F8" ns2:textId="7415F9EA" w:rsidR="002F421C" w:rsidRPr="00B05823" w:rsidRDefault="002F421C" w:rsidP="00936F72">
      <w:pPr>
        <w:pStyle w:val="ListBullet"/>
        <w:keepLines w:val="0"/>
        <w:numPr>
          <w:ilvl w:val="0"/>
          <w:numId w:val="55"/>
        </w:numPr>
        <w:spacing w:after="240"/>
        <w:ind w:left="1260" w:hanging="540"/>
      </w:pPr>
      <w:del w:id="10303" w:author="GoldenCorpusHarness" w:date="2026-03-28T21:57:49Z">
        <w:r>
          <w:delText>do not change in</w:delText>
        </w:r>
      </w:del>
      <w:ins w:id="10304" w:author="GoldenCorpusHarness" w:date="2026-03-28T21:57:49Z">
        <w:r>
          <w:t>Additional e</w:t>
        </w:r>
      </w:ins>
      <w:r>
        <w:t>v</w:t>
      </w:r>
      <w:del w:id="10305" w:author="GoldenCorpusHarness" w:date="2026-03-28T21:57:49Z">
        <w:r>
          <w:delText>estigator assessment o</w:delText>
        </w:r>
      </w:del>
      <w:ins w:id="10306" w:author="GoldenCorpusHarness" w:date="2026-03-28T21:57:49Z">
        <w:r>
          <w:t xml:space="preserve">aluations/testing may be deemed necessary by the investigator and or the Sponsor </w:t>
        </w:r>
      </w:ins>
      <w:r>
        <w:t>f</w:t>
      </w:r>
      <w:del w:id="10307" w:author="GoldenCorpusHarness" w:date="2026-03-28T21:57:49Z">
        <w:r>
          <w:delText xml:space="preserve"> progression</w:delText>
        </w:r>
      </w:del>
      <w:ins w:id="10308" w:author="GoldenCorpusHarness" w:date="2026-03-28T21:57:49Z">
        <w:r>
          <w:t>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t>
        </w:r>
      </w:ins>
    </w:p>
    <w:p ns2:paraId="452ED3D9" ns2:textId="42B95C47" w:rsidR="002F421C" w:rsidRPr="00B05823" w:rsidRDefault="002F421C" w:rsidP="00936F72">
      <w:pPr>
        <w:pStyle w:val="ListBullet"/>
        <w:keepLines w:val="0"/>
        <w:numPr>
          <w:ilvl w:val="0"/>
          <w:numId w:val="55"/>
        </w:numPr>
        <w:spacing w:after="240"/>
        <w:ind w:left="1260" w:hanging="540"/>
      </w:pPr>
      <w:del w:id="10309" w:author="GoldenCorpusHarness" w:date="2026-03-28T21:57:49Z">
        <w:r>
          <w:delText>if subsequent scan(s) indicate progression, submit scan(s) to iCRO to request verification</w:delText>
        </w:r>
      </w:del>
    </w:p>
    <w:p ns2:paraId="308213FC" ns2:textId="77777777" w:rsidR="002F421C" w:rsidRPr="00877DC4" w:rsidRDefault="002F421C" w:rsidP="00936F72">
      <w:pPr>
        <w:pStyle w:val="Paragraph0"/>
        <w:numPr>
          <w:ilvl w:val="0"/>
          <w:numId w:val="54"/>
        </w:numPr>
        <w:rPr>
          <w:szCs w:val="20"/>
        </w:rPr>
      </w:pPr>
      <w:del w:id="10310" w:author="GoldenCorpusHarness" w:date="2026-03-28T21:57:49Z">
        <w:r>
          <w:delText>I</w:delText>
        </w:r>
      </w:del>
      <w:ins w:id="10311" w:author="GoldenCorpusHarness" w:date="2026-03-28T21:57:49Z">
        <w:r>
          <w:t>The maximum amount o</w:t>
        </w:r>
      </w:ins>
      <w:r>
        <w:t xml:space="preserve">f </w:t>
      </w:r>
      <w:ins w:id="10312" w:author="GoldenCorpusHarness" w:date="2026-03-28T21:57:49Z">
        <w:r>
          <w:t>blood collec</w:t>
        </w:r>
      </w:ins>
      <w:r>
        <w:t>t</w:t>
      </w:r>
      <w:ins w:id="10313" w:author="GoldenCorpusHarness" w:date="2026-03-28T21:57:49Z">
        <w:r>
          <w:t>ed from eac</w:t>
        </w:r>
      </w:ins>
      <w:r>
        <w:t>h</w:t>
      </w:r>
      <w:del w:id="10314" w:author="GoldenCorpusHarness" w:date="2026-03-28T21:57:49Z">
        <w:r>
          <w:delText>e</w:delText>
        </w:r>
      </w:del>
      <w:r>
        <w:t xml:space="preserve"> participant </w:t>
      </w:r>
      <w:ins w:id="10315" w:author="GoldenCorpusHarness" w:date="2026-03-28T21:57:49Z">
        <w:r>
          <w:t>over the durat</w:t>
        </w:r>
      </w:ins>
      <w:r>
        <w:t>i</w:t>
      </w:r>
      <w:del w:id="10316" w:author="GoldenCorpusHarness" w:date="2026-03-28T21:57:49Z">
        <w:r>
          <w:delText>s</w:delText>
        </w:r>
      </w:del>
      <w:ins w:id="10317" w:author="GoldenCorpusHarness" w:date="2026-03-28T21:57:49Z">
        <w:r>
          <w:t>on</w:t>
        </w:r>
      </w:ins>
      <w:r>
        <w:t xml:space="preserve"> </w:t>
      </w:r>
      <w:del w:id="10318" w:author="GoldenCorpusHarness" w:date="2026-03-28T21:57:49Z">
        <w:r>
          <w:delText>n</w:delText>
        </w:r>
      </w:del>
      <w:r>
        <w:t>o</w:t>
      </w:r>
      <w:ins w:id="10319" w:author="GoldenCorpusHarness" w:date="2026-03-28T21:57:49Z">
        <w:r>
          <w:t xml:space="preserve">f </w:t>
        </w:r>
      </w:ins>
      <w:r>
        <w:t>t</w:t>
      </w:r>
      <w:del w:id="10320" w:author="GoldenCorpusHarness" w:date="2026-03-28T21:57:49Z">
        <w:r>
          <w:delText xml:space="preserve"> clinically</w:delText>
        </w:r>
      </w:del>
      <w:ins w:id="10321" w:author="GoldenCorpusHarness" w:date="2026-03-28T21:57:49Z">
        <w:r>
          <w:t>he</w:t>
        </w:r>
      </w:ins>
      <w:r>
        <w:t xml:space="preserve"> st</w:t>
      </w:r>
      <w:del w:id="10322" w:author="GoldenCorpusHarness" w:date="2026-03-28T21:57:49Z">
        <w:r>
          <w:delText>ab</w:delText>
        </w:r>
      </w:del>
      <w:ins w:id="10323" w:author="GoldenCorpusHarness" w:date="2026-03-28T21:57:49Z">
        <w:r>
          <w:t>udy wi</w:t>
        </w:r>
      </w:ins>
      <w:r>
        <w:t>l</w:t>
      </w:r>
      <w:del w:id="10324" w:author="GoldenCorpusHarness" w:date="2026-03-28T21:57:49Z">
        <w:r>
          <w:delText>e, best medica</w:delText>
        </w:r>
      </w:del>
      <w:r>
        <w:t>l</w:t>
      </w:r>
      <w:del w:id="10325" w:author="GoldenCorpusHarness" w:date="2026-03-28T21:57:49Z">
        <w:r>
          <w:delText xml:space="preserve"> practice is to</w:delText>
        </w:r>
      </w:del>
      <w:r>
        <w:t xml:space="preserve"> be </w:t>
      </w:r>
      <w:del w:id="10326" w:author="GoldenCorpusHarness" w:date="2026-03-28T21:57:49Z">
        <w:r>
          <w:delText>a</w:delText>
        </w:r>
      </w:del>
      <w:r>
        <w:t>p</w:t>
      </w:r>
      <w:del w:id="10327" w:author="GoldenCorpusHarness" w:date="2026-03-28T21:57:49Z">
        <w:r>
          <w:delText>pl</w:delText>
        </w:r>
      </w:del>
      <w:ins w:id="10328" w:author="GoldenCorpusHarness" w:date="2026-03-28T21:57:49Z">
        <w:r>
          <w:t>rov</w:t>
        </w:r>
      </w:ins>
      <w:r>
        <w:t>i</w:t>
      </w:r>
      <w:ins w:id="10329" w:author="GoldenCorpusHarness" w:date="2026-03-28T21:57:49Z">
        <w:r>
          <w:t>d</w:t>
        </w:r>
      </w:ins>
      <w:r>
        <w:t>ed</w:t>
      </w:r>
      <w:ins w:id="10330" w:author="GoldenCorpusHarness" w:date="2026-03-28T21:57:49Z">
        <w:r>
          <w:t xml:space="preserve"> in the Procedures Manual.</w:t>
        </w:r>
      </w:ins>
    </w:p>
    <w:p ns2:paraId="5AAF7992" ns2:textId="77777777" w:rsidR="00B05823" w:rsidRDefault="002F421C" w:rsidP="00936F72">
      <w:pPr>
        <w:pStyle w:val="Paragraph0"/>
      </w:pPr>
      <w:del w:id="10331" w:author="GoldenCorpusHarness" w:date="2026-03-28T21:57:49Z">
        <w:r>
          <w:delText>B</w:delText>
        </w:r>
      </w:del>
      <w:ins w:id="10332" w:author="GoldenCorpusHarness" w:date="2026-03-28T21:57:49Z">
        <w:r>
          <w:t>R</w:t>
        </w:r>
      </w:ins>
      <w:r>
        <w:t>e</w:t>
      </w:r>
      <w:del w:id="10333" w:author="GoldenCorpusHarness" w:date="2026-03-28T21:57:49Z">
        <w:r>
          <w:delText>for</w:delText>
        </w:r>
      </w:del>
      <w:ins w:id="10334" w:author="GoldenCorpusHarness" w:date="2026-03-28T21:57:49Z">
        <w:r>
          <w:t>p</w:t>
        </w:r>
      </w:ins>
      <w:r>
        <w:t>e</w:t>
      </w:r>
      <w:del w:id="10335" w:author="GoldenCorpusHarness" w:date="2026-03-28T21:57:49Z">
        <w:r>
          <w:delText xml:space="preserve"> s</w:delText>
        </w:r>
      </w:del>
      <w:ins w:id="10336" w:author="GoldenCorpusHarness" w:date="2026-03-28T21:57:49Z">
        <w:r>
          <w:t>a</w:t>
        </w:r>
      </w:ins>
      <w:r>
        <w:t>t</w:t>
      </w:r>
      <w:del w:id="10337" w:author="GoldenCorpusHarness" w:date="2026-03-28T21:57:49Z">
        <w:r>
          <w:delText>opping study intervention</w:delText>
        </w:r>
      </w:del>
      <w:r>
        <w:t xml:space="preserve"> or </w:t>
      </w:r>
      <w:del w:id="10338" w:author="GoldenCorpusHarness" w:date="2026-03-28T21:57:49Z">
        <w:r>
          <w:delText>i</w:delText>
        </w:r>
      </w:del>
      <w:ins w:id="10339" w:author="GoldenCorpusHarness" w:date="2026-03-28T21:57:49Z">
        <w:r>
          <w:t xml:space="preserve">unscheduled samples </w:t>
        </w:r>
      </w:ins>
      <w:r>
        <w:t>ma</w:t>
      </w:r>
      <w:del w:id="10340" w:author="GoldenCorpusHarness" w:date="2026-03-28T21:57:49Z">
        <w:r>
          <w:delText>gi</w:delText>
        </w:r>
      </w:del>
      <w:ins w:id="10341" w:author="GoldenCorpusHarness" w:date="2026-03-28T21:57:49Z">
        <w:r>
          <w:t>y be take</w:t>
        </w:r>
      </w:ins>
      <w:r>
        <w:t>n</w:t>
      </w:r>
      <w:del w:id="10342" w:author="GoldenCorpusHarness" w:date="2026-03-28T21:57:49Z">
        <w:r>
          <w:delText>g</w:delText>
        </w:r>
      </w:del>
      <w:ins w:id="10343" w:author="GoldenCorpusHarness" w:date="2026-03-28T21:57:49Z">
        <w:r>
          <w:t xml:space="preserve"> for safety reasons</w:t>
        </w:r>
      </w:ins>
      <w:r>
        <w:t xml:space="preserve"> or </w:t>
      </w:r>
      <w:del w:id="10344" w:author="GoldenCorpusHarness" w:date="2026-03-28T21:57:49Z">
        <w:r>
          <w:delText>starting new anti-cance</w:delText>
        </w:r>
      </w:del>
      <w:ins w:id="10345" w:author="GoldenCorpusHarness" w:date="2026-03-28T21:57:49Z">
        <w:r>
          <w:t>fo</w:t>
        </w:r>
      </w:ins>
      <w:r>
        <w:t>r t</w:t>
      </w:r>
      <w:ins w:id="10346" w:author="GoldenCorpusHarness" w:date="2026-03-28T21:57:49Z">
        <w:r>
          <w:t>ec</w:t>
        </w:r>
      </w:ins>
      <w:r>
        <w:t>h</w:t>
      </w:r>
      <w:del w:id="10347" w:author="GoldenCorpusHarness" w:date="2026-03-28T21:57:49Z">
        <w:r>
          <w:delText>erapy in a participant who is cli</w:delText>
        </w:r>
      </w:del>
      <w:r>
        <w:t>nical</w:t>
      </w:r>
      <w:del w:id="10348" w:author="GoldenCorpusHarness" w:date="2026-03-28T21:57:49Z">
        <w:r>
          <w:delText>ly</w:delText>
        </w:r>
      </w:del>
      <w:r>
        <w:t xml:space="preserve"> </w:t>
      </w:r>
      <w:ins w:id="10349" w:author="GoldenCorpusHarness" w:date="2026-03-28T21:57:49Z">
        <w:r>
          <w:t>i</w:t>
        </w:r>
      </w:ins>
      <w:r>
        <w:t>s</w:t>
      </w:r>
      <w:del w:id="10350" w:author="GoldenCorpusHarness" w:date="2026-03-28T21:57:49Z">
        <w:r>
          <w:delText>tabl</w:delText>
        </w:r>
      </w:del>
      <w:ins w:id="10351" w:author="GoldenCorpusHarness" w:date="2026-03-28T21:57:49Z">
        <w:r>
          <w:t>su</w:t>
        </w:r>
      </w:ins>
      <w:r>
        <w:t>e</w:t>
      </w:r>
      <w:del w:id="10352" w:author="GoldenCorpusHarness" w:date="2026-03-28T21:57:49Z">
        <w:r>
          <w:delText>, communication</w:delText>
        </w:r>
      </w:del>
      <w:ins w:id="10353" w:author="GoldenCorpusHarness" w:date="2026-03-28T21:57:49Z">
        <w:r>
          <w:t>s</w:t>
        </w:r>
      </w:ins>
      <w:r>
        <w:t xml:space="preserve"> with the </w:t>
      </w:r>
      <w:del w:id="10354" w:author="GoldenCorpusHarness" w:date="2026-03-28T21:57:49Z">
        <w:r>
          <w:delText>S</w:delText>
        </w:r>
      </w:del>
      <w:ins w:id="10355" w:author="GoldenCorpusHarness" w:date="2026-03-28T21:57:49Z">
        <w:r>
          <w:t>sam</w:t>
        </w:r>
      </w:ins>
      <w:r>
        <w:t>p</w:t>
      </w:r>
      <w:del w:id="10356" w:author="GoldenCorpusHarness" w:date="2026-03-28T21:57:49Z">
        <w:r>
          <w:delText>on</w:delText>
        </w:r>
      </w:del>
      <w:ins w:id="10357" w:author="GoldenCorpusHarness" w:date="2026-03-28T21:57:49Z">
        <w:r>
          <w:t>le</w:t>
        </w:r>
      </w:ins>
      <w:r>
        <w:t>s</w:t>
      </w:r>
      <w:del w:id="10358" w:author="GoldenCorpusHarness" w:date="2026-03-28T21:57:49Z">
        <w:r>
          <w:delText>or is required</w:delText>
        </w:r>
      </w:del>
      <w:r>
        <w:t>.</w:t>
      </w:r>
    </w:p>
    <w:p ns2:paraId="3FB60D83" ns2:textId="77777777" w:rsidR="00B05823" w:rsidRDefault="00B05823" w:rsidP="00936F72">
      <w:pPr>
        <w:pStyle w:val="Paragraph0"/>
      </w:pPr>
      <w:del w:id="10359" w:author="GoldenCorpusHarness" w:date="2026-03-28T21:57:49Z">
        <w:r>
          <w:delText xml:space="preserve">If </w:delText>
        </w:r>
      </w:del>
      <w:ins w:id="10360" w:author="GoldenCorpusHarness" w:date="2026-03-28T21:57:49Z">
        <w:r>
          <w:t>A</w:t>
        </w:r>
      </w:ins>
      <w:r>
        <w:t>d</w:t>
      </w:r>
      <w:ins w:id="10361" w:author="GoldenCorpusHarness" w:date="2026-03-28T21:57:49Z">
        <w:r>
          <w:t>min</w:t>
        </w:r>
      </w:ins>
      <w:r>
        <w:t>is</w:t>
      </w:r>
      <w:del w:id="10362" w:author="GoldenCorpusHarness" w:date="2026-03-28T21:57:49Z">
        <w:r>
          <w:delText>e</w:delText>
        </w:r>
      </w:del>
      <w:ins w:id="10363" w:author="GoldenCorpusHarness" w:date="2026-03-28T21:57:49Z">
        <w:r>
          <w:t>tr</w:t>
        </w:r>
      </w:ins>
      <w:r>
        <w:t>a</w:t>
      </w:r>
      <w:del w:id="10364" w:author="GoldenCorpusHarness" w:date="2026-03-28T21:57:49Z">
        <w:r>
          <w:delText>s</w:delText>
        </w:r>
      </w:del>
      <w:ins w:id="10365" w:author="GoldenCorpusHarness" w:date="2026-03-28T21:57:49Z">
        <w:r>
          <w:t>tiv</w:t>
        </w:r>
      </w:ins>
      <w:r>
        <w:t xml:space="preserve">e </w:t>
      </w:r>
      <w:del w:id="10366" w:author="GoldenCorpusHarness" w:date="2026-03-28T21:57:49Z">
        <w:r>
          <w:delText>progr</w:delText>
        </w:r>
      </w:del>
      <w:ins w:id="10367" w:author="GoldenCorpusHarness" w:date="2026-03-28T21:57:49Z">
        <w:r>
          <w:t>and G</w:t>
        </w:r>
      </w:ins>
      <w:r>
        <w:t>e</w:t>
      </w:r>
      <w:del w:id="10368" w:author="GoldenCorpusHarness" w:date="2026-03-28T21:57:49Z">
        <w:r>
          <w:delText>ssio</w:delText>
        </w:r>
      </w:del>
      <w:r>
        <w:t>n</w:t>
      </w:r>
      <w:del w:id="10369" w:author="GoldenCorpusHarness" w:date="2026-03-28T21:57:49Z">
        <w:r>
          <w:delText xml:space="preserve"> is v</w:delText>
        </w:r>
      </w:del>
      <w:r>
        <w:t>er</w:t>
      </w:r>
      <w:del w:id="10370" w:author="GoldenCorpusHarness" w:date="2026-03-28T21:57:49Z">
        <w:r>
          <w:delText>ified,</w:delText>
        </w:r>
      </w:del>
      <w:ins w:id="10371" w:author="GoldenCorpusHarness" w:date="2026-03-28T21:57:49Z">
        <w:r>
          <w:t>al</w:t>
        </w:r>
      </w:ins>
      <w:r>
        <w:t xml:space="preserve"> </w:t>
      </w:r>
      <w:del w:id="10372" w:author="GoldenCorpusHarness" w:date="2026-03-28T21:57:49Z">
        <w:r>
          <w:delText>the p</w:delText>
        </w:r>
      </w:del>
      <w:ins w:id="10373" w:author="GoldenCorpusHarness" w:date="2026-03-28T21:57:49Z">
        <w:r>
          <w:t>P</w:t>
        </w:r>
      </w:ins>
      <w:r>
        <w:t>roce</w:t>
      </w:r>
      <w:del w:id="10374" w:author="GoldenCorpusHarness" w:date="2026-03-28T21:57:49Z">
        <w:r>
          <w:delText>ss contin</w:delText>
        </w:r>
      </w:del>
      <w:ins w:id="10375" w:author="GoldenCorpusHarness" w:date="2026-03-28T21:57:49Z">
        <w:r>
          <w:t>d</w:t>
        </w:r>
      </w:ins>
      <w:r>
        <w:t>u</w:t>
      </w:r>
      <w:ins w:id="10376" w:author="GoldenCorpusHarness" w:date="2026-03-28T21:57:49Z">
        <w:r>
          <w:t>r</w:t>
        </w:r>
      </w:ins>
      <w:r>
        <w:t>es</w:t>
      </w:r>
      <w:del w:id="10377" w:author="GoldenCorpusHarness" w:date="2026-03-28T21:57:49Z">
        <w:r>
          <w:delText xml:space="preserve"> as follows:</w:delText>
        </w:r>
      </w:del>
    </w:p>
    <w:p ns2:paraId="46312F42" ns2:textId="2F6FA4C2" w:rsidR="00B05823" w:rsidRPr="00B05823" w:rsidRDefault="00B05823" w:rsidP="00936F72">
      <w:pPr>
        <w:pStyle w:val="ListBullet"/>
        <w:keepLines w:val="0"/>
        <w:numPr>
          <w:ilvl w:val="0"/>
          <w:numId w:val="41"/>
        </w:numPr>
        <w:spacing w:after="240"/>
      </w:pPr>
      <w:del w:id="10378" w:author="GoldenCorpusHarness" w:date="2026-03-28T21:57:49Z">
        <w:r>
          <w:delText>i</w:delText>
        </w:r>
      </w:del>
      <w:ins w:id="10379" w:author="GoldenCorpusHarness" w:date="2026-03-28T21:57:49Z">
        <w:r>
          <w:t>I</w:t>
        </w:r>
      </w:ins>
      <w:r>
        <w:t>n</w:t>
      </w:r>
      <w:del w:id="10380" w:author="GoldenCorpusHarness" w:date="2026-03-28T21:57:49Z">
        <w:r>
          <w:delText>vestigat</w:delText>
        </w:r>
      </w:del>
      <w:ins w:id="10381" w:author="GoldenCorpusHarness" w:date="2026-03-28T21:57:49Z">
        <w:r>
          <w:t>f</w:t>
        </w:r>
      </w:ins>
      <w:r>
        <w:t>or</w:t>
      </w:r>
      <w:ins w:id="10382" w:author="GoldenCorpusHarness" w:date="2026-03-28T21:57:49Z">
        <w:r>
          <w:t>med</w:t>
        </w:r>
      </w:ins>
      <w:r>
        <w:t xml:space="preserve"> </w:t>
      </w:r>
      <w:del w:id="10383" w:author="GoldenCorpusHarness" w:date="2026-03-28T21:57:49Z">
        <w:r>
          <w:delText>judgem</w:delText>
        </w:r>
      </w:del>
      <w:ins w:id="10384" w:author="GoldenCorpusHarness" w:date="2026-03-28T21:57:49Z">
        <w:r>
          <w:t>Cons</w:t>
        </w:r>
      </w:ins>
      <w:r>
        <w:t>ent</w:t>
      </w:r>
      <w:del w:id="10385" w:author="GoldenCorpusHarness" w:date="2026-03-28T21:57:49Z">
        <w:r>
          <w:delText xml:space="preserve"> will determine action</w:delText>
        </w:r>
      </w:del>
    </w:p>
    <w:p ns2:paraId="67EEDA8E" ns2:textId="175B6F1B" w:rsidR="00B05823" w:rsidRPr="00B05823" w:rsidRDefault="00B05823" w:rsidP="00936F72">
      <w:pPr>
        <w:pStyle w:val="ListBullet"/>
        <w:keepLines w:val="0"/>
        <w:numPr>
          <w:ilvl w:val="0"/>
          <w:numId w:val="41"/>
        </w:numPr>
        <w:spacing w:after="240"/>
      </w:pPr>
      <w:del w:id="10386" w:author="GoldenCorpusHarness" w:date="2026-03-28T21:57:49Z">
        <w:r>
          <w:delText>if the participant is clinically sta</w:delText>
        </w:r>
      </w:del>
      <w:ins w:id="10387" w:author="GoldenCorpusHarness" w:date="2026-03-28T21:57:49Z">
        <w:r>
          <w:t>The investigator or medically qualified designee (consistent with local requirements) must o</w:t>
        </w:r>
      </w:ins>
      <w:r>
        <w:t>b</w:t>
      </w:r>
      <w:del w:id="10388" w:author="GoldenCorpusHarness" w:date="2026-03-28T21:57:49Z">
        <w:r>
          <w:delText>le and study inter</w:delText>
        </w:r>
      </w:del>
      <w:ins w:id="10389" w:author="GoldenCorpusHarness" w:date="2026-03-28T21:57:49Z">
        <w:r>
          <w:t>tain documented informed consent from each potential participant (or their legally acceptable representati</w:t>
        </w:r>
      </w:ins>
      <w:r>
        <w:t>ve</w:t>
      </w:r>
      <w:del w:id="10390" w:author="GoldenCorpusHarness" w:date="2026-03-28T21:57:49Z">
        <w:r>
          <w:delText>ntion is to continue</w:delText>
        </w:r>
      </w:del>
      <w:ins w:id="10391" w:author="GoldenCorpusHarness" w:date="2026-03-28T21:57:49Z">
        <w:r>
          <w:t>) prior to participating in this clinical study or FBR. If there are changes to the participant’s status during the study (eg</w:t>
        </w:r>
      </w:ins>
      <w:r>
        <w:t xml:space="preserve">, </w:t>
      </w:r>
      <w:del w:id="10392" w:author="GoldenCorpusHarness" w:date="2026-03-28T21:57:49Z">
        <w:r>
          <w:delText>communication with the sponsor is</w:delText>
        </w:r>
      </w:del>
      <w:ins w:id="10393" w:author="GoldenCorpusHarness" w:date="2026-03-28T21:57:49Z">
        <w:r>
          <w:t>health or age of majority</w:t>
        </w:r>
      </w:ins>
      <w:r>
        <w:t xml:space="preserve"> require</w:t>
      </w:r>
      <w:del w:id="10394" w:author="GoldenCorpusHarness" w:date="2026-03-28T21:57:49Z">
        <w:r>
          <w:delText xml:space="preserve">d and a reconsent addendum must be signed </w:delText>
        </w:r>
      </w:del>
      <w:ins w:id="10395" w:author="GoldenCorpusHarness" w:date="2026-03-28T21:57:49Z">
        <w:r>
          <w:t>ments), the investigator or medically qualified designee must ensure the appropriate documented informed consent is in place.</w:t>
        </w:r>
      </w:ins>
    </w:p>
    <w:p ns2:paraId="514362C9" ns2:textId="29C212E3" w:rsidR="00B05823" w:rsidRPr="00B05823" w:rsidRDefault="00B05823" w:rsidP="00936F72">
      <w:pPr>
        <w:pStyle w:val="ListBullet"/>
        <w:keepLines w:val="0"/>
        <w:numPr>
          <w:ilvl w:val="0"/>
          <w:numId w:val="41"/>
        </w:numPr>
        <w:spacing w:after="240"/>
      </w:pPr>
      <w:del w:id="10396" w:author="GoldenCorpusHarness" w:date="2026-03-28T21:57:49Z">
        <w:r>
          <w:delText>N</w:delText>
        </w:r>
      </w:del>
      <w:ins w:id="10397" w:author="GoldenCorpusHarness" w:date="2026-03-28T21:57:49Z">
        <w:r>
          <w:t>General Inf</w:t>
        </w:r>
      </w:ins>
      <w:r>
        <w:t>o</w:t>
      </w:r>
      <w:del w:id="10398" w:author="GoldenCorpusHarness" w:date="2026-03-28T21:57:49Z">
        <w:r>
          <w:delText>t</w:delText>
        </w:r>
      </w:del>
      <w:ins w:id="10399" w:author="GoldenCorpusHarness" w:date="2026-03-28T21:57:49Z">
        <w:r>
          <w:t>rm</w:t>
        </w:r>
      </w:ins>
      <w:r>
        <w:t>e</w:t>
      </w:r>
      <w:del w:id="10400" w:author="GoldenCorpusHarness" w:date="2026-03-28T21:57:49Z">
        <w:r>
          <w:delText>:</w:delText>
        </w:r>
      </w:del>
      <w:ins w:id="10401" w:author="GoldenCorpusHarness" w:date="2026-03-28T21:57:49Z">
        <w:r>
          <w:t>d</w:t>
        </w:r>
      </w:ins>
      <w:r>
        <w:t xml:space="preserve"> </w:t>
      </w:r>
      <w:del w:id="10402" w:author="GoldenCorpusHarness" w:date="2026-03-28T21:57:49Z">
        <w:r>
          <w:delText>the rec</w:delText>
        </w:r>
      </w:del>
      <w:ins w:id="10403" w:author="GoldenCorpusHarness" w:date="2026-03-28T21:57:49Z">
        <w:r>
          <w:t>C</w:t>
        </w:r>
      </w:ins>
      <w:r>
        <w:t>onsent</w:t>
      </w:r>
      <w:del w:id="10404" w:author="GoldenCorpusHarness" w:date="2026-03-28T21:57:49Z">
        <w:r>
          <w:delText xml:space="preserve"> addendum may be signed any time after investigator-assessed progression is identified but must be signed prior to starting study intervention after verification of disease progression is provided by the iCRO </w:delText>
        </w:r>
      </w:del>
    </w:p>
    <w:p ns2:paraId="213193C3" ns2:textId="01055840" w:rsidR="00B05823" w:rsidRPr="00B05823" w:rsidRDefault="00B05823" w:rsidP="00936F72">
      <w:pPr>
        <w:pStyle w:val="ListBullet"/>
        <w:keepLines w:val="0"/>
        <w:numPr>
          <w:ilvl w:val="0"/>
          <w:numId w:val="41"/>
        </w:numPr>
        <w:spacing w:after="240"/>
      </w:pPr>
      <w:del w:id="10405" w:author="GoldenCorpusHarness" w:date="2026-03-28T21:57:49Z">
        <w:r>
          <w:delText>obtain scans locally per original protocol schedule</w:delText>
        </w:r>
      </w:del>
      <w:ins w:id="10406" w:author="GoldenCorpusHarness" w:date="2026-03-28T21:57:49Z">
        <w:r>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ins>
    </w:p>
    <w:p ns2:paraId="47C7563F" ns2:textId="5D7C5A10" w:rsidR="00B05823" w:rsidRPr="00EA21EE" w:rsidRDefault="00B05823" w:rsidP="00936F72">
      <w:pPr>
        <w:pStyle w:val="ListBullet"/>
        <w:keepLines w:val="0"/>
        <w:numPr>
          <w:ilvl w:val="0"/>
          <w:numId w:val="41"/>
        </w:numPr>
        <w:spacing w:after="240"/>
      </w:pPr>
      <w:ins w:id="10407" w:author="GoldenCorpusHarness" w:date="2026-03-28T21:57:49Z">
        <w:r>
          <w:t>A copy of the signe</w:t>
        </w:r>
      </w:ins>
      <w:r>
        <w:t>d</w:t>
      </w:r>
      <w:ins w:id="10408" w:author="GoldenCorpusHarness" w:date="2026-03-28T21:57:49Z">
        <w:r>
          <w:t xml:space="preserve"> and dated inf</w:t>
        </w:r>
      </w:ins>
      <w:r>
        <w:t>o</w:t>
      </w:r>
      <w:ins w:id="10409" w:author="GoldenCorpusHarness" w:date="2026-03-28T21:57:49Z">
        <w:r>
          <w:t>rmed</w:t>
        </w:r>
      </w:ins>
      <w:r>
        <w:t xml:space="preserve"> </w:t>
      </w:r>
      <w:ins w:id="10410" w:author="GoldenCorpusHarness" w:date="2026-03-28T21:57:49Z">
        <w:r>
          <w:t>co</w:t>
        </w:r>
      </w:ins>
      <w:r>
        <w:t>n</w:t>
      </w:r>
      <w:del w:id="10411" w:author="GoldenCorpusHarness" w:date="2026-03-28T21:57:49Z">
        <w:r>
          <w:delText xml:space="preserve">ot </w:delText>
        </w:r>
      </w:del>
      <w:r>
        <w:t>sen</w:t>
      </w:r>
      <w:ins w:id="10412" w:author="GoldenCorpusHarness" w:date="2026-03-28T21:57:49Z">
        <w:r>
          <w:t>t form shoul</w:t>
        </w:r>
      </w:ins>
      <w:r>
        <w:t xml:space="preserve">d </w:t>
      </w:r>
      <w:del w:id="10413" w:author="GoldenCorpusHarness" w:date="2026-03-28T21:57:49Z">
        <w:r>
          <w:delText>sca</w:delText>
        </w:r>
      </w:del>
      <w:ins w:id="10414" w:author="GoldenCorpusHarness" w:date="2026-03-28T21:57:49Z">
        <w:r>
          <w:t>be give</w:t>
        </w:r>
      </w:ins>
      <w:r>
        <w:t>n</w:t>
      </w:r>
      <w:del w:id="10415" w:author="GoldenCorpusHarness" w:date="2026-03-28T21:57:49Z">
        <w:r>
          <w:delText>s</w:delText>
        </w:r>
      </w:del>
      <w:r>
        <w:t xml:space="preserve"> to </w:t>
      </w:r>
      <w:ins w:id="10416" w:author="GoldenCorpusHarness" w:date="2026-03-28T21:57:49Z">
        <w:r>
          <w:t>the part</w:t>
        </w:r>
      </w:ins>
      <w:r>
        <w:t>i</w:t>
      </w:r>
      <w:del w:id="10417" w:author="GoldenCorpusHarness" w:date="2026-03-28T21:57:49Z">
        <w:r>
          <w:delText>CRO</w:delText>
        </w:r>
      </w:del>
      <w:ins w:id="10418" w:author="GoldenCorpusHarness" w:date="2026-03-28T21:57:49Z">
        <w:r>
          <w:t>cipant (or their legally acceptable representative) before participation in the study.</w:t>
        </w:r>
      </w:ins>
    </w:p>
    <w:p ns2:paraId="089E3E4D" ns2:textId="31316758" w:rsidR="00B05823" w:rsidRDefault="00EA21EE" w:rsidP="00936F72">
      <w:pPr>
        <w:pStyle w:val="Paragraph0"/>
      </w:pPr>
      <w:ins w:id="10419" w:author="GoldenCorpusHarness" w:date="2026-03-28T21:57:49Z">
        <w:r>
          <w:t>The initial IC</w:t>
        </w:r>
      </w:ins>
      <w:r>
        <w:t>F</w:t>
      </w:r>
      <w:del w:id="10420" w:author="GoldenCorpusHarness" w:date="2026-03-28T21:57:49Z">
        <w:r>
          <w:delText>i</w:delText>
        </w:r>
      </w:del>
      <w:ins w:id="10421" w:author="GoldenCorpusHarness" w:date="2026-03-28T21:57:49Z">
        <w:r>
          <w:t>, any subsequent revised ICF, and any written information provided to the participant must receive the IRB/IEC’s approval/favorable opinion in advance of use. The participant or his/her le</w:t>
        </w:r>
      </w:ins>
      <w:r>
        <w:t>g</w:t>
      </w:r>
      <w:del w:id="10422" w:author="GoldenCorpusHarness" w:date="2026-03-28T21:57:49Z">
        <w:r>
          <w:delText>ure 3 illustrates the decision process involv</w:delText>
        </w:r>
      </w:del>
      <w:ins w:id="10423" w:author="GoldenCorpusHarness" w:date="2026-03-28T21:57:49Z">
        <w:r>
          <w:t>ally acceptable representative should be informed in a timely manner if new information becomes available that may be relevant to the participant’s will</w:t>
        </w:r>
      </w:ins>
      <w:r>
        <w:t>ing</w:t>
      </w:r>
      <w:del w:id="10424" w:author="GoldenCorpusHarness" w:date="2026-03-28T21:57:49Z">
        <w:r>
          <w:delText xml:space="preserve"> verification of disease pro</w:delText>
        </w:r>
      </w:del>
      <w:ins w:id="10425" w:author="GoldenCorpusHarness" w:date="2026-03-28T21:57:49Z">
        <w:r>
          <w:t>ness to continue participation in the study. The communication of this information will be provided and documented via a revised consent form or addendum to the ori</w:t>
        </w:r>
      </w:ins>
      <w:r>
        <w:t>g</w:t>
      </w:r>
      <w:del w:id="10426" w:author="GoldenCorpusHarness" w:date="2026-03-28T21:57:49Z">
        <w:r>
          <w:delText>ression for participants</w:delText>
        </w:r>
      </w:del>
      <w:ins w:id="10427" w:author="GoldenCorpusHarness" w:date="2026-03-28T21:57:49Z">
        <w:r>
          <w:t>inal consent form that captures the participant’s or the participant’s legally acceptable representative’s dated signature</w:t>
        </w:r>
      </w:ins>
      <w:r>
        <w:t>.</w:t>
      </w:r>
      <w:del w:id="10428" w:author="GoldenCorpusHarness" w:date="2026-03-28T21:57:49Z">
        <w:r>
          <w:delText xml:space="preserve"> </w:delText>
        </w:r>
      </w:del>
    </w:p>
    <w:p ns2:paraId="39C8BC55" ns2:textId="77777777" w:rsidR="00B05823" w:rsidRDefault="00B05823" w:rsidP="00936F72">
      <w:pPr>
        <w:pStyle w:val="Paragraph0"/>
      </w:pPr>
      <w:del w:id="10429" w:author="GoldenCorpusHarness" w:date="2026-03-28T21:57:49Z">
        <w:r>
          <w:delText>For</w:delText>
        </w:r>
      </w:del>
      <w:ins w:id="10430" w:author="GoldenCorpusHarness" w:date="2026-03-28T21:57:49Z">
        <w:r>
          <w:t>If</w:t>
        </w:r>
      </w:ins>
      <w:r>
        <w:t xml:space="preserve"> the </w:t>
      </w:r>
      <w:del w:id="10431" w:author="GoldenCorpusHarness" w:date="2026-03-28T21:57:49Z">
        <w:r>
          <w:delText>p</w:delText>
        </w:r>
      </w:del>
      <w:ins w:id="10432" w:author="GoldenCorpusHarness" w:date="2026-03-28T21:57:49Z">
        <w:r>
          <w:t>investigator recommends contin</w:t>
        </w:r>
      </w:ins>
      <w:r>
        <w:t>u</w:t>
      </w:r>
      <w:del w:id="10433" w:author="GoldenCorpusHarness" w:date="2026-03-28T21:57:49Z">
        <w:r>
          <w:delText>rpose</w:delText>
        </w:r>
      </w:del>
      <w:ins w:id="10434" w:author="GoldenCorpusHarness" w:date="2026-03-28T21:57:49Z">
        <w:r>
          <w:t>ation</w:t>
        </w:r>
      </w:ins>
      <w:r>
        <w:t xml:space="preserve"> of </w:t>
      </w:r>
      <w:ins w:id="10435" w:author="GoldenCorpusHarness" w:date="2026-03-28T21:57:49Z">
        <w:r>
          <w:t xml:space="preserve">study intervention beyond disease progression, </w:t>
        </w:r>
      </w:ins>
      <w:r>
        <w:t>th</w:t>
      </w:r>
      <w:del w:id="10436" w:author="GoldenCorpusHarness" w:date="2026-03-28T21:57:49Z">
        <w:r>
          <w:delText>is decision process, lac</w:delText>
        </w:r>
      </w:del>
      <w:ins w:id="10437" w:author="GoldenCorpusHarness" w:date="2026-03-28T21:57:49Z">
        <w:r>
          <w:t>e participant or their legally acceptable representative will be as</w:t>
        </w:r>
      </w:ins>
      <w:r>
        <w:t>k</w:t>
      </w:r>
      <w:del w:id="10438" w:author="GoldenCorpusHarness" w:date="2026-03-28T21:57:49Z">
        <w:r>
          <w:delText xml:space="preserve"> o</w:delText>
        </w:r>
      </w:del>
      <w:ins w:id="10439" w:author="GoldenCorpusHarness" w:date="2026-03-28T21:57:49Z">
        <w:r>
          <w:t>ed to provide documented in</w:t>
        </w:r>
      </w:ins>
      <w:r>
        <w:t>f</w:t>
      </w:r>
      <w:del w:id="10440" w:author="GoldenCorpusHarness" w:date="2026-03-28T21:57:49Z">
        <w:r>
          <w:delText xml:space="preserve"> clinical stability is defined as:</w:delText>
        </w:r>
      </w:del>
      <w:ins w:id="10441" w:author="GoldenCorpusHarness" w:date="2026-03-28T21:57:49Z">
        <w:r>
          <w:t>ormed consent.</w:t>
        </w:r>
      </w:ins>
    </w:p>
    <w:p ns2:paraId="64EDD0BC" ns2:textId="2C7DFE20" w:rsidR="00B05823" w:rsidRPr="00B05823" w:rsidRDefault="00B05823" w:rsidP="00936F72">
      <w:pPr>
        <w:pStyle w:val="ListBullet"/>
        <w:keepLines w:val="0"/>
        <w:numPr>
          <w:ilvl w:val="0"/>
          <w:numId w:val="41"/>
        </w:numPr>
        <w:spacing w:after="240"/>
      </w:pPr>
      <w:del w:id="10442" w:author="GoldenCorpusHarness" w:date="2026-03-28T21:57:49Z">
        <w:r>
          <w:delText>una</w:delText>
        </w:r>
      </w:del>
      <w:ins w:id="10443" w:author="GoldenCorpusHarness" w:date="2026-03-28T21:57:49Z">
        <w:r>
          <w:t>Spe</w:t>
        </w:r>
      </w:ins>
      <w:r>
        <w:t>c</w:t>
      </w:r>
      <w:ins w:id="10444" w:author="GoldenCorpusHarness" w:date="2026-03-28T21:57:49Z">
        <w:r>
          <w:t>ifi</w:t>
        </w:r>
      </w:ins>
      <w:r>
        <w:t>c</w:t>
      </w:r>
      <w:del w:id="10445" w:author="GoldenCorpusHarness" w:date="2026-03-28T21:57:49Z">
        <w:r>
          <w:delText>ept</w:delText>
        </w:r>
      </w:del>
      <w:ins w:id="10446" w:author="GoldenCorpusHarness" w:date="2026-03-28T21:57:49Z">
        <w:r>
          <w:t xml:space="preserve">s </w:t>
        </w:r>
      </w:ins>
      <w:r>
        <w:t>ab</w:t>
      </w:r>
      <w:ins w:id="10447" w:author="GoldenCorpusHarness" w:date="2026-03-28T21:57:49Z">
        <w:r>
          <w:t>out the study and the study popu</w:t>
        </w:r>
      </w:ins>
      <w:r>
        <w:t>l</w:t>
      </w:r>
      <w:ins w:id="10448" w:author="GoldenCorpusHarness" w:date="2026-03-28T21:57:49Z">
        <w:r>
          <w:t>ation ar</w:t>
        </w:r>
      </w:ins>
      <w:r>
        <w:t>e to</w:t>
      </w:r>
      <w:del w:id="10449" w:author="GoldenCorpusHarness" w:date="2026-03-28T21:57:49Z">
        <w:r>
          <w:delText>x</w:delText>
        </w:r>
      </w:del>
      <w:ins w:id="10450" w:author="GoldenCorpusHarness" w:date="2026-03-28T21:57:49Z">
        <w:r>
          <w:t xml:space="preserve"> be </w:t>
        </w:r>
      </w:ins>
      <w:r>
        <w:t>i</w:t>
      </w:r>
      <w:ins w:id="10451" w:author="GoldenCorpusHarness" w:date="2026-03-28T21:57:49Z">
        <w:r>
          <w:t>n</w:t>
        </w:r>
      </w:ins>
      <w:r>
        <w:t>c</w:t>
      </w:r>
      <w:ins w:id="10452" w:author="GoldenCorpusHarness" w:date="2026-03-28T21:57:49Z">
        <w:r>
          <w:t xml:space="preserve">luded </w:t>
        </w:r>
      </w:ins>
      <w:r>
        <w:t>i</w:t>
      </w:r>
      <w:ins w:id="10453" w:author="GoldenCorpusHarness" w:date="2026-03-28T21:57:49Z">
        <w:r>
          <w:t xml:space="preserve">n </w:t>
        </w:r>
      </w:ins>
      <w:r>
        <w:t>t</w:t>
      </w:r>
      <w:ins w:id="10454" w:author="GoldenCorpusHarness" w:date="2026-03-28T21:57:49Z">
        <w:r>
          <w:t>he stud</w:t>
        </w:r>
      </w:ins>
      <w:r>
        <w:t>y</w:t>
      </w:r>
      <w:ins w:id="10455" w:author="GoldenCorpusHarness" w:date="2026-03-28T21:57:49Z">
        <w:r>
          <w:t xml:space="preserve"> informed consent form.</w:t>
        </w:r>
      </w:ins>
    </w:p>
    <w:p ns2:paraId="126D9D8F" ns2:textId="37381731" w:rsidR="00B05823" w:rsidRPr="00B05823" w:rsidRDefault="00B05823" w:rsidP="00936F72">
      <w:pPr>
        <w:pStyle w:val="ListBullet"/>
        <w:keepLines w:val="0"/>
        <w:numPr>
          <w:ilvl w:val="0"/>
          <w:numId w:val="41"/>
        </w:numPr>
        <w:spacing w:after="240"/>
      </w:pPr>
      <w:ins w:id="10456" w:author="GoldenCorpusHarness" w:date="2026-03-28T21:57:49Z">
        <w:r>
          <w:t xml:space="preserve">Informed </w:t>
        </w:r>
      </w:ins>
      <w:r>
        <w:t>c</w:t>
      </w:r>
      <w:ins w:id="10457" w:author="GoldenCorpusHarness" w:date="2026-03-28T21:57:49Z">
        <w:r>
          <w:t>onsent wi</w:t>
        </w:r>
      </w:ins>
      <w:r>
        <w:t>l</w:t>
      </w:r>
      <w:ins w:id="10458" w:author="GoldenCorpusHarness" w:date="2026-03-28T21:57:49Z">
        <w:r>
          <w:t>l adhere to IRB/IEC requ</w:t>
        </w:r>
      </w:ins>
      <w:r>
        <w:t>i</w:t>
      </w:r>
      <w:ins w:id="10459" w:author="GoldenCorpusHarness" w:date="2026-03-28T21:57:49Z">
        <w:r>
          <w:t>reme</w:t>
        </w:r>
      </w:ins>
      <w:r>
        <w:t>n</w:t>
      </w:r>
      <w:ins w:id="10460" w:author="GoldenCorpusHarness" w:date="2026-03-28T21:57:49Z">
        <w:r>
          <w:t>ts, appl</w:t>
        </w:r>
      </w:ins>
      <w:r>
        <w:t>ica</w:t>
      </w:r>
      <w:ins w:id="10461" w:author="GoldenCorpusHarness" w:date="2026-03-28T21:57:49Z">
        <w:r>
          <w:t>b</w:t>
        </w:r>
      </w:ins>
      <w:r>
        <w:t>l</w:t>
      </w:r>
      <w:ins w:id="10462" w:author="GoldenCorpusHarness" w:date="2026-03-28T21:57:49Z">
        <w:r>
          <w:t>e</w:t>
        </w:r>
      </w:ins>
      <w:r>
        <w:t xml:space="preserve"> </w:t>
      </w:r>
      <w:ins w:id="10463" w:author="GoldenCorpusHarness" w:date="2026-03-28T21:57:49Z">
        <w:r>
          <w:t>law</w:t>
        </w:r>
      </w:ins>
      <w:r>
        <w:t>s</w:t>
      </w:r>
      <w:ins w:id="10464" w:author="GoldenCorpusHarness" w:date="2026-03-28T21:57:49Z">
        <w:r>
          <w:t xml:space="preserve"> and regulat</w:t>
        </w:r>
      </w:ins>
      <w:r>
        <w:t>i</w:t>
      </w:r>
      <w:del w:id="10465" w:author="GoldenCorpusHarness" w:date="2026-03-28T21:57:49Z">
        <w:r>
          <w:delText>g</w:delText>
        </w:r>
      </w:del>
      <w:ins w:id="10466" w:author="GoldenCorpusHarness" w:date="2026-03-28T21:57:49Z">
        <w:r>
          <w:t>o</w:t>
        </w:r>
      </w:ins>
      <w:r>
        <w:t>ns</w:t>
      </w:r>
      <w:ins w:id="10467" w:author="GoldenCorpusHarness" w:date="2026-03-28T21:57:49Z">
        <w:r>
          <w:t>,</w:t>
        </w:r>
      </w:ins>
      <w:r>
        <w:t xml:space="preserve"> </w:t>
      </w:r>
      <w:ins w:id="10468" w:author="GoldenCorpusHarness" w:date="2026-03-28T21:57:49Z">
        <w:r>
          <w:t>and Spons</w:t>
        </w:r>
      </w:ins>
      <w:r>
        <w:t xml:space="preserve">or </w:t>
      </w:r>
      <w:del w:id="10469" w:author="GoldenCorpusHarness" w:date="2026-03-28T21:57:49Z">
        <w:r>
          <w:delText>sy</w:delText>
        </w:r>
      </w:del>
      <w:ins w:id="10470" w:author="GoldenCorpusHarness" w:date="2026-03-28T21:57:49Z">
        <w:r>
          <w:t>require</w:t>
        </w:r>
      </w:ins>
      <w:r>
        <w:t>m</w:t>
      </w:r>
      <w:del w:id="10471" w:author="GoldenCorpusHarness" w:date="2026-03-28T21:57:49Z">
        <w:r>
          <w:delText>ptoms indicating clinically significa</w:delText>
        </w:r>
      </w:del>
      <w:ins w:id="10472" w:author="GoldenCorpusHarness" w:date="2026-03-28T21:57:49Z">
        <w:r>
          <w:t>e</w:t>
        </w:r>
      </w:ins>
      <w:r>
        <w:t>nt</w:t>
      </w:r>
      <w:del w:id="10473" w:author="GoldenCorpusHarness" w:date="2026-03-28T21:57:49Z">
        <w:r>
          <w:delText xml:space="preserve"> di</w:delText>
        </w:r>
      </w:del>
      <w:r>
        <w:t>s</w:t>
      </w:r>
      <w:del w:id="10474" w:author="GoldenCorpusHarness" w:date="2026-03-28T21:57:49Z">
        <w:r>
          <w:delText>ease progression</w:delText>
        </w:r>
      </w:del>
      <w:ins w:id="10475" w:author="GoldenCorpusHarness" w:date="2026-03-28T21:57:49Z">
        <w:r>
          <w:t>.</w:t>
        </w:r>
      </w:ins>
    </w:p>
    <w:p ns2:paraId="7B08BF6D" ns2:textId="77777777" w:rsidR="00B05823" w:rsidRPr="00B05823" w:rsidRDefault="00B05823" w:rsidP="00936F72">
      <w:pPr>
        <w:pStyle w:val="ListBullet"/>
        <w:keepLines w:val="0"/>
        <w:numPr>
          <w:ilvl w:val="0"/>
          <w:numId w:val="41"/>
        </w:numPr>
        <w:spacing w:after="240"/>
      </w:pPr>
      <w:del w:id="10476" w:author="GoldenCorpusHarness" w:date="2026-03-28T21:57:49Z">
        <w:r>
          <w:delText>de</w:delText>
        </w:r>
      </w:del>
      <w:ins w:id="10477" w:author="GoldenCorpusHarness" w:date="2026-03-28T21:57:49Z">
        <w:r>
          <w:t>In</w:t>
        </w:r>
      </w:ins>
      <w:r>
        <w:t>cl</w:t>
      </w:r>
      <w:ins w:id="10478" w:author="GoldenCorpusHarness" w:date="2026-03-28T21:57:49Z">
        <w:r>
          <w:t>us</w:t>
        </w:r>
      </w:ins>
      <w:r>
        <w:t>i</w:t>
      </w:r>
      <w:ins w:id="10479" w:author="GoldenCorpusHarness" w:date="2026-03-28T21:57:49Z">
        <w:r>
          <w:t>o</w:t>
        </w:r>
      </w:ins>
      <w:r>
        <w:t>n</w:t>
      </w:r>
      <w:del w:id="10480" w:author="GoldenCorpusHarness" w:date="2026-03-28T21:57:49Z">
        <w:r>
          <w:delText xml:space="preserve">e </w:delText>
        </w:r>
      </w:del>
      <w:ins w:id="10481" w:author="GoldenCorpusHarness" w:date="2026-03-28T21:57:49Z">
        <w:r>
          <w:t>/Exclus</w:t>
        </w:r>
      </w:ins>
      <w:r>
        <w:t>i</w:t>
      </w:r>
      <w:ins w:id="10482" w:author="GoldenCorpusHarness" w:date="2026-03-28T21:57:49Z">
        <w:r>
          <w:t>o</w:t>
        </w:r>
      </w:ins>
      <w:r>
        <w:t xml:space="preserve">n </w:t>
      </w:r>
      <w:del w:id="10483" w:author="GoldenCorpusHarness" w:date="2026-03-28T21:57:49Z">
        <w:r>
          <w:delText>p</w:delText>
        </w:r>
      </w:del>
      <w:ins w:id="10484" w:author="GoldenCorpusHarness" w:date="2026-03-28T21:57:49Z">
        <w:r>
          <w:t>Crit</w:t>
        </w:r>
      </w:ins>
      <w:r>
        <w:t>er</w:t>
      </w:r>
      <w:del w:id="10485" w:author="GoldenCorpusHarness" w:date="2026-03-28T21:57:49Z">
        <w:r>
          <w:delText>form</w:delText>
        </w:r>
      </w:del>
      <w:ins w:id="10486" w:author="GoldenCorpusHarness" w:date="2026-03-28T21:57:49Z">
        <w:r>
          <w:t>i</w:t>
        </w:r>
      </w:ins>
      <w:r>
        <w:t>a</w:t>
      </w:r>
      <w:del w:id="10487" w:author="GoldenCorpusHarness" w:date="2026-03-28T21:57:49Z">
        <w:r>
          <w:delText>nce status</w:delText>
        </w:r>
      </w:del>
    </w:p>
    <w:p ns2:paraId="514DD850" ns2:textId="15AF0F3C" w:rsidR="00877DC4" w:rsidRPr="00B05823" w:rsidRDefault="00B05823" w:rsidP="00936F72">
      <w:pPr>
        <w:pStyle w:val="ListBullet"/>
        <w:keepLines w:val="0"/>
        <w:numPr>
          <w:ilvl w:val="0"/>
          <w:numId w:val="41"/>
        </w:numPr>
        <w:spacing w:after="240"/>
      </w:pPr>
      <w:del w:id="10488" w:author="GoldenCorpusHarness" w:date="2026-03-28T21:57:49Z">
        <w:r>
          <w:delText>rap</w:delText>
        </w:r>
      </w:del>
      <w:ins w:id="10489" w:author="GoldenCorpusHarness" w:date="2026-03-28T21:57:49Z">
        <w:r>
          <w:t xml:space="preserve">All </w:t>
        </w:r>
      </w:ins>
      <w:r>
        <w:t>i</w:t>
      </w:r>
      <w:del w:id="10490" w:author="GoldenCorpusHarness" w:date="2026-03-28T21:57:49Z">
        <w:r>
          <w:delText>d disease progres</w:delText>
        </w:r>
      </w:del>
      <w:ins w:id="10491" w:author="GoldenCorpusHarness" w:date="2026-03-28T21:57:49Z">
        <w:r>
          <w:t>nclu</w:t>
        </w:r>
      </w:ins>
      <w:r>
        <w:t xml:space="preserve">sion </w:t>
      </w:r>
      <w:ins w:id="10492" w:author="GoldenCorpusHarness" w:date="2026-03-28T21:57:49Z">
        <w:r>
          <w:t>and exclusion criteria will be reviewed by the investigator, who is a qualified physician, to ensure that the participant qualifies f</w:t>
        </w:r>
      </w:ins>
      <w:r>
        <w:t>or th</w:t>
      </w:r>
      <w:del w:id="10493" w:author="GoldenCorpusHarness" w:date="2026-03-28T21:57:49Z">
        <w:r>
          <w:delText>r</w:delText>
        </w:r>
      </w:del>
      <w:r>
        <w:t>e</w:t>
      </w:r>
      <w:del w:id="10494" w:author="GoldenCorpusHarness" w:date="2026-03-28T21:57:49Z">
        <w:r>
          <w:delText>at to vital organs or critical anatomical</w:delText>
        </w:r>
      </w:del>
      <w:r>
        <w:t xml:space="preserve"> s</w:t>
      </w:r>
      <w:del w:id="10495" w:author="GoldenCorpusHarness" w:date="2026-03-28T21:57:49Z">
        <w:r>
          <w:delText xml:space="preserve">ites (eg, CNS metastasis, respiratory failure due to </w:delText>
        </w:r>
      </w:del>
      <w:r>
        <w:t>tu</w:t>
      </w:r>
      <w:del w:id="10496" w:author="GoldenCorpusHarness" w:date="2026-03-28T21:57:49Z">
        <w:r>
          <w:delText>mor compression, spinal cor</w:delText>
        </w:r>
      </w:del>
      <w:r>
        <w:t>d</w:t>
      </w:r>
      <w:del w:id="10497" w:author="GoldenCorpusHarness" w:date="2026-03-28T21:57:49Z">
        <w:r>
          <w:delText xml:space="preserve"> compression) requiring urgent alternative medical intervention</w:delText>
        </w:r>
      </w:del>
      <w:ins w:id="10498" w:author="GoldenCorpusHarness" w:date="2026-03-28T21:57:49Z">
        <w:r>
          <w:t>y.</w:t>
        </w:r>
      </w:ins>
    </w:p>
    <w:p ns2:paraId="24DC91FC" ns2:textId="0B3145BF" w:rsidR="00B05823" w:rsidRPr="00936F72" w:rsidRDefault="00EA21EE" w:rsidP="00936F72">
      <w:pPr>
        <w:pStyle w:val="Caption"/>
      </w:pPr>
      <w:del w:id="10499" w:author="GoldenCorpusHarness" w:date="2026-03-28T21:57:49Z">
        <w:r>
          <w:delText>F</w:delText>
        </w:r>
      </w:del>
      <w:ins w:id="10500" w:author="GoldenCorpusHarness" w:date="2026-03-28T21:57:49Z">
        <w:r>
          <w:t>Part</w:t>
        </w:r>
      </w:ins>
      <w:r>
        <w:t>i</w:t>
      </w:r>
      <w:del w:id="10501" w:author="GoldenCorpusHarness" w:date="2026-03-28T21:57:49Z">
        <w:r>
          <w:delText>gure 3S</w:delText>
        </w:r>
      </w:del>
      <w:ins w:id="10502" w:author="GoldenCorpusHarness" w:date="2026-03-28T21:57:49Z">
        <w:r>
          <w:t>cipan</w:t>
        </w:r>
      </w:ins>
      <w:r>
        <w:t>t</w:t>
      </w:r>
      <w:del w:id="10503" w:author="GoldenCorpusHarness" w:date="2026-03-28T21:57:49Z">
        <w:r>
          <w:delText>udy</w:delText>
        </w:r>
      </w:del>
      <w:r>
        <w:t xml:space="preserve"> I</w:t>
      </w:r>
      <w:ins w:id="10504" w:author="GoldenCorpusHarness" w:date="2026-03-28T21:57:49Z">
        <w:r>
          <w:t>de</w:t>
        </w:r>
      </w:ins>
      <w:r>
        <w:t>nt</w:t>
      </w:r>
      <w:del w:id="10505" w:author="GoldenCorpusHarness" w:date="2026-03-28T21:57:49Z">
        <w:r>
          <w:delText>erven</w:delText>
        </w:r>
      </w:del>
      <w:ins w:id="10506" w:author="GoldenCorpusHarness" w:date="2026-03-28T21:57:49Z">
        <w:r>
          <w:t>ifica</w:t>
        </w:r>
      </w:ins>
      <w:r>
        <w:t xml:space="preserve">tion </w:t>
      </w:r>
      <w:del w:id="10507" w:author="GoldenCorpusHarness" w:date="2026-03-28T21:57:49Z">
        <w:r>
          <w:delText>Decision M</w:delText>
        </w:r>
      </w:del>
      <w:ins w:id="10508" w:author="GoldenCorpusHarness" w:date="2026-03-28T21:57:49Z">
        <w:r>
          <w:t>C</w:t>
        </w:r>
      </w:ins>
      <w:r>
        <w:t>a</w:t>
      </w:r>
      <w:del w:id="10509" w:author="GoldenCorpusHarness" w:date="2026-03-28T21:57:49Z">
        <w:r>
          <w:delText>king P</w:delText>
        </w:r>
      </w:del>
      <w:r>
        <w:t>r</w:t>
      </w:r>
      <w:del w:id="10510" w:author="GoldenCorpusHarness" w:date="2026-03-28T21:57:49Z">
        <w:r>
          <w:delText>ocess When Progression per RECIST 1.1 is Observe</w:delText>
        </w:r>
      </w:del>
      <w:r>
        <w:t>d</w:t>
      </w:r>
      <w:del w:id="10511" w:author="GoldenCorpusHarness" w:date="2026-03-28T21:57:49Z">
        <w:r>
          <w:delText xml:space="preserve"> by Investigator (PFS endpoint)</w:delText>
        </w:r>
      </w:del>
    </w:p>
    <w:p ns2:paraId="7B724250" ns2:textId="0D6BA275" w:rsidR="00B05823" w:rsidRDefault="00877DC4" w:rsidP="00936F72">
      <w:pPr>
        <w:pStyle w:val="Paragraph0"/>
      </w:pPr>
      <w:ins w:id="10512" w:author="GoldenCorpusHarness" w:date="2026-03-28T21:57:49Z">
        <w:r>
          <w:t>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t>
        </w:r>
      </w:ins>
    </w:p>
    <w:p ns2:paraId="6D147425" ns2:textId="2D294A8B" w:rsidR="008B7E5A" w:rsidRDefault="008B7E5A" w:rsidP="00936F72">
      <w:ins w:id="10513" w:author="GoldenCorpusHarness" w:date="2026-03-28T21:57:49Z">
        <w:r>
          <w:t>The participant ID card also contains contact information for the emergency unblinding call center so that a health care provider can obtain information about study intervention in emergency situations where the investigator is not available.</w:t>
        </w:r>
      </w:ins>
    </w:p>
    <w:p ns2:paraId="421F7CB6" ns2:textId="40084408" w:rsidR="00D80FE3" w:rsidRDefault="00D80FE3" w:rsidP="00D80FE3">
      <w:pPr>
        <w:pStyle w:val="Heading3"/>
      </w:pPr>
      <w:del w:id="10514" w:author="GoldenCorpusHarness" w:date="2026-03-28T21:57:49Z">
        <w:r>
          <w:delText>P</w:delText>
        </w:r>
      </w:del>
      <w:ins w:id="10515" w:author="GoldenCorpusHarness" w:date="2026-03-28T21:57:49Z">
        <w:r>
          <w:t>Medic</w:t>
        </w:r>
      </w:ins>
      <w:r>
        <w:t>a</w:t>
      </w:r>
      <w:ins w:id="10516" w:author="GoldenCorpusHarness" w:date="2026-03-28T21:57:49Z">
        <w:r>
          <w:t>l His</w:t>
        </w:r>
      </w:ins>
      <w:r>
        <w:t>t</w:t>
      </w:r>
      <w:del w:id="10517" w:author="GoldenCorpusHarness" w:date="2026-03-28T21:57:49Z">
        <w:r>
          <w:delText>ient-rep</w:delText>
        </w:r>
      </w:del>
      <w:r>
        <w:t>or</w:t>
      </w:r>
      <w:del w:id="10518" w:author="GoldenCorpusHarness" w:date="2026-03-28T21:57:49Z">
        <w:r>
          <w:delText>ted Outcomes</w:delText>
        </w:r>
      </w:del>
      <w:ins w:id="10519" w:author="GoldenCorpusHarness" w:date="2026-03-28T21:57:49Z">
        <w:r>
          <w:t>y</w:t>
        </w:r>
      </w:ins>
    </w:p>
    <w:p ns2:paraId="7C1673B8" ns2:textId="77777777" w:rsidR="00B12ED5" w:rsidRDefault="00B12ED5" w:rsidP="00936F72">
      <w:pPr>
        <w:pStyle w:val="Paragraph0"/>
      </w:pPr>
      <w:del w:id="10520" w:author="GoldenCorpusHarness" w:date="2026-03-28T21:57:49Z">
        <w:r>
          <w:delText>It is a best practice and strongly reco</w:delText>
        </w:r>
      </w:del>
      <w:ins w:id="10521" w:author="GoldenCorpusHarness" w:date="2026-03-28T21:57:49Z">
        <w:r>
          <w:t xml:space="preserve">A </w:t>
        </w:r>
      </w:ins>
      <w:r>
        <w:t>m</w:t>
      </w:r>
      <w:ins w:id="10522" w:author="GoldenCorpusHarness" w:date="2026-03-28T21:57:49Z">
        <w:r>
          <w:t xml:space="preserve">edical history will be obtained by the investigator or qualified designee. The </w:t>
        </w:r>
      </w:ins>
      <w:r>
        <w:t>me</w:t>
      </w:r>
      <w:del w:id="10523" w:author="GoldenCorpusHarness" w:date="2026-03-28T21:57:49Z">
        <w:r>
          <w:delText>nded that ePROs are ad</w:delText>
        </w:r>
      </w:del>
      <w:ins w:id="10524" w:author="GoldenCorpusHarness" w:date="2026-03-28T21:57:49Z">
        <w:r>
          <w:t>dical history will collect all active conditions and any condition diagnosed within the prior 10 years that the investigator considers to be clinically i</w:t>
        </w:r>
      </w:ins>
      <w:r>
        <w:t>m</w:t>
      </w:r>
      <w:del w:id="10525" w:author="GoldenCorpusHarness" w:date="2026-03-28T21:57:49Z">
        <w:r>
          <w:delText>inistered be</w:delText>
        </w:r>
      </w:del>
      <w:ins w:id="10526" w:author="GoldenCorpusHarness" w:date="2026-03-28T21:57:49Z">
        <w:r>
          <w:t xml:space="preserve">portant. Details regarding the disease </w:t>
        </w:r>
      </w:ins>
      <w:r>
        <w:t>for</w:t>
      </w:r>
      <w:del w:id="10527" w:author="GoldenCorpusHarness" w:date="2026-03-28T21:57:49Z">
        <w:r>
          <w:delText>e any other visit proced</w:delText>
        </w:r>
      </w:del>
      <w:ins w:id="10528" w:author="GoldenCorpusHarness" w:date="2026-03-28T21:57:49Z">
        <w:r>
          <w:t xml:space="preserve"> which the participant has enrolled in this st</w:t>
        </w:r>
      </w:ins>
      <w:r>
        <w:t>u</w:t>
      </w:r>
      <w:del w:id="10529" w:author="GoldenCorpusHarness" w:date="2026-03-28T21:57:49Z">
        <w:r>
          <w:delText>res and in the order listed in the SoA, starting with EuroQoL EQ-5D-5L</w:delText>
        </w:r>
      </w:del>
      <w:ins w:id="10530" w:author="GoldenCorpusHarness" w:date="2026-03-28T21:57:49Z">
        <w:r>
          <w:t>dy will be recorded separately and not listed as medical history</w:t>
        </w:r>
      </w:ins>
      <w:r>
        <w:t>.</w:t>
      </w:r>
      <w:del w:id="10531" w:author="GoldenCorpusHarness" w:date="2026-03-28T21:57:49Z">
        <w:r>
          <w:delText xml:space="preserve"> </w:delText>
        </w:r>
      </w:del>
    </w:p>
    <w:p ns2:paraId="04625122" ns2:textId="77777777" w:rsidR="00B12ED5" w:rsidRDefault="00B12ED5" w:rsidP="00936F72">
      <w:pPr>
        <w:pStyle w:val="Paragraph0"/>
      </w:pPr>
      <w:del w:id="10532" w:author="GoldenCorpusHarness" w:date="2026-03-28T21:57:49Z">
        <w:r>
          <w:delText xml:space="preserve">Collection </w:delText>
        </w:r>
      </w:del>
      <w:ins w:id="10533" w:author="GoldenCorpusHarness" w:date="2026-03-28T21:57:49Z">
        <w:r>
          <w:t>If a medical condition is diagnosed at the time of screening due to the physical examination, la</w:t>
        </w:r>
      </w:ins>
      <w:r>
        <w:t>b</w:t>
      </w:r>
      <w:del w:id="10534" w:author="GoldenCorpusHarness" w:date="2026-03-28T21:57:49Z">
        <w:r>
          <w:delText>egins at C1 and continues until C35 or treatment discontinuation,</w:delText>
        </w:r>
      </w:del>
      <w:ins w:id="10535" w:author="GoldenCorpusHarness" w:date="2026-03-28T21:57:49Z">
        <w:r>
          <w:t>oratory tests, radiologic assessment, other assessment, and/or a combination of these evaluations, the medical condition is to be recorded as a baseline condition along</w:t>
        </w:r>
      </w:ins>
      <w:r>
        <w:t xml:space="preserve"> w</w:t>
      </w:r>
      <w:del w:id="10536" w:author="GoldenCorpusHarness" w:date="2026-03-28T21:57:49Z">
        <w:r>
          <w:delText>hiche</w:delText>
        </w:r>
      </w:del>
      <w:ins w:id="10537" w:author="GoldenCorpusHarness" w:date="2026-03-28T21:57:49Z">
        <w:r>
          <w:t>ith the participant’s other medical history unless due to any protocol-specified inter</w:t>
        </w:r>
      </w:ins>
      <w:r>
        <w:t>ve</w:t>
      </w:r>
      <w:del w:id="10538" w:author="GoldenCorpusHarness" w:date="2026-03-28T21:57:49Z">
        <w:r>
          <w:delText>r occurs first</w:delText>
        </w:r>
      </w:del>
      <w:ins w:id="10539" w:author="GoldenCorpusHarness" w:date="2026-03-28T21:57:49Z">
        <w:r>
          <w:t>ntion (eg, procedure, washout, or run-in treatment including placebo run-in)</w:t>
        </w:r>
      </w:ins>
      <w:r>
        <w:t>.</w:t>
      </w:r>
      <w:del w:id="10540" w:author="GoldenCorpusHarness" w:date="2026-03-28T21:57:49Z">
        <w:r>
          <w:delText xml:space="preserve"> </w:delText>
        </w:r>
      </w:del>
    </w:p>
    <w:p ns2:paraId="4A33A234" ns2:textId="779AA01E" w:rsidR="00462BDC" w:rsidRDefault="00D80FE3" w:rsidP="00936F72">
      <w:pPr>
        <w:pStyle w:val="Paragraph0"/>
      </w:pPr>
      <w:del w:id="10541" w:author="GoldenCorpusHarness" w:date="2026-03-28T21:57:49Z">
        <w:r>
          <w:delText>Th</w:delText>
        </w:r>
      </w:del>
      <w:ins w:id="10542" w:author="GoldenCorpusHarness" w:date="2026-03-28T21:57:49Z">
        <w:r>
          <w:t>Prior and Concomitant M</w:t>
        </w:r>
      </w:ins>
      <w:r>
        <w:t>e</w:t>
      </w:r>
      <w:del w:id="10543" w:author="GoldenCorpusHarness" w:date="2026-03-28T21:57:49Z">
        <w:r>
          <w:delText xml:space="preserve"> PRO ques</w:delText>
        </w:r>
      </w:del>
      <w:ins w:id="10544" w:author="GoldenCorpusHarness" w:date="2026-03-28T21:57:49Z">
        <w:r>
          <w:t>dica</w:t>
        </w:r>
      </w:ins>
      <w:r>
        <w:t>tion</w:t>
      </w:r>
      <w:del w:id="10545" w:author="GoldenCorpusHarness" w:date="2026-03-28T21:57:49Z">
        <w:r>
          <w:delText>naire</w:delText>
        </w:r>
      </w:del>
      <w:r>
        <w:t xml:space="preserve">s </w:t>
      </w:r>
      <w:ins w:id="10546" w:author="GoldenCorpusHarness" w:date="2026-03-28T21:57:49Z">
        <w:r>
          <w:t>Revie</w:t>
        </w:r>
      </w:ins>
      <w:r>
        <w:t>w</w:t>
      </w:r>
      <w:del w:id="10547" w:author="GoldenCorpusHarness" w:date="2026-03-28T21:57:49Z">
        <w:r>
          <w:delText>ill be administered:</w:delText>
        </w:r>
      </w:del>
    </w:p>
    <w:p ns2:paraId="1D5794F0" ns2:textId="45CDD043" w:rsidR="00462BDC" w:rsidRDefault="009B1AC6" w:rsidP="00936F72">
      <w:pPr>
        <w:pStyle w:val="Paragraph0"/>
        <w:numPr>
          <w:ilvl w:val="0"/>
          <w:numId w:val="7"/>
        </w:numPr>
        <w:ind w:left="720"/>
      </w:pPr>
      <w:del w:id="10548" w:author="GoldenCorpusHarness" w:date="2026-03-28T21:57:49Z">
        <w:r>
          <w:delText>Bef</w:delText>
        </w:r>
      </w:del>
      <w:ins w:id="10549" w:author="GoldenCorpusHarness" w:date="2026-03-28T21:57:49Z">
        <w:r>
          <w:t>Pri</w:t>
        </w:r>
      </w:ins>
      <w:r>
        <w:t>or</w:t>
      </w:r>
      <w:ins w:id="10550" w:author="GoldenCorpusHarness" w:date="2026-03-28T21:57:49Z">
        <w:r>
          <w:t xml:space="preserve"> M</w:t>
        </w:r>
      </w:ins>
      <w:r>
        <w:t>e</w:t>
      </w:r>
      <w:del w:id="10551" w:author="GoldenCorpusHarness" w:date="2026-03-28T21:57:49Z">
        <w:r>
          <w:delText xml:space="preserve"> </w:delText>
        </w:r>
      </w:del>
      <w:r>
        <w:t>d</w:t>
      </w:r>
      <w:del w:id="10552" w:author="GoldenCorpusHarness" w:date="2026-03-28T21:57:49Z">
        <w:r>
          <w:delText>os</w:delText>
        </w:r>
      </w:del>
      <w:r>
        <w:t>i</w:t>
      </w:r>
      <w:del w:id="10553" w:author="GoldenCorpusHarness" w:date="2026-03-28T21:57:49Z">
        <w:r>
          <w:delText xml:space="preserve">ng </w:delText>
        </w:r>
      </w:del>
      <w:ins w:id="10554" w:author="GoldenCorpusHarness" w:date="2026-03-28T21:57:49Z">
        <w:r>
          <w:t>c</w:t>
        </w:r>
      </w:ins>
      <w:r>
        <w:t>at</w:t>
      </w:r>
      <w:del w:id="10555" w:author="GoldenCorpusHarness" w:date="2026-03-28T21:57:49Z">
        <w:r>
          <w:delText xml:space="preserve"> Day1, Cycle 1, a</w:delText>
        </w:r>
      </w:del>
      <w:ins w:id="10556" w:author="GoldenCorpusHarness" w:date="2026-03-28T21:57:49Z">
        <w:r>
          <w:t>io</w:t>
        </w:r>
      </w:ins>
      <w:r>
        <w:t>n</w:t>
      </w:r>
      <w:del w:id="10557" w:author="GoldenCorpusHarness" w:date="2026-03-28T21:57:49Z">
        <w:r>
          <w:delText xml:space="preserve">d then  </w:delText>
        </w:r>
      </w:del>
      <w:ins w:id="10558" w:author="GoldenCorpusHarness" w:date="2026-03-28T21:57:49Z">
        <w:r>
          <w:t>s</w:t>
        </w:r>
      </w:ins>
    </w:p>
    <w:p ns2:paraId="52E663A1" ns2:textId="77777777" w:rsidR="00462BDC" w:rsidRDefault="00462BDC" w:rsidP="00936F72">
      <w:pPr>
        <w:pStyle w:val="Paragraph0"/>
        <w:numPr>
          <w:ilvl w:val="0"/>
          <w:numId w:val="7"/>
        </w:numPr>
        <w:ind w:left="720"/>
      </w:pPr>
      <w:del w:id="10559" w:author="GoldenCorpusHarness" w:date="2026-03-28T21:57:49Z">
        <w:r>
          <w:delText>Day 1 of e</w:delText>
        </w:r>
      </w:del>
      <w:ins w:id="10560" w:author="GoldenCorpusHarness" w:date="2026-03-28T21:57:49Z">
        <w:r>
          <w:t>The in</w:t>
        </w:r>
      </w:ins>
      <w:r>
        <w:t>ve</w:t>
      </w:r>
      <w:del w:id="10561" w:author="GoldenCorpusHarness" w:date="2026-03-28T21:57:49Z">
        <w:r>
          <w:delText>ry cycle from Cycle 1 throu</w:delText>
        </w:r>
      </w:del>
      <w:ins w:id="10562" w:author="GoldenCorpusHarness" w:date="2026-03-28T21:57:49Z">
        <w:r>
          <w:t>sti</w:t>
        </w:r>
      </w:ins>
      <w:r>
        <w:t>g</w:t>
      </w:r>
      <w:del w:id="10563" w:author="GoldenCorpusHarness" w:date="2026-03-28T21:57:49Z">
        <w:r>
          <w:delText>h Cycle 9</w:delText>
        </w:r>
      </w:del>
      <w:ins w:id="10564" w:author="GoldenCorpusHarness" w:date="2026-03-28T21:57:49Z">
        <w:r>
          <w:t>ator or qualified designee will review prior medication use</w:t>
        </w:r>
      </w:ins>
      <w:r>
        <w:t xml:space="preserve">, </w:t>
      </w:r>
      <w:del w:id="10565" w:author="GoldenCorpusHarness" w:date="2026-03-28T21:57:49Z">
        <w:r>
          <w:delText xml:space="preserve">then </w:delText>
        </w:r>
      </w:del>
      <w:ins w:id="10566" w:author="GoldenCorpusHarness" w:date="2026-03-28T21:57:49Z">
        <w:r>
          <w:t>including any protocol-specified washout requirement, and record prior medication taken by the participant within 28 days before the first dose of study intervention. Treatment for the disease for which the participant has enrolled in this study will be recorded separately and will not be listed as a prior medication.</w:t>
        </w:r>
      </w:ins>
    </w:p>
    <w:p ns2:paraId="313941D7" ns2:textId="01FD9AD5" w:rsidR="00462BDC" w:rsidRDefault="00462BDC" w:rsidP="00936F72">
      <w:pPr>
        <w:pStyle w:val="Paragraph0"/>
        <w:numPr>
          <w:ilvl w:val="0"/>
          <w:numId w:val="7"/>
        </w:numPr>
        <w:ind w:left="720"/>
      </w:pPr>
      <w:del w:id="10567" w:author="GoldenCorpusHarness" w:date="2026-03-28T21:57:49Z">
        <w:r>
          <w:delText>D</w:delText>
        </w:r>
      </w:del>
      <w:ins w:id="10568" w:author="GoldenCorpusHarness" w:date="2026-03-28T21:57:49Z">
        <w:r>
          <w:t>Medications taken 28 d</w:t>
        </w:r>
      </w:ins>
      <w:r>
        <w:t>ay</w:t>
      </w:r>
      <w:ins w:id="10569" w:author="GoldenCorpusHarness" w:date="2026-03-28T21:57:49Z">
        <w:r>
          <w:t>s</w:t>
        </w:r>
      </w:ins>
      <w:r>
        <w:t xml:space="preserve"> </w:t>
      </w:r>
      <w:del w:id="10570" w:author="GoldenCorpusHarness" w:date="2026-03-28T21:57:49Z">
        <w:r>
          <w:delText>1</w:delText>
        </w:r>
      </w:del>
      <w:ins w:id="10571" w:author="GoldenCorpusHarness" w:date="2026-03-28T21:57:49Z">
        <w:r>
          <w:t>before the first dose</w:t>
        </w:r>
      </w:ins>
      <w:r>
        <w:t xml:space="preserve"> of </w:t>
      </w:r>
      <w:ins w:id="10572" w:author="GoldenCorpusHarness" w:date="2026-03-28T21:57:49Z">
        <w:r>
          <w:t>S</w:t>
        </w:r>
      </w:ins>
      <w:r>
        <w:t>e</w:t>
      </w:r>
      <w:ins w:id="10573" w:author="GoldenCorpusHarness" w:date="2026-03-28T21:57:49Z">
        <w:r>
          <w:t>cond Course study inter</w:t>
        </w:r>
      </w:ins>
      <w:r>
        <w:t>ve</w:t>
      </w:r>
      <w:del w:id="10574" w:author="GoldenCorpusHarness" w:date="2026-03-28T21:57:49Z">
        <w:r>
          <w:delText>ry</w:delText>
        </w:r>
      </w:del>
      <w:ins w:id="10575" w:author="GoldenCorpusHarness" w:date="2026-03-28T21:57:49Z">
        <w:r>
          <w:t>ntion</w:t>
        </w:r>
      </w:ins>
      <w:r>
        <w:t xml:space="preserve"> </w:t>
      </w:r>
      <w:del w:id="10576" w:author="GoldenCorpusHarness" w:date="2026-03-28T21:57:49Z">
        <w:r>
          <w:delText>other</w:delText>
        </w:r>
      </w:del>
      <w:ins w:id="10577" w:author="GoldenCorpusHarness" w:date="2026-03-28T21:57:49Z">
        <w:r>
          <w:t>will</w:t>
        </w:r>
      </w:ins>
      <w:r>
        <w:t xml:space="preserve"> </w:t>
      </w:r>
      <w:del w:id="10578" w:author="GoldenCorpusHarness" w:date="2026-03-28T21:57:49Z">
        <w:r>
          <w:delText>cycl</w:delText>
        </w:r>
      </w:del>
      <w:ins w:id="10579" w:author="GoldenCorpusHarness" w:date="2026-03-28T21:57:49Z">
        <w:r>
          <w:t>b</w:t>
        </w:r>
      </w:ins>
      <w:r>
        <w:t xml:space="preserve">e </w:t>
      </w:r>
      <w:del w:id="10580" w:author="GoldenCorpusHarness" w:date="2026-03-28T21:57:49Z">
        <w:r>
          <w:delText>th</w:delText>
        </w:r>
      </w:del>
      <w:r>
        <w:t>r</w:t>
      </w:r>
      <w:ins w:id="10581" w:author="GoldenCorpusHarness" w:date="2026-03-28T21:57:49Z">
        <w:r>
          <w:t>ec</w:t>
        </w:r>
      </w:ins>
      <w:r>
        <w:t>o</w:t>
      </w:r>
      <w:del w:id="10582" w:author="GoldenCorpusHarness" w:date="2026-03-28T21:57:49Z">
        <w:r>
          <w:delText>ugh Cycl</w:delText>
        </w:r>
      </w:del>
      <w:ins w:id="10583" w:author="GoldenCorpusHarness" w:date="2026-03-28T21:57:49Z">
        <w:r>
          <w:t>rd</w:t>
        </w:r>
      </w:ins>
      <w:r>
        <w:t>e</w:t>
      </w:r>
      <w:del w:id="10584" w:author="GoldenCorpusHarness" w:date="2026-03-28T21:57:49Z">
        <w:r>
          <w:delText xml:space="preserve"> 17 (C11, C13, C15, C17), then </w:delText>
        </w:r>
      </w:del>
      <w:ins w:id="10585" w:author="GoldenCorpusHarness" w:date="2026-03-28T21:57:49Z">
        <w:r>
          <w:t>d.</w:t>
        </w:r>
      </w:ins>
    </w:p>
    <w:p ns2:paraId="6C33A114" ns2:textId="42B366FC" w:rsidR="00462BDC" w:rsidRDefault="00462BDC" w:rsidP="00936F72">
      <w:pPr>
        <w:pStyle w:val="Paragraph0"/>
        <w:numPr>
          <w:ilvl w:val="0"/>
          <w:numId w:val="7"/>
        </w:numPr>
        <w:ind w:left="720"/>
      </w:pPr>
      <w:del w:id="10586" w:author="GoldenCorpusHarness" w:date="2026-03-28T21:57:49Z">
        <w:r>
          <w:delText>Ev</w:delText>
        </w:r>
      </w:del>
      <w:ins w:id="10587" w:author="GoldenCorpusHarness" w:date="2026-03-28T21:57:49Z">
        <w:r>
          <w:t>Concomitant M</w:t>
        </w:r>
      </w:ins>
      <w:r>
        <w:t>e</w:t>
      </w:r>
      <w:del w:id="10588" w:author="GoldenCorpusHarness" w:date="2026-03-28T21:57:49Z">
        <w:r>
          <w:delText xml:space="preserve">ry 3 </w:delText>
        </w:r>
      </w:del>
      <w:ins w:id="10589" w:author="GoldenCorpusHarness" w:date="2026-03-28T21:57:49Z">
        <w:r>
          <w:t>di</w:t>
        </w:r>
      </w:ins>
      <w:r>
        <w:t>c</w:t>
      </w:r>
      <w:del w:id="10590" w:author="GoldenCorpusHarness" w:date="2026-03-28T21:57:49Z">
        <w:r>
          <w:delText>ycle</w:delText>
        </w:r>
      </w:del>
      <w:ins w:id="10591" w:author="GoldenCorpusHarness" w:date="2026-03-28T21:57:49Z">
        <w:r>
          <w:t>ation</w:t>
        </w:r>
      </w:ins>
      <w:r>
        <w:t>s</w:t>
      </w:r>
      <w:del w:id="10592" w:author="GoldenCorpusHarness" w:date="2026-03-28T21:57:49Z">
        <w:r>
          <w:delText xml:space="preserve"> through Cycle 35 (C20, C23, C26, C29, C32, C35). </w:delText>
        </w:r>
      </w:del>
    </w:p>
    <w:p ns2:paraId="08311A77" ns2:textId="2AF40C27" w:rsidR="00462BDC" w:rsidRDefault="00462BDC" w:rsidP="00936F72">
      <w:pPr>
        <w:pStyle w:val="Paragraph0"/>
        <w:numPr>
          <w:ilvl w:val="0"/>
          <w:numId w:val="7"/>
        </w:numPr>
        <w:ind w:left="720"/>
      </w:pPr>
      <w:del w:id="10593" w:author="GoldenCorpusHarness" w:date="2026-03-28T21:57:49Z">
        <w:r>
          <w:delText>O</w:delText>
        </w:r>
      </w:del>
      <w:ins w:id="10594" w:author="GoldenCorpusHarness" w:date="2026-03-28T21:57:49Z">
        <w:r>
          <w:t xml:space="preserve">The investigator or qualified designee will record medication, if any, taken </w:t>
        </w:r>
      </w:ins>
      <w:r>
        <w:t>b</w:t>
      </w:r>
      <w:del w:id="10595" w:author="GoldenCorpusHarness" w:date="2026-03-28T21:57:49Z">
        <w:r>
          <w:delText>tain at EOT and</w:delText>
        </w:r>
      </w:del>
      <w:ins w:id="10596" w:author="GoldenCorpusHarness" w:date="2026-03-28T21:57:49Z">
        <w:r>
          <w:t>y the participant during the study through the</w:t>
        </w:r>
      </w:ins>
      <w:r>
        <w:t xml:space="preserve"> Safety F</w:t>
      </w:r>
      <w:del w:id="10597" w:author="GoldenCorpusHarness" w:date="2026-03-28T21:57:49Z">
        <w:r>
          <w:delText>U (if EOT and Safety FU occur</w:delText>
        </w:r>
      </w:del>
      <w:ins w:id="10598" w:author="GoldenCorpusHarness" w:date="2026-03-28T21:57:49Z">
        <w:r>
          <w:t>ollow-up Visit. Concomitant medications will</w:t>
        </w:r>
      </w:ins>
      <w:r>
        <w:t xml:space="preserve"> be</w:t>
      </w:r>
      <w:del w:id="10599" w:author="GoldenCorpusHarness" w:date="2026-03-28T21:57:49Z">
        <w:r>
          <w:delText>fore C</w:delText>
        </w:r>
      </w:del>
      <w:ins w:id="10600" w:author="GoldenCorpusHarness" w:date="2026-03-28T21:57:49Z">
        <w:r>
          <w:t xml:space="preserve"> recorded for </w:t>
        </w:r>
      </w:ins>
      <w:r>
        <w:t>3</w:t>
      </w:r>
      <w:del w:id="10601" w:author="GoldenCorpusHarness" w:date="2026-03-28T21:57:49Z">
        <w:r>
          <w:delText>5)</w:delText>
        </w:r>
      </w:del>
      <w:ins w:id="10602" w:author="GoldenCorpusHarness" w:date="2026-03-28T21:57:49Z">
        <w:r>
          <w:t>0 days after the last dose of study intervention</w:t>
        </w:r>
      </w:ins>
      <w:r>
        <w:t>.</w:t>
      </w:r>
    </w:p>
    <w:p ns2:paraId="7FE81F38" ns2:textId="03BB7681" w:rsidR="00C81E2C" w:rsidRDefault="00EE4991" w:rsidP="00936F72">
      <w:pPr>
        <w:pStyle w:val="Paragraph0"/>
      </w:pPr>
      <w:r>
        <w:t>I</w:t>
      </w:r>
      <w:del w:id="10603" w:author="GoldenCorpusHarness" w:date="2026-03-28T21:57:49Z">
        <w:r>
          <w:delText>f</w:delText>
        </w:r>
      </w:del>
      <w:ins w:id="10604" w:author="GoldenCorpusHarness" w:date="2026-03-28T21:57:49Z">
        <w:r>
          <w:t>n</w:t>
        </w:r>
      </w:ins>
      <w:r>
        <w:t xml:space="preserve"> </w:t>
      </w:r>
      <w:del w:id="10605" w:author="GoldenCorpusHarness" w:date="2026-03-28T21:57:49Z">
        <w:r>
          <w:delText>the EOT vis</w:delText>
        </w:r>
      </w:del>
      <w:ins w:id="10606" w:author="GoldenCorpusHarness" w:date="2026-03-28T21:57:49Z">
        <w:r>
          <w:t>add</w:t>
        </w:r>
      </w:ins>
      <w:r>
        <w:t>it</w:t>
      </w:r>
      <w:del w:id="10607" w:author="GoldenCorpusHarness" w:date="2026-03-28T21:57:49Z">
        <w:r>
          <w:delText xml:space="preserve"> happe</w:delText>
        </w:r>
      </w:del>
      <w:ins w:id="10608" w:author="GoldenCorpusHarness" w:date="2026-03-28T21:57:49Z">
        <w:r>
          <w:t>io</w:t>
        </w:r>
      </w:ins>
      <w:r>
        <w:t>n</w:t>
      </w:r>
      <w:del w:id="10609" w:author="GoldenCorpusHarness" w:date="2026-03-28T21:57:49Z">
        <w:r>
          <w:delText>s before the end of the study</w:delText>
        </w:r>
      </w:del>
      <w:r>
        <w:t xml:space="preserve">, </w:t>
      </w:r>
      <w:del w:id="10610" w:author="GoldenCorpusHarness" w:date="2026-03-28T21:57:49Z">
        <w:r>
          <w:delText>PRO</w:delText>
        </w:r>
      </w:del>
      <w:ins w:id="10611" w:author="GoldenCorpusHarness" w:date="2026-03-28T21:57:49Z">
        <w:r>
          <w:t>concomitant medication</w:t>
        </w:r>
      </w:ins>
      <w:r>
        <w:t xml:space="preserve">s will be </w:t>
      </w:r>
      <w:del w:id="10612" w:author="GoldenCorpusHarness" w:date="2026-03-28T21:57:49Z">
        <w:r>
          <w:delText>a</w:delText>
        </w:r>
      </w:del>
      <w:ins w:id="10613" w:author="GoldenCorpusHarness" w:date="2026-03-28T21:57:49Z">
        <w:r>
          <w:t>recor</w:t>
        </w:r>
      </w:ins>
      <w:r>
        <w:t>d</w:t>
      </w:r>
      <w:del w:id="10614" w:author="GoldenCorpusHarness" w:date="2026-03-28T21:57:49Z">
        <w:r>
          <w:delText>m</w:delText>
        </w:r>
      </w:del>
      <w:ins w:id="10615" w:author="GoldenCorpusHarness" w:date="2026-03-28T21:57:49Z">
        <w:r>
          <w:t>ed dur</w:t>
        </w:r>
      </w:ins>
      <w:r>
        <w:t>in</w:t>
      </w:r>
      <w:del w:id="10616" w:author="GoldenCorpusHarness" w:date="2026-03-28T21:57:49Z">
        <w:r>
          <w:delText>i</w:delText>
        </w:r>
      </w:del>
      <w:ins w:id="10617" w:author="GoldenCorpusHarness" w:date="2026-03-28T21:57:49Z">
        <w:r>
          <w:t>g Second Cour</w:t>
        </w:r>
      </w:ins>
      <w:r>
        <w:t>s</w:t>
      </w:r>
      <w:ins w:id="10618" w:author="GoldenCorpusHarness" w:date="2026-03-28T21:57:49Z">
        <w:r>
          <w:t>e treatment, and for 30 days af</w:t>
        </w:r>
      </w:ins>
      <w:r>
        <w:t>ter</w:t>
      </w:r>
      <w:ins w:id="10619" w:author="GoldenCorpusHarness" w:date="2026-03-28T21:57:49Z">
        <w:r>
          <w:t xml:space="preserve"> th</w:t>
        </w:r>
      </w:ins>
      <w:r>
        <w:t>e</w:t>
      </w:r>
      <w:ins w:id="10620" w:author="GoldenCorpusHarness" w:date="2026-03-28T21:57:49Z">
        <w:r>
          <w:t xml:space="preserve"> last dose of Secon</w:t>
        </w:r>
      </w:ins>
      <w:r>
        <w:t xml:space="preserve">d </w:t>
      </w:r>
      <w:del w:id="10621" w:author="GoldenCorpusHarness" w:date="2026-03-28T21:57:49Z">
        <w:r>
          <w:delText>a</w:delText>
        </w:r>
      </w:del>
      <w:ins w:id="10622" w:author="GoldenCorpusHarness" w:date="2026-03-28T21:57:49Z">
        <w:r>
          <w:t>Course s</w:t>
        </w:r>
      </w:ins>
      <w:r>
        <w:t>t</w:t>
      </w:r>
      <w:ins w:id="10623" w:author="GoldenCorpusHarness" w:date="2026-03-28T21:57:49Z">
        <w:r>
          <w:t>udy</w:t>
        </w:r>
      </w:ins>
      <w:r>
        <w:t xml:space="preserve"> </w:t>
      </w:r>
      <w:del w:id="10624" w:author="GoldenCorpusHarness" w:date="2026-03-28T21:57:49Z">
        <w:r>
          <w:delText xml:space="preserve">EOT </w:delText>
        </w:r>
      </w:del>
      <w:ins w:id="10625" w:author="GoldenCorpusHarness" w:date="2026-03-28T21:57:49Z">
        <w:r>
          <w:t>inter</w:t>
        </w:r>
      </w:ins>
      <w:r>
        <w:t>v</w:t>
      </w:r>
      <w:ins w:id="10626" w:author="GoldenCorpusHarness" w:date="2026-03-28T21:57:49Z">
        <w:r>
          <w:t>ent</w:t>
        </w:r>
      </w:ins>
      <w:r>
        <w:t>i</w:t>
      </w:r>
      <w:del w:id="10627" w:author="GoldenCorpusHarness" w:date="2026-03-28T21:57:49Z">
        <w:r>
          <w:delText>sit</w:delText>
        </w:r>
      </w:del>
      <w:ins w:id="10628" w:author="GoldenCorpusHarness" w:date="2026-03-28T21:57:49Z">
        <w:r>
          <w:t>on</w:t>
        </w:r>
      </w:ins>
      <w:r>
        <w:t>.</w:t>
      </w:r>
    </w:p>
    <w:p ns2:paraId="0EA26EE7" ns2:textId="2540EC77" w:rsidR="00EE4991" w:rsidRDefault="00C81E2C" w:rsidP="00936F72">
      <w:pPr>
        <w:pStyle w:val="Paragraph0"/>
      </w:pPr>
      <w:del w:id="10629" w:author="GoldenCorpusHarness" w:date="2026-03-28T21:57:49Z">
        <w:r>
          <w:delText>PRO</w:delText>
        </w:r>
      </w:del>
      <w:ins w:id="10630" w:author="GoldenCorpusHarness" w:date="2026-03-28T21:57:49Z">
        <w:r>
          <w:t>A</w:t>
        </w:r>
      </w:ins>
      <w:r>
        <w:t>s</w:t>
      </w:r>
      <w:del w:id="10631" w:author="GoldenCorpusHarness" w:date="2026-03-28T21:57:49Z">
        <w:r>
          <w:delText xml:space="preserve"> will also be administered at the 30-day Safety Follow-up vi</w:delText>
        </w:r>
      </w:del>
      <w:r>
        <w:t>si</w:t>
      </w:r>
      <w:del w:id="10632" w:author="GoldenCorpusHarness" w:date="2026-03-28T21:57:49Z">
        <w:r>
          <w:delText>t. I</w:delText>
        </w:r>
      </w:del>
      <w:ins w:id="10633" w:author="GoldenCorpusHarness" w:date="2026-03-28T21:57:49Z">
        <w:r>
          <w:t>g</w:t>
        </w:r>
      </w:ins>
      <w:r>
        <w:t>n</w:t>
      </w:r>
      <w:del w:id="10634" w:author="GoldenCorpusHarness" w:date="2026-03-28T21:57:49Z">
        <w:r>
          <w:delText xml:space="preserve"> the ev</w:delText>
        </w:r>
      </w:del>
      <w:ins w:id="10635" w:author="GoldenCorpusHarness" w:date="2026-03-28T21:57:49Z">
        <w:r>
          <w:t>m</w:t>
        </w:r>
      </w:ins>
      <w:r>
        <w:t xml:space="preserve">ent </w:t>
      </w:r>
      <w:del w:id="10636" w:author="GoldenCorpusHarness" w:date="2026-03-28T21:57:49Z">
        <w:r>
          <w:delText>th</w:delText>
        </w:r>
      </w:del>
      <w:ins w:id="10637" w:author="GoldenCorpusHarness" w:date="2026-03-28T21:57:49Z">
        <w:r>
          <w:t>of Scr</w:t>
        </w:r>
      </w:ins>
      <w:r>
        <w:t>e</w:t>
      </w:r>
      <w:ins w:id="10638" w:author="GoldenCorpusHarness" w:date="2026-03-28T21:57:49Z">
        <w:r>
          <w:t>ening</w:t>
        </w:r>
      </w:ins>
      <w:r>
        <w:t xml:space="preserve"> </w:t>
      </w:r>
      <w:del w:id="10639" w:author="GoldenCorpusHarness" w:date="2026-03-28T21:57:49Z">
        <w:r>
          <w:delText>EOT visit is co</w:delText>
        </w:r>
      </w:del>
      <w:ins w:id="10640" w:author="GoldenCorpusHarness" w:date="2026-03-28T21:57:49Z">
        <w:r>
          <w:t>Nu</w:t>
        </w:r>
      </w:ins>
      <w:r>
        <w:t>mb</w:t>
      </w:r>
      <w:del w:id="10641" w:author="GoldenCorpusHarness" w:date="2026-03-28T21:57:49Z">
        <w:r>
          <w:delText>in</w:delText>
        </w:r>
      </w:del>
      <w:r>
        <w:t>e</w:t>
      </w:r>
      <w:del w:id="10642" w:author="GoldenCorpusHarness" w:date="2026-03-28T21:57:49Z">
        <w:r>
          <w:delText>d with the 30-day Safety Follow-up visit, only the PRO assessments fo</w:delText>
        </w:r>
      </w:del>
      <w:r>
        <w:t>r</w:t>
      </w:r>
      <w:del w:id="10643" w:author="GoldenCorpusHarness" w:date="2026-03-28T21:57:49Z">
        <w:r>
          <w:delText xml:space="preserve"> the EOT visit will be completed.</w:delText>
        </w:r>
      </w:del>
    </w:p>
    <w:p ns2:paraId="07CEFD50" ns2:textId="4B754911" w:rsidR="00D80FE3" w:rsidRDefault="00D80FE3" w:rsidP="00D80FE3">
      <w:pPr>
        <w:pStyle w:val="Paragraph0"/>
      </w:pPr>
      <w:del w:id="10644" w:author="GoldenCorpusHarness" w:date="2026-03-28T21:57:49Z">
        <w:r>
          <w:delText>It is best practice and strongl</w:delText>
        </w:r>
      </w:del>
      <w:ins w:id="10645" w:author="GoldenCorpusHarness" w:date="2026-03-28T21:57:49Z">
        <w:r>
          <w:t>All consented participants will be given a unique screening number that will be used to identif</w:t>
        </w:r>
      </w:ins>
      <w:r>
        <w:t xml:space="preserve">y </w:t>
      </w:r>
      <w:del w:id="10646" w:author="GoldenCorpusHarness" w:date="2026-03-28T21:57:49Z">
        <w:r>
          <w:delText>recommended that ePROs are administered to</w:delText>
        </w:r>
      </w:del>
      <w:ins w:id="10647" w:author="GoldenCorpusHarness" w:date="2026-03-28T21:57:49Z">
        <w:r>
          <w:t>the participant for all procedures that occur before</w:t>
        </w:r>
      </w:ins>
      <w:r>
        <w:t xml:space="preserve"> randomiz</w:t>
      </w:r>
      <w:del w:id="10648" w:author="GoldenCorpusHarness" w:date="2026-03-28T21:57:49Z">
        <w:r>
          <w:delText>ed participants prior to drug administration, A</w:delText>
        </w:r>
      </w:del>
      <w:ins w:id="10649" w:author="GoldenCorpusHarness" w:date="2026-03-28T21:57:49Z">
        <w:r>
          <w:t xml:space="preserve">ation. </w:t>
        </w:r>
      </w:ins>
      <w:r>
        <w:t>E</w:t>
      </w:r>
      <w:del w:id="10650" w:author="GoldenCorpusHarness" w:date="2026-03-28T21:57:49Z">
        <w:r>
          <w:delText xml:space="preserve"> evaluation, and disease status notification</w:delText>
        </w:r>
      </w:del>
      <w:ins w:id="10651" w:author="GoldenCorpusHarness" w:date="2026-03-28T21:57:49Z">
        <w:r>
          <w:t>ach participant will be assigned only 1 screening number</w:t>
        </w:r>
      </w:ins>
      <w:r>
        <w:t xml:space="preserve">. </w:t>
      </w:r>
      <w:del w:id="10652" w:author="GoldenCorpusHarness" w:date="2026-03-28T21:57:49Z">
        <w:r>
          <w:delText>If the participant does not complete the ePROs at a scheduled time point, the MI</w:delText>
        </w:r>
      </w:del>
      <w:r>
        <w:t>S</w:t>
      </w:r>
      <w:del w:id="10653" w:author="GoldenCorpusHarness" w:date="2026-03-28T21:57:49Z">
        <w:r>
          <w:delText>SMODE form must be completed to capture the reason the assessment was not performed</w:delText>
        </w:r>
      </w:del>
      <w:ins w:id="10654" w:author="GoldenCorpusHarness" w:date="2026-03-28T21:57:49Z">
        <w:r>
          <w:t>creening numbers must not be reused for different participants</w:t>
        </w:r>
      </w:ins>
      <w:r>
        <w:t>.</w:t>
      </w:r>
    </w:p>
    <w:p ns2:paraId="284A2C37" ns2:textId="117546EC" w:rsidR="00BB520C" w:rsidRDefault="00BB520C" w:rsidP="00BB520C">
      <w:pPr>
        <w:pStyle w:val="Heading2"/>
      </w:pPr>
      <w:del w:id="10655" w:author="GoldenCorpusHarness" w:date="2026-03-28T21:57:49Z">
        <w:r>
          <w:delText xml:space="preserve">Safety </w:delText>
        </w:r>
      </w:del>
      <w:r>
        <w:t>Ass</w:t>
      </w:r>
      <w:del w:id="10656" w:author="GoldenCorpusHarness" w:date="2026-03-28T21:57:49Z">
        <w:r>
          <w:delText>ess</w:delText>
        </w:r>
      </w:del>
      <w:ins w:id="10657" w:author="GoldenCorpusHarness" w:date="2026-03-28T21:57:49Z">
        <w:r>
          <w:t>ign</w:t>
        </w:r>
      </w:ins>
      <w:r>
        <w:t>ment</w:t>
      </w:r>
      <w:del w:id="10658" w:author="GoldenCorpusHarness" w:date="2026-03-28T21:57:49Z">
        <w:r>
          <w:delText>s</w:delText>
        </w:r>
      </w:del>
      <w:ins w:id="10659" w:author="GoldenCorpusHarness" w:date="2026-03-28T21:57:49Z">
        <w:r>
          <w:t xml:space="preserve"> of Treatment/Randomization Number</w:t>
        </w:r>
      </w:ins>
    </w:p>
    <w:p ns2:paraId="206BBA51" ns2:textId="64DE65B0" w:rsidR="00BB520C" w:rsidRDefault="00BB520C" w:rsidP="00BB520C">
      <w:pPr>
        <w:pStyle w:val="Paragraph0"/>
      </w:pPr>
      <w:ins w:id="10660" w:author="GoldenCorpusHarness" w:date="2026-03-28T21:57:49Z">
        <w:r>
          <w:t xml:space="preserve">All eligible participants will be randomly allocated and will receive a randomization number. </w:t>
        </w:r>
      </w:ins>
      <w:r>
        <w:t xml:space="preserve">The </w:t>
      </w:r>
      <w:del w:id="10661" w:author="GoldenCorpusHarness" w:date="2026-03-28T21:57:49Z">
        <w:r>
          <w:delText>total amount o</w:delText>
        </w:r>
      </w:del>
      <w:ins w:id="10662" w:author="GoldenCorpusHarness" w:date="2026-03-28T21:57:49Z">
        <w:r>
          <w:t>randomization number identi</w:t>
        </w:r>
      </w:ins>
      <w:r>
        <w:t>f</w:t>
      </w:r>
      <w:del w:id="10663" w:author="GoldenCorpusHarness" w:date="2026-03-28T21:57:49Z">
        <w:r>
          <w:delText xml:space="preserve"> blood/tissue to be drawn/collected o</w:delText>
        </w:r>
      </w:del>
      <w:ins w:id="10664" w:author="GoldenCorpusHarness" w:date="2026-03-28T21:57:49Z">
        <w:r>
          <w:t>ies the participant for all procedures occurring after randomization. Once a randomization number is assigned to a participant, it can ne</w:t>
        </w:r>
      </w:ins>
      <w:r>
        <w:t xml:space="preserve">ver </w:t>
      </w:r>
      <w:ins w:id="10665" w:author="GoldenCorpusHarness" w:date="2026-03-28T21:57:49Z">
        <w:r>
          <w:t>be reassigned to ano</w:t>
        </w:r>
      </w:ins>
      <w:r>
        <w:t>the</w:t>
      </w:r>
      <w:del w:id="10666" w:author="GoldenCorpusHarness" w:date="2026-03-28T21:57:49Z">
        <w:r>
          <w:delText xml:space="preserve"> course of the study (from pre study to poststudy visits), including approximate blood/tissue volumes drawn/collected by visit and by sample type per participant, can be found in the laboratory or study procedures manual</w:delText>
        </w:r>
      </w:del>
      <w:ins w:id="10667" w:author="GoldenCorpusHarness" w:date="2026-03-28T21:57:49Z">
        <w:r>
          <w:t>r participant</w:t>
        </w:r>
      </w:ins>
      <w:r>
        <w:t>.</w:t>
      </w:r>
    </w:p>
    <w:p ns2:paraId="5B2E759E" ns2:textId="7699AA5D" w:rsidR="00BB520C" w:rsidRDefault="00BB520C" w:rsidP="00BB520C">
      <w:pPr>
        <w:pStyle w:val="Paragraph0"/>
      </w:pPr>
      <w:del w:id="10668" w:author="GoldenCorpusHarness" w:date="2026-03-28T21:57:49Z">
        <w:r>
          <w:delText>P</w:delText>
        </w:r>
      </w:del>
      <w:ins w:id="10669" w:author="GoldenCorpusHarness" w:date="2026-03-28T21:57:49Z">
        <w:r>
          <w:t>A sing</w:t>
        </w:r>
      </w:ins>
      <w:r>
        <w:t>l</w:t>
      </w:r>
      <w:ins w:id="10670" w:author="GoldenCorpusHarness" w:date="2026-03-28T21:57:49Z">
        <w:r>
          <w:t>e particip</w:t>
        </w:r>
      </w:ins>
      <w:r>
        <w:t>an</w:t>
      </w:r>
      <w:ins w:id="10671" w:author="GoldenCorpusHarness" w:date="2026-03-28T21:57:49Z">
        <w:r>
          <w:t>t cannot be assig</w:t>
        </w:r>
      </w:ins>
      <w:r>
        <w:t xml:space="preserve">ned </w:t>
      </w:r>
      <w:del w:id="10672" w:author="GoldenCorpusHarness" w:date="2026-03-28T21:57:49Z">
        <w:r>
          <w:delText>ti</w:delText>
        </w:r>
      </w:del>
      <w:r>
        <w:t>m</w:t>
      </w:r>
      <w:del w:id="10673" w:author="GoldenCorpusHarness" w:date="2026-03-28T21:57:49Z">
        <w:r>
          <w:delText>e p</w:delText>
        </w:r>
      </w:del>
      <w:r>
        <w:t>o</w:t>
      </w:r>
      <w:del w:id="10674" w:author="GoldenCorpusHarness" w:date="2026-03-28T21:57:49Z">
        <w:r>
          <w:delText>ints for all safety assessments a</w:delText>
        </w:r>
      </w:del>
      <w:r>
        <w:t xml:space="preserve">re </w:t>
      </w:r>
      <w:del w:id="10675" w:author="GoldenCorpusHarness" w:date="2026-03-28T21:57:49Z">
        <w:r>
          <w:delText>provided i</w:delText>
        </w:r>
      </w:del>
      <w:ins w:id="10676" w:author="GoldenCorpusHarness" w:date="2026-03-28T21:57:49Z">
        <w:r>
          <w:t>tha</w:t>
        </w:r>
      </w:ins>
      <w:r>
        <w:t xml:space="preserve">n </w:t>
      </w:r>
      <w:ins w:id="10677" w:author="GoldenCorpusHarness" w:date="2026-03-28T21:57:49Z">
        <w:r>
          <w:t>1 randomiza</w:t>
        </w:r>
      </w:ins>
      <w:r>
        <w:t>t</w:t>
      </w:r>
      <w:del w:id="10678" w:author="GoldenCorpusHarness" w:date="2026-03-28T21:57:49Z">
        <w:r>
          <w:delText>h</w:delText>
        </w:r>
      </w:del>
      <w:ins w:id="10679" w:author="GoldenCorpusHarness" w:date="2026-03-28T21:57:49Z">
        <w:r>
          <w:t>ion numb</w:t>
        </w:r>
      </w:ins>
      <w:r>
        <w:t>e</w:t>
      </w:r>
      <w:del w:id="10680" w:author="GoldenCorpusHarness" w:date="2026-03-28T21:57:49Z">
        <w:r>
          <w:delText xml:space="preserve"> SoA</w:delText>
        </w:r>
      </w:del>
      <w:ins w:id="10681" w:author="GoldenCorpusHarness" w:date="2026-03-28T21:57:49Z">
        <w:r>
          <w:t>r</w:t>
        </w:r>
      </w:ins>
      <w:r>
        <w:t>.</w:t>
      </w:r>
    </w:p>
    <w:p ns2:paraId="4A57753C" ns2:textId="0294E22C" w:rsidR="00BB4C3A" w:rsidRDefault="00BB4C3A" w:rsidP="0056612B">
      <w:pPr>
        <w:pStyle w:val="Heading3"/>
        <w:tabs>
          <w:tab w:val="clear" w:pos="960"/>
          <w:tab w:val="num" w:pos="1320"/>
        </w:tabs>
      </w:pPr>
      <w:del w:id="10682" w:author="GoldenCorpusHarness" w:date="2026-03-28T21:57:49Z">
        <w:r>
          <w:delText>Ph</w:delText>
        </w:r>
      </w:del>
      <w:ins w:id="10683" w:author="GoldenCorpusHarness" w:date="2026-03-28T21:57:49Z">
        <w:r>
          <w:t>Stud</w:t>
        </w:r>
      </w:ins>
      <w:r>
        <w:t>y</w:t>
      </w:r>
      <w:del w:id="10684" w:author="GoldenCorpusHarness" w:date="2026-03-28T21:57:49Z">
        <w:r>
          <w:delText>s</w:delText>
        </w:r>
      </w:del>
      <w:ins w:id="10685" w:author="GoldenCorpusHarness" w:date="2026-03-28T21:57:49Z">
        <w:r>
          <w:t xml:space="preserve"> Intervent</w:t>
        </w:r>
      </w:ins>
      <w:r>
        <w:t>i</w:t>
      </w:r>
      <w:del w:id="10686" w:author="GoldenCorpusHarness" w:date="2026-03-28T21:57:49Z">
        <w:r>
          <w:delText>cal</w:delText>
        </w:r>
      </w:del>
      <w:ins w:id="10687" w:author="GoldenCorpusHarness" w:date="2026-03-28T21:57:49Z">
        <w:r>
          <w:t>on</w:t>
        </w:r>
      </w:ins>
      <w:r>
        <w:t xml:space="preserve"> </w:t>
      </w:r>
      <w:del w:id="10688" w:author="GoldenCorpusHarness" w:date="2026-03-28T21:57:49Z">
        <w:r>
          <w:delText>Exa</w:delText>
        </w:r>
      </w:del>
      <w:ins w:id="10689" w:author="GoldenCorpusHarness" w:date="2026-03-28T21:57:49Z">
        <w:r>
          <w:t>Ad</w:t>
        </w:r>
      </w:ins>
      <w:r>
        <w:t>min</w:t>
      </w:r>
      <w:ins w:id="10690" w:author="GoldenCorpusHarness" w:date="2026-03-28T21:57:49Z">
        <w:r>
          <w:t>istr</w:t>
        </w:r>
      </w:ins>
      <w:r>
        <w:t>ation</w:t>
      </w:r>
      <w:del w:id="10691" w:author="GoldenCorpusHarness" w:date="2026-03-28T21:57:49Z">
        <w:r>
          <w:delText>s</w:delText>
        </w:r>
      </w:del>
    </w:p>
    <w:p ns2:paraId="71B66F02" ns2:textId="705562E4" w:rsidR="003907E6" w:rsidRDefault="005E1416" w:rsidP="00613C1D">
      <w:pPr>
        <w:pStyle w:val="Paragraph0"/>
      </w:pPr>
      <w:del w:id="10692" w:author="GoldenCorpusHarness" w:date="2026-03-28T21:57:49Z">
        <w:r>
          <w:delText>A</w:delText>
        </w:r>
      </w:del>
      <w:ins w:id="10693" w:author="GoldenCorpusHarness" w:date="2026-03-28T21:57:49Z">
        <w:r>
          <w:t>It</w:t>
        </w:r>
      </w:ins>
      <w:r>
        <w:t xml:space="preserve"> </w:t>
      </w:r>
      <w:ins w:id="10694" w:author="GoldenCorpusHarness" w:date="2026-03-28T21:57:49Z">
        <w:r>
          <w:t>is strongly preferred that parti</w:t>
        </w:r>
      </w:ins>
      <w:r>
        <w:t>c</w:t>
      </w:r>
      <w:ins w:id="10695" w:author="GoldenCorpusHarness" w:date="2026-03-28T21:57:49Z">
        <w:r>
          <w:t>ipants receive the first dose of study intervention on the day of rand</w:t>
        </w:r>
      </w:ins>
      <w:r>
        <w:t>om</w:t>
      </w:r>
      <w:del w:id="10696" w:author="GoldenCorpusHarness" w:date="2026-03-28T21:57:49Z">
        <w:r>
          <w:delText>plete phys</w:delText>
        </w:r>
      </w:del>
      <w:r>
        <w:t>i</w:t>
      </w:r>
      <w:del w:id="10697" w:author="GoldenCorpusHarness" w:date="2026-03-28T21:57:49Z">
        <w:r>
          <w:delText>cal examin</w:delText>
        </w:r>
      </w:del>
      <w:ins w:id="10698" w:author="GoldenCorpusHarness" w:date="2026-03-28T21:57:49Z">
        <w:r>
          <w:t>z</w:t>
        </w:r>
      </w:ins>
      <w:r>
        <w:t>ation</w:t>
      </w:r>
      <w:ins w:id="10699" w:author="GoldenCorpusHarness" w:date="2026-03-28T21:57:49Z">
        <w:r>
          <w:t>. Study</w:t>
        </w:r>
      </w:ins>
      <w:r>
        <w:t xml:space="preserve"> in</w:t>
      </w:r>
      <w:del w:id="10700" w:author="GoldenCorpusHarness" w:date="2026-03-28T21:57:49Z">
        <w:r>
          <w:delText>c</w:delText>
        </w:r>
      </w:del>
      <w:ins w:id="10701" w:author="GoldenCorpusHarness" w:date="2026-03-28T21:57:49Z">
        <w:r>
          <w:t>tervention shou</w:t>
        </w:r>
      </w:ins>
      <w:r>
        <w:t>l</w:t>
      </w:r>
      <w:del w:id="10702" w:author="GoldenCorpusHarness" w:date="2026-03-28T21:57:49Z">
        <w:r>
          <w:delText>u</w:delText>
        </w:r>
      </w:del>
      <w:r>
        <w:t>d</w:t>
      </w:r>
      <w:ins w:id="10703" w:author="GoldenCorpusHarness" w:date="2026-03-28T21:57:49Z">
        <w:r>
          <w:t xml:space="preserve"> beg</w:t>
        </w:r>
      </w:ins>
      <w:r>
        <w:t>in</w:t>
      </w:r>
      <w:del w:id="10704" w:author="GoldenCorpusHarness" w:date="2026-03-28T21:57:49Z">
        <w:r>
          <w:delText>g</w:delText>
        </w:r>
      </w:del>
      <w:ins w:id="10705" w:author="GoldenCorpusHarness" w:date="2026-03-28T21:57:49Z">
        <w:r>
          <w:t xml:space="preserve"> within 3 days</w:t>
        </w:r>
      </w:ins>
      <w:r>
        <w:t xml:space="preserve"> o</w:t>
      </w:r>
      <w:ins w:id="10706" w:author="GoldenCorpusHarness" w:date="2026-03-28T21:57:49Z">
        <w:r>
          <w:t xml:space="preserve">f </w:t>
        </w:r>
      </w:ins>
      <w:r>
        <w:t>ra</w:t>
      </w:r>
      <w:del w:id="10707" w:author="GoldenCorpusHarness" w:date="2026-03-28T21:57:49Z">
        <w:r>
          <w:delText>l exa</w:delText>
        </w:r>
      </w:del>
      <w:ins w:id="10708" w:author="GoldenCorpusHarness" w:date="2026-03-28T21:57:49Z">
        <w:r>
          <w:t>ndo</w:t>
        </w:r>
      </w:ins>
      <w:r>
        <w:t>mi</w:t>
      </w:r>
      <w:del w:id="10709" w:author="GoldenCorpusHarness" w:date="2026-03-28T21:57:49Z">
        <w:r>
          <w:delText>n</w:delText>
        </w:r>
      </w:del>
      <w:ins w:id="10710" w:author="GoldenCorpusHarness" w:date="2026-03-28T21:57:49Z">
        <w:r>
          <w:t>z</w:t>
        </w:r>
      </w:ins>
      <w:r>
        <w:t>ation</w:t>
      </w:r>
      <w:del w:id="10711" w:author="GoldenCorpusHarness" w:date="2026-03-28T21:57:49Z">
        <w:r>
          <w:delText xml:space="preserve"> will be conducted by an investigator or medically qualified designee (consistent with local requirements) as per institutional standard</w:delText>
        </w:r>
      </w:del>
      <w:r>
        <w:t>.</w:t>
      </w:r>
      <w:del w:id="10712" w:author="GoldenCorpusHarness" w:date="2026-03-28T21:57:49Z">
        <w:r>
          <w:delText xml:space="preserve"> Height and weight will also be measured and recorded.</w:delText>
        </w:r>
      </w:del>
    </w:p>
    <w:p ns2:paraId="0A8304A0" ns2:textId="1EDBB293" w:rsidR="00613C1D" w:rsidRDefault="005C74CF" w:rsidP="00613C1D">
      <w:pPr>
        <w:pStyle w:val="Paragraph0"/>
      </w:pPr>
      <w:del w:id="10713" w:author="GoldenCorpusHarness" w:date="2026-03-28T21:57:49Z">
        <w:r>
          <w:delText xml:space="preserve">A </w:delText>
        </w:r>
      </w:del>
      <w:ins w:id="10714" w:author="GoldenCorpusHarness" w:date="2026-03-28T21:57:49Z">
        <w:r>
          <w:t>Pem</w:t>
        </w:r>
      </w:ins>
      <w:r>
        <w:t>br</w:t>
      </w:r>
      <w:ins w:id="10715" w:author="GoldenCorpusHarness" w:date="2026-03-28T21:57:49Z">
        <w:r>
          <w:t>ol</w:t>
        </w:r>
      </w:ins>
      <w:r>
        <w:t>i</w:t>
      </w:r>
      <w:del w:id="10716" w:author="GoldenCorpusHarness" w:date="2026-03-28T21:57:49Z">
        <w:r>
          <w:delText>ef</w:delText>
        </w:r>
      </w:del>
      <w:ins w:id="10717" w:author="GoldenCorpusHarness" w:date="2026-03-28T21:57:49Z">
        <w:r>
          <w:t>zumab:</w:t>
        </w:r>
      </w:ins>
      <w:r>
        <w:t xml:space="preserve"> </w:t>
      </w:r>
      <w:ins w:id="10718" w:author="GoldenCorpusHarness" w:date="2026-03-28T21:57:49Z">
        <w:r>
          <w:t>Stu</w:t>
        </w:r>
      </w:ins>
      <w:r>
        <w:t>d</w:t>
      </w:r>
      <w:ins w:id="10719" w:author="GoldenCorpusHarness" w:date="2026-03-28T21:57:49Z">
        <w:r>
          <w:t xml:space="preserve">y </w:t>
        </w:r>
      </w:ins>
      <w:r>
        <w:t>i</w:t>
      </w:r>
      <w:del w:id="10720" w:author="GoldenCorpusHarness" w:date="2026-03-28T21:57:49Z">
        <w:r>
          <w:delText>rec</w:delText>
        </w:r>
      </w:del>
      <w:ins w:id="10721" w:author="GoldenCorpusHarness" w:date="2026-03-28T21:57:49Z">
        <w:r>
          <w:t>n</w:t>
        </w:r>
      </w:ins>
      <w:r>
        <w:t>te</w:t>
      </w:r>
      <w:del w:id="10722" w:author="GoldenCorpusHarness" w:date="2026-03-28T21:57:49Z">
        <w:r>
          <w:delText xml:space="preserve">d physical </w:delText>
        </w:r>
      </w:del>
      <w:ins w:id="10723" w:author="GoldenCorpusHarness" w:date="2026-03-28T21:57:49Z">
        <w:r>
          <w:t>rv</w:t>
        </w:r>
      </w:ins>
      <w:r>
        <w:t>e</w:t>
      </w:r>
      <w:del w:id="10724" w:author="GoldenCorpusHarness" w:date="2026-03-28T21:57:49Z">
        <w:r>
          <w:delText>xami</w:delText>
        </w:r>
      </w:del>
      <w:r>
        <w:t>n</w:t>
      </w:r>
      <w:del w:id="10725" w:author="GoldenCorpusHarness" w:date="2026-03-28T21:57:49Z">
        <w:r>
          <w:delText>a</w:delText>
        </w:r>
      </w:del>
      <w:r>
        <w:t>tion</w:t>
      </w:r>
      <w:del w:id="10726" w:author="GoldenCorpusHarness" w:date="2026-03-28T21:57:49Z">
        <w:r>
          <w:delText xml:space="preserve"> including oral examination</w:delText>
        </w:r>
      </w:del>
      <w:ins w:id="10727" w:author="GoldenCorpusHarness" w:date="2026-03-28T21:57:49Z">
        <w:r>
          <w:t>(s)</w:t>
        </w:r>
      </w:ins>
      <w:r>
        <w:t xml:space="preserve"> will be </w:t>
      </w:r>
      <w:del w:id="10728" w:author="GoldenCorpusHarness" w:date="2026-03-28T21:57:49Z">
        <w:r>
          <w:delText>co</w:delText>
        </w:r>
      </w:del>
      <w:ins w:id="10729" w:author="GoldenCorpusHarness" w:date="2026-03-28T21:57:49Z">
        <w:r>
          <w:t>admi</w:t>
        </w:r>
      </w:ins>
      <w:r>
        <w:t>n</w:t>
      </w:r>
      <w:del w:id="10730" w:author="GoldenCorpusHarness" w:date="2026-03-28T21:57:49Z">
        <w:r>
          <w:delText>duc</w:delText>
        </w:r>
      </w:del>
      <w:ins w:id="10731" w:author="GoldenCorpusHarness" w:date="2026-03-28T21:57:49Z">
        <w:r>
          <w:t>is</w:t>
        </w:r>
      </w:ins>
      <w:r>
        <w:t>t</w:t>
      </w:r>
      <w:ins w:id="10732" w:author="GoldenCorpusHarness" w:date="2026-03-28T21:57:49Z">
        <w:r>
          <w:t>er</w:t>
        </w:r>
      </w:ins>
      <w:r>
        <w:t xml:space="preserve">ed by </w:t>
      </w:r>
      <w:del w:id="10733" w:author="GoldenCorpusHarness" w:date="2026-03-28T21:57:49Z">
        <w:r>
          <w:delText>an</w:delText>
        </w:r>
      </w:del>
      <w:ins w:id="10734" w:author="GoldenCorpusHarness" w:date="2026-03-28T21:57:49Z">
        <w:r>
          <w:t>the</w:t>
        </w:r>
      </w:ins>
      <w:r>
        <w:t xml:space="preserve"> investigator </w:t>
      </w:r>
      <w:ins w:id="10735" w:author="GoldenCorpusHarness" w:date="2026-03-28T21:57:49Z">
        <w:r>
          <w:t>and/</w:t>
        </w:r>
      </w:ins>
      <w:r>
        <w:t xml:space="preserve">or </w:t>
      </w:r>
      <w:del w:id="10736" w:author="GoldenCorpusHarness" w:date="2026-03-28T21:57:49Z">
        <w:r>
          <w:delText>m</w:delText>
        </w:r>
      </w:del>
      <w:ins w:id="10737" w:author="GoldenCorpusHarness" w:date="2026-03-28T21:57:49Z">
        <w:r>
          <w:t>study staff according to th</w:t>
        </w:r>
      </w:ins>
      <w:r>
        <w:t>e</w:t>
      </w:r>
      <w:del w:id="10738" w:author="GoldenCorpusHarness" w:date="2026-03-28T21:57:49Z">
        <w:r>
          <w:delText>d</w:delText>
        </w:r>
      </w:del>
      <w:ins w:id="10739" w:author="GoldenCorpusHarness" w:date="2026-03-28T21:57:49Z">
        <w:r>
          <w:t xml:space="preserve"> specif</w:t>
        </w:r>
      </w:ins>
      <w:r>
        <w:t>ica</w:t>
      </w:r>
      <w:del w:id="10740" w:author="GoldenCorpusHarness" w:date="2026-03-28T21:57:49Z">
        <w:r>
          <w:delText>lly qual</w:delText>
        </w:r>
      </w:del>
      <w:ins w:id="10741" w:author="GoldenCorpusHarness" w:date="2026-03-28T21:57:49Z">
        <w:r>
          <w:t>t</w:t>
        </w:r>
      </w:ins>
      <w:r>
        <w:t>i</w:t>
      </w:r>
      <w:del w:id="10742" w:author="GoldenCorpusHarness" w:date="2026-03-28T21:57:49Z">
        <w:r>
          <w:delText>fied designee (c</w:delText>
        </w:r>
      </w:del>
      <w:r>
        <w:t>ons</w:t>
      </w:r>
      <w:del w:id="10743" w:author="GoldenCorpusHarness" w:date="2026-03-28T21:57:49Z">
        <w:r>
          <w:delText>istent</w:delText>
        </w:r>
      </w:del>
      <w:r>
        <w:t xml:space="preserve"> with</w:t>
      </w:r>
      <w:ins w:id="10744" w:author="GoldenCorpusHarness" w:date="2026-03-28T21:57:49Z">
        <w:r>
          <w:t>in</w:t>
        </w:r>
      </w:ins>
      <w:r>
        <w:t xml:space="preserve"> </w:t>
      </w:r>
      <w:del w:id="10745" w:author="GoldenCorpusHarness" w:date="2026-03-28T21:57:49Z">
        <w:r>
          <w:delText>lo</w:delText>
        </w:r>
      </w:del>
      <w:ins w:id="10746" w:author="GoldenCorpusHarness" w:date="2026-03-28T21:57:49Z">
        <w:r>
          <w:t>the pharma</w:t>
        </w:r>
      </w:ins>
      <w:r>
        <w:t>c</w:t>
      </w:r>
      <w:ins w:id="10747" w:author="GoldenCorpusHarness" w:date="2026-03-28T21:57:49Z">
        <w:r>
          <w:t>y manu</w:t>
        </w:r>
      </w:ins>
      <w:r>
        <w:t>al</w:t>
      </w:r>
      <w:del w:id="10748" w:author="GoldenCorpusHarness" w:date="2026-03-28T21:57:49Z">
        <w:r>
          <w:delText xml:space="preserve"> requirements) per institutional standard</w:delText>
        </w:r>
      </w:del>
      <w:r>
        <w:t>.</w:t>
      </w:r>
    </w:p>
    <w:p ns2:paraId="14837251" ns2:textId="77777777" w:rsidR="003D6676" w:rsidRDefault="003D6676" w:rsidP="003D6676">
      <w:pPr>
        <w:pStyle w:val="Paragraph0"/>
      </w:pPr>
      <w:del w:id="10749" w:author="GoldenCorpusHarness" w:date="2026-03-28T21:57:49Z">
        <w:r>
          <w:delText>I</w:delText>
        </w:r>
      </w:del>
      <w:ins w:id="10750" w:author="GoldenCorpusHarness" w:date="2026-03-28T21:57:49Z">
        <w:r>
          <w:t>Le</w:t>
        </w:r>
      </w:ins>
      <w:r>
        <w:t>nv</w:t>
      </w:r>
      <w:ins w:id="10751" w:author="GoldenCorpusHarness" w:date="2026-03-28T21:57:49Z">
        <w:r>
          <w:t>atinib/placebo:  Lenvatinib/placebo will be administered by the inv</w:t>
        </w:r>
      </w:ins>
      <w:r>
        <w:t>estigator</w:t>
      </w:r>
      <w:del w:id="10752" w:author="GoldenCorpusHarness" w:date="2026-03-28T21:57:49Z">
        <w:r>
          <w:delText>s should pa</w:delText>
        </w:r>
      </w:del>
      <w:ins w:id="10753" w:author="GoldenCorpusHarness" w:date="2026-03-28T21:57:49Z">
        <w:r>
          <w:t xml:space="preserve"> and/or stud</w:t>
        </w:r>
      </w:ins>
      <w:r>
        <w:t>y s</w:t>
      </w:r>
      <w:del w:id="10754" w:author="GoldenCorpusHarness" w:date="2026-03-28T21:57:49Z">
        <w:r>
          <w:delText>pecial attention to clinical si</w:delText>
        </w:r>
      </w:del>
      <w:ins w:id="10755" w:author="GoldenCorpusHarness" w:date="2026-03-28T21:57:49Z">
        <w:r>
          <w:t>taff in the clinic on Day 1 of each cycle, 0 to 4 hours after pembrolizumab. All other lenvatinib/placebo doses will be taken at home. Lenvatinib/placebo will be administered accordin</w:t>
        </w:r>
      </w:ins>
      <w:r>
        <w:t>g</w:t>
      </w:r>
      <w:del w:id="10756" w:author="GoldenCorpusHarness" w:date="2026-03-28T21:57:49Z">
        <w:r>
          <w:delText>ns related to pre</w:delText>
        </w:r>
      </w:del>
      <w:ins w:id="10757" w:author="GoldenCorpusHarness" w:date="2026-03-28T21:57:49Z">
        <w:r>
          <w:t xml:space="preserve"> to the specifications in the Pharmacy Manual. An extemporaneous suspension of len</w:t>
        </w:r>
      </w:ins>
      <w:r>
        <w:t>v</w:t>
      </w:r>
      <w:del w:id="10758" w:author="GoldenCorpusHarness" w:date="2026-03-28T21:57:49Z">
        <w:r>
          <w:delText>ious serious illnesses.</w:delText>
        </w:r>
      </w:del>
      <w:ins w:id="10759" w:author="GoldenCorpusHarness" w:date="2026-03-28T21:57:49Z">
        <w:r>
          <w:t>atinib capsules should be used for participants unable to swallow capsules, as detailed in the Pharmacy Manual. Please refer to Section 8.1.8.1 for further details.</w:t>
        </w:r>
      </w:ins>
    </w:p>
    <w:p ns2:paraId="5CFD3A85" ns2:textId="269C360A" w:rsidR="00D80FE3" w:rsidRPr="00B32C16" w:rsidRDefault="00D80FE3" w:rsidP="00D80FE3">
      <w:pPr>
        <w:pStyle w:val="Heading4"/>
      </w:pPr>
      <w:del w:id="10760" w:author="GoldenCorpusHarness" w:date="2026-03-28T21:57:49Z">
        <w:r>
          <w:delText>Full Phys</w:delText>
        </w:r>
      </w:del>
      <w:ins w:id="10761" w:author="GoldenCorpusHarness" w:date="2026-03-28T21:57:49Z">
        <w:r>
          <w:t>T</w:t>
        </w:r>
      </w:ins>
      <w:r>
        <w:t>i</w:t>
      </w:r>
      <w:del w:id="10762" w:author="GoldenCorpusHarness" w:date="2026-03-28T21:57:49Z">
        <w:r>
          <w:delText>cal Exa</w:delText>
        </w:r>
      </w:del>
      <w:r>
        <w:t>min</w:t>
      </w:r>
      <w:ins w:id="10763" w:author="GoldenCorpusHarness" w:date="2026-03-28T21:57:49Z">
        <w:r>
          <w:t>g of Dose Administr</w:t>
        </w:r>
      </w:ins>
      <w:r>
        <w:t>ation</w:t>
      </w:r>
      <w:del w:id="10764" w:author="GoldenCorpusHarness" w:date="2026-03-28T21:57:49Z">
        <w:r>
          <w:delText xml:space="preserve"> </w:delText>
        </w:r>
      </w:del>
    </w:p>
    <w:p ns2:paraId="149CF0AD" ns2:textId="28AC66E9" w:rsidR="00D80FE3" w:rsidRDefault="00D80FE3" w:rsidP="00D80FE3">
      <w:pPr>
        <w:pStyle w:val="Paragraph0"/>
      </w:pPr>
      <w:del w:id="10765" w:author="GoldenCorpusHarness" w:date="2026-03-28T21:57:49Z">
        <w:r>
          <w:delText>The investigator or qualified designee</w:delText>
        </w:r>
      </w:del>
      <w:ins w:id="10766" w:author="GoldenCorpusHarness" w:date="2026-03-28T21:57:49Z">
        <w:r>
          <w:t>Pembrolizumab: Pembrolizumab</w:t>
        </w:r>
      </w:ins>
      <w:r>
        <w:t xml:space="preserve"> will </w:t>
      </w:r>
      <w:del w:id="10767" w:author="GoldenCorpusHarness" w:date="2026-03-28T21:57:49Z">
        <w:r>
          <w:delText>perform a complete physical examination during the Screening period. Clinically significant abnormal findings will be recorded as medical history. The time points for full physical exams are described in Section</w:delText>
        </w:r>
      </w:del>
      <w:ins w:id="10768" w:author="GoldenCorpusHarness" w:date="2026-03-28T21:57:49Z">
        <w:r>
          <w:t>be administered as a 30-minute IV infusion on Day</w:t>
        </w:r>
      </w:ins>
      <w:r>
        <w:t xml:space="preserve"> 1</w:t>
      </w:r>
      <w:del w:id="10769" w:author="GoldenCorpusHarness" w:date="2026-03-28T21:57:49Z">
        <w:r>
          <w:delText xml:space="preserve">.3. After the first dose of study intervention, new clinically significant abnormal findings and </w:delText>
        </w:r>
      </w:del>
      <w:ins w:id="10770" w:author="GoldenCorpusHarness" w:date="2026-03-28T21:57:49Z">
        <w:r>
          <w:t xml:space="preserve"> of ea</w:t>
        </w:r>
      </w:ins>
      <w:r>
        <w:t>ch</w:t>
      </w:r>
      <w:del w:id="10771" w:author="GoldenCorpusHarness" w:date="2026-03-28T21:57:49Z">
        <w:r>
          <w:delText>an</w:delText>
        </w:r>
      </w:del>
      <w:ins w:id="10772" w:author="GoldenCorpusHarness" w:date="2026-03-28T21:57:49Z">
        <w:r>
          <w:t xml:space="preserve"> 21-day cycle. Sites should make every effort to tar</w:t>
        </w:r>
      </w:ins>
      <w:r>
        <w:t>ge</w:t>
      </w:r>
      <w:del w:id="10773" w:author="GoldenCorpusHarness" w:date="2026-03-28T21:57:49Z">
        <w:r>
          <w:delText>s from S</w:delText>
        </w:r>
      </w:del>
      <w:ins w:id="10774" w:author="GoldenCorpusHarness" w:date="2026-03-28T21:57:49Z">
        <w:r>
          <w:t xml:space="preserve">t infusion timing to be as </w:t>
        </w:r>
      </w:ins>
      <w:r>
        <w:t>c</w:t>
      </w:r>
      <w:del w:id="10775" w:author="GoldenCorpusHarness" w:date="2026-03-28T21:57:49Z">
        <w:r>
          <w:delText>reenin</w:delText>
        </w:r>
      </w:del>
      <w:ins w:id="10776" w:author="GoldenCorpusHarness" w:date="2026-03-28T21:57:49Z">
        <w:r>
          <w:t xml:space="preserve">lose to 30 minutes as possible. However, </w:t>
        </w:r>
      </w:ins>
      <w:r>
        <w:t>g</w:t>
      </w:r>
      <w:ins w:id="10777" w:author="GoldenCorpusHarness" w:date="2026-03-28T21:57:49Z">
        <w:r>
          <w:t>iven the variability of infusion</w:t>
        </w:r>
      </w:ins>
      <w:r>
        <w:t xml:space="preserve"> p</w:t>
      </w:r>
      <w:del w:id="10778" w:author="GoldenCorpusHarness" w:date="2026-03-28T21:57:49Z">
        <w:r>
          <w:delText>hysical examination findings</w:delText>
        </w:r>
      </w:del>
      <w:ins w:id="10779" w:author="GoldenCorpusHarness" w:date="2026-03-28T21:57:49Z">
        <w:r>
          <w:t>umps from site to site, a</w:t>
        </w:r>
      </w:ins>
      <w:r>
        <w:t xml:space="preserve"> wi</w:t>
      </w:r>
      <w:del w:id="10780" w:author="GoldenCorpusHarness" w:date="2026-03-28T21:57:49Z">
        <w:r>
          <w:delText>ll be recorded as AEs</w:delText>
        </w:r>
      </w:del>
      <w:ins w:id="10781" w:author="GoldenCorpusHarness" w:date="2026-03-28T21:57:49Z">
        <w:r>
          <w:t>ndow of – 5 minutes to +10 minutes is permitted (ie, infusion time is 30 minutes: –5 min/+10 min)</w:t>
        </w:r>
      </w:ins>
      <w:r>
        <w:t>.</w:t>
      </w:r>
    </w:p>
    <w:p ns2:paraId="773C21F5" ns2:textId="195B4FD5" w:rsidR="00A65A49" w:rsidRDefault="00A65A49" w:rsidP="00D80FE3">
      <w:pPr>
        <w:pStyle w:val="Paragraph0"/>
      </w:pPr>
      <w:r>
        <w:t>A</w:t>
      </w:r>
      <w:ins w:id="10782" w:author="GoldenCorpusHarness" w:date="2026-03-28T21:57:49Z">
        <w:r>
          <w:t>fter</w:t>
        </w:r>
      </w:ins>
      <w:r>
        <w:t xml:space="preserve"> </w:t>
      </w:r>
      <w:del w:id="10783" w:author="GoldenCorpusHarness" w:date="2026-03-28T21:57:49Z">
        <w:r>
          <w:delText>fu</w:delText>
        </w:r>
      </w:del>
      <w:ins w:id="10784" w:author="GoldenCorpusHarness" w:date="2026-03-28T21:57:49Z">
        <w:r>
          <w:t>Cyc</w:t>
        </w:r>
      </w:ins>
      <w:r>
        <w:t>l</w:t>
      </w:r>
      <w:del w:id="10785" w:author="GoldenCorpusHarness" w:date="2026-03-28T21:57:49Z">
        <w:r>
          <w:delText>l</w:delText>
        </w:r>
      </w:del>
      <w:ins w:id="10786" w:author="GoldenCorpusHarness" w:date="2026-03-28T21:57:49Z">
        <w:r>
          <w:t>e 1 Day 1,</w:t>
        </w:r>
      </w:ins>
      <w:r>
        <w:t xml:space="preserve"> p</w:t>
      </w:r>
      <w:del w:id="10787" w:author="GoldenCorpusHarness" w:date="2026-03-28T21:57:49Z">
        <w:r>
          <w:delText>h</w:delText>
        </w:r>
      </w:del>
      <w:ins w:id="10788" w:author="GoldenCorpusHarness" w:date="2026-03-28T21:57:49Z">
        <w:r>
          <w:t>embrolizumab ma</w:t>
        </w:r>
      </w:ins>
      <w:r>
        <w:t>y</w:t>
      </w:r>
      <w:del w:id="10789" w:author="GoldenCorpusHarness" w:date="2026-03-28T21:57:49Z">
        <w:r>
          <w:delText>sic</w:delText>
        </w:r>
      </w:del>
      <w:ins w:id="10790" w:author="GoldenCorpusHarness" w:date="2026-03-28T21:57:49Z">
        <w:r>
          <w:t xml:space="preserve"> be </w:t>
        </w:r>
      </w:ins>
      <w:r>
        <w:t>a</w:t>
      </w:r>
      <w:del w:id="10791" w:author="GoldenCorpusHarness" w:date="2026-03-28T21:57:49Z">
        <w:r>
          <w:delText>l exa</w:delText>
        </w:r>
      </w:del>
      <w:ins w:id="10792" w:author="GoldenCorpusHarness" w:date="2026-03-28T21:57:49Z">
        <w:r>
          <w:t>d</w:t>
        </w:r>
      </w:ins>
      <w:r>
        <w:t>min</w:t>
      </w:r>
      <w:ins w:id="10793" w:author="GoldenCorpusHarness" w:date="2026-03-28T21:57:49Z">
        <w:r>
          <w:t>istered up to 3 d</w:t>
        </w:r>
      </w:ins>
      <w:r>
        <w:t>a</w:t>
      </w:r>
      <w:del w:id="10794" w:author="GoldenCorpusHarness" w:date="2026-03-28T21:57:49Z">
        <w:r>
          <w:delText>ti</w:delText>
        </w:r>
      </w:del>
      <w:ins w:id="10795" w:author="GoldenCorpusHarness" w:date="2026-03-28T21:57:49Z">
        <w:r>
          <w:t>ys bef</w:t>
        </w:r>
      </w:ins>
      <w:r>
        <w:t>o</w:t>
      </w:r>
      <w:del w:id="10796" w:author="GoldenCorpusHarness" w:date="2026-03-28T21:57:49Z">
        <w:r>
          <w:delText>n will includ</w:delText>
        </w:r>
      </w:del>
      <w:ins w:id="10797" w:author="GoldenCorpusHarness" w:date="2026-03-28T21:57:49Z">
        <w:r>
          <w:t>r</w:t>
        </w:r>
      </w:ins>
      <w:r>
        <w:t xml:space="preserve">e </w:t>
      </w:r>
      <w:ins w:id="10798" w:author="GoldenCorpusHarness" w:date="2026-03-28T21:57:49Z">
        <w:r>
          <w:t>or aft</w:t>
        </w:r>
      </w:ins>
      <w:r>
        <w:t>e</w:t>
      </w:r>
      <w:del w:id="10799" w:author="GoldenCorpusHarness" w:date="2026-03-28T21:57:49Z">
        <w:r>
          <w:delText>valuations of</w:delText>
        </w:r>
      </w:del>
      <w:ins w:id="10800" w:author="GoldenCorpusHarness" w:date="2026-03-28T21:57:49Z">
        <w:r>
          <w:t>r</w:t>
        </w:r>
      </w:ins>
      <w:r>
        <w:t xml:space="preserve"> the </w:t>
      </w:r>
      <w:ins w:id="10801" w:author="GoldenCorpusHarness" w:date="2026-03-28T21:57:49Z">
        <w:r>
          <w:t>sc</w:t>
        </w:r>
      </w:ins>
      <w:r>
        <w:t>he</w:t>
      </w:r>
      <w:ins w:id="10802" w:author="GoldenCorpusHarness" w:date="2026-03-28T21:57:49Z">
        <w:r>
          <w:t>duled D</w:t>
        </w:r>
      </w:ins>
      <w:r>
        <w:t>a</w:t>
      </w:r>
      <w:del w:id="10803" w:author="GoldenCorpusHarness" w:date="2026-03-28T21:57:49Z">
        <w:r>
          <w:delText>d,</w:delText>
        </w:r>
      </w:del>
      <w:ins w:id="10804" w:author="GoldenCorpusHarness" w:date="2026-03-28T21:57:49Z">
        <w:r>
          <w:t>y</w:t>
        </w:r>
      </w:ins>
      <w:r>
        <w:t xml:space="preserve"> </w:t>
      </w:r>
      <w:del w:id="10805" w:author="GoldenCorpusHarness" w:date="2026-03-28T21:57:49Z">
        <w:r>
          <w:delText>eyes,</w:delText>
        </w:r>
      </w:del>
      <w:ins w:id="10806" w:author="GoldenCorpusHarness" w:date="2026-03-28T21:57:49Z">
        <w:r>
          <w:t>1 of</w:t>
        </w:r>
      </w:ins>
      <w:r>
        <w:t xml:space="preserve"> ea</w:t>
      </w:r>
      <w:del w:id="10807" w:author="GoldenCorpusHarness" w:date="2026-03-28T21:57:49Z">
        <w:r>
          <w:delText>r</w:delText>
        </w:r>
      </w:del>
      <w:ins w:id="10808" w:author="GoldenCorpusHarness" w:date="2026-03-28T21:57:49Z">
        <w:r>
          <w:t xml:space="preserve">ch </w:t>
        </w:r>
      </w:ins>
      <w:r>
        <w:t>s</w:t>
      </w:r>
      <w:del w:id="10809" w:author="GoldenCorpusHarness" w:date="2026-03-28T21:57:49Z">
        <w:r>
          <w:delText>, no</w:delText>
        </w:r>
      </w:del>
      <w:ins w:id="10810" w:author="GoldenCorpusHarness" w:date="2026-03-28T21:57:49Z">
        <w:r>
          <w:t>ub</w:t>
        </w:r>
      </w:ins>
      <w:r>
        <w:t>se</w:t>
      </w:r>
      <w:del w:id="10811" w:author="GoldenCorpusHarness" w:date="2026-03-28T21:57:49Z">
        <w:r>
          <w:delText>,</w:delText>
        </w:r>
      </w:del>
      <w:ins w:id="10812" w:author="GoldenCorpusHarness" w:date="2026-03-28T21:57:49Z">
        <w:r>
          <w:t>quent cycle due</w:t>
        </w:r>
      </w:ins>
      <w:r>
        <w:t xml:space="preserve"> t</w:t>
      </w:r>
      <w:del w:id="10813" w:author="GoldenCorpusHarness" w:date="2026-03-28T21:57:49Z">
        <w:r>
          <w:delText>hr</w:delText>
        </w:r>
      </w:del>
      <w:r>
        <w:t>o</w:t>
      </w:r>
      <w:del w:id="10814" w:author="GoldenCorpusHarness" w:date="2026-03-28T21:57:49Z">
        <w:r>
          <w:delText>at, neck, chest (including heart</w:delText>
        </w:r>
      </w:del>
      <w:r>
        <w:t xml:space="preserve"> a</w:t>
      </w:r>
      <w:del w:id="10815" w:author="GoldenCorpusHarness" w:date="2026-03-28T21:57:49Z">
        <w:r>
          <w:delText>n</w:delText>
        </w:r>
      </w:del>
      <w:r>
        <w:t>d</w:t>
      </w:r>
      <w:del w:id="10816" w:author="GoldenCorpusHarness" w:date="2026-03-28T21:57:49Z">
        <w:r>
          <w:delText xml:space="preserve"> lungs), abdomen, limbs, skin, and a complete neurological exa</w:delText>
        </w:r>
      </w:del>
      <w:r>
        <w:t>min</w:t>
      </w:r>
      <w:ins w:id="10817" w:author="GoldenCorpusHarness" w:date="2026-03-28T21:57:49Z">
        <w:r>
          <w:t>istr</w:t>
        </w:r>
      </w:ins>
      <w:r>
        <w:t>ati</w:t>
      </w:r>
      <w:ins w:id="10818" w:author="GoldenCorpusHarness" w:date="2026-03-28T21:57:49Z">
        <w:r>
          <w:t>ve reas</w:t>
        </w:r>
      </w:ins>
      <w:r>
        <w:t>on</w:t>
      </w:r>
      <w:ins w:id="10819" w:author="GoldenCorpusHarness" w:date="2026-03-28T21:57:49Z">
        <w:r>
          <w:t>s</w:t>
        </w:r>
      </w:ins>
      <w:r>
        <w:t>.</w:t>
      </w:r>
    </w:p>
    <w:p ns2:paraId="4F699BE9" ns2:textId="2C1D1D68" w:rsidR="00D80FE3" w:rsidRPr="00B32C16" w:rsidRDefault="00D80FE3" w:rsidP="00D80FE3">
      <w:pPr>
        <w:pStyle w:val="Heading4"/>
      </w:pPr>
      <w:ins w:id="10820" w:author="GoldenCorpusHarness" w:date="2026-03-28T21:57:49Z">
        <w:r>
          <w:t xml:space="preserve">Lenvatinib/placebo: Lenvatinib 20 mg (two 10-mg capsules) or matching placebo will be taken orally with water (with or without food) once daily at approximately the same time each day in each 21-day cycle. </w:t>
        </w:r>
      </w:ins>
      <w:r>
        <w:t>D</w:t>
      </w:r>
      <w:del w:id="10821" w:author="GoldenCorpusHarness" w:date="2026-03-28T21:57:49Z">
        <w:r>
          <w:delText xml:space="preserve">irected Physical Examination </w:delText>
        </w:r>
      </w:del>
      <w:ins w:id="10822" w:author="GoldenCorpusHarness" w:date="2026-03-28T21:57:49Z">
        <w:r>
          <w:t>ay 1 of each cycle will be dosed in the clinic, 0-4 hours after pembrolizumab.</w:t>
        </w:r>
      </w:ins>
    </w:p>
    <w:p ns2:paraId="120FD04F" ns2:textId="4DA80048" w:rsidR="00D80FE3" w:rsidRPr="003D6676" w:rsidRDefault="00D80FE3" w:rsidP="00D80FE3">
      <w:pPr>
        <w:pStyle w:val="Paragraph0"/>
      </w:pPr>
      <w:del w:id="10823" w:author="GoldenCorpusHarness" w:date="2026-03-28T21:57:49Z">
        <w:r>
          <w:delText>F</w:delText>
        </w:r>
      </w:del>
      <w:ins w:id="10824" w:author="GoldenCorpusHarness" w:date="2026-03-28T21:57:49Z">
        <w:r>
          <w:t>If a lenvatinib/placeb</w:t>
        </w:r>
      </w:ins>
      <w:r>
        <w:t>o</w:t>
      </w:r>
      <w:del w:id="10825" w:author="GoldenCorpusHarness" w:date="2026-03-28T21:57:49Z">
        <w:r>
          <w:delText>r</w:delText>
        </w:r>
      </w:del>
      <w:ins w:id="10826" w:author="GoldenCorpusHarness" w:date="2026-03-28T21:57:49Z">
        <w:r>
          <w:t xml:space="preserve"> dose is missed and</w:t>
        </w:r>
      </w:ins>
      <w:r>
        <w:t xml:space="preserve"> c</w:t>
      </w:r>
      <w:del w:id="10827" w:author="GoldenCorpusHarness" w:date="2026-03-28T21:57:49Z">
        <w:r>
          <w:delText>ycl</w:delText>
        </w:r>
      </w:del>
      <w:ins w:id="10828" w:author="GoldenCorpusHarness" w:date="2026-03-28T21:57:49Z">
        <w:r>
          <w:t>annot b</w:t>
        </w:r>
      </w:ins>
      <w:r>
        <w:t>e</w:t>
      </w:r>
      <w:ins w:id="10829" w:author="GoldenCorpusHarness" w:date="2026-03-28T21:57:49Z">
        <w:r>
          <w:t xml:space="preserve"> taken within 12 hour</w:t>
        </w:r>
      </w:ins>
      <w:r>
        <w:t>s</w:t>
      </w:r>
      <w:ins w:id="10830" w:author="GoldenCorpusHarness" w:date="2026-03-28T21:57:49Z">
        <w:r>
          <w:t>, then</w:t>
        </w:r>
      </w:ins>
      <w:r>
        <w:t xml:space="preserve"> that do</w:t>
      </w:r>
      <w:del w:id="10831" w:author="GoldenCorpusHarness" w:date="2026-03-28T21:57:49Z">
        <w:r>
          <w:delText xml:space="preserve"> not require a full phy</w:delText>
        </w:r>
      </w:del>
      <w:r>
        <w:t>s</w:t>
      </w:r>
      <w:del w:id="10832" w:author="GoldenCorpusHarness" w:date="2026-03-28T21:57:49Z">
        <w:r>
          <w:delText>ical examination (refer to Section 1.3), the investigator or qualified designe</w:delText>
        </w:r>
      </w:del>
      <w:r>
        <w:t xml:space="preserve">e will </w:t>
      </w:r>
      <w:ins w:id="10833" w:author="GoldenCorpusHarness" w:date="2026-03-28T21:57:49Z">
        <w:r>
          <w:t>be skip</w:t>
        </w:r>
      </w:ins>
      <w:r>
        <w:t>pe</w:t>
      </w:r>
      <w:del w:id="10834" w:author="GoldenCorpusHarness" w:date="2026-03-28T21:57:49Z">
        <w:r>
          <w:delText>rform</w:delText>
        </w:r>
      </w:del>
      <w:ins w:id="10835" w:author="GoldenCorpusHarness" w:date="2026-03-28T21:57:49Z">
        <w:r>
          <w:t>d,</w:t>
        </w:r>
      </w:ins>
      <w:r>
        <w:t xml:space="preserve"> a</w:t>
      </w:r>
      <w:ins w:id="10836" w:author="GoldenCorpusHarness" w:date="2026-03-28T21:57:49Z">
        <w:r>
          <w:t>nd the next</w:t>
        </w:r>
      </w:ins>
      <w:r>
        <w:t xml:space="preserve"> d</w:t>
      </w:r>
      <w:ins w:id="10837" w:author="GoldenCorpusHarness" w:date="2026-03-28T21:57:49Z">
        <w:r>
          <w:t>ose w</w:t>
        </w:r>
      </w:ins>
      <w:r>
        <w:t>i</w:t>
      </w:r>
      <w:del w:id="10838" w:author="GoldenCorpusHarness" w:date="2026-03-28T21:57:49Z">
        <w:r>
          <w:delText>r</w:delText>
        </w:r>
      </w:del>
      <w:ins w:id="10839" w:author="GoldenCorpusHarness" w:date="2026-03-28T21:57:49Z">
        <w:r>
          <w:t>ll b</w:t>
        </w:r>
      </w:ins>
      <w:r>
        <w:t>e</w:t>
      </w:r>
      <w:del w:id="10840" w:author="GoldenCorpusHarness" w:date="2026-03-28T21:57:49Z">
        <w:r>
          <w:delText>c</w:delText>
        </w:r>
      </w:del>
      <w:ins w:id="10841" w:author="GoldenCorpusHarness" w:date="2026-03-28T21:57:49Z">
        <w:r>
          <w:t xml:space="preserve"> </w:t>
        </w:r>
      </w:ins>
      <w:r>
        <w:t>t</w:t>
      </w:r>
      <w:ins w:id="10842" w:author="GoldenCorpusHarness" w:date="2026-03-28T21:57:49Z">
        <w:r>
          <w:t>ak</w:t>
        </w:r>
      </w:ins>
      <w:r>
        <w:t>e</w:t>
      </w:r>
      <w:del w:id="10843" w:author="GoldenCorpusHarness" w:date="2026-03-28T21:57:49Z">
        <w:r>
          <w:delText>d</w:delText>
        </w:r>
      </w:del>
      <w:ins w:id="10844" w:author="GoldenCorpusHarness" w:date="2026-03-28T21:57:49Z">
        <w:r>
          <w:t>n</w:t>
        </w:r>
      </w:ins>
      <w:r>
        <w:t xml:space="preserve"> </w:t>
      </w:r>
      <w:del w:id="10845" w:author="GoldenCorpusHarness" w:date="2026-03-28T21:57:49Z">
        <w:r>
          <w:delText>p</w:delText>
        </w:r>
      </w:del>
      <w:ins w:id="10846" w:author="GoldenCorpusHarness" w:date="2026-03-28T21:57:49Z">
        <w:r>
          <w:t>at t</w:t>
        </w:r>
      </w:ins>
      <w:r>
        <w:t>h</w:t>
      </w:r>
      <w:del w:id="10847" w:author="GoldenCorpusHarness" w:date="2026-03-28T21:57:49Z">
        <w:r>
          <w:delText>y</w:delText>
        </w:r>
      </w:del>
      <w:ins w:id="10848" w:author="GoldenCorpusHarness" w:date="2026-03-28T21:57:49Z">
        <w:r>
          <w:t>e u</w:t>
        </w:r>
      </w:ins>
      <w:r>
        <w:t>s</w:t>
      </w:r>
      <w:del w:id="10849" w:author="GoldenCorpusHarness" w:date="2026-03-28T21:57:49Z">
        <w:r>
          <w:delText>ic</w:delText>
        </w:r>
      </w:del>
      <w:ins w:id="10850" w:author="GoldenCorpusHarness" w:date="2026-03-28T21:57:49Z">
        <w:r>
          <w:t>u</w:t>
        </w:r>
      </w:ins>
      <w:r>
        <w:t xml:space="preserve">al </w:t>
      </w:r>
      <w:del w:id="10851" w:author="GoldenCorpusHarness" w:date="2026-03-28T21:57:49Z">
        <w:r>
          <w:delText>examina</w:delText>
        </w:r>
      </w:del>
      <w:r>
        <w:t>ti</w:t>
      </w:r>
      <w:del w:id="10852" w:author="GoldenCorpusHarness" w:date="2026-03-28T21:57:49Z">
        <w:r>
          <w:delText>on as clinically indicated befor</w:delText>
        </w:r>
      </w:del>
      <w:ins w:id="10853" w:author="GoldenCorpusHarness" w:date="2026-03-28T21:57:49Z">
        <w:r>
          <w:t>m</w:t>
        </w:r>
      </w:ins>
      <w:r>
        <w:t xml:space="preserve">e </w:t>
      </w:r>
      <w:del w:id="10854" w:author="GoldenCorpusHarness" w:date="2026-03-28T21:57:49Z">
        <w:r>
          <w:delText>study interventi</w:delText>
        </w:r>
      </w:del>
      <w:r>
        <w:t>o</w:t>
      </w:r>
      <w:del w:id="10855" w:author="GoldenCorpusHarness" w:date="2026-03-28T21:57:49Z">
        <w:r>
          <w:delText>n</w:delText>
        </w:r>
      </w:del>
      <w:ins w:id="10856" w:author="GoldenCorpusHarness" w:date="2026-03-28T21:57:49Z">
        <w:r>
          <w:t>f</w:t>
        </w:r>
      </w:ins>
      <w:r>
        <w:t xml:space="preserve"> administration.</w:t>
      </w:r>
      <w:del w:id="10857" w:author="GoldenCorpusHarness" w:date="2026-03-28T21:57:49Z">
        <w:r>
          <w:delText xml:space="preserve"> New clinically significant abnormal findings and changes from Screening physical examination findings will be recorded as AEs.</w:delText>
        </w:r>
      </w:del>
    </w:p>
    <w:p ns2:paraId="663EEC89" ns2:textId="3D78F0CA" w:rsidR="00BB4C3A" w:rsidRPr="007850FD" w:rsidRDefault="007850FD" w:rsidP="0056612B">
      <w:pPr>
        <w:pStyle w:val="Heading3"/>
        <w:tabs>
          <w:tab w:val="clear" w:pos="960"/>
          <w:tab w:val="num" w:pos="1320"/>
        </w:tabs>
      </w:pPr>
      <w:del w:id="10858" w:author="GoldenCorpusHarness" w:date="2026-03-28T21:57:49Z">
        <w:r>
          <w:delText>Vital</w:delText>
        </w:r>
      </w:del>
      <w:ins w:id="10859" w:author="GoldenCorpusHarness" w:date="2026-03-28T21:57:49Z">
        <w:r>
          <w:t>Lenvatinib capsules should be swallowed whole. Alternatively, the capsules can be dissolved in a small glass of liquid (ie, water or apple juice) if a participant is unable to swallow or has a feeding tube.</w:t>
        </w:r>
      </w:ins>
      <w:r>
        <w:t xml:space="preserve"> S</w:t>
      </w:r>
      <w:del w:id="10860" w:author="GoldenCorpusHarness" w:date="2026-03-28T21:57:49Z">
        <w:r>
          <w:delText>igns</w:delText>
        </w:r>
      </w:del>
      <w:ins w:id="10861" w:author="GoldenCorpusHarness" w:date="2026-03-28T21:57:49Z">
        <w:r>
          <w:t>ee the Pharmacy Manual for additional information.</w:t>
        </w:r>
      </w:ins>
    </w:p>
    <w:p ns2:paraId="105A1BE6" ns2:textId="43A07517" w:rsidR="005353DB" w:rsidRDefault="0097658C" w:rsidP="007A5A12">
      <w:pPr>
        <w:pStyle w:val="Paragraph0"/>
      </w:pPr>
      <w:del w:id="10862" w:author="GoldenCorpusHarness" w:date="2026-03-28T21:57:49Z">
        <w:r>
          <w:delText>The investigat</w:delText>
        </w:r>
      </w:del>
      <w:ins w:id="10863" w:author="GoldenCorpusHarness" w:date="2026-03-28T21:57:49Z">
        <w:r>
          <w:t>C</w:t>
        </w:r>
      </w:ins>
      <w:r>
        <w:t>o</w:t>
      </w:r>
      <w:del w:id="10864" w:author="GoldenCorpusHarness" w:date="2026-03-28T21:57:49Z">
        <w:r>
          <w:delText>r or qua</w:delText>
        </w:r>
      </w:del>
      <w:ins w:id="10865" w:author="GoldenCorpusHarness" w:date="2026-03-28T21:57:49Z">
        <w:r>
          <w:t>mp</w:t>
        </w:r>
      </w:ins>
      <w:r>
        <w:t>li</w:t>
      </w:r>
      <w:del w:id="10866" w:author="GoldenCorpusHarness" w:date="2026-03-28T21:57:49Z">
        <w:r>
          <w:delText xml:space="preserve">fied designee will take vital signs at Screening, before the administration of each dose of trial treatment </w:delText>
        </w:r>
      </w:del>
      <w:r>
        <w:t>an</w:t>
      </w:r>
      <w:del w:id="10867" w:author="GoldenCorpusHarness" w:date="2026-03-28T21:57:49Z">
        <w:r>
          <w:delText>d during th</w:delText>
        </w:r>
      </w:del>
      <w:ins w:id="10868" w:author="GoldenCorpusHarness" w:date="2026-03-28T21:57:49Z">
        <w:r>
          <w:t>c</w:t>
        </w:r>
      </w:ins>
      <w:r>
        <w:t>e</w:t>
      </w:r>
      <w:del w:id="10869" w:author="GoldenCorpusHarness" w:date="2026-03-28T21:57:49Z">
        <w:r>
          <w:delText xml:space="preserve"> Safety Follow-up visit, as specified in the SoA (Section 1.3). </w:delText>
        </w:r>
      </w:del>
    </w:p>
    <w:p ns2:paraId="1DD60537" ns2:textId="77777777" w:rsidR="001E4D23" w:rsidRDefault="0097658C" w:rsidP="007A5A12">
      <w:pPr>
        <w:pStyle w:val="Paragraph0"/>
      </w:pPr>
      <w:del w:id="10870" w:author="GoldenCorpusHarness" w:date="2026-03-28T21:57:49Z">
        <w:r>
          <w:delText>Vital si</w:delText>
        </w:r>
      </w:del>
      <w:ins w:id="10871" w:author="GoldenCorpusHarness" w:date="2026-03-28T21:57:49Z">
        <w:r>
          <w:t>Lenvatinib compliance will be calculated by the Sponsor based on the dru</w:t>
        </w:r>
      </w:ins>
      <w:r>
        <w:t>g</w:t>
      </w:r>
      <w:del w:id="10872" w:author="GoldenCorpusHarness" w:date="2026-03-28T21:57:49Z">
        <w:r>
          <w:delText>ns include temperature, heart rate, respirator</w:delText>
        </w:r>
      </w:del>
      <w:ins w:id="10873" w:author="GoldenCorpusHarness" w:date="2026-03-28T21:57:49Z">
        <w:r>
          <w:t xml:space="preserve"> accountabilit</w:t>
        </w:r>
      </w:ins>
      <w:r>
        <w:t xml:space="preserve">y </w:t>
      </w:r>
      <w:del w:id="10874" w:author="GoldenCorpusHarness" w:date="2026-03-28T21:57:49Z">
        <w:r>
          <w:delText>rate, we</w:delText>
        </w:r>
      </w:del>
      <w:ins w:id="10875" w:author="GoldenCorpusHarness" w:date="2026-03-28T21:57:49Z">
        <w:r>
          <w:t>documented by the site staff and monitored by the Sponsor/des</w:t>
        </w:r>
      </w:ins>
      <w:r>
        <w:t>ig</w:t>
      </w:r>
      <w:del w:id="10876" w:author="GoldenCorpusHarness" w:date="2026-03-28T21:57:49Z">
        <w:r>
          <w:delText>ht, and blood pressur</w:delText>
        </w:r>
      </w:del>
      <w:ins w:id="10877" w:author="GoldenCorpusHarness" w:date="2026-03-28T21:57:49Z">
        <w:r>
          <w:t>ne</w:t>
        </w:r>
      </w:ins>
      <w:r>
        <w:t xml:space="preserve">e. </w:t>
      </w:r>
      <w:ins w:id="10878" w:author="GoldenCorpusHarness" w:date="2026-03-28T21:57:49Z">
        <w:r>
          <w:t>The objective is 100% compliance and investigators and their staff should evaluate compliance at each visit and take appropriate steps to optimize compliance.</w:t>
        </w:r>
      </w:ins>
    </w:p>
    <w:p ns2:paraId="385F5F04" ns2:textId="6EBE83DF" w:rsidR="005353DB" w:rsidRDefault="0097658C" w:rsidP="007A5A12">
      <w:pPr>
        <w:pStyle w:val="Paragraph0"/>
      </w:pPr>
      <w:del w:id="10879" w:author="GoldenCorpusHarness" w:date="2026-03-28T21:57:49Z">
        <w:r>
          <w:delText>He</w:delText>
        </w:r>
      </w:del>
      <w:ins w:id="10880" w:author="GoldenCorpusHarness" w:date="2026-03-28T21:57:49Z">
        <w:r>
          <w:t>D</w:t>
        </w:r>
      </w:ins>
      <w:r>
        <w:t>i</w:t>
      </w:r>
      <w:del w:id="10881" w:author="GoldenCorpusHarness" w:date="2026-03-28T21:57:49Z">
        <w:r>
          <w:delText>gh</w:delText>
        </w:r>
      </w:del>
      <w:ins w:id="10882" w:author="GoldenCorpusHarness" w:date="2026-03-28T21:57:49Z">
        <w:r>
          <w:t>scon</w:t>
        </w:r>
      </w:ins>
      <w:r>
        <w:t>t</w:t>
      </w:r>
      <w:ins w:id="10883" w:author="GoldenCorpusHarness" w:date="2026-03-28T21:57:49Z">
        <w:r>
          <w:t>inuation</w:t>
        </w:r>
      </w:ins>
      <w:r>
        <w:t xml:space="preserve"> </w:t>
      </w:r>
      <w:del w:id="10884" w:author="GoldenCorpusHarness" w:date="2026-03-28T21:57:49Z">
        <w:r>
          <w:delText>will be me</w:delText>
        </w:r>
      </w:del>
      <w:r>
        <w:t>a</w:t>
      </w:r>
      <w:del w:id="10885" w:author="GoldenCorpusHarness" w:date="2026-03-28T21:57:49Z">
        <w:r>
          <w:delText>sure</w:delText>
        </w:r>
      </w:del>
      <w:ins w:id="10886" w:author="GoldenCorpusHarness" w:date="2026-03-28T21:57:49Z">
        <w:r>
          <w:t>n</w:t>
        </w:r>
      </w:ins>
      <w:r>
        <w:t xml:space="preserve">d </w:t>
      </w:r>
      <w:ins w:id="10887" w:author="GoldenCorpusHarness" w:date="2026-03-28T21:57:49Z">
        <w:r>
          <w:t>Withdr</w:t>
        </w:r>
      </w:ins>
      <w:r>
        <w:t>a</w:t>
      </w:r>
      <w:del w:id="10888" w:author="GoldenCorpusHarness" w:date="2026-03-28T21:57:49Z">
        <w:r>
          <w:delText>t Screening on</w:delText>
        </w:r>
      </w:del>
      <w:ins w:id="10889" w:author="GoldenCorpusHarness" w:date="2026-03-28T21:57:49Z">
        <w:r>
          <w:t>wa</w:t>
        </w:r>
      </w:ins>
      <w:r>
        <w:t>l</w:t>
      </w:r>
      <w:del w:id="10890" w:author="GoldenCorpusHarness" w:date="2026-03-28T21:57:49Z">
        <w:r>
          <w:delText>y.</w:delText>
        </w:r>
      </w:del>
    </w:p>
    <w:p ns2:paraId="3DCCEECD" ns2:textId="05AD0E47" w:rsidR="0097658C" w:rsidRPr="00B17EBA" w:rsidRDefault="0097658C" w:rsidP="00CC182C">
      <w:pPr>
        <w:pStyle w:val="Paragraph0"/>
        <w:numPr>
          <w:ilvl w:val="0"/>
          <w:numId w:val="38"/>
        </w:numPr>
      </w:pPr>
      <w:del w:id="10891" w:author="GoldenCorpusHarness" w:date="2026-03-28T21:57:49Z">
        <w:r>
          <w:delText>B</w:delText>
        </w:r>
      </w:del>
      <w:r>
        <w:t>P</w:t>
      </w:r>
      <w:del w:id="10892" w:author="GoldenCorpusHarness" w:date="2026-03-28T21:57:49Z">
        <w:r>
          <w:delText xml:space="preserve"> and heart rate will be measured after the p</w:delText>
        </w:r>
      </w:del>
      <w:r>
        <w:t>articipant</w:t>
      </w:r>
      <w:ins w:id="10893" w:author="GoldenCorpusHarness" w:date="2026-03-28T21:57:49Z">
        <w:r>
          <w:t>s</w:t>
        </w:r>
      </w:ins>
      <w:r>
        <w:t xml:space="preserve"> </w:t>
      </w:r>
      <w:ins w:id="10894" w:author="GoldenCorpusHarness" w:date="2026-03-28T21:57:49Z">
        <w:r>
          <w:t>w</w:t>
        </w:r>
      </w:ins>
      <w:r>
        <w:t>h</w:t>
      </w:r>
      <w:del w:id="10895" w:author="GoldenCorpusHarness" w:date="2026-03-28T21:57:49Z">
        <w:r>
          <w:delText>a</w:delText>
        </w:r>
      </w:del>
      <w:ins w:id="10896" w:author="GoldenCorpusHarness" w:date="2026-03-28T21:57:49Z">
        <w:r>
          <w:t>o di</w:t>
        </w:r>
      </w:ins>
      <w:r>
        <w:t>s</w:t>
      </w:r>
      <w:ins w:id="10897" w:author="GoldenCorpusHarness" w:date="2026-03-28T21:57:49Z">
        <w:r>
          <w:t>continue study intervention</w:t>
        </w:r>
      </w:ins>
      <w:r>
        <w:t xml:space="preserve"> be</w:t>
      </w:r>
      <w:del w:id="10898" w:author="GoldenCorpusHarness" w:date="2026-03-28T21:57:49Z">
        <w:r>
          <w:delText xml:space="preserve">en resting </w:delText>
        </w:r>
      </w:del>
      <w:r>
        <w:t>for</w:t>
      </w:r>
      <w:ins w:id="10899" w:author="GoldenCorpusHarness" w:date="2026-03-28T21:57:49Z">
        <w:r>
          <w:t>e</w:t>
        </w:r>
      </w:ins>
      <w:r>
        <w:t xml:space="preserve"> </w:t>
      </w:r>
      <w:del w:id="10900" w:author="GoldenCorpusHarness" w:date="2026-03-28T21:57:49Z">
        <w:r>
          <w:delText>5</w:delText>
        </w:r>
      </w:del>
      <w:ins w:id="10901" w:author="GoldenCorpusHarness" w:date="2026-03-28T21:57:49Z">
        <w:r>
          <w:t>completion</w:t>
        </w:r>
      </w:ins>
      <w:r>
        <w:t xml:space="preserve"> </w:t>
      </w:r>
      <w:del w:id="10902" w:author="GoldenCorpusHarness" w:date="2026-03-28T21:57:49Z">
        <w:r>
          <w:delText>minu</w:delText>
        </w:r>
      </w:del>
      <w:ins w:id="10903" w:author="GoldenCorpusHarness" w:date="2026-03-28T21:57:49Z">
        <w:r>
          <w:t xml:space="preserve">of </w:t>
        </w:r>
      </w:ins>
      <w:r>
        <w:t>t</w:t>
      </w:r>
      <w:ins w:id="10904" w:author="GoldenCorpusHarness" w:date="2026-03-28T21:57:49Z">
        <w:r>
          <w:t>h</w:t>
        </w:r>
      </w:ins>
      <w:r>
        <w:t>e</w:t>
      </w:r>
      <w:del w:id="10905" w:author="GoldenCorpusHarness" w:date="2026-03-28T21:57:49Z">
        <w:r>
          <w:delText>s.</w:delText>
        </w:r>
      </w:del>
      <w:r>
        <w:t xml:space="preserve"> </w:t>
      </w:r>
      <w:del w:id="10906" w:author="GoldenCorpusHarness" w:date="2026-03-28T21:57:49Z">
        <w:r>
          <w:delText>All BP m</w:delText>
        </w:r>
      </w:del>
      <w:ins w:id="10907" w:author="GoldenCorpusHarness" w:date="2026-03-28T21:57:49Z">
        <w:r>
          <w:t>tr</w:t>
        </w:r>
      </w:ins>
      <w:r>
        <w:t>ea</w:t>
      </w:r>
      <w:del w:id="10908" w:author="GoldenCorpusHarness" w:date="2026-03-28T21:57:49Z">
        <w:r>
          <w:delText>sure</w:delText>
        </w:r>
      </w:del>
      <w:ins w:id="10909" w:author="GoldenCorpusHarness" w:date="2026-03-28T21:57:49Z">
        <w:r>
          <w:t>t</w:t>
        </w:r>
      </w:ins>
      <w:r>
        <w:t>ment</w:t>
      </w:r>
      <w:del w:id="10910" w:author="GoldenCorpusHarness" w:date="2026-03-28T21:57:49Z">
        <w:r>
          <w:delText>s</w:delText>
        </w:r>
      </w:del>
      <w:ins w:id="10911" w:author="GoldenCorpusHarness" w:date="2026-03-28T21:57:49Z">
        <w:r>
          <w:t xml:space="preserve"> period</w:t>
        </w:r>
      </w:ins>
      <w:r>
        <w:t xml:space="preserve"> should be </w:t>
      </w:r>
      <w:del w:id="10912" w:author="GoldenCorpusHarness" w:date="2026-03-28T21:57:49Z">
        <w:r>
          <w:delText>p</w:delText>
        </w:r>
      </w:del>
      <w:r>
        <w:t>e</w:t>
      </w:r>
      <w:ins w:id="10913" w:author="GoldenCorpusHarness" w:date="2026-03-28T21:57:49Z">
        <w:r>
          <w:t>ncou</w:t>
        </w:r>
      </w:ins>
      <w:r>
        <w:t>r</w:t>
      </w:r>
      <w:ins w:id="10914" w:author="GoldenCorpusHarness" w:date="2026-03-28T21:57:49Z">
        <w:r>
          <w:t xml:space="preserve">aged to continue to be followed </w:t>
        </w:r>
      </w:ins>
      <w:r>
        <w:t>for</w:t>
      </w:r>
      <w:ins w:id="10915" w:author="GoldenCorpusHarness" w:date="2026-03-28T21:57:49Z">
        <w:r>
          <w:t xml:space="preserve"> all re</w:t>
        </w:r>
      </w:ins>
      <w:r>
        <w:t>m</w:t>
      </w:r>
      <w:ins w:id="10916" w:author="GoldenCorpusHarness" w:date="2026-03-28T21:57:49Z">
        <w:r>
          <w:t>aining study visits as outlin</w:t>
        </w:r>
      </w:ins>
      <w:r>
        <w:t xml:space="preserve">ed </w:t>
      </w:r>
      <w:del w:id="10917" w:author="GoldenCorpusHarness" w:date="2026-03-28T21:57:49Z">
        <w:r>
          <w:delText>o</w:delText>
        </w:r>
      </w:del>
      <w:ins w:id="10918" w:author="GoldenCorpusHarness" w:date="2026-03-28T21:57:49Z">
        <w:r>
          <w:t>i</w:t>
        </w:r>
      </w:ins>
      <w:r>
        <w:t xml:space="preserve">n the </w:t>
      </w:r>
      <w:del w:id="10919" w:author="GoldenCorpusHarness" w:date="2026-03-28T21:57:49Z">
        <w:r>
          <w:delText>same arm, preferably by the same pers</w:delText>
        </w:r>
      </w:del>
      <w:ins w:id="10920" w:author="GoldenCorpusHarness" w:date="2026-03-28T21:57:49Z">
        <w:r>
          <w:t>S</w:t>
        </w:r>
      </w:ins>
      <w:r>
        <w:t>o</w:t>
      </w:r>
      <w:del w:id="10921" w:author="GoldenCorpusHarness" w:date="2026-03-28T21:57:49Z">
        <w:r>
          <w:delText>n</w:delText>
        </w:r>
      </w:del>
      <w:ins w:id="10922" w:author="GoldenCorpusHarness" w:date="2026-03-28T21:57:49Z">
        <w:r>
          <w:t>A</w:t>
        </w:r>
      </w:ins>
      <w:r>
        <w:t>.</w:t>
      </w:r>
      <w:del w:id="10923" w:author="GoldenCorpusHarness" w:date="2026-03-28T21:57:49Z">
        <w:r>
          <w:delText xml:space="preserve"> </w:delText>
        </w:r>
      </w:del>
    </w:p>
    <w:p ns2:paraId="79F1F9D9" ns2:textId="08AB7D6F" w:rsidR="0097658C" w:rsidRPr="00B17EBA" w:rsidRDefault="0097658C" w:rsidP="00CC182C">
      <w:pPr>
        <w:pStyle w:val="Paragraph0"/>
        <w:numPr>
          <w:ilvl w:val="0"/>
          <w:numId w:val="38"/>
        </w:numPr>
      </w:pPr>
      <w:del w:id="10924" w:author="GoldenCorpusHarness" w:date="2026-03-28T21:57:49Z">
        <w:r>
          <w:delText>Onl</w:delText>
        </w:r>
      </w:del>
      <w:ins w:id="10925" w:author="GoldenCorpusHarness" w:date="2026-03-28T21:57:49Z">
        <w:r>
          <w:t>Participants who withdraw from the stud</w:t>
        </w:r>
      </w:ins>
      <w:r>
        <w:t xml:space="preserve">y </w:t>
      </w:r>
      <w:del w:id="10926" w:author="GoldenCorpusHarness" w:date="2026-03-28T21:57:49Z">
        <w:r>
          <w:delText>1 BP measurement is needed for participants with s</w:delText>
        </w:r>
      </w:del>
      <w:ins w:id="10927" w:author="GoldenCorpusHarness" w:date="2026-03-28T21:57:49Z">
        <w:r>
          <w:t>should be encouraged to complete all applicable activities scheduled for the End-of-Treatment visit at the time of withdrawal. An</w:t>
        </w:r>
      </w:ins>
      <w:r>
        <w:t>y</w:t>
      </w:r>
      <w:del w:id="10928" w:author="GoldenCorpusHarness" w:date="2026-03-28T21:57:49Z">
        <w:r>
          <w:delText>stolic BP &lt;1</w:delText>
        </w:r>
      </w:del>
      <w:ins w:id="10929" w:author="GoldenCorpusHarness" w:date="2026-03-28T21:57:49Z">
        <w:r>
          <w:t xml:space="preserve"> AEs that are present at the time of withdrawal should be followed in accordance with the safety requirements outlined in Section 8.</w:t>
        </w:r>
      </w:ins>
      <w:r>
        <w:t>4</w:t>
      </w:r>
      <w:del w:id="10930" w:author="GoldenCorpusHarness" w:date="2026-03-28T21:57:49Z">
        <w:r>
          <w:delText>0 mm Hg and diastolic BR &lt;90 mm Hg</w:delText>
        </w:r>
      </w:del>
      <w:r>
        <w:t>.</w:t>
      </w:r>
      <w:del w:id="10931" w:author="GoldenCorpusHarness" w:date="2026-03-28T21:57:49Z">
        <w:r>
          <w:delText xml:space="preserve"> If the participant’s initial BP is elevated (ie, systolic BP ≥140 mm Hg or diastolic BP ≥90 mm Hg), the BP measurement should be repeated at least 5 minutes later. One BP assessment is defined as the mean value of 2 measurements at least 5 minutes apart. If the BP assessment (ie, the mean of the 2 BP measurements obtained at least 5 minutes apart) shows an elevated BP (systolic BP ≥140 mm Hg or diastolic BP ≥90 mm Hg), a confirmatory assessment should be obtained at least 30 minutes later by performing 2 measurements (at least 5 minutes apart) to yield a mean value. </w:delText>
        </w:r>
      </w:del>
    </w:p>
    <w:p ns2:paraId="659FD6C7" ns2:textId="72F2F280" w:rsidR="00D80FE3" w:rsidRPr="00B17EBA" w:rsidRDefault="0097658C" w:rsidP="00CC182C">
      <w:pPr>
        <w:pStyle w:val="Paragraph0"/>
        <w:numPr>
          <w:ilvl w:val="0"/>
          <w:numId w:val="38"/>
        </w:numPr>
      </w:pPr>
      <w:del w:id="10932" w:author="GoldenCorpusHarness" w:date="2026-03-28T21:57:49Z">
        <w:r>
          <w:delText>Under exceptional circumstances, participants will have the option of having B</w:delText>
        </w:r>
      </w:del>
      <w:r>
        <w:t>P</w:t>
      </w:r>
      <w:del w:id="10933" w:author="GoldenCorpusHarness" w:date="2026-03-28T21:57:49Z">
        <w:r>
          <w:delText xml:space="preserve"> measured between visits obtained locally by a health care professional. A diary will be provided as a tool to aid the p</w:delText>
        </w:r>
      </w:del>
      <w:r>
        <w:t xml:space="preserve">articipant </w:t>
      </w:r>
      <w:ins w:id="10934" w:author="GoldenCorpusHarness" w:date="2026-03-28T21:57:49Z">
        <w:r>
          <w:t>Bl</w:t>
        </w:r>
      </w:ins>
      <w:r>
        <w:t>in</w:t>
      </w:r>
      <w:del w:id="10935" w:author="GoldenCorpusHarness" w:date="2026-03-28T21:57:49Z">
        <w:r>
          <w:delText xml:space="preserve"> collect</w:delText>
        </w:r>
      </w:del>
      <w:ins w:id="10936" w:author="GoldenCorpusHarness" w:date="2026-03-28T21:57:49Z">
        <w:r>
          <w:t>d</w:t>
        </w:r>
      </w:ins>
      <w:r>
        <w:t>ing</w:t>
      </w:r>
      <w:del w:id="10937" w:author="GoldenCorpusHarness" w:date="2026-03-28T21:57:49Z">
        <w:r>
          <w:delText xml:space="preserve"> BP eva</w:delText>
        </w:r>
      </w:del>
      <w:ins w:id="10938" w:author="GoldenCorpusHarness" w:date="2026-03-28T21:57:49Z">
        <w:r>
          <w:t>/Unb</w:t>
        </w:r>
      </w:ins>
      <w:r>
        <w:t>l</w:t>
      </w:r>
      <w:del w:id="10939" w:author="GoldenCorpusHarness" w:date="2026-03-28T21:57:49Z">
        <w:r>
          <w:delText>uat</w:delText>
        </w:r>
      </w:del>
      <w:r>
        <w:t>i</w:t>
      </w:r>
      <w:del w:id="10940" w:author="GoldenCorpusHarness" w:date="2026-03-28T21:57:49Z">
        <w:r>
          <w:delText>o</w:delText>
        </w:r>
      </w:del>
      <w:r>
        <w:t>n</w:t>
      </w:r>
      <w:del w:id="10941" w:author="GoldenCorpusHarness" w:date="2026-03-28T21:57:49Z">
        <w:r>
          <w:delText>s betwee</w:delText>
        </w:r>
      </w:del>
      <w:ins w:id="10942" w:author="GoldenCorpusHarness" w:date="2026-03-28T21:57:49Z">
        <w:r>
          <w:t>di</w:t>
        </w:r>
      </w:ins>
      <w:r>
        <w:t>n</w:t>
      </w:r>
      <w:del w:id="10943" w:author="GoldenCorpusHarness" w:date="2026-03-28T21:57:49Z">
        <w:r>
          <w:delText xml:space="preserve"> study visits. </w:delText>
        </w:r>
      </w:del>
      <w:ins w:id="10944" w:author="GoldenCorpusHarness" w:date="2026-03-28T21:57:49Z">
        <w:r>
          <w:t>g</w:t>
        </w:r>
      </w:ins>
    </w:p>
    <w:p ns2:paraId="4622EA80" ns2:textId="094E5A71" w:rsidR="00BB4C3A" w:rsidRDefault="00545110" w:rsidP="0056612B">
      <w:pPr>
        <w:pStyle w:val="Heading3"/>
        <w:tabs>
          <w:tab w:val="clear" w:pos="960"/>
          <w:tab w:val="num" w:pos="1320"/>
        </w:tabs>
      </w:pPr>
      <w:del w:id="10945" w:author="GoldenCorpusHarness" w:date="2026-03-28T21:57:49Z">
        <w:r>
          <w:delText>E</w:delText>
        </w:r>
      </w:del>
      <w:ins w:id="10946" w:author="GoldenCorpusHarness" w:date="2026-03-28T21:57:49Z">
        <w:r>
          <w:t>After efficacy IA2, the study was unb</w:t>
        </w:r>
      </w:ins>
      <w:r>
        <w:t>l</w:t>
      </w:r>
      <w:ins w:id="10947" w:author="GoldenCorpusHarness" w:date="2026-03-28T21:57:49Z">
        <w:r>
          <w:t>inded on 16-Aug-2023. Original protocol text that is contained in this s</w:t>
        </w:r>
      </w:ins>
      <w:r>
        <w:t>ect</w:t>
      </w:r>
      <w:del w:id="10948" w:author="GoldenCorpusHarness" w:date="2026-03-28T21:57:49Z">
        <w:r>
          <w:delText>rocard</w:delText>
        </w:r>
      </w:del>
      <w:r>
        <w:t>io</w:t>
      </w:r>
      <w:del w:id="10949" w:author="GoldenCorpusHarness" w:date="2026-03-28T21:57:49Z">
        <w:r>
          <w:delText>g</w:delText>
        </w:r>
      </w:del>
      <w:ins w:id="10950" w:author="GoldenCorpusHarness" w:date="2026-03-28T21:57:49Z">
        <w:r>
          <w:t xml:space="preserve">n has been </w:t>
        </w:r>
      </w:ins>
      <w:r>
        <w:t>r</w:t>
      </w:r>
      <w:ins w:id="10951" w:author="GoldenCorpusHarness" w:date="2026-03-28T21:57:49Z">
        <w:r>
          <w:t>et</w:t>
        </w:r>
      </w:ins>
      <w:r>
        <w:t>a</w:t>
      </w:r>
      <w:del w:id="10952" w:author="GoldenCorpusHarness" w:date="2026-03-28T21:57:49Z">
        <w:r>
          <w:delText>ms</w:delText>
        </w:r>
      </w:del>
      <w:ins w:id="10953" w:author="GoldenCorpusHarness" w:date="2026-03-28T21:57:49Z">
        <w:r>
          <w:t>ined for reference.</w:t>
        </w:r>
      </w:ins>
    </w:p>
    <w:p ns2:paraId="70856113" ns2:textId="6C5E74C1" w:rsidR="0097658C" w:rsidRPr="007A5A12" w:rsidRDefault="0097658C" w:rsidP="00AF1B6E">
      <w:pPr>
        <w:pStyle w:val="Paragraph0"/>
      </w:pPr>
      <w:ins w:id="10954" w:author="GoldenCorpusHarness" w:date="2026-03-28T21:57:49Z">
        <w:r>
          <w:t>STUDY INTERVENTION IDENTIFICATION INFORMATION IS TO BE UNMASKED ONLY IF N</w:t>
        </w:r>
      </w:ins>
      <w:r>
        <w:t>EC</w:t>
      </w:r>
      <w:del w:id="10955" w:author="GoldenCorpusHarness" w:date="2026-03-28T21:57:49Z">
        <w:r>
          <w:delText>Gs</w:delText>
        </w:r>
      </w:del>
      <w:ins w:id="10956" w:author="GoldenCorpusHarness" w:date="2026-03-28T21:57:49Z">
        <w:r>
          <w:t>ESSARY</w:t>
        </w:r>
      </w:ins>
      <w:r>
        <w:t xml:space="preserve"> </w:t>
      </w:r>
      <w:del w:id="10957" w:author="GoldenCorpusHarness" w:date="2026-03-28T21:57:49Z">
        <w:r>
          <w:delText>will</w:delText>
        </w:r>
      </w:del>
      <w:ins w:id="10958" w:author="GoldenCorpusHarness" w:date="2026-03-28T21:57:49Z">
        <w:r>
          <w:t>FOR</w:t>
        </w:r>
      </w:ins>
      <w:r>
        <w:t xml:space="preserve"> </w:t>
      </w:r>
      <w:del w:id="10959" w:author="GoldenCorpusHarness" w:date="2026-03-28T21:57:49Z">
        <w:r>
          <w:delText>be</w:delText>
        </w:r>
      </w:del>
      <w:ins w:id="10960" w:author="GoldenCorpusHarness" w:date="2026-03-28T21:57:49Z">
        <w:r>
          <w:t>THE</w:t>
        </w:r>
      </w:ins>
      <w:r>
        <w:t xml:space="preserve"> </w:t>
      </w:r>
      <w:del w:id="10961" w:author="GoldenCorpusHarness" w:date="2026-03-28T21:57:49Z">
        <w:r>
          <w:delText>obtained</w:delText>
        </w:r>
      </w:del>
      <w:ins w:id="10962" w:author="GoldenCorpusHarness" w:date="2026-03-28T21:57:49Z">
        <w:r>
          <w:t>WELFARE</w:t>
        </w:r>
      </w:ins>
      <w:r>
        <w:t xml:space="preserve"> </w:t>
      </w:r>
      <w:del w:id="10963" w:author="GoldenCorpusHarness" w:date="2026-03-28T21:57:49Z">
        <w:r>
          <w:delText>as</w:delText>
        </w:r>
      </w:del>
      <w:ins w:id="10964" w:author="GoldenCorpusHarness" w:date="2026-03-28T21:57:49Z">
        <w:r>
          <w:t>OF</w:t>
        </w:r>
      </w:ins>
      <w:r>
        <w:t xml:space="preserve"> </w:t>
      </w:r>
      <w:del w:id="10965" w:author="GoldenCorpusHarness" w:date="2026-03-28T21:57:49Z">
        <w:r>
          <w:delText>designated</w:delText>
        </w:r>
      </w:del>
      <w:ins w:id="10966" w:author="GoldenCorpusHarness" w:date="2026-03-28T21:57:49Z">
        <w:r>
          <w:t>THE</w:t>
        </w:r>
      </w:ins>
      <w:r>
        <w:t xml:space="preserve"> </w:t>
      </w:r>
      <w:del w:id="10967" w:author="GoldenCorpusHarness" w:date="2026-03-28T21:57:49Z">
        <w:r>
          <w:delText>in</w:delText>
        </w:r>
      </w:del>
      <w:ins w:id="10968" w:author="GoldenCorpusHarness" w:date="2026-03-28T21:57:49Z">
        <w:r>
          <w:t>PARTICIPANT.</w:t>
        </w:r>
      </w:ins>
      <w:r>
        <w:t xml:space="preserve"> </w:t>
      </w:r>
      <w:del w:id="10969" w:author="GoldenCorpusHarness" w:date="2026-03-28T21:57:49Z">
        <w:r>
          <w:delText>the</w:delText>
        </w:r>
      </w:del>
      <w:ins w:id="10970" w:author="GoldenCorpusHarness" w:date="2026-03-28T21:57:49Z">
        <w:r>
          <w:t>EVERY EFFORT</w:t>
        </w:r>
      </w:ins>
      <w:r>
        <w:t xml:space="preserve"> S</w:t>
      </w:r>
      <w:del w:id="10971" w:author="GoldenCorpusHarness" w:date="2026-03-28T21:57:49Z">
        <w:r>
          <w:delText>o</w:delText>
        </w:r>
      </w:del>
      <w:ins w:id="10972" w:author="GoldenCorpusHarness" w:date="2026-03-28T21:57:49Z">
        <w:r>
          <w:t>HOULD BE M</w:t>
        </w:r>
      </w:ins>
      <w:r>
        <w:t>A</w:t>
      </w:r>
      <w:ins w:id="10973" w:author="GoldenCorpusHarness" w:date="2026-03-28T21:57:49Z">
        <w:r>
          <w:t>DE</w:t>
        </w:r>
      </w:ins>
      <w:r>
        <w:t xml:space="preserve"> </w:t>
      </w:r>
      <w:del w:id="10974" w:author="GoldenCorpusHarness" w:date="2026-03-28T21:57:49Z">
        <w:r>
          <w:delText>(Section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before the ECG.</w:delText>
        </w:r>
      </w:del>
      <w:ins w:id="10975" w:author="GoldenCorpusHarness" w:date="2026-03-28T21:57:49Z">
        <w:r>
          <w:t>NOT</w:t>
        </w:r>
      </w:ins>
      <w:r>
        <w:t xml:space="preserve"> T</w:t>
      </w:r>
      <w:del w:id="10976" w:author="GoldenCorpusHarness" w:date="2026-03-28T21:57:49Z">
        <w:r>
          <w:delText>he</w:delText>
        </w:r>
      </w:del>
      <w:ins w:id="10977" w:author="GoldenCorpusHarness" w:date="2026-03-28T21:57:49Z">
        <w:r>
          <w:t>O</w:t>
        </w:r>
      </w:ins>
      <w:r>
        <w:t xml:space="preserve"> </w:t>
      </w:r>
      <w:del w:id="10978" w:author="GoldenCorpusHarness" w:date="2026-03-28T21:57:49Z">
        <w:r>
          <w:delText>Fridericia correction method for calculating QTc will be used</w:delText>
        </w:r>
      </w:del>
      <w:ins w:id="10979" w:author="GoldenCorpusHarness" w:date="2026-03-28T21:57:49Z">
        <w:r>
          <w:t>UNBLIND</w:t>
        </w:r>
      </w:ins>
      <w:r>
        <w:t>.</w:t>
      </w:r>
    </w:p>
    <w:p ns2:paraId="121A8D9B" ns2:textId="77777777" w:rsidR="008C7939" w:rsidRDefault="008C7939" w:rsidP="008C7939">
      <w:pPr>
        <w:pStyle w:val="Paragraph0"/>
      </w:pPr>
      <w:ins w:id="10980" w:author="GoldenCorpusHarness" w:date="2026-03-28T21:57:49Z">
        <w:r>
          <w:t xml:space="preserve">For emergency situations where the investigator or medically qualified designee (consistent with local requirements) needs to identify the intervention used by a participant and/or the dosage administered, he/she will contact the emergency unblinding call center by telephone and make a request for emergency unblinding. </w:t>
        </w:r>
      </w:ins>
      <w:r>
        <w:t>A</w:t>
      </w:r>
      <w:del w:id="10981" w:author="GoldenCorpusHarness" w:date="2026-03-28T21:57:49Z">
        <w:r>
          <w:delText>n ECG abnormality may meet the criteria of an</w:delText>
        </w:r>
      </w:del>
      <w:ins w:id="10982" w:author="GoldenCorpusHarness" w:date="2026-03-28T21:57:49Z">
        <w:r>
          <w:t>s requested by the investigator or medically qualified designee, the emergency unblinding call center will provide the information to him/her promptly and report unblinding to the Sponsor. Before contacting the emergency unblinding call center to request unblinding of a participant’s intervention assignment, the investigator who is a qualified physician should make reasonable attempts to enter the toxicity grade of the</w:t>
        </w:r>
      </w:ins>
      <w:r>
        <w:t xml:space="preserve"> AE</w:t>
      </w:r>
      <w:del w:id="10983" w:author="GoldenCorpusHarness" w:date="2026-03-28T21:57:49Z">
        <w:r>
          <w:delText xml:space="preserve"> as described in this protocol (see Appendix 3) and the CRF Completion Guidelines</w:delText>
        </w:r>
      </w:del>
      <w:ins w:id="10984" w:author="GoldenCorpusHarness" w:date="2026-03-28T21:57:49Z">
        <w:r>
          <w:t>s observed, the relation to study intervention, the reason thereof, etc, in the medical record</w:t>
        </w:r>
      </w:ins>
      <w:r>
        <w:t>. I</w:t>
      </w:r>
      <w:del w:id="10985" w:author="GoldenCorpusHarness" w:date="2026-03-28T21:57:49Z">
        <w:r>
          <w:delText>n these instances</w:delText>
        </w:r>
      </w:del>
      <w:ins w:id="10986" w:author="GoldenCorpusHarness" w:date="2026-03-28T21:57:49Z">
        <w:r>
          <w:t>f it is not possible to record this assessment in the medical record before the unblinding</w:t>
        </w:r>
      </w:ins>
      <w:r>
        <w:t xml:space="preserve">, the </w:t>
      </w:r>
      <w:del w:id="10987" w:author="GoldenCorpusHarness" w:date="2026-03-28T21:57:49Z">
        <w:r>
          <w:delText>AE corresponding to the ECG abnormality will be recorded on the appropriate CRF</w:delText>
        </w:r>
      </w:del>
      <w:ins w:id="10988" w:author="GoldenCorpusHarness" w:date="2026-03-28T21:57:49Z">
        <w:r>
          <w:t>unblinding should not be delayed</w:t>
        </w:r>
      </w:ins>
      <w:r>
        <w:t>.</w:t>
      </w:r>
    </w:p>
    <w:p ns2:paraId="142A4815" ns2:textId="0DFBF89F" w:rsidR="002717C4" w:rsidRPr="00FB6AE0" w:rsidRDefault="008C7939" w:rsidP="008C7939">
      <w:pPr>
        <w:pStyle w:val="Paragraph0"/>
      </w:pPr>
      <w:del w:id="10989" w:author="GoldenCorpusHarness" w:date="2026-03-28T21:57:49Z">
        <w:r>
          <w:delText>QTc prolongation has been seen in some lenvatinib studies</w:delText>
        </w:r>
      </w:del>
      <w:ins w:id="10990" w:author="GoldenCorpusHarness" w:date="2026-03-28T21:57:49Z">
        <w:r>
          <w:t>If unblinding has occurred, the circumstances around the unblinding (eg, date, reason, and person performing the unblinding) must be documented promptly, and the Sponsor Clinical Director notified as soon as possible</w:t>
        </w:r>
      </w:ins>
      <w:r>
        <w:t>.</w:t>
      </w:r>
      <w:del w:id="10991" w:author="GoldenCorpusHarness" w:date="2026-03-28T21:57:49Z">
        <w:r>
          <w:delText xml:space="preserve"> Monitor electrocardiograms every cycle (as specified in the SoA) in participants with congenital long QT syndrome, congestive heart failure, bradyarrhythmias, or those who are taking drugs known to prolong the QT interval, including Class Ia and III antiarrhythmics. Refer to the lenvatinib IB.</w:delText>
        </w:r>
      </w:del>
    </w:p>
    <w:p ns2:paraId="33127B08" ns2:textId="4C6238F7" w:rsidR="00FB6AE0" w:rsidRDefault="00FB6AE0" w:rsidP="00FB6AE0">
      <w:pPr>
        <w:pStyle w:val="Heading3"/>
      </w:pPr>
      <w:del w:id="10992" w:author="GoldenCorpusHarness" w:date="2026-03-28T21:57:49Z">
        <w:r>
          <w:delText>Echocardio</w:delText>
        </w:r>
      </w:del>
      <w:ins w:id="10993" w:author="GoldenCorpusHarness" w:date="2026-03-28T21:57:49Z">
        <w:r>
          <w:t>Once an emer</w:t>
        </w:r>
      </w:ins>
      <w:r>
        <w:t>g</w:t>
      </w:r>
      <w:del w:id="10994" w:author="GoldenCorpusHarness" w:date="2026-03-28T21:57:49Z">
        <w:r>
          <w:delText>ra</w:delText>
        </w:r>
      </w:del>
      <w:ins w:id="10995" w:author="GoldenCorpusHarness" w:date="2026-03-28T21:57:49Z">
        <w:r>
          <w:t xml:space="preserve">ency unblinding has taken place, the investigator, site personnel, and Sponsor personnel </w:t>
        </w:r>
      </w:ins>
      <w:r>
        <w:t>m</w:t>
      </w:r>
      <w:del w:id="10996" w:author="GoldenCorpusHarness" w:date="2026-03-28T21:57:49Z">
        <w:r>
          <w:delText>s or M</w:delText>
        </w:r>
      </w:del>
      <w:ins w:id="10997" w:author="GoldenCorpusHarness" w:date="2026-03-28T21:57:49Z">
        <w:r>
          <w:t xml:space="preserve">ay be </w:t>
        </w:r>
      </w:ins>
      <w:r>
        <w:t>u</w:t>
      </w:r>
      <w:del w:id="10998" w:author="GoldenCorpusHarness" w:date="2026-03-28T21:57:49Z">
        <w:r>
          <w:delText>ltigated Acq</w:delText>
        </w:r>
      </w:del>
      <w:ins w:id="10999" w:author="GoldenCorpusHarness" w:date="2026-03-28T21:57:49Z">
        <w:r>
          <w:t>nblinded so that the appropriate follow-</w:t>
        </w:r>
      </w:ins>
      <w:r>
        <w:t>u</w:t>
      </w:r>
      <w:del w:id="11000" w:author="GoldenCorpusHarness" w:date="2026-03-28T21:57:49Z">
        <w:r>
          <w:delText>isition Scans</w:delText>
        </w:r>
      </w:del>
      <w:ins w:id="11001" w:author="GoldenCorpusHarness" w:date="2026-03-28T21:57:49Z">
        <w:r>
          <w:t>p medical care can be provided to the participant.</w:t>
        </w:r>
      </w:ins>
    </w:p>
    <w:p ns2:paraId="6706B42E" ns2:textId="44121959" w:rsidR="00FB6AE0" w:rsidRDefault="00FB6AE0" w:rsidP="00FB6AE0">
      <w:pPr>
        <w:pStyle w:val="Paragraph0"/>
      </w:pPr>
      <w:del w:id="11002" w:author="GoldenCorpusHarness" w:date="2026-03-28T21:57:49Z">
        <w:r>
          <w:delText>A</w:delText>
        </w:r>
      </w:del>
      <w:ins w:id="11003" w:author="GoldenCorpusHarness" w:date="2026-03-28T21:57:49Z">
        <w:r>
          <w:t>Nonemergency</w:t>
        </w:r>
      </w:ins>
      <w:r>
        <w:t xml:space="preserve"> </w:t>
      </w:r>
      <w:del w:id="11004" w:author="GoldenCorpusHarness" w:date="2026-03-28T21:57:49Z">
        <w:r>
          <w:delText>M</w:delText>
        </w:r>
      </w:del>
      <w:r>
        <w:t>U</w:t>
      </w:r>
      <w:del w:id="11005" w:author="GoldenCorpusHarness" w:date="2026-03-28T21:57:49Z">
        <w:r>
          <w:delText>GA sca</w:delText>
        </w:r>
      </w:del>
      <w:r>
        <w:t>n</w:t>
      </w:r>
      <w:del w:id="11006" w:author="GoldenCorpusHarness" w:date="2026-03-28T21:57:49Z">
        <w:r>
          <w:delText xml:space="preserve"> (us</w:delText>
        </w:r>
      </w:del>
      <w:ins w:id="11007" w:author="GoldenCorpusHarness" w:date="2026-03-28T21:57:49Z">
        <w:r>
          <w:t>blind</w:t>
        </w:r>
      </w:ins>
      <w:r>
        <w:t>ing</w:t>
      </w:r>
      <w:del w:id="11008" w:author="GoldenCorpusHarness" w:date="2026-03-28T21:57:49Z">
        <w:r>
          <w:delText xml:space="preserve"> a technetium-based tracer) or an ECHO can be performed to further assess LVEF as designated in the SoA (Section 1.3). MUGA or ECHO scans should be performed locally in accordance with the institution’s standard practice. MUGA scans are the preferred modality. However, whichever modality is used for the initial assessment should be repeated for all subsequent LVEF assessments for that participant. LVEFs as assessed by the institution will be entered on the eCRF. Investigator assessment will be based on institutional reports.</w:delText>
        </w:r>
      </w:del>
    </w:p>
    <w:p ns2:paraId="602D7F2C" ns2:textId="0FDE09E4" w:rsidR="00BB4C3A" w:rsidRDefault="00BB4C3A" w:rsidP="0056612B">
      <w:pPr>
        <w:pStyle w:val="Heading3"/>
        <w:tabs>
          <w:tab w:val="clear" w:pos="960"/>
          <w:tab w:val="num" w:pos="1320"/>
        </w:tabs>
      </w:pPr>
      <w:del w:id="11009" w:author="GoldenCorpusHarness" w:date="2026-03-28T21:57:49Z">
        <w:r>
          <w:delText>Clinical</w:delText>
        </w:r>
      </w:del>
      <w:ins w:id="11010" w:author="GoldenCorpusHarness" w:date="2026-03-28T21:57:49Z">
        <w:r>
          <w:t>After</w:t>
        </w:r>
      </w:ins>
      <w:r>
        <w:t xml:space="preserve"> S</w:t>
      </w:r>
      <w:del w:id="11011" w:author="GoldenCorpusHarness" w:date="2026-03-28T21:57:49Z">
        <w:r>
          <w:delText>afety Laboratory Assessments</w:delText>
        </w:r>
      </w:del>
      <w:ins w:id="11012" w:author="GoldenCorpusHarness" w:date="2026-03-28T21:57:49Z">
        <w:r>
          <w:t>ponsor consultation, participants may be unblinded if knowledge of treatment arm is required to guide future treatment decisions for the participant. Participants must have centrally-verified PD and study intervention must be permanently discontinued for nonemergency unblinding to be considered.</w:t>
        </w:r>
      </w:ins>
    </w:p>
    <w:p ns2:paraId="535ED1FE" ns2:textId="21AE908E" w:rsidR="00545110" w:rsidRDefault="00545110" w:rsidP="00936F72">
      <w:pPr>
        <w:pStyle w:val="ListBullet"/>
        <w:keepLines w:val="0"/>
        <w:spacing w:after="240"/>
      </w:pPr>
      <w:ins w:id="11013" w:author="GoldenCorpusHarness" w:date="2026-03-28T21:57:49Z">
        <w:r>
          <w:t>For nonemergency unblinding (eg, after cases of centrally-verified PD and treatment discontinuation) I</w:t>
        </w:r>
      </w:ins>
      <w:r>
        <w:t>R</w:t>
      </w:r>
      <w:del w:id="11014" w:author="GoldenCorpusHarness" w:date="2026-03-28T21:57:49Z">
        <w:r>
          <w:delText>efer to Appendix 2 for the list of clinical laborator</w:delText>
        </w:r>
      </w:del>
      <w:ins w:id="11015" w:author="GoldenCorpusHarness" w:date="2026-03-28T21:57:49Z">
        <w:r>
          <w:t>T should be used to unblind the participant’s treatment assignment. The emergenc</w:t>
        </w:r>
      </w:ins>
      <w:r>
        <w:t xml:space="preserve">y </w:t>
      </w:r>
      <w:del w:id="11016" w:author="GoldenCorpusHarness" w:date="2026-03-28T21:57:49Z">
        <w:r>
          <w:delText>tests to be performed and to the SoA for the timing and frequency</w:delText>
        </w:r>
      </w:del>
      <w:ins w:id="11017" w:author="GoldenCorpusHarness" w:date="2026-03-28T21:57:49Z">
        <w:r>
          <w:t>unblinding call center should not be used for this purpose</w:t>
        </w:r>
      </w:ins>
      <w:r>
        <w:t>.</w:t>
      </w:r>
    </w:p>
    <w:p ns2:paraId="77AAD516" ns2:textId="6A8DDD3B" w:rsidR="00545110" w:rsidRDefault="00545110" w:rsidP="00936F72">
      <w:pPr>
        <w:pStyle w:val="ListBullet"/>
        <w:keepLines w:val="0"/>
        <w:spacing w:after="240"/>
      </w:pPr>
      <w:del w:id="11018" w:author="GoldenCorpusHarness" w:date="2026-03-28T21:57:49Z">
        <w:r>
          <w:delText>The inves</w:delText>
        </w:r>
      </w:del>
      <w:ins w:id="11019" w:author="GoldenCorpusHarness" w:date="2026-03-28T21:57:49Z">
        <w:r>
          <w:t>Par</w:t>
        </w:r>
      </w:ins>
      <w:r>
        <w:t>ti</w:t>
      </w:r>
      <w:del w:id="11020" w:author="GoldenCorpusHarness" w:date="2026-03-28T21:57:49Z">
        <w:r>
          <w:delText>g</w:delText>
        </w:r>
      </w:del>
      <w:ins w:id="11021" w:author="GoldenCorpusHarness" w:date="2026-03-28T21:57:49Z">
        <w:r>
          <w:t>cip</w:t>
        </w:r>
      </w:ins>
      <w:r>
        <w:t>a</w:t>
      </w:r>
      <w:del w:id="11022" w:author="GoldenCorpusHarness" w:date="2026-03-28T21:57:49Z">
        <w:r>
          <w:delText>tor or medically qualified designee (consistent with local requireme</w:delText>
        </w:r>
      </w:del>
      <w:r>
        <w:t>nts</w:t>
      </w:r>
      <w:del w:id="11023" w:author="GoldenCorpusHarness" w:date="2026-03-28T21:57:49Z">
        <w:r>
          <w:delText>)</w:delText>
        </w:r>
      </w:del>
      <w:r>
        <w:t xml:space="preserve"> </w:t>
      </w:r>
      <w:del w:id="11024" w:author="GoldenCorpusHarness" w:date="2026-03-28T21:57:49Z">
        <w:r>
          <w:delText>mu</w:delText>
        </w:r>
      </w:del>
      <w:ins w:id="11025" w:author="GoldenCorpusHarness" w:date="2026-03-28T21:57:49Z">
        <w:r>
          <w:t>who</w:t>
        </w:r>
      </w:ins>
      <w:r>
        <w:t>s</w:t>
      </w:r>
      <w:ins w:id="11026" w:author="GoldenCorpusHarness" w:date="2026-03-28T21:57:49Z">
        <w:r>
          <w:t xml:space="preserve">e </w:t>
        </w:r>
      </w:ins>
      <w:r>
        <w:t>t</w:t>
      </w:r>
      <w:del w:id="11027" w:author="GoldenCorpusHarness" w:date="2026-03-28T21:57:49Z">
        <w:r>
          <w:delText xml:space="preserve"> </w:delText>
        </w:r>
      </w:del>
      <w:r>
        <w:t>re</w:t>
      </w:r>
      <w:del w:id="11028" w:author="GoldenCorpusHarness" w:date="2026-03-28T21:57:49Z">
        <w:r>
          <w:delText>view the labor</w:delText>
        </w:r>
      </w:del>
      <w:r>
        <w:t>at</w:t>
      </w:r>
      <w:del w:id="11029" w:author="GoldenCorpusHarness" w:date="2026-03-28T21:57:49Z">
        <w:r>
          <w:delText>ory report, docu</w:delText>
        </w:r>
      </w:del>
      <w:r>
        <w:t xml:space="preserve">ment </w:t>
      </w:r>
      <w:ins w:id="11030" w:author="GoldenCorpusHarness" w:date="2026-03-28T21:57:49Z">
        <w:r>
          <w:t>assignmen</w:t>
        </w:r>
      </w:ins>
      <w:r>
        <w:t>t</w:t>
      </w:r>
      <w:ins w:id="11031" w:author="GoldenCorpusHarness" w:date="2026-03-28T21:57:49Z">
        <w:r>
          <w:t xml:space="preserve"> </w:t>
        </w:r>
      </w:ins>
      <w:r>
        <w:t>h</w:t>
      </w:r>
      <w:del w:id="11032" w:author="GoldenCorpusHarness" w:date="2026-03-28T21:57:49Z">
        <w:r>
          <w:delText>i</w:delText>
        </w:r>
      </w:del>
      <w:ins w:id="11033" w:author="GoldenCorpusHarness" w:date="2026-03-28T21:57:49Z">
        <w:r>
          <w:t>a</w:t>
        </w:r>
      </w:ins>
      <w:r>
        <w:t xml:space="preserve">s </w:t>
      </w:r>
      <w:del w:id="11034" w:author="GoldenCorpusHarness" w:date="2026-03-28T21:57:49Z">
        <w:r>
          <w:delText>r</w:delText>
        </w:r>
      </w:del>
      <w:ins w:id="11035" w:author="GoldenCorpusHarness" w:date="2026-03-28T21:57:49Z">
        <w:r>
          <w:t>b</w:t>
        </w:r>
      </w:ins>
      <w:r>
        <w:t>e</w:t>
      </w:r>
      <w:del w:id="11036" w:author="GoldenCorpusHarness" w:date="2026-03-28T21:57:49Z">
        <w:r>
          <w:delText>v</w:delText>
        </w:r>
      </w:del>
      <w:ins w:id="11037" w:author="GoldenCorpusHarness" w:date="2026-03-28T21:57:49Z">
        <w:r>
          <w:t>en unbl</w:t>
        </w:r>
      </w:ins>
      <w:r>
        <w:t>i</w:t>
      </w:r>
      <w:del w:id="11038" w:author="GoldenCorpusHarness" w:date="2026-03-28T21:57:49Z">
        <w:r>
          <w:delText>ew, a</w:delText>
        </w:r>
      </w:del>
      <w:r>
        <w:t>nd</w:t>
      </w:r>
      <w:ins w:id="11039" w:author="GoldenCorpusHarness" w:date="2026-03-28T21:57:49Z">
        <w:r>
          <w:t>ed</w:t>
        </w:r>
      </w:ins>
      <w:r>
        <w:t xml:space="preserve"> </w:t>
      </w:r>
      <w:del w:id="11040" w:author="GoldenCorpusHarness" w:date="2026-03-28T21:57:49Z">
        <w:r>
          <w:delText>rec</w:delText>
        </w:r>
      </w:del>
      <w:ins w:id="11041" w:author="GoldenCorpusHarness" w:date="2026-03-28T21:57:49Z">
        <w:r>
          <w:t>f</w:t>
        </w:r>
      </w:ins>
      <w:r>
        <w:t>or</w:t>
      </w:r>
      <w:del w:id="11042" w:author="GoldenCorpusHarness" w:date="2026-03-28T21:57:49Z">
        <w:r>
          <w:delText>d</w:delText>
        </w:r>
      </w:del>
      <w:r>
        <w:t xml:space="preserve"> any </w:t>
      </w:r>
      <w:ins w:id="11043" w:author="GoldenCorpusHarness" w:date="2026-03-28T21:57:49Z">
        <w:r>
          <w:t xml:space="preserve">reason will </w:t>
        </w:r>
      </w:ins>
      <w:r>
        <w:t>c</w:t>
      </w:r>
      <w:del w:id="11044" w:author="GoldenCorpusHarness" w:date="2026-03-28T21:57:49Z">
        <w:r>
          <w:delText>l</w:delText>
        </w:r>
      </w:del>
      <w:ins w:id="11045" w:author="GoldenCorpusHarness" w:date="2026-03-28T21:57:49Z">
        <w:r>
          <w:t>ont</w:t>
        </w:r>
      </w:ins>
      <w:r>
        <w:t>in</w:t>
      </w:r>
      <w:ins w:id="11046" w:author="GoldenCorpusHarness" w:date="2026-03-28T21:57:49Z">
        <w:r>
          <w:t>ue to be mon</w:t>
        </w:r>
      </w:ins>
      <w:r>
        <w:t>i</w:t>
      </w:r>
      <w:del w:id="11047" w:author="GoldenCorpusHarness" w:date="2026-03-28T21:57:49Z">
        <w:r>
          <w:delText xml:space="preserve">cally </w:delText>
        </w:r>
      </w:del>
      <w:ins w:id="11048" w:author="GoldenCorpusHarness" w:date="2026-03-28T21:57:49Z">
        <w:r>
          <w:t>to</w:t>
        </w:r>
      </w:ins>
      <w:r>
        <w:t>re</w:t>
      </w:r>
      <w:del w:id="11049" w:author="GoldenCorpusHarness" w:date="2026-03-28T21:57:49Z">
        <w:r>
          <w:delText>levant</w:delText>
        </w:r>
      </w:del>
      <w:ins w:id="11050" w:author="GoldenCorpusHarness" w:date="2026-03-28T21:57:49Z">
        <w:r>
          <w:t>d</w:t>
        </w:r>
      </w:ins>
      <w:r>
        <w:t xml:space="preserve"> </w:t>
      </w:r>
      <w:del w:id="11051" w:author="GoldenCorpusHarness" w:date="2026-03-28T21:57:49Z">
        <w:r>
          <w:delText>changes occurr</w:delText>
        </w:r>
      </w:del>
      <w:r>
        <w:t>in</w:t>
      </w:r>
      <w:del w:id="11052" w:author="GoldenCorpusHarness" w:date="2026-03-28T21:57:49Z">
        <w:r>
          <w:delText>g during</w:delText>
        </w:r>
      </w:del>
      <w:r>
        <w:t xml:space="preserve"> the study</w:t>
      </w:r>
      <w:del w:id="11053" w:author="GoldenCorpusHarness" w:date="2026-03-28T21:57:49Z">
        <w:r>
          <w:delText xml:space="preserve"> in the AE section of the CRF</w:delText>
        </w:r>
      </w:del>
      <w:r>
        <w:t>.</w:t>
      </w:r>
      <w:del w:id="11054" w:author="GoldenCorpusHarness" w:date="2026-03-28T21:57:49Z">
        <w:r>
          <w:delText xml:space="preserve"> The laboratory reports must be filed with the source documents. Clinically significant abnormal laboratory findings are those which are not associated with the underlying disease, unless judged by the investigator to be more severe than expected for the participant's condition.</w:delText>
        </w:r>
      </w:del>
    </w:p>
    <w:p ns2:paraId="6FBDA8B2" ns2:textId="6E1A3D33" w:rsidR="00545110" w:rsidRDefault="00545110" w:rsidP="00936F72">
      <w:pPr>
        <w:pStyle w:val="ListBullet"/>
        <w:keepLines w:val="0"/>
        <w:spacing w:after="240"/>
      </w:pPr>
      <w:del w:id="11055" w:author="GoldenCorpusHarness" w:date="2026-03-28T21:57:49Z">
        <w:r>
          <w:delText>A</w:delText>
        </w:r>
      </w:del>
      <w:ins w:id="11056" w:author="GoldenCorpusHarness" w:date="2026-03-28T21:57:49Z">
        <w:r>
          <w:t>Ca</w:t>
        </w:r>
      </w:ins>
      <w:r>
        <w:t>l</w:t>
      </w:r>
      <w:del w:id="11057" w:author="GoldenCorpusHarness" w:date="2026-03-28T21:57:49Z">
        <w:r>
          <w:delText>l</w:delText>
        </w:r>
      </w:del>
      <w:ins w:id="11058" w:author="GoldenCorpusHarness" w:date="2026-03-28T21:57:49Z">
        <w:r>
          <w:t>ibration</w:t>
        </w:r>
      </w:ins>
      <w:r>
        <w:t xml:space="preserve"> </w:t>
      </w:r>
      <w:del w:id="11059" w:author="GoldenCorpusHarness" w:date="2026-03-28T21:57:49Z">
        <w:r>
          <w:delText>pr</w:delText>
        </w:r>
      </w:del>
      <w:r>
        <w:t>o</w:t>
      </w:r>
      <w:del w:id="11060" w:author="GoldenCorpusHarness" w:date="2026-03-28T21:57:49Z">
        <w:r>
          <w:delText>tocol-re</w:delText>
        </w:r>
      </w:del>
      <w:ins w:id="11061" w:author="GoldenCorpusHarness" w:date="2026-03-28T21:57:49Z">
        <w:r>
          <w:t>f E</w:t>
        </w:r>
      </w:ins>
      <w:r>
        <w:t>qui</w:t>
      </w:r>
      <w:del w:id="11062" w:author="GoldenCorpusHarness" w:date="2026-03-28T21:57:49Z">
        <w:r>
          <w:delText>red laboratory assess</w:delText>
        </w:r>
      </w:del>
      <w:ins w:id="11063" w:author="GoldenCorpusHarness" w:date="2026-03-28T21:57:49Z">
        <w:r>
          <w:t>p</w:t>
        </w:r>
      </w:ins>
      <w:r>
        <w:t>ment</w:t>
      </w:r>
      <w:del w:id="11064" w:author="GoldenCorpusHarness" w:date="2026-03-28T21:57:49Z">
        <w:r>
          <w:delText>s, as defined in Appendix 2, must be conducted in accordance with the laboratory or study procedures manual and the SoA.</w:delText>
        </w:r>
      </w:del>
    </w:p>
    <w:p ns2:paraId="59FDB0AB" ns2:textId="1D8248BA" w:rsidR="00545110" w:rsidRDefault="00545110" w:rsidP="00936F72">
      <w:pPr>
        <w:pStyle w:val="ListBullet"/>
        <w:keepLines w:val="0"/>
        <w:spacing w:after="240"/>
      </w:pPr>
      <w:del w:id="11065" w:author="GoldenCorpusHarness" w:date="2026-03-28T21:57:49Z">
        <w:r>
          <w:delText xml:space="preserve">If laboratory </w:delText>
        </w:r>
      </w:del>
      <w:ins w:id="11066" w:author="GoldenCorpusHarness" w:date="2026-03-28T21:57:49Z">
        <w:r>
          <w:t>The in</w:t>
        </w:r>
      </w:ins>
      <w:r>
        <w:t>v</w:t>
      </w:r>
      <w:del w:id="11067" w:author="GoldenCorpusHarness" w:date="2026-03-28T21:57:49Z">
        <w:r>
          <w:delText>alues from non</w:delText>
        </w:r>
      </w:del>
      <w:ins w:id="11068" w:author="GoldenCorpusHarness" w:date="2026-03-28T21:57:49Z">
        <w:r>
          <w:t>estigator or qualified designee has the res</w:t>
        </w:r>
      </w:ins>
      <w:r>
        <w:t>p</w:t>
      </w:r>
      <w:del w:id="11069" w:author="GoldenCorpusHarness" w:date="2026-03-28T21:57:49Z">
        <w:r>
          <w:delText>rotocol-s</w:delText>
        </w:r>
      </w:del>
      <w:ins w:id="11070" w:author="GoldenCorpusHarness" w:date="2026-03-28T21:57:49Z">
        <w:r>
          <w:t xml:space="preserve">onsibility to ensure that any device or instrument used for a clinical evaluation/test during a clinical study that </w:t>
        </w:r>
      </w:ins>
      <w:r>
        <w:t>p</w:t>
      </w:r>
      <w:del w:id="11071" w:author="GoldenCorpusHarness" w:date="2026-03-28T21:57:49Z">
        <w:r>
          <w:delText>ecified laboratory assessments</w:delText>
        </w:r>
      </w:del>
      <w:ins w:id="11072" w:author="GoldenCorpusHarness" w:date="2026-03-28T21:57:49Z">
        <w:r>
          <w:t>rovides information about inclusion/exclusion criteria and/or safety or efficacy</w:t>
        </w:r>
      </w:ins>
      <w:r>
        <w:t xml:space="preserve"> p</w:t>
      </w:r>
      <w:del w:id="11073" w:author="GoldenCorpusHarness" w:date="2026-03-28T21:57:49Z">
        <w:r>
          <w:delText>erformed at the institution’s local laboratory r</w:delText>
        </w:r>
      </w:del>
      <w:ins w:id="11074" w:author="GoldenCorpusHarness" w:date="2026-03-28T21:57:49Z">
        <w:r>
          <w:t xml:space="preserve">arameters shall be suitably calibrated and/or maintained to ensure that the data obtained are reliable and/or reproducible. Documentation of </w:t>
        </w:r>
      </w:ins>
      <w:r>
        <w:t>equi</w:t>
      </w:r>
      <w:del w:id="11075" w:author="GoldenCorpusHarness" w:date="2026-03-28T21:57:49Z">
        <w:r>
          <w:delText xml:space="preserve">re a change in study </w:delText>
        </w:r>
      </w:del>
      <w:r>
        <w:t>p</w:t>
      </w:r>
      <w:del w:id="11076" w:author="GoldenCorpusHarness" w:date="2026-03-28T21:57:49Z">
        <w:r>
          <w:delText>articipant management or are considered clinically significant by the investigator (eg, SAE or AE or dose modification), then the results must be recorded in the appropriate CRF (eg, SLAB)</w:delText>
        </w:r>
      </w:del>
      <w:ins w:id="11077" w:author="GoldenCorpusHarness" w:date="2026-03-28T21:57:49Z">
        <w:r>
          <w:t>ment calibration must be retained as source documentation at the study site</w:t>
        </w:r>
      </w:ins>
      <w:r>
        <w:t>.</w:t>
      </w:r>
    </w:p>
    <w:p ns2:paraId="0A3E7448" ns2:textId="7EB20752" w:rsidR="00BB4C3A" w:rsidRDefault="00545110" w:rsidP="00936F72">
      <w:pPr>
        <w:pStyle w:val="ListBullet"/>
        <w:keepLines w:val="0"/>
        <w:spacing w:after="240"/>
      </w:pPr>
      <w:del w:id="11078" w:author="GoldenCorpusHarness" w:date="2026-03-28T21:57:49Z">
        <w:r>
          <w:delText>F</w:delText>
        </w:r>
      </w:del>
      <w:ins w:id="11079" w:author="GoldenCorpusHarness" w:date="2026-03-28T21:57:49Z">
        <w:r>
          <w:t>Tum</w:t>
        </w:r>
      </w:ins>
      <w:r>
        <w:t xml:space="preserve">or </w:t>
      </w:r>
      <w:del w:id="11080" w:author="GoldenCorpusHarness" w:date="2026-03-28T21:57:49Z">
        <w:r>
          <w:delText>any laboratory te</w:delText>
        </w:r>
      </w:del>
      <w:ins w:id="11081" w:author="GoldenCorpusHarness" w:date="2026-03-28T21:57:49Z">
        <w:r>
          <w:t>Ti</w:t>
        </w:r>
      </w:ins>
      <w:r>
        <w:t>s</w:t>
      </w:r>
      <w:del w:id="11082" w:author="GoldenCorpusHarness" w:date="2026-03-28T21:57:49Z">
        <w:r>
          <w:delText>t</w:delText>
        </w:r>
      </w:del>
      <w:r>
        <w:t>s</w:t>
      </w:r>
      <w:del w:id="11083" w:author="GoldenCorpusHarness" w:date="2026-03-28T21:57:49Z">
        <w:r>
          <w:delText xml:space="preserve"> with val</w:delText>
        </w:r>
      </w:del>
      <w:r>
        <w:t>ue</w:t>
      </w:r>
      <w:del w:id="11084" w:author="GoldenCorpusHarness" w:date="2026-03-28T21:57:49Z">
        <w:r>
          <w:delText>s considered clinically significantly abnormal during participation in the study or within 30 days</w:delText>
        </w:r>
      </w:del>
      <w:r>
        <w:t xml:space="preserve"> for </w:t>
      </w:r>
      <w:ins w:id="11085" w:author="GoldenCorpusHarness" w:date="2026-03-28T21:57:49Z">
        <w:r>
          <w:t>Biom</w:t>
        </w:r>
      </w:ins>
      <w:r>
        <w:t>a</w:t>
      </w:r>
      <w:del w:id="11086" w:author="GoldenCorpusHarness" w:date="2026-03-28T21:57:49Z">
        <w:r>
          <w:delText>ll AEs and 90 days fo</w:delText>
        </w:r>
      </w:del>
      <w:r>
        <w:t>r</w:t>
      </w:r>
      <w:del w:id="11087" w:author="GoldenCorpusHarness" w:date="2026-03-28T21:57:49Z">
        <w:r>
          <w:delText xml:space="preserve"> all SAEs (or 30 days aft</w:delText>
        </w:r>
      </w:del>
      <w:ins w:id="11088" w:author="GoldenCorpusHarness" w:date="2026-03-28T21:57:49Z">
        <w:r>
          <w:t>k</w:t>
        </w:r>
      </w:ins>
      <w:r>
        <w:t xml:space="preserve">er </w:t>
      </w:r>
      <w:del w:id="11089" w:author="GoldenCorpusHarness" w:date="2026-03-28T21:57:49Z">
        <w:r>
          <w:delText>cess</w:delText>
        </w:r>
      </w:del>
      <w:ins w:id="11090" w:author="GoldenCorpusHarness" w:date="2026-03-28T21:57:49Z">
        <w:r>
          <w:t>St</w:t>
        </w:r>
      </w:ins>
      <w:r>
        <w:t>at</w:t>
      </w:r>
      <w:del w:id="11091" w:author="GoldenCorpusHarness" w:date="2026-03-28T21:57:49Z">
        <w:r>
          <w:delText>ion of treatment if the participant initiate</w:delText>
        </w:r>
      </w:del>
      <w:ins w:id="11092" w:author="GoldenCorpusHarness" w:date="2026-03-28T21:57:49Z">
        <w:r>
          <w:t>u</w:t>
        </w:r>
      </w:ins>
      <w:r>
        <w:t>s</w:t>
      </w:r>
      <w:del w:id="11093" w:author="GoldenCorpusHarness" w:date="2026-03-28T21:57:49Z">
        <w:r>
          <w:delText xml:space="preserve"> new anticancer therapy, whichever occurs first) after the last dose of study intervention, every attempt should be made to perform repeat assessments until the values return to normal or baseline or if a new baseline is established as determined by the investigator.</w:delText>
        </w:r>
      </w:del>
    </w:p>
    <w:p ns2:paraId="10706325" ns2:textId="5511FDA4" w:rsidR="00D80FE3" w:rsidRDefault="00D80FE3" w:rsidP="00D80FE3">
      <w:pPr>
        <w:pStyle w:val="Paragraph0"/>
      </w:pPr>
      <w:r>
        <w:t>D</w:t>
      </w:r>
      <w:del w:id="11094" w:author="GoldenCorpusHarness" w:date="2026-03-28T21:57:49Z">
        <w:r>
          <w:delText xml:space="preserve">etails </w:delText>
        </w:r>
      </w:del>
      <w:ins w:id="11095" w:author="GoldenCorpusHarness" w:date="2026-03-28T21:57:49Z">
        <w:r>
          <w:t>u</w:t>
        </w:r>
      </w:ins>
      <w:r>
        <w:t>r</w:t>
      </w:r>
      <w:del w:id="11096" w:author="GoldenCorpusHarness" w:date="2026-03-28T21:57:49Z">
        <w:r>
          <w:delText>egard</w:delText>
        </w:r>
      </w:del>
      <w:r>
        <w:t>ing</w:t>
      </w:r>
      <w:del w:id="11097" w:author="GoldenCorpusHarness" w:date="2026-03-28T21:57:49Z">
        <w:r>
          <w:delText xml:space="preserve"> specific laboratory procedures/assessments to be performed in this study are provided below. The total amount of blood/tissue to be drawn/collected over the course of</w:delText>
        </w:r>
      </w:del>
      <w:r>
        <w:t xml:space="preserve"> the s</w:t>
      </w:r>
      <w:del w:id="11098" w:author="GoldenCorpusHarness" w:date="2026-03-28T21:57:49Z">
        <w:r>
          <w:delText>tudy (from p</w:delText>
        </w:r>
      </w:del>
      <w:ins w:id="11099" w:author="GoldenCorpusHarness" w:date="2026-03-28T21:57:49Z">
        <w:r>
          <w:t>c</w:t>
        </w:r>
      </w:ins>
      <w:r>
        <w:t>re</w:t>
      </w:r>
      <w:del w:id="11100" w:author="GoldenCorpusHarness" w:date="2026-03-28T21:57:49Z">
        <w:r>
          <w:delText>study to poststudy visits), i</w:delText>
        </w:r>
      </w:del>
      <w:ins w:id="11101" w:author="GoldenCorpusHarness" w:date="2026-03-28T21:57:49Z">
        <w:r>
          <w:t>e</w:t>
        </w:r>
      </w:ins>
      <w:r>
        <w:t>n</w:t>
      </w:r>
      <w:del w:id="11102" w:author="GoldenCorpusHarness" w:date="2026-03-28T21:57:49Z">
        <w:r>
          <w:delText>clud</w:delText>
        </w:r>
      </w:del>
      <w:r>
        <w:t xml:space="preserve">ing </w:t>
      </w:r>
      <w:del w:id="11103" w:author="GoldenCorpusHarness" w:date="2026-03-28T21:57:49Z">
        <w:r>
          <w:delText>a</w:delText>
        </w:r>
      </w:del>
      <w:r>
        <w:t>p</w:t>
      </w:r>
      <w:del w:id="11104" w:author="GoldenCorpusHarness" w:date="2026-03-28T21:57:49Z">
        <w:r>
          <w:delText>p</w:delText>
        </w:r>
      </w:del>
      <w:ins w:id="11105" w:author="GoldenCorpusHarness" w:date="2026-03-28T21:57:49Z">
        <w:r>
          <w:t>e</w:t>
        </w:r>
      </w:ins>
      <w:r>
        <w:t>r</w:t>
      </w:r>
      <w:del w:id="11106" w:author="GoldenCorpusHarness" w:date="2026-03-28T21:57:49Z">
        <w:r>
          <w:delText>ox</w:delText>
        </w:r>
      </w:del>
      <w:r>
        <w:t>i</w:t>
      </w:r>
      <w:del w:id="11107" w:author="GoldenCorpusHarness" w:date="2026-03-28T21:57:49Z">
        <w:r>
          <w:delText>mate blo</w:delText>
        </w:r>
      </w:del>
      <w:r>
        <w:t>od</w:t>
      </w:r>
      <w:del w:id="11108" w:author="GoldenCorpusHarness" w:date="2026-03-28T21:57:49Z">
        <w:r>
          <w:delText>/</w:delText>
        </w:r>
      </w:del>
      <w:ins w:id="11109" w:author="GoldenCorpusHarness" w:date="2026-03-28T21:57:49Z">
        <w:r>
          <w:t xml:space="preserve">, a </w:t>
        </w:r>
      </w:ins>
      <w:r>
        <w:t>t</w:t>
      </w:r>
      <w:del w:id="11110" w:author="GoldenCorpusHarness" w:date="2026-03-28T21:57:49Z">
        <w:r>
          <w:delText>issue vol</w:delText>
        </w:r>
      </w:del>
      <w:r>
        <w:t>um</w:t>
      </w:r>
      <w:del w:id="11111" w:author="GoldenCorpusHarness" w:date="2026-03-28T21:57:49Z">
        <w:r>
          <w:delText>es d</w:delText>
        </w:r>
      </w:del>
      <w:ins w:id="11112" w:author="GoldenCorpusHarness" w:date="2026-03-28T21:57:49Z">
        <w:r>
          <w:t>o</w:t>
        </w:r>
      </w:ins>
      <w:r>
        <w:t>r</w:t>
      </w:r>
      <w:del w:id="11113" w:author="GoldenCorpusHarness" w:date="2026-03-28T21:57:49Z">
        <w:r>
          <w:delText>awn/collected by visit and by</w:delText>
        </w:r>
      </w:del>
      <w:r>
        <w:t xml:space="preserve"> sample </w:t>
      </w:r>
      <w:del w:id="11114" w:author="GoldenCorpusHarness" w:date="2026-03-28T21:57:49Z">
        <w:r>
          <w:delText>typ</w:delText>
        </w:r>
      </w:del>
      <w:ins w:id="11115" w:author="GoldenCorpusHarness" w:date="2026-03-28T21:57:49Z">
        <w:r>
          <w:t xml:space="preserve">for </w:t>
        </w:r>
      </w:ins>
      <w:r>
        <w:t>e</w:t>
      </w:r>
      <w:del w:id="11116" w:author="GoldenCorpusHarness" w:date="2026-03-28T21:57:49Z">
        <w:r>
          <w:delText xml:space="preserve"> per</w:delText>
        </w:r>
      </w:del>
      <w:ins w:id="11117" w:author="GoldenCorpusHarness" w:date="2026-03-28T21:57:49Z">
        <w:r>
          <w:t>ach</w:t>
        </w:r>
      </w:ins>
      <w:r>
        <w:t xml:space="preserve"> participant </w:t>
      </w:r>
      <w:del w:id="11118" w:author="GoldenCorpusHarness" w:date="2026-03-28T21:57:49Z">
        <w:r>
          <w:delText>c</w:delText>
        </w:r>
      </w:del>
      <w:ins w:id="11119" w:author="GoldenCorpusHarness" w:date="2026-03-28T21:57:49Z">
        <w:r>
          <w:t xml:space="preserve">is required </w:t>
        </w:r>
      </w:ins>
      <w:r>
        <w:t>a</w:t>
      </w:r>
      <w:del w:id="11120" w:author="GoldenCorpusHarness" w:date="2026-03-28T21:57:49Z">
        <w:r>
          <w:delText>n be fou</w:delText>
        </w:r>
      </w:del>
      <w:r>
        <w:t>nd i</w:t>
      </w:r>
      <w:del w:id="11121" w:author="GoldenCorpusHarness" w:date="2026-03-28T21:57:49Z">
        <w:r>
          <w:delText>n the Procedure</w:delText>
        </w:r>
      </w:del>
      <w:r>
        <w:t>s</w:t>
      </w:r>
      <w:del w:id="11122" w:author="GoldenCorpusHarness" w:date="2026-03-28T21:57:49Z">
        <w:r>
          <w:delText xml:space="preserve"> Manual. Refer</w:delText>
        </w:r>
      </w:del>
      <w:r>
        <w:t xml:space="preserve"> to </w:t>
      </w:r>
      <w:del w:id="11123" w:author="GoldenCorpusHarness" w:date="2026-03-28T21:57:49Z">
        <w:r>
          <w:delText>th</w:delText>
        </w:r>
      </w:del>
      <w:ins w:id="11124" w:author="GoldenCorpusHarness" w:date="2026-03-28T21:57:49Z">
        <w:r>
          <w:t>b</w:t>
        </w:r>
      </w:ins>
      <w:r>
        <w:t>e</w:t>
      </w:r>
      <w:del w:id="11125" w:author="GoldenCorpusHarness" w:date="2026-03-28T21:57:49Z">
        <w:r>
          <w:delText xml:space="preserve"> SoA for the timing of laboratory assessments.</w:delText>
        </w:r>
      </w:del>
      <w:ins w:id="11126" w:author="GoldenCorpusHarness" w:date="2026-03-28T21:57:49Z">
        <w:r>
          <w:t>:</w:t>
        </w:r>
      </w:ins>
    </w:p>
    <w:p ns2:paraId="76E0D856" ns2:textId="1C818A3F" w:rsidR="00D80FE3" w:rsidRDefault="00D80FE3" w:rsidP="00D80FE3">
      <w:pPr>
        <w:pStyle w:val="Heading4"/>
      </w:pPr>
      <w:del w:id="11127" w:author="GoldenCorpusHarness" w:date="2026-03-28T21:57:49Z">
        <w:r>
          <w:delText>L</w:delText>
        </w:r>
      </w:del>
      <w:ins w:id="11128" w:author="GoldenCorpusHarness" w:date="2026-03-28T21:57:49Z">
        <w:r>
          <w:t>A newly obt</w:t>
        </w:r>
      </w:ins>
      <w:r>
        <w:t>a</w:t>
      </w:r>
      <w:del w:id="11129" w:author="GoldenCorpusHarness" w:date="2026-03-28T21:57:49Z">
        <w:r>
          <w:delText>b</w:delText>
        </w:r>
      </w:del>
      <w:ins w:id="11130" w:author="GoldenCorpusHarness" w:date="2026-03-28T21:57:49Z">
        <w:r>
          <w:t>ined c</w:t>
        </w:r>
      </w:ins>
      <w:r>
        <w:t>or</w:t>
      </w:r>
      <w:del w:id="11131" w:author="GoldenCorpusHarness" w:date="2026-03-28T21:57:49Z">
        <w:r>
          <w:delText>at</w:delText>
        </w:r>
      </w:del>
      <w:ins w:id="11132" w:author="GoldenCorpusHarness" w:date="2026-03-28T21:57:49Z">
        <w:r>
          <w:t xml:space="preserve">e </w:t>
        </w:r>
      </w:ins>
      <w:r>
        <w:t>or</w:t>
      </w:r>
      <w:del w:id="11133" w:author="GoldenCorpusHarness" w:date="2026-03-28T21:57:49Z">
        <w:r>
          <w:delText>y</w:delText>
        </w:r>
      </w:del>
      <w:r>
        <w:t xml:space="preserve"> </w:t>
      </w:r>
      <w:del w:id="11134" w:author="GoldenCorpusHarness" w:date="2026-03-28T21:57:49Z">
        <w:r>
          <w:delText>Safety Evaluat</w:delText>
        </w:r>
      </w:del>
      <w:ins w:id="11135" w:author="GoldenCorpusHarness" w:date="2026-03-28T21:57:49Z">
        <w:r>
          <w:t>incis</w:t>
        </w:r>
      </w:ins>
      <w:r>
        <w:t>ion</w:t>
      </w:r>
      <w:ins w:id="11136" w:author="GoldenCorpusHarness" w:date="2026-03-28T21:57:49Z">
        <w:r>
          <w:t>al biopsy of a tumor lesion, which wa</w:t>
        </w:r>
      </w:ins>
      <w:r>
        <w:t xml:space="preserve">s </w:t>
      </w:r>
      <w:del w:id="11137" w:author="GoldenCorpusHarness" w:date="2026-03-28T21:57:49Z">
        <w:r>
          <w:delText>(H</w:delText>
        </w:r>
      </w:del>
      <w:ins w:id="11138" w:author="GoldenCorpusHarness" w:date="2026-03-28T21:57:49Z">
        <w:r>
          <w:t>not pr</w:t>
        </w:r>
      </w:ins>
      <w:r>
        <w:t>e</w:t>
      </w:r>
      <w:del w:id="11139" w:author="GoldenCorpusHarness" w:date="2026-03-28T21:57:49Z">
        <w:r>
          <w:delText>m</w:delText>
        </w:r>
      </w:del>
      <w:ins w:id="11140" w:author="GoldenCorpusHarness" w:date="2026-03-28T21:57:49Z">
        <w:r>
          <w:t>viously irradi</w:t>
        </w:r>
      </w:ins>
      <w:r>
        <w:t>at</w:t>
      </w:r>
      <w:del w:id="11141" w:author="GoldenCorpusHarness" w:date="2026-03-28T21:57:49Z">
        <w:r>
          <w:delText>ology, Ch</w:delText>
        </w:r>
      </w:del>
      <w:r>
        <w:t>e</w:t>
      </w:r>
      <w:del w:id="11142" w:author="GoldenCorpusHarness" w:date="2026-03-28T21:57:49Z">
        <w:r>
          <w:delText>mistry an</w:delText>
        </w:r>
      </w:del>
      <w:r>
        <w:t>d</w:t>
      </w:r>
      <w:del w:id="11143" w:author="GoldenCorpusHarness" w:date="2026-03-28T21:57:49Z">
        <w:r>
          <w:delText xml:space="preserve"> Urinalysis)</w:delText>
        </w:r>
      </w:del>
    </w:p>
    <w:p ns2:paraId="7E0E9279" ns2:textId="1807CE7E" w:rsidR="00003D16" w:rsidRPr="003C0BE1" w:rsidRDefault="00D80FE3" w:rsidP="003C0BE1">
      <w:pPr>
        <w:pStyle w:val="Paragraph0"/>
      </w:pPr>
      <w:del w:id="11144" w:author="GoldenCorpusHarness" w:date="2026-03-28T21:57:49Z">
        <w:r>
          <w:delText>Laboratory tests for hematology, chemistry, and urinalysis are specified in Appendix 2. Refer to Section 6.6 for required dose modifications for drug-related laboratory AEs.</w:delText>
        </w:r>
      </w:del>
    </w:p>
    <w:p ns2:paraId="1E8B9BFD" ns2:textId="2AA4C38C" w:rsidR="003C0BE1" w:rsidRDefault="003C0BE1" w:rsidP="003C0BE1">
      <w:pPr>
        <w:pStyle w:val="Heading5"/>
      </w:pPr>
      <w:del w:id="11145" w:author="GoldenCorpusHarness" w:date="2026-03-28T21:57:49Z">
        <w:r>
          <w:delText>Hematology and Clinical Chemist</w:delText>
        </w:r>
      </w:del>
      <w:ins w:id="11146" w:author="GoldenCorpusHarness" w:date="2026-03-28T21:57:49Z">
        <w:r>
          <w:t>O</w:t>
        </w:r>
      </w:ins>
      <w:r>
        <w:t>r</w:t>
      </w:r>
      <w:del w:id="11147" w:author="GoldenCorpusHarness" w:date="2026-03-28T21:57:49Z">
        <w:r>
          <w:delText>y</w:delText>
        </w:r>
      </w:del>
    </w:p>
    <w:p ns2:paraId="1C2349F1" ns2:textId="67367756" w:rsidR="00636BAE" w:rsidRDefault="003C0BE1" w:rsidP="005B7718">
      <w:pPr>
        <w:pStyle w:val="Paragraph0"/>
      </w:pPr>
      <w:del w:id="11148" w:author="GoldenCorpusHarness" w:date="2026-03-28T21:57:49Z">
        <w:r>
          <w:delText>Hematology (CBC with differe</w:delText>
        </w:r>
      </w:del>
      <w:ins w:id="11149" w:author="GoldenCorpusHarness" w:date="2026-03-28T21:57:49Z">
        <w:r>
          <w:t>A</w:t>
        </w:r>
      </w:ins>
      <w:r>
        <w:t>n</w:t>
      </w:r>
      <w:del w:id="11150" w:author="GoldenCorpusHarness" w:date="2026-03-28T21:57:49Z">
        <w:r>
          <w:delText>tial)</w:delText>
        </w:r>
      </w:del>
      <w:r>
        <w:t xml:space="preserve"> a</w:t>
      </w:r>
      <w:del w:id="11151" w:author="GoldenCorpusHarness" w:date="2026-03-28T21:57:49Z">
        <w:r>
          <w:delText xml:space="preserve">nd </w:delText>
        </w:r>
      </w:del>
      <w:ins w:id="11152" w:author="GoldenCorpusHarness" w:date="2026-03-28T21:57:49Z">
        <w:r>
          <w:t>r</w:t>
        </w:r>
      </w:ins>
      <w:r>
        <w:t>c</w:t>
      </w:r>
      <w:del w:id="11153" w:author="GoldenCorpusHarness" w:date="2026-03-28T21:57:49Z">
        <w:r>
          <w:delText>l</w:delText>
        </w:r>
      </w:del>
      <w:ins w:id="11154" w:author="GoldenCorpusHarness" w:date="2026-03-28T21:57:49Z">
        <w:r>
          <w:t>h</w:t>
        </w:r>
      </w:ins>
      <w:r>
        <w:t>i</w:t>
      </w:r>
      <w:del w:id="11155" w:author="GoldenCorpusHarness" w:date="2026-03-28T21:57:49Z">
        <w:r>
          <w:delText>nic</w:delText>
        </w:r>
      </w:del>
      <w:ins w:id="11156" w:author="GoldenCorpusHarness" w:date="2026-03-28T21:57:49Z">
        <w:r>
          <w:t>v</w:t>
        </w:r>
      </w:ins>
      <w:r>
        <w:t xml:space="preserve">al </w:t>
      </w:r>
      <w:del w:id="11157" w:author="GoldenCorpusHarness" w:date="2026-03-28T21:57:49Z">
        <w:r>
          <w:delText>che</w:delText>
        </w:r>
      </w:del>
      <w:ins w:id="11158" w:author="GoldenCorpusHarness" w:date="2026-03-28T21:57:49Z">
        <w:r>
          <w:t>tu</w:t>
        </w:r>
      </w:ins>
      <w:r>
        <w:t>m</w:t>
      </w:r>
      <w:ins w:id="11159" w:author="GoldenCorpusHarness" w:date="2026-03-28T21:57:49Z">
        <w:r>
          <w:t>or t</w:t>
        </w:r>
      </w:ins>
      <w:r>
        <w:t>is</w:t>
      </w:r>
      <w:del w:id="11160" w:author="GoldenCorpusHarness" w:date="2026-03-28T21:57:49Z">
        <w:r>
          <w:delText>try</w:delText>
        </w:r>
      </w:del>
      <w:ins w:id="11161" w:author="GoldenCorpusHarness" w:date="2026-03-28T21:57:49Z">
        <w:r>
          <w:t>sue</w:t>
        </w:r>
      </w:ins>
      <w:r>
        <w:t xml:space="preserve"> </w:t>
      </w:r>
      <w:ins w:id="11162" w:author="GoldenCorpusHarness" w:date="2026-03-28T21:57:49Z">
        <w:r>
          <w:t>sample if a ne</w:t>
        </w:r>
      </w:ins>
      <w:r>
        <w:t>w</w:t>
      </w:r>
      <w:del w:id="11163" w:author="GoldenCorpusHarness" w:date="2026-03-28T21:57:49Z">
        <w:r>
          <w:delText>ill</w:delText>
        </w:r>
      </w:del>
      <w:r>
        <w:t xml:space="preserve"> b</w:t>
      </w:r>
      <w:del w:id="11164" w:author="GoldenCorpusHarness" w:date="2026-03-28T21:57:49Z">
        <w:r>
          <w:delText xml:space="preserve">e </w:delText>
        </w:r>
      </w:del>
      <w:ins w:id="11165" w:author="GoldenCorpusHarness" w:date="2026-03-28T21:57:49Z">
        <w:r>
          <w:t>io</w:t>
        </w:r>
      </w:ins>
      <w:r>
        <w:t>p</w:t>
      </w:r>
      <w:del w:id="11166" w:author="GoldenCorpusHarness" w:date="2026-03-28T21:57:49Z">
        <w:r>
          <w:delText>erformed within 7 day</w:delText>
        </w:r>
      </w:del>
      <w:r>
        <w:t>s</w:t>
      </w:r>
      <w:del w:id="11167" w:author="GoldenCorpusHarness" w:date="2026-03-28T21:57:49Z">
        <w:r>
          <w:delText xml:space="preserve"> before the first dose of stud</w:delText>
        </w:r>
      </w:del>
      <w:r>
        <w:t>y i</w:t>
      </w:r>
      <w:ins w:id="11168" w:author="GoldenCorpusHarness" w:date="2026-03-28T21:57:49Z">
        <w:r>
          <w:t>s u</w:t>
        </w:r>
      </w:ins>
      <w:r>
        <w:t>n</w:t>
      </w:r>
      <w:del w:id="11169" w:author="GoldenCorpusHarness" w:date="2026-03-28T21:57:49Z">
        <w:r>
          <w:delText>t</w:delText>
        </w:r>
      </w:del>
      <w:ins w:id="11170" w:author="GoldenCorpusHarness" w:date="2026-03-28T21:57:49Z">
        <w:r>
          <w:t>availabl</w:t>
        </w:r>
      </w:ins>
      <w:r>
        <w:t>e</w:t>
      </w:r>
      <w:del w:id="11171" w:author="GoldenCorpusHarness" w:date="2026-03-28T21:57:49Z">
        <w:r>
          <w:delText>rv</w:delText>
        </w:r>
      </w:del>
      <w:ins w:id="11172" w:author="GoldenCorpusHarness" w:date="2026-03-28T21:57:49Z">
        <w:r>
          <w:t xml:space="preserve"> (dep</w:t>
        </w:r>
      </w:ins>
      <w:r>
        <w:t>en</w:t>
      </w:r>
      <w:del w:id="11173" w:author="GoldenCorpusHarness" w:date="2026-03-28T21:57:49Z">
        <w:r>
          <w:delText>tion. Results from Screen</w:delText>
        </w:r>
      </w:del>
      <w:ins w:id="11174" w:author="GoldenCorpusHarness" w:date="2026-03-28T21:57:49Z">
        <w:r>
          <w:t>d</w:t>
        </w:r>
      </w:ins>
      <w:r>
        <w:t xml:space="preserve">ing </w:t>
      </w:r>
      <w:del w:id="11175" w:author="GoldenCorpusHarness" w:date="2026-03-28T21:57:49Z">
        <w:r>
          <w:delText>lab</w:delText>
        </w:r>
      </w:del>
      <w:r>
        <w:t>o</w:t>
      </w:r>
      <w:ins w:id="11176" w:author="GoldenCorpusHarness" w:date="2026-03-28T21:57:49Z">
        <w:r>
          <w:t>n p</w:t>
        </w:r>
      </w:ins>
      <w:r>
        <w:t>r</w:t>
      </w:r>
      <w:del w:id="11177" w:author="GoldenCorpusHarness" w:date="2026-03-28T21:57:49Z">
        <w:r>
          <w:delText>a</w:delText>
        </w:r>
      </w:del>
      <w:ins w:id="11178" w:author="GoldenCorpusHarness" w:date="2026-03-28T21:57:49Z">
        <w:r>
          <w:t>o</w:t>
        </w:r>
      </w:ins>
      <w:r>
        <w:t>to</w:t>
      </w:r>
      <w:del w:id="11179" w:author="GoldenCorpusHarness" w:date="2026-03-28T21:57:49Z">
        <w:r>
          <w:delText>ry tests must be</w:delText>
        </w:r>
      </w:del>
      <w:ins w:id="11180" w:author="GoldenCorpusHarness" w:date="2026-03-28T21:57:49Z">
        <w:r>
          <w:t>col</w:t>
        </w:r>
      </w:ins>
      <w:r>
        <w:t xml:space="preserve"> re</w:t>
      </w:r>
      <w:del w:id="11181" w:author="GoldenCorpusHarness" w:date="2026-03-28T21:57:49Z">
        <w:r>
          <w:delText>v</w:delText>
        </w:r>
      </w:del>
      <w:ins w:id="11182" w:author="GoldenCorpusHarness" w:date="2026-03-28T21:57:49Z">
        <w:r>
          <w:t>qu</w:t>
        </w:r>
      </w:ins>
      <w:r>
        <w:t>i</w:t>
      </w:r>
      <w:del w:id="11183" w:author="GoldenCorpusHarness" w:date="2026-03-28T21:57:49Z">
        <w:r>
          <w:delText>ewed befo</w:delText>
        </w:r>
      </w:del>
      <w:r>
        <w:t>re</w:t>
      </w:r>
      <w:del w:id="11184" w:author="GoldenCorpusHarness" w:date="2026-03-28T21:57:49Z">
        <w:r>
          <w:delText xml:space="preserve"> rando</w:delText>
        </w:r>
      </w:del>
      <w:r>
        <w:t>m</w:t>
      </w:r>
      <w:del w:id="11185" w:author="GoldenCorpusHarness" w:date="2026-03-28T21:57:49Z">
        <w:r>
          <w:delText>ization to confirm eligibility. Labs obtained and reviewed on C1D1 before randomization may also be used as the scre</w:delText>
        </w:r>
      </w:del>
      <w:r>
        <w:t>en</w:t>
      </w:r>
      <w:del w:id="11186" w:author="GoldenCorpusHarness" w:date="2026-03-28T21:57:49Z">
        <w:r>
          <w:delText xml:space="preserve">ing value </w:delText>
        </w:r>
      </w:del>
      <w:r>
        <w:t>t</w:t>
      </w:r>
      <w:del w:id="11187" w:author="GoldenCorpusHarness" w:date="2026-03-28T21:57:49Z">
        <w:r>
          <w:delText>o determine eligibility.</w:delText>
        </w:r>
      </w:del>
      <w:ins w:id="11188" w:author="GoldenCorpusHarness" w:date="2026-03-28T21:57:49Z">
        <w:r>
          <w:t>s)</w:t>
        </w:r>
      </w:ins>
    </w:p>
    <w:p ns2:paraId="53473642" ns2:textId="52601DE6" w:rsidR="003C0BE1" w:rsidRPr="003C0BE1" w:rsidRDefault="003C0BE1" w:rsidP="005B7718">
      <w:pPr>
        <w:pStyle w:val="Paragraph0"/>
      </w:pPr>
      <w:del w:id="11189" w:author="GoldenCorpusHarness" w:date="2026-03-28T21:57:49Z">
        <w:r>
          <w:delText>In subsequent cycles, hematology and clinical chemistry will be performed within 3 days before dosing, and results must be reviewed before administration of study intervention.</w:delText>
        </w:r>
      </w:del>
    </w:p>
    <w:p ns2:paraId="40F03628" ns2:textId="0BFF2151" w:rsidR="00964149" w:rsidRPr="003C0BE1" w:rsidRDefault="00964149" w:rsidP="005B7718">
      <w:pPr>
        <w:pStyle w:val="Paragraph0"/>
      </w:pPr>
      <w:r>
        <w:t>F</w:t>
      </w:r>
      <w:del w:id="11190" w:author="GoldenCorpusHarness" w:date="2026-03-28T21:57:49Z">
        <w:r>
          <w:delText>or</w:delText>
        </w:r>
      </w:del>
      <w:ins w:id="11191" w:author="GoldenCorpusHarness" w:date="2026-03-28T21:57:49Z">
        <w:r>
          <w:t>FPE</w:t>
        </w:r>
      </w:ins>
      <w:r>
        <w:t xml:space="preserve"> </w:t>
      </w:r>
      <w:ins w:id="11192" w:author="GoldenCorpusHarness" w:date="2026-03-28T21:57:49Z">
        <w:r>
          <w:t>ti</w:t>
        </w:r>
      </w:ins>
      <w:r>
        <w:t>s</w:t>
      </w:r>
      <w:del w:id="11193" w:author="GoldenCorpusHarness" w:date="2026-03-28T21:57:49Z">
        <w:r>
          <w:delText>ite</w:delText>
        </w:r>
      </w:del>
      <w:r>
        <w:t>s</w:t>
      </w:r>
      <w:del w:id="11194" w:author="GoldenCorpusHarness" w:date="2026-03-28T21:57:49Z">
        <w:r>
          <w:delText xml:space="preserve"> not abl</w:delText>
        </w:r>
      </w:del>
      <w:ins w:id="11195" w:author="GoldenCorpusHarness" w:date="2026-03-28T21:57:49Z">
        <w:r>
          <w:t>u</w:t>
        </w:r>
      </w:ins>
      <w:r>
        <w:t xml:space="preserve">e </w:t>
      </w:r>
      <w:del w:id="11196" w:author="GoldenCorpusHarness" w:date="2026-03-28T21:57:49Z">
        <w:r>
          <w:delText xml:space="preserve">to test lipase </w:delText>
        </w:r>
      </w:del>
      <w:ins w:id="11197" w:author="GoldenCorpusHarness" w:date="2026-03-28T21:57:49Z">
        <w:r>
          <w:t>b</w:t>
        </w:r>
      </w:ins>
      <w:r>
        <w:t>loc</w:t>
      </w:r>
      <w:del w:id="11198" w:author="GoldenCorpusHarness" w:date="2026-03-28T21:57:49Z">
        <w:r>
          <w:delText>ally, lipase testing will be performed using central laboratory and within 3 days of each subsequent cycle. Participants may be dosed while lipase test result</w:delText>
        </w:r>
      </w:del>
      <w:ins w:id="11199" w:author="GoldenCorpusHarness" w:date="2026-03-28T21:57:49Z">
        <w:r>
          <w:t>k</w:t>
        </w:r>
      </w:ins>
      <w:r>
        <w:t>s are p</w:t>
      </w:r>
      <w:ins w:id="11200" w:author="GoldenCorpusHarness" w:date="2026-03-28T21:57:49Z">
        <w:r>
          <w:t>r</w:t>
        </w:r>
      </w:ins>
      <w:r>
        <w:t>e</w:t>
      </w:r>
      <w:del w:id="11201" w:author="GoldenCorpusHarness" w:date="2026-03-28T21:57:49Z">
        <w:r>
          <w:delText>n</w:delText>
        </w:r>
      </w:del>
      <w:ins w:id="11202" w:author="GoldenCorpusHarness" w:date="2026-03-28T21:57:49Z">
        <w:r>
          <w:t>ferre</w:t>
        </w:r>
      </w:ins>
      <w:r>
        <w:t>d</w:t>
      </w:r>
      <w:ins w:id="11203" w:author="GoldenCorpusHarness" w:date="2026-03-28T21:57:49Z">
        <w:r>
          <w:t xml:space="preserve"> to slides. Newly obta</w:t>
        </w:r>
      </w:ins>
      <w:r>
        <w:t>in</w:t>
      </w:r>
      <w:del w:id="11204" w:author="GoldenCorpusHarness" w:date="2026-03-28T21:57:49Z">
        <w:r>
          <w:delText>g, however the results must be review</w:delText>
        </w:r>
      </w:del>
      <w:r>
        <w:t>ed b</w:t>
      </w:r>
      <w:del w:id="11205" w:author="GoldenCorpusHarness" w:date="2026-03-28T21:57:49Z">
        <w:r>
          <w:delText>y</w:delText>
        </w:r>
      </w:del>
      <w:ins w:id="11206" w:author="GoldenCorpusHarness" w:date="2026-03-28T21:57:49Z">
        <w:r>
          <w:t>iopsies are preferred</w:t>
        </w:r>
      </w:ins>
      <w:r>
        <w:t xml:space="preserve"> t</w:t>
      </w:r>
      <w:ins w:id="11207" w:author="GoldenCorpusHarness" w:date="2026-03-28T21:57:49Z">
        <w:r>
          <w:t>o arc</w:t>
        </w:r>
      </w:ins>
      <w:r>
        <w:t>h</w:t>
      </w:r>
      <w:del w:id="11208" w:author="GoldenCorpusHarness" w:date="2026-03-28T21:57:49Z">
        <w:r>
          <w:delText xml:space="preserve">e </w:delText>
        </w:r>
      </w:del>
      <w:r>
        <w:t>i</w:t>
      </w:r>
      <w:del w:id="11209" w:author="GoldenCorpusHarness" w:date="2026-03-28T21:57:49Z">
        <w:r>
          <w:delText>n</w:delText>
        </w:r>
      </w:del>
      <w:r>
        <w:t>ve</w:t>
      </w:r>
      <w:del w:id="11210" w:author="GoldenCorpusHarness" w:date="2026-03-28T21:57:49Z">
        <w:r>
          <w:delText>s</w:delText>
        </w:r>
      </w:del>
      <w:ins w:id="11211" w:author="GoldenCorpusHarness" w:date="2026-03-28T21:57:49Z">
        <w:r>
          <w:t xml:space="preserve">d </w:t>
        </w:r>
      </w:ins>
      <w:r>
        <w:t>ti</w:t>
      </w:r>
      <w:del w:id="11212" w:author="GoldenCorpusHarness" w:date="2026-03-28T21:57:49Z">
        <w:r>
          <w:delText>gator when availabl</w:delText>
        </w:r>
      </w:del>
      <w:ins w:id="11213" w:author="GoldenCorpusHarness" w:date="2026-03-28T21:57:49Z">
        <w:r>
          <w:t>ssu</w:t>
        </w:r>
      </w:ins>
      <w:r>
        <w:t>e.</w:t>
      </w:r>
    </w:p>
    <w:p ns2:paraId="3384B05E" ns2:textId="46ED2978" w:rsidR="003C0BE1" w:rsidRDefault="003C0BE1">
      <w:pPr>
        <w:pStyle w:val="Heading5"/>
      </w:pPr>
      <w:del w:id="11214" w:author="GoldenCorpusHarness" w:date="2026-03-28T21:57:49Z">
        <w:r>
          <w:delText>U</w:delText>
        </w:r>
      </w:del>
      <w:ins w:id="11215" w:author="GoldenCorpusHarness" w:date="2026-03-28T21:57:49Z">
        <w:r>
          <w:t>Details pe</w:t>
        </w:r>
      </w:ins>
      <w:r>
        <w:t>r</w:t>
      </w:r>
      <w:ins w:id="11216" w:author="GoldenCorpusHarness" w:date="2026-03-28T21:57:49Z">
        <w:r>
          <w:t>ta</w:t>
        </w:r>
      </w:ins>
      <w:r>
        <w:t>in</w:t>
      </w:r>
      <w:del w:id="11217" w:author="GoldenCorpusHarness" w:date="2026-03-28T21:57:49Z">
        <w:r>
          <w:delText>e Dipstick Test</w:delText>
        </w:r>
      </w:del>
      <w:r>
        <w:t>ing</w:t>
      </w:r>
      <w:del w:id="11218" w:author="GoldenCorpusHarness" w:date="2026-03-28T21:57:49Z">
        <w:r>
          <w:delText>/U</w:delText>
        </w:r>
      </w:del>
      <w:ins w:id="11219" w:author="GoldenCorpusHarness" w:date="2026-03-28T21:57:49Z">
        <w:r>
          <w:t xml:space="preserve"> to tumo</w:t>
        </w:r>
      </w:ins>
      <w:r>
        <w:t>r</w:t>
      </w:r>
      <w:ins w:id="11220" w:author="GoldenCorpusHarness" w:date="2026-03-28T21:57:49Z">
        <w:r>
          <w:t xml:space="preserve"> tissue submission can be found </w:t>
        </w:r>
      </w:ins>
      <w:r>
        <w:t>in</w:t>
      </w:r>
      <w:ins w:id="11221" w:author="GoldenCorpusHarness" w:date="2026-03-28T21:57:49Z">
        <w:r>
          <w:t xml:space="preserve"> the Procedures Manu</w:t>
        </w:r>
      </w:ins>
      <w:r>
        <w:t>al</w:t>
      </w:r>
      <w:del w:id="11222" w:author="GoldenCorpusHarness" w:date="2026-03-28T21:57:49Z">
        <w:r>
          <w:delText>ysis</w:delText>
        </w:r>
      </w:del>
      <w:ins w:id="11223" w:author="GoldenCorpusHarness" w:date="2026-03-28T21:57:49Z">
        <w:r>
          <w:t>.</w:t>
        </w:r>
      </w:ins>
    </w:p>
    <w:p ns2:paraId="61FD4638" ns2:textId="22080D4D" w:rsidR="00B93F32" w:rsidRDefault="003C0BE1" w:rsidP="005B7718">
      <w:pPr>
        <w:pStyle w:val="Paragraph0"/>
      </w:pPr>
      <w:ins w:id="11224" w:author="GoldenCorpusHarness" w:date="2026-03-28T21:57:49Z">
        <w:r>
          <w:t xml:space="preserve">The central laboratory will use the tissue sample to ascertain PD-L1 status using the PD-L1 IHC 22C3 pharmDx (Investigational </w:t>
        </w:r>
      </w:ins>
      <w:r>
        <w:t>U</w:t>
      </w:r>
      <w:del w:id="11225" w:author="GoldenCorpusHarness" w:date="2026-03-28T21:57:49Z">
        <w:r>
          <w:delText>rine dipstic</w:delText>
        </w:r>
      </w:del>
      <w:ins w:id="11226" w:author="GoldenCorpusHarness" w:date="2026-03-28T21:57:49Z">
        <w:r>
          <w:t xml:space="preserve">se Only) diagnostic </w:t>
        </w:r>
      </w:ins>
      <w:r>
        <w:t>k</w:t>
      </w:r>
      <w:del w:id="11227" w:author="GoldenCorpusHarness" w:date="2026-03-28T21:57:49Z">
        <w:r>
          <w:delText xml:space="preserve"> testing and urinal</w:delText>
        </w:r>
      </w:del>
      <w:ins w:id="11228" w:author="GoldenCorpusHarness" w:date="2026-03-28T21:57:49Z">
        <w:r>
          <w:t>it. The diagnostic test is identical to the US FDA-approved PD-L1 IHC 22C3 pharmDx diagnostic kit except it is labeled IUO. The PD-L1 IHC 22C3 pharmDx assa</w:t>
        </w:r>
      </w:ins>
      <w:r>
        <w:t>y</w:t>
      </w:r>
      <w:del w:id="11229" w:author="GoldenCorpusHarness" w:date="2026-03-28T21:57:49Z">
        <w:r>
          <w:delText>si</w:delText>
        </w:r>
      </w:del>
      <w:ins w:id="11230" w:author="GoldenCorpusHarness" w:date="2026-03-28T21:57:49Z">
        <w:r>
          <w:t xml:space="preserve"> kit is currently approved to select participant</w:t>
        </w:r>
      </w:ins>
      <w:r>
        <w:t>s wi</w:t>
      </w:r>
      <w:del w:id="11231" w:author="GoldenCorpusHarness" w:date="2026-03-28T21:57:49Z">
        <w:r>
          <w:delText xml:space="preserve">ll </w:delText>
        </w:r>
      </w:del>
      <w:ins w:id="11232" w:author="GoldenCorpusHarness" w:date="2026-03-28T21:57:49Z">
        <w:r>
          <w:t>th HNSCC for treatment with pem</w:t>
        </w:r>
      </w:ins>
      <w:r>
        <w:t>b</w:t>
      </w:r>
      <w:del w:id="11233" w:author="GoldenCorpusHarness" w:date="2026-03-28T21:57:49Z">
        <w:r>
          <w:delText xml:space="preserve">e performed locally within 7 days </w:delText>
        </w:r>
      </w:del>
      <w:ins w:id="11234" w:author="GoldenCorpusHarness" w:date="2026-03-28T21:57:49Z">
        <w:r>
          <w:t>rolizuma</w:t>
        </w:r>
      </w:ins>
      <w:r>
        <w:t>b</w:t>
      </w:r>
      <w:del w:id="11235" w:author="GoldenCorpusHarness" w:date="2026-03-28T21:57:49Z">
        <w:r>
          <w:delText>efore the start of study intervention</w:delText>
        </w:r>
      </w:del>
      <w:r>
        <w:t>.</w:t>
      </w:r>
      <w:del w:id="11236" w:author="GoldenCorpusHarness" w:date="2026-03-28T21:57:49Z">
        <w:r>
          <w:delText xml:space="preserve"> Results must be reviewed before randomization to confirm eligibility.</w:delText>
        </w:r>
      </w:del>
    </w:p>
    <w:p ns2:paraId="37BF370E" ns2:textId="7B07CACB" w:rsidR="003C0BE1" w:rsidRPr="00C66EA2" w:rsidRDefault="004D221F" w:rsidP="005B7718">
      <w:pPr>
        <w:pStyle w:val="Paragraph0"/>
      </w:pPr>
      <w:del w:id="11237" w:author="GoldenCorpusHarness" w:date="2026-03-28T21:57:49Z">
        <w:r>
          <w:delText>Urinalysis obtained and reviewed on C1D1 before randomization may also be used as t</w:delText>
        </w:r>
      </w:del>
      <w:ins w:id="11238" w:author="GoldenCorpusHarness" w:date="2026-03-28T21:57:49Z">
        <w:r>
          <w:t>T</w:t>
        </w:r>
      </w:ins>
      <w:r>
        <w:t xml:space="preserve">he </w:t>
      </w:r>
      <w:del w:id="11239" w:author="GoldenCorpusHarness" w:date="2026-03-28T21:57:49Z">
        <w:r>
          <w:delText>screening value to determine eligibility. If 24</w:delText>
        </w:r>
      </w:del>
      <w:ins w:id="11240" w:author="GoldenCorpusHarness" w:date="2026-03-28T21:57:49Z">
        <w:r>
          <w:t>PD</w:t>
        </w:r>
      </w:ins>
      <w:r>
        <w:t>-</w:t>
      </w:r>
      <w:del w:id="11241" w:author="GoldenCorpusHarness" w:date="2026-03-28T21:57:49Z">
        <w:r>
          <w:delText>hour urine collection for quantitative assessment of proteinuria is required, randomization and</w:delText>
        </w:r>
      </w:del>
      <w:ins w:id="11242" w:author="GoldenCorpusHarness" w:date="2026-03-28T21:57:49Z">
        <w:r>
          <w:t>L1</w:t>
        </w:r>
      </w:ins>
      <w:r>
        <w:t xml:space="preserve"> C</w:t>
      </w:r>
      <w:ins w:id="11243" w:author="GoldenCorpusHarness" w:date="2026-03-28T21:57:49Z">
        <w:r>
          <w:t>PS</w:t>
        </w:r>
      </w:ins>
      <w:r>
        <w:t>1</w:t>
      </w:r>
      <w:del w:id="11244" w:author="GoldenCorpusHarness" w:date="2026-03-28T21:57:49Z">
        <w:r>
          <w:delText>D1 is postponed to after proteinuria</w:delText>
        </w:r>
      </w:del>
      <w:r>
        <w:t xml:space="preserve"> result </w:t>
      </w:r>
      <w:del w:id="11245" w:author="GoldenCorpusHarness" w:date="2026-03-28T21:57:49Z">
        <w:r>
          <w:delText>ava</w:delText>
        </w:r>
      </w:del>
      <w:ins w:id="11246" w:author="GoldenCorpusHarness" w:date="2026-03-28T21:57:49Z">
        <w:r>
          <w:t>w</w:t>
        </w:r>
      </w:ins>
      <w:r>
        <w:t>il</w:t>
      </w:r>
      <w:ins w:id="11247" w:author="GoldenCorpusHarness" w:date="2026-03-28T21:57:49Z">
        <w:r>
          <w:t>l be unm</w:t>
        </w:r>
      </w:ins>
      <w:r>
        <w:t>a</w:t>
      </w:r>
      <w:del w:id="11248" w:author="GoldenCorpusHarness" w:date="2026-03-28T21:57:49Z">
        <w:r>
          <w:delText>bl</w:delText>
        </w:r>
      </w:del>
      <w:ins w:id="11249" w:author="GoldenCorpusHarness" w:date="2026-03-28T21:57:49Z">
        <w:r>
          <w:t>sk</w:t>
        </w:r>
      </w:ins>
      <w:r>
        <w:t>e</w:t>
      </w:r>
      <w:ins w:id="11250" w:author="GoldenCorpusHarness" w:date="2026-03-28T21:57:49Z">
        <w:r>
          <w:t>d to the site.</w:t>
        </w:r>
      </w:ins>
    </w:p>
    <w:p ns2:paraId="2C086090" ns2:textId="78BA10E3" w:rsidR="003C0BE1" w:rsidRDefault="003C0BE1" w:rsidP="005B7718">
      <w:pPr>
        <w:pStyle w:val="Paragraph0"/>
      </w:pPr>
      <w:del w:id="11251" w:author="GoldenCorpusHarness" w:date="2026-03-28T21:57:49Z">
        <w:r>
          <w:delText>A</w:delText>
        </w:r>
      </w:del>
      <w:ins w:id="11252" w:author="GoldenCorpusHarness" w:date="2026-03-28T21:57:49Z">
        <w:r>
          <w:t>E</w:t>
        </w:r>
      </w:ins>
      <w:r>
        <w:t>f</w:t>
      </w:r>
      <w:del w:id="11253" w:author="GoldenCorpusHarness" w:date="2026-03-28T21:57:49Z">
        <w:r>
          <w:delText>ter Screening, urine dipst</w:delText>
        </w:r>
      </w:del>
      <w:ins w:id="11254" w:author="GoldenCorpusHarness" w:date="2026-03-28T21:57:49Z">
        <w:r>
          <w:t>f</w:t>
        </w:r>
      </w:ins>
      <w:r>
        <w:t>ic</w:t>
      </w:r>
      <w:del w:id="11255" w:author="GoldenCorpusHarness" w:date="2026-03-28T21:57:49Z">
        <w:r>
          <w:delText>k</w:delText>
        </w:r>
      </w:del>
      <w:ins w:id="11256" w:author="GoldenCorpusHarness" w:date="2026-03-28T21:57:49Z">
        <w:r>
          <w:t>acy</w:t>
        </w:r>
      </w:ins>
      <w:r>
        <w:t xml:space="preserve"> </w:t>
      </w:r>
      <w:del w:id="11257" w:author="GoldenCorpusHarness" w:date="2026-03-28T21:57:49Z">
        <w:r>
          <w:delText>t</w:delText>
        </w:r>
      </w:del>
      <w:ins w:id="11258" w:author="GoldenCorpusHarness" w:date="2026-03-28T21:57:49Z">
        <w:r>
          <w:t>Ass</w:t>
        </w:r>
      </w:ins>
      <w:r>
        <w:t>es</w:t>
      </w:r>
      <w:del w:id="11259" w:author="GoldenCorpusHarness" w:date="2026-03-28T21:57:49Z">
        <w:r>
          <w:delText>ting will be performed within 3 day</w:delText>
        </w:r>
      </w:del>
      <w:r>
        <w:t>s</w:t>
      </w:r>
      <w:del w:id="11260" w:author="GoldenCorpusHarness" w:date="2026-03-28T21:57:49Z">
        <w:r>
          <w:delText xml:space="preserve"> before Day 1 of every cycle while participants are taking lenvatinib/placebo. Refer to Section 6.6.2.2 for additional testing and monitoring require</w:delText>
        </w:r>
      </w:del>
      <w:r>
        <w:t>ments</w:t>
      </w:r>
      <w:del w:id="11261" w:author="GoldenCorpusHarness" w:date="2026-03-28T21:57:49Z">
        <w:r>
          <w:delText xml:space="preserve"> if proteinuria is detected.  </w:delText>
        </w:r>
      </w:del>
    </w:p>
    <w:p ns2:paraId="5FE37EFC" ns2:textId="79B170A7" w:rsidR="003C0BE1" w:rsidRDefault="003C0BE1" w:rsidP="005B7718">
      <w:pPr>
        <w:pStyle w:val="Paragraph0"/>
      </w:pPr>
      <w:del w:id="11262" w:author="GoldenCorpusHarness" w:date="2026-03-28T21:57:49Z">
        <w:r>
          <w:delText>Urinalysis will be perfor</w:delText>
        </w:r>
      </w:del>
      <w:ins w:id="11263" w:author="GoldenCorpusHarness" w:date="2026-03-28T21:57:49Z">
        <w:r>
          <w:t>Tu</w:t>
        </w:r>
      </w:ins>
      <w:r>
        <w:t>m</w:t>
      </w:r>
      <w:del w:id="11264" w:author="GoldenCorpusHarness" w:date="2026-03-28T21:57:49Z">
        <w:r>
          <w:delText>ed f</w:delText>
        </w:r>
      </w:del>
      <w:r>
        <w:t xml:space="preserve">or </w:t>
      </w:r>
      <w:ins w:id="11265" w:author="GoldenCorpusHarness" w:date="2026-03-28T21:57:49Z">
        <w:r>
          <w:t>Im</w:t>
        </w:r>
      </w:ins>
      <w:r>
        <w:t>a</w:t>
      </w:r>
      <w:del w:id="11266" w:author="GoldenCorpusHarness" w:date="2026-03-28T21:57:49Z">
        <w:r>
          <w:delText>ll participants accord</w:delText>
        </w:r>
      </w:del>
      <w:ins w:id="11267" w:author="GoldenCorpusHarness" w:date="2026-03-28T21:57:49Z">
        <w:r>
          <w:t>g</w:t>
        </w:r>
      </w:ins>
      <w:r>
        <w:t>ing</w:t>
      </w:r>
      <w:del w:id="11268" w:author="GoldenCorpusHarness" w:date="2026-03-28T21:57:49Z">
        <w:r>
          <w:delText xml:space="preserve"> to the SoA. For cycles where urinalysis is required, urinalysis will be performed within 3 days before dosing,</w:delText>
        </w:r>
      </w:del>
      <w:r>
        <w:t xml:space="preserve"> and </w:t>
      </w:r>
      <w:del w:id="11269" w:author="GoldenCorpusHarness" w:date="2026-03-28T21:57:49Z">
        <w:r>
          <w:delText>r</w:delText>
        </w:r>
      </w:del>
      <w:ins w:id="11270" w:author="GoldenCorpusHarness" w:date="2026-03-28T21:57:49Z">
        <w:r>
          <w:t>Ass</w:t>
        </w:r>
      </w:ins>
      <w:r>
        <w:t>es</w:t>
      </w:r>
      <w:del w:id="11271" w:author="GoldenCorpusHarness" w:date="2026-03-28T21:57:49Z">
        <w:r>
          <w:delText>ul</w:delText>
        </w:r>
      </w:del>
      <w:ins w:id="11272" w:author="GoldenCorpusHarness" w:date="2026-03-28T21:57:49Z">
        <w:r>
          <w:t>smen</w:t>
        </w:r>
      </w:ins>
      <w:r>
        <w:t>t</w:t>
      </w:r>
      <w:del w:id="11273" w:author="GoldenCorpusHarness" w:date="2026-03-28T21:57:49Z">
        <w:r>
          <w:delText>s must be reviewed before administration</w:delText>
        </w:r>
      </w:del>
      <w:r>
        <w:t xml:space="preserve"> of </w:t>
      </w:r>
      <w:ins w:id="11274" w:author="GoldenCorpusHarness" w:date="2026-03-28T21:57:49Z">
        <w:r>
          <w:t>Di</w:t>
        </w:r>
      </w:ins>
      <w:r>
        <w:t>s</w:t>
      </w:r>
      <w:del w:id="11275" w:author="GoldenCorpusHarness" w:date="2026-03-28T21:57:49Z">
        <w:r>
          <w:delText>tudy int</w:delText>
        </w:r>
      </w:del>
      <w:r>
        <w:t>e</w:t>
      </w:r>
      <w:del w:id="11276" w:author="GoldenCorpusHarness" w:date="2026-03-28T21:57:49Z">
        <w:r>
          <w:delText>rv</w:delText>
        </w:r>
      </w:del>
      <w:ins w:id="11277" w:author="GoldenCorpusHarness" w:date="2026-03-28T21:57:49Z">
        <w:r>
          <w:t>as</w:t>
        </w:r>
      </w:ins>
      <w:r>
        <w:t>e</w:t>
      </w:r>
      <w:del w:id="11278" w:author="GoldenCorpusHarness" w:date="2026-03-28T21:57:49Z">
        <w:r>
          <w:delText>ntion.</w:delText>
        </w:r>
      </w:del>
    </w:p>
    <w:p ns2:paraId="5EBEF83E" ns2:textId="2B5024A1" w:rsidR="003C0BE1" w:rsidRDefault="003C0BE1">
      <w:pPr>
        <w:pStyle w:val="Heading5"/>
      </w:pPr>
      <w:r>
        <w:t>Th</w:t>
      </w:r>
      <w:ins w:id="11279" w:author="GoldenCorpusHarness" w:date="2026-03-28T21:57:49Z">
        <w:r>
          <w:t>roughout this section, the term ‘scan’ refers to an</w:t>
        </w:r>
      </w:ins>
      <w:r>
        <w:t>y</w:t>
      </w:r>
      <w:del w:id="11280" w:author="GoldenCorpusHarness" w:date="2026-03-28T21:57:49Z">
        <w:r>
          <w:delText xml:space="preserve">roid Function </w:delText>
        </w:r>
      </w:del>
      <w:ins w:id="11281" w:author="GoldenCorpusHarness" w:date="2026-03-28T21:57:49Z">
        <w:r>
          <w:t xml:space="preserve"> medical imaging data used to assess tumor burden and may include cross-sectional imaging (such as C</w:t>
        </w:r>
      </w:ins>
      <w:r>
        <w:t>T</w:t>
      </w:r>
      <w:del w:id="11282" w:author="GoldenCorpusHarness" w:date="2026-03-28T21:57:49Z">
        <w:r>
          <w:delText>esting</w:delText>
        </w:r>
      </w:del>
      <w:ins w:id="11283" w:author="GoldenCorpusHarness" w:date="2026-03-28T21:57:49Z">
        <w:r>
          <w:t xml:space="preserve"> or MRI), medical photography, or other methods as specified in this protocol.</w:t>
        </w:r>
      </w:ins>
    </w:p>
    <w:p ns2:paraId="7B5B89C0" ns2:textId="273B9F7F" w:rsidR="003C0BE1" w:rsidRDefault="003C0BE1" w:rsidP="005B7718">
      <w:pPr>
        <w:pStyle w:val="Paragraph0"/>
      </w:pPr>
      <w:del w:id="11284" w:author="GoldenCorpusHarness" w:date="2026-03-28T21:57:49Z">
        <w:r>
          <w:delText>T</w:delText>
        </w:r>
      </w:del>
      <w:ins w:id="11285" w:author="GoldenCorpusHarness" w:date="2026-03-28T21:57:49Z">
        <w:r>
          <w:t>As of Amendment 05: Central tumor response assessments will be discontinued. Imaging scans will no longer be submitted to t</w:t>
        </w:r>
      </w:ins>
      <w:r>
        <w:t xml:space="preserve">he </w:t>
      </w:r>
      <w:del w:id="11286" w:author="GoldenCorpusHarness" w:date="2026-03-28T21:57:49Z">
        <w:r>
          <w:delText>screening</w:delText>
        </w:r>
      </w:del>
      <w:ins w:id="11287" w:author="GoldenCorpusHarness" w:date="2026-03-28T21:57:49Z">
        <w:r>
          <w:t>iCRO nor read</w:t>
        </w:r>
      </w:ins>
      <w:r>
        <w:t xml:space="preserve"> b</w:t>
      </w:r>
      <w:del w:id="11288" w:author="GoldenCorpusHarness" w:date="2026-03-28T21:57:49Z">
        <w:r>
          <w:delText xml:space="preserve">lood sample </w:delText>
        </w:r>
      </w:del>
      <w:ins w:id="11289" w:author="GoldenCorpusHarness" w:date="2026-03-28T21:57:49Z">
        <w:r>
          <w:t>y BICR. Participants still on study intervention and participants in E</w:t>
        </w:r>
      </w:ins>
      <w:r>
        <w:t>f</w:t>
      </w:r>
      <w:del w:id="11290" w:author="GoldenCorpusHarness" w:date="2026-03-28T21:57:49Z">
        <w:r>
          <w:delText>or t</w:delText>
        </w:r>
      </w:del>
      <w:ins w:id="11291" w:author="GoldenCorpusHarness" w:date="2026-03-28T21:57:49Z">
        <w:r>
          <w:t>ficacy Follow-up s</w:t>
        </w:r>
      </w:ins>
      <w:r>
        <w:t>h</w:t>
      </w:r>
      <w:del w:id="11292" w:author="GoldenCorpusHarness" w:date="2026-03-28T21:57:49Z">
        <w:r>
          <w:delText xml:space="preserve">yroid </w:delText>
        </w:r>
      </w:del>
      <w:ins w:id="11293" w:author="GoldenCorpusHarness" w:date="2026-03-28T21:57:49Z">
        <w:r>
          <w:t>ould continue tumor imaging and investigator assessments o</w:t>
        </w:r>
      </w:ins>
      <w:r>
        <w:t>f</w:t>
      </w:r>
      <w:del w:id="11294" w:author="GoldenCorpusHarness" w:date="2026-03-28T21:57:49Z">
        <w:r>
          <w:delText>unction testing</w:delText>
        </w:r>
      </w:del>
      <w:ins w:id="11295" w:author="GoldenCorpusHarness" w:date="2026-03-28T21:57:49Z">
        <w:r>
          <w:t xml:space="preserve"> imaging per protocol. (Note: participants in China</w:t>
        </w:r>
      </w:ins>
      <w:r>
        <w:t xml:space="preserve"> will </w:t>
      </w:r>
      <w:ins w:id="11296" w:author="GoldenCorpusHarness" w:date="2026-03-28T21:57:49Z">
        <w:r>
          <w:t>continue to have BICR tumor response assessments and will continue to su</w:t>
        </w:r>
      </w:ins>
      <w:r>
        <w:t>b</w:t>
      </w:r>
      <w:del w:id="11297" w:author="GoldenCorpusHarness" w:date="2026-03-28T21:57:49Z">
        <w:r>
          <w:delText>e obtained wi</w:delText>
        </w:r>
      </w:del>
      <w:ins w:id="11298" w:author="GoldenCorpusHarness" w:date="2026-03-28T21:57:49Z">
        <w:r>
          <w:t xml:space="preserve">mit scans to </w:t>
        </w:r>
      </w:ins>
      <w:r>
        <w:t>th</w:t>
      </w:r>
      <w:del w:id="11299" w:author="GoldenCorpusHarness" w:date="2026-03-28T21:57:49Z">
        <w:r>
          <w:delText>in 7 days before the first dose of study intervention</w:delText>
        </w:r>
      </w:del>
      <w:ins w:id="11300" w:author="GoldenCorpusHarness" w:date="2026-03-28T21:57:49Z">
        <w:r>
          <w:t>e iCRO</w:t>
        </w:r>
      </w:ins>
      <w:r>
        <w:t>.</w:t>
      </w:r>
      <w:del w:id="11301" w:author="GoldenCorpusHarness" w:date="2026-03-28T21:57:49Z">
        <w:r>
          <w:delText xml:space="preserve"> Labs obtained and reviewed on C1D1 before randomization may also be used as the screening value to determine eligibility.</w:delText>
        </w:r>
      </w:del>
      <w:ins w:id="11302" w:author="GoldenCorpusHarness" w:date="2026-03-28T21:57:49Z">
        <w:r>
          <w:t xml:space="preserve">) </w:t>
        </w:r>
      </w:ins>
    </w:p>
    <w:p ns2:paraId="01C08483" ns2:textId="3562831C" w:rsidR="003C0BE1" w:rsidRPr="003C0BE1" w:rsidRDefault="003C0BE1" w:rsidP="005B7718">
      <w:pPr>
        <w:pStyle w:val="Paragraph0"/>
      </w:pPr>
      <w:del w:id="11303" w:author="GoldenCorpusHarness" w:date="2026-03-28T21:57:49Z">
        <w:r>
          <w:delText>Thy</w:delText>
        </w:r>
      </w:del>
      <w:ins w:id="11304" w:author="GoldenCorpusHarness" w:date="2026-03-28T21:57:49Z">
        <w:r>
          <w:t>Original p</w:t>
        </w:r>
      </w:ins>
      <w:r>
        <w:t>ro</w:t>
      </w:r>
      <w:ins w:id="11305" w:author="GoldenCorpusHarness" w:date="2026-03-28T21:57:49Z">
        <w:r>
          <w:t xml:space="preserve">tocol text that </w:t>
        </w:r>
      </w:ins>
      <w:r>
        <w:t>i</w:t>
      </w:r>
      <w:ins w:id="11306" w:author="GoldenCorpusHarness" w:date="2026-03-28T21:57:49Z">
        <w:r>
          <w:t>s containe</w:t>
        </w:r>
      </w:ins>
      <w:r>
        <w:t xml:space="preserve">d </w:t>
      </w:r>
      <w:del w:id="11307" w:author="GoldenCorpusHarness" w:date="2026-03-28T21:57:49Z">
        <w:r>
          <w:delText>fu</w:delText>
        </w:r>
      </w:del>
      <w:ins w:id="11308" w:author="GoldenCorpusHarness" w:date="2026-03-28T21:57:49Z">
        <w:r>
          <w:t>i</w:t>
        </w:r>
      </w:ins>
      <w:r>
        <w:t>n</w:t>
      </w:r>
      <w:ins w:id="11309" w:author="GoldenCorpusHarness" w:date="2026-03-28T21:57:49Z">
        <w:r>
          <w:t xml:space="preserve"> this se</w:t>
        </w:r>
      </w:ins>
      <w:r>
        <w:t xml:space="preserve">ction </w:t>
      </w:r>
      <w:del w:id="11310" w:author="GoldenCorpusHarness" w:date="2026-03-28T21:57:49Z">
        <w:r>
          <w:delText>te</w:delText>
        </w:r>
      </w:del>
      <w:ins w:id="11311" w:author="GoldenCorpusHarness" w:date="2026-03-28T21:57:49Z">
        <w:r>
          <w:t>ha</w:t>
        </w:r>
      </w:ins>
      <w:r>
        <w:t>s</w:t>
      </w:r>
      <w:del w:id="11312" w:author="GoldenCorpusHarness" w:date="2026-03-28T21:57:49Z">
        <w:r>
          <w:delText>ting will</w:delText>
        </w:r>
      </w:del>
      <w:r>
        <w:t xml:space="preserve"> be</w:t>
      </w:r>
      <w:ins w:id="11313" w:author="GoldenCorpusHarness" w:date="2026-03-28T21:57:49Z">
        <w:r>
          <w:t>en</w:t>
        </w:r>
      </w:ins>
      <w:r>
        <w:t xml:space="preserve"> </w:t>
      </w:r>
      <w:del w:id="11314" w:author="GoldenCorpusHarness" w:date="2026-03-28T21:57:49Z">
        <w:r>
          <w:delText>p</w:delText>
        </w:r>
      </w:del>
      <w:ins w:id="11315" w:author="GoldenCorpusHarness" w:date="2026-03-28T21:57:49Z">
        <w:r>
          <w:t>r</w:t>
        </w:r>
      </w:ins>
      <w:r>
        <w:t>e</w:t>
      </w:r>
      <w:del w:id="11316" w:author="GoldenCorpusHarness" w:date="2026-03-28T21:57:49Z">
        <w:r>
          <w:delText>r</w:delText>
        </w:r>
      </w:del>
      <w:ins w:id="11317" w:author="GoldenCorpusHarness" w:date="2026-03-28T21:57:49Z">
        <w:r>
          <w:t xml:space="preserve">tained </w:t>
        </w:r>
      </w:ins>
      <w:r>
        <w:t>for</w:t>
      </w:r>
      <w:del w:id="11318" w:author="GoldenCorpusHarness" w:date="2026-03-28T21:57:49Z">
        <w:r>
          <w:delText>med within 3 days of each subsequent cycle. Participants may be dosed while thyroid function test</w:delText>
        </w:r>
      </w:del>
      <w:r>
        <w:t xml:space="preserve"> re</w:t>
      </w:r>
      <w:del w:id="11319" w:author="GoldenCorpusHarness" w:date="2026-03-28T21:57:49Z">
        <w:r>
          <w:delText>sults a</w:delText>
        </w:r>
      </w:del>
      <w:ins w:id="11320" w:author="GoldenCorpusHarness" w:date="2026-03-28T21:57:49Z">
        <w:r>
          <w:t>fe</w:t>
        </w:r>
      </w:ins>
      <w:r>
        <w:t>re</w:t>
      </w:r>
      <w:del w:id="11321" w:author="GoldenCorpusHarness" w:date="2026-03-28T21:57:49Z">
        <w:r>
          <w:delText xml:space="preserve"> pe</w:delText>
        </w:r>
      </w:del>
      <w:r>
        <w:t>n</w:t>
      </w:r>
      <w:del w:id="11322" w:author="GoldenCorpusHarness" w:date="2026-03-28T21:57:49Z">
        <w:r>
          <w:delText>ding, however the results must be reviewed by the investigator when availabl</w:delText>
        </w:r>
      </w:del>
      <w:ins w:id="11323" w:author="GoldenCorpusHarness" w:date="2026-03-28T21:57:49Z">
        <w:r>
          <w:t>c</w:t>
        </w:r>
      </w:ins>
      <w:r>
        <w:t>e.</w:t>
      </w:r>
    </w:p>
    <w:p ns2:paraId="22E1AA49" ns2:textId="374FDE03" w:rsidR="00D80FE3" w:rsidRDefault="00D80FE3" w:rsidP="00D80FE3">
      <w:pPr>
        <w:pStyle w:val="Heading4"/>
      </w:pPr>
      <w:del w:id="11324" w:author="GoldenCorpusHarness" w:date="2026-03-28T21:57:49Z">
        <w:r>
          <w:delText>Pre</w:delText>
        </w:r>
      </w:del>
      <w:ins w:id="11325" w:author="GoldenCorpusHarness" w:date="2026-03-28T21:57:49Z">
        <w:r>
          <w:t>In addition to survival, efficacy will be assessed based on evaluation of scan chan</w:t>
        </w:r>
      </w:ins>
      <w:r>
        <w:t>g</w:t>
      </w:r>
      <w:del w:id="11326" w:author="GoldenCorpusHarness" w:date="2026-03-28T21:57:49Z">
        <w:r>
          <w:delText>nancy</w:delText>
        </w:r>
      </w:del>
      <w:ins w:id="11327" w:author="GoldenCorpusHarness" w:date="2026-03-28T21:57:49Z">
        <w:r>
          <w:t>es in tumor burden over time, until the participant is discontinued from the study or goes into survival follow-up.</w:t>
        </w:r>
      </w:ins>
      <w:r>
        <w:t xml:space="preserve"> T</w:t>
      </w:r>
      <w:del w:id="11328" w:author="GoldenCorpusHarness" w:date="2026-03-28T21:57:49Z">
        <w:r>
          <w:delText>est</w:delText>
        </w:r>
      </w:del>
      <w:ins w:id="11329" w:author="GoldenCorpusHarness" w:date="2026-03-28T21:57:49Z">
        <w:r>
          <w:t>he process for scan collection and transmission to the iCRO can be found in the SIM. Tumor scans by CT are strongly preferred. For the abdomen and pelvis, contrast-enhanced MRI may be used when CT with iodinated contrast is contraindicated, or when mandated by local practice. The same scan technique should be used in a participant throughout the study to optimize the reproducibility of the assessment of existing and new tumor burden and improve the accuracy of the response assessment based on scans.</w:t>
        </w:r>
      </w:ins>
    </w:p>
    <w:p ns2:paraId="1A483115" ns2:textId="77777777" w:rsidR="00FD40DE" w:rsidRDefault="00D80FE3" w:rsidP="00D80FE3">
      <w:pPr>
        <w:pStyle w:val="Paragraph0"/>
      </w:pPr>
      <w:del w:id="11330" w:author="GoldenCorpusHarness" w:date="2026-03-28T21:57:49Z">
        <w:r>
          <w:delText>All</w:delText>
        </w:r>
      </w:del>
      <w:ins w:id="11331" w:author="GoldenCorpusHarness" w:date="2026-03-28T21:57:49Z">
        <w:r>
          <w:t>Note:</w:t>
        </w:r>
      </w:ins>
      <w:r>
        <w:t xml:space="preserve"> </w:t>
      </w:r>
      <w:del w:id="11332" w:author="GoldenCorpusHarness" w:date="2026-03-28T21:57:49Z">
        <w:r>
          <w:delText>women who are being considered f</w:delText>
        </w:r>
      </w:del>
      <w:ins w:id="11333" w:author="GoldenCorpusHarness" w:date="2026-03-28T21:57:49Z">
        <w:r>
          <w:t>F</w:t>
        </w:r>
      </w:ins>
      <w:r>
        <w:t>or</w:t>
      </w:r>
      <w:del w:id="11334" w:author="GoldenCorpusHarness" w:date="2026-03-28T21:57:49Z">
        <w:r>
          <w:delText xml:space="preserve"> participation in</w:delText>
        </w:r>
      </w:del>
      <w:r>
        <w:t xml:space="preserve"> the </w:t>
      </w:r>
      <w:del w:id="11335" w:author="GoldenCorpusHarness" w:date="2026-03-28T21:57:49Z">
        <w:r>
          <w:delText>study, and who are not s</w:delText>
        </w:r>
      </w:del>
      <w:ins w:id="11336" w:author="GoldenCorpusHarness" w:date="2026-03-28T21:57:49Z">
        <w:r>
          <w:t>p</w:t>
        </w:r>
      </w:ins>
      <w:r>
        <w:t>ur</w:t>
      </w:r>
      <w:del w:id="11337" w:author="GoldenCorpusHarness" w:date="2026-03-28T21:57:49Z">
        <w:r>
          <w:delText xml:space="preserve">gically sterilized or </w:delText>
        </w:r>
      </w:del>
      <w:r>
        <w:t>pos</w:t>
      </w:r>
      <w:del w:id="11338" w:author="GoldenCorpusHarness" w:date="2026-03-28T21:57:49Z">
        <w:r>
          <w:delText>tm</w:delText>
        </w:r>
      </w:del>
      <w:r>
        <w:t>e</w:t>
      </w:r>
      <w:del w:id="11339" w:author="GoldenCorpusHarness" w:date="2026-03-28T21:57:49Z">
        <w:r>
          <w:delText>nopausal, must be tested for pregnancy within 24 hour</w:delText>
        </w:r>
      </w:del>
      <w:r>
        <w:t xml:space="preserve">s of </w:t>
      </w:r>
      <w:del w:id="11340" w:author="GoldenCorpusHarness" w:date="2026-03-28T21:57:49Z">
        <w:r>
          <w:delText>the fir</w:delText>
        </w:r>
      </w:del>
      <w:ins w:id="11341" w:author="GoldenCorpusHarness" w:date="2026-03-28T21:57:49Z">
        <w:r>
          <w:t>a</w:t>
        </w:r>
      </w:ins>
      <w:r>
        <w:t>s</w:t>
      </w:r>
      <w:del w:id="11342" w:author="GoldenCorpusHarness" w:date="2026-03-28T21:57:49Z">
        <w:r>
          <w:delText>t do</w:delText>
        </w:r>
      </w:del>
      <w:r>
        <w:t>se</w:t>
      </w:r>
      <w:ins w:id="11343" w:author="GoldenCorpusHarness" w:date="2026-03-28T21:57:49Z">
        <w:r>
          <w:t>ssing</w:t>
        </w:r>
      </w:ins>
      <w:r>
        <w:t xml:space="preserve"> </w:t>
      </w:r>
      <w:del w:id="11344" w:author="GoldenCorpusHarness" w:date="2026-03-28T21:57:49Z">
        <w:r>
          <w:delText>of s</w:delText>
        </w:r>
      </w:del>
      <w:r>
        <w:t>tu</w:t>
      </w:r>
      <w:del w:id="11345" w:author="GoldenCorpusHarness" w:date="2026-03-28T21:57:49Z">
        <w:r>
          <w:delText xml:space="preserve">dy intervention. If a urine test is positive </w:delText>
        </w:r>
      </w:del>
      <w:ins w:id="11346" w:author="GoldenCorpusHarness" w:date="2026-03-28T21:57:49Z">
        <w:r>
          <w:t>m</w:t>
        </w:r>
      </w:ins>
      <w:r>
        <w:t xml:space="preserve">or </w:t>
      </w:r>
      <w:del w:id="11347" w:author="GoldenCorpusHarness" w:date="2026-03-28T21:57:49Z">
        <w:r>
          <w:delText xml:space="preserve">not evaluable, a </w:delText>
        </w:r>
      </w:del>
      <w:r>
        <w:t>s</w:t>
      </w:r>
      <w:del w:id="11348" w:author="GoldenCorpusHarness" w:date="2026-03-28T21:57:49Z">
        <w:r>
          <w:delText>erum test will be required. Parti</w:delText>
        </w:r>
      </w:del>
      <w:r>
        <w:t>c</w:t>
      </w:r>
      <w:del w:id="11349" w:author="GoldenCorpusHarness" w:date="2026-03-28T21:57:49Z">
        <w:r>
          <w:delText>ip</w:delText>
        </w:r>
      </w:del>
      <w:r>
        <w:t>an</w:t>
      </w:r>
      <w:del w:id="11350" w:author="GoldenCorpusHarness" w:date="2026-03-28T21:57:49Z">
        <w:r>
          <w:delText>t</w:delText>
        </w:r>
      </w:del>
      <w:r>
        <w:t>s</w:t>
      </w:r>
      <w:del w:id="11351" w:author="GoldenCorpusHarness" w:date="2026-03-28T21:57:49Z">
        <w:r>
          <w:delText xml:space="preserve"> must be excluded/discontinued from</w:delText>
        </w:r>
      </w:del>
      <w:ins w:id="11352" w:author="GoldenCorpusHarness" w:date="2026-03-28T21:57:49Z">
        <w:r>
          <w:t>,</w:t>
        </w:r>
      </w:ins>
      <w:r>
        <w:t xml:space="preserve"> the </w:t>
      </w:r>
      <w:ins w:id="11353" w:author="GoldenCorpusHarness" w:date="2026-03-28T21:57:49Z">
        <w:r>
          <w:t>term “inve</w:t>
        </w:r>
      </w:ins>
      <w:r>
        <w:t>st</w:t>
      </w:r>
      <w:del w:id="11354" w:author="GoldenCorpusHarness" w:date="2026-03-28T21:57:49Z">
        <w:r>
          <w:delText>udy</w:delText>
        </w:r>
      </w:del>
      <w:ins w:id="11355" w:author="GoldenCorpusHarness" w:date="2026-03-28T21:57:49Z">
        <w:r>
          <w:t>igator”</w:t>
        </w:r>
      </w:ins>
      <w:r>
        <w:t xml:space="preserve"> </w:t>
      </w:r>
      <w:del w:id="11356" w:author="GoldenCorpusHarness" w:date="2026-03-28T21:57:49Z">
        <w:r>
          <w:delText>in</w:delText>
        </w:r>
      </w:del>
      <w:ins w:id="11357" w:author="GoldenCorpusHarness" w:date="2026-03-28T21:57:49Z">
        <w:r>
          <w:t>refers to</w:t>
        </w:r>
      </w:ins>
      <w:r>
        <w:t xml:space="preserve"> the</w:t>
      </w:r>
      <w:del w:id="11358" w:author="GoldenCorpusHarness" w:date="2026-03-28T21:57:49Z">
        <w:r>
          <w:delText xml:space="preserve"> event of a positive test result. Repeated pregnancy test (such as monthly testing) may be conducted if required by</w:delText>
        </w:r>
      </w:del>
      <w:r>
        <w:t xml:space="preserve"> local </w:t>
      </w:r>
      <w:ins w:id="11359" w:author="GoldenCorpusHarness" w:date="2026-03-28T21:57:49Z">
        <w:r>
          <w:t xml:space="preserve">investigator at the site and/or the radiological </w:t>
        </w:r>
      </w:ins>
      <w:r>
        <w:t>re</w:t>
      </w:r>
      <w:del w:id="11360" w:author="GoldenCorpusHarness" w:date="2026-03-28T21:57:49Z">
        <w:r>
          <w:delText>gul</w:delText>
        </w:r>
      </w:del>
      <w:ins w:id="11361" w:author="GoldenCorpusHarness" w:date="2026-03-28T21:57:49Z">
        <w:r>
          <w:t xml:space="preserve">viewer </w:t>
        </w:r>
      </w:ins>
      <w:r>
        <w:t>at</w:t>
      </w:r>
      <w:ins w:id="11362" w:author="GoldenCorpusHarness" w:date="2026-03-28T21:57:49Z">
        <w:r>
          <w:t xml:space="preserve"> the s</w:t>
        </w:r>
      </w:ins>
      <w:r>
        <w:t>i</w:t>
      </w:r>
      <w:ins w:id="11363" w:author="GoldenCorpusHarness" w:date="2026-03-28T21:57:49Z">
        <w:r>
          <w:t xml:space="preserve">te </w:t>
        </w:r>
      </w:ins>
      <w:r>
        <w:t>o</w:t>
      </w:r>
      <w:ins w:id="11364" w:author="GoldenCorpusHarness" w:date="2026-03-28T21:57:49Z">
        <w:r>
          <w:t>r at a</w:t>
        </w:r>
      </w:ins>
      <w:r>
        <w:t>n</w:t>
      </w:r>
      <w:ins w:id="11365" w:author="GoldenCorpusHarness" w:date="2026-03-28T21:57:49Z">
        <w:r>
          <w:t xml:space="preserve"> offsite facility</w:t>
        </w:r>
      </w:ins>
      <w:r>
        <w:t>.</w:t>
      </w:r>
      <w:ins w:id="11366" w:author="GoldenCorpusHarness" w:date="2026-03-28T21:57:49Z">
        <w:r>
          <w:t xml:space="preserve"> </w:t>
        </w:r>
      </w:ins>
    </w:p>
    <w:p ns2:paraId="720AD6CA" ns2:textId="77777777" w:rsidR="00FD40DE" w:rsidRPr="00B32023" w:rsidRDefault="00FD40DE" w:rsidP="00FD40DE">
      <w:pPr>
        <w:pStyle w:val="ListParagraph"/>
        <w:numPr>
          <w:ilvl w:val="0"/>
          <w:numId w:val="31"/>
        </w:numPr>
        <w:spacing w:before="60" w:after="240"/>
        <w:contextualSpacing w:val="0"/>
      </w:pPr>
      <w:del w:id="11367" w:author="GoldenCorpusHarness" w:date="2026-03-28T21:57:49Z">
        <w:r>
          <w:delText>P</w:delText>
        </w:r>
      </w:del>
      <w:ins w:id="11368" w:author="GoldenCorpusHarness" w:date="2026-03-28T21:57:49Z">
        <w:r>
          <w:t>If brain scans a</w:t>
        </w:r>
      </w:ins>
      <w:r>
        <w:t>re</w:t>
      </w:r>
      <w:ins w:id="11369" w:author="GoldenCorpusHarness" w:date="2026-03-28T21:57:49Z">
        <w:r>
          <w:t xml:space="preserve"> performed, ma</w:t>
        </w:r>
      </w:ins>
      <w:r>
        <w:t>g</w:t>
      </w:r>
      <w:ins w:id="11370" w:author="GoldenCorpusHarness" w:date="2026-03-28T21:57:49Z">
        <w:r>
          <w:t>netic reso</w:t>
        </w:r>
      </w:ins>
      <w:r>
        <w:t>nanc</w:t>
      </w:r>
      <w:del w:id="11371" w:author="GoldenCorpusHarness" w:date="2026-03-28T21:57:49Z">
        <w:r>
          <w:delText>y</w:delText>
        </w:r>
      </w:del>
      <w:ins w:id="11372" w:author="GoldenCorpusHarness" w:date="2026-03-28T21:57:49Z">
        <w:r>
          <w:t>e</w:t>
        </w:r>
      </w:ins>
      <w:r>
        <w:t xml:space="preserve"> </w:t>
      </w:r>
      <w:del w:id="11373" w:author="GoldenCorpusHarness" w:date="2026-03-28T21:57:49Z">
        <w:r>
          <w:delText>test</w:delText>
        </w:r>
      </w:del>
      <w:ins w:id="11374" w:author="GoldenCorpusHarness" w:date="2026-03-28T21:57:49Z">
        <w:r>
          <w:t>imag</w:t>
        </w:r>
      </w:ins>
      <w:r>
        <w:t>ing</w:t>
      </w:r>
      <w:del w:id="11375" w:author="GoldenCorpusHarness" w:date="2026-03-28T21:57:49Z">
        <w:r>
          <w:delText>:</w:delText>
        </w:r>
      </w:del>
      <w:ins w:id="11376" w:author="GoldenCorpusHarness" w:date="2026-03-28T21:57:49Z">
        <w:r>
          <w:t xml:space="preserve"> is preferred; however, CT imaging will be acceptable, if MRI is medically contraindicated.</w:t>
        </w:r>
      </w:ins>
    </w:p>
    <w:p ns2:paraId="24DEEB3C" ns2:textId="77777777" w:rsidR="00FD40DE" w:rsidRPr="00B32023" w:rsidRDefault="00FD40DE" w:rsidP="00FD40DE">
      <w:pPr>
        <w:pStyle w:val="ListParagraph"/>
        <w:numPr>
          <w:ilvl w:val="0"/>
          <w:numId w:val="32"/>
        </w:numPr>
        <w:spacing w:before="60" w:after="240"/>
        <w:contextualSpacing w:val="0"/>
      </w:pPr>
      <w:del w:id="11377" w:author="GoldenCorpusHarness" w:date="2026-03-28T21:57:49Z">
        <w:r>
          <w:delText>Pr</w:delText>
        </w:r>
      </w:del>
      <w:ins w:id="11378" w:author="GoldenCorpusHarness" w:date="2026-03-28T21:57:49Z">
        <w:r>
          <w:t>Bone scans may be performed to evaluate bone metastases. Any supplemental scans performed to support a positive or n</w:t>
        </w:r>
      </w:ins>
      <w:r>
        <w:t>eg</w:t>
      </w:r>
      <w:del w:id="11379" w:author="GoldenCorpusHarness" w:date="2026-03-28T21:57:49Z">
        <w:r>
          <w:delText>nanc</w:delText>
        </w:r>
      </w:del>
      <w:ins w:id="11380" w:author="GoldenCorpusHarness" w:date="2026-03-28T21:57:49Z">
        <w:r>
          <w:t>ative bone scan, such as plain x-ra</w:t>
        </w:r>
      </w:ins>
      <w:r>
        <w:t>y</w:t>
      </w:r>
      <w:del w:id="11381" w:author="GoldenCorpusHarness" w:date="2026-03-28T21:57:49Z">
        <w:r>
          <w:delText xml:space="preserve"> testing re</w:delText>
        </w:r>
      </w:del>
      <w:ins w:id="11382" w:author="GoldenCorpusHarness" w:date="2026-03-28T21:57:49Z">
        <w:r>
          <w:t>s ac</w:t>
        </w:r>
      </w:ins>
      <w:r>
        <w:t>quire</w:t>
      </w:r>
      <w:del w:id="11383" w:author="GoldenCorpusHarness" w:date="2026-03-28T21:57:49Z">
        <w:r>
          <w:delText>ments</w:delText>
        </w:r>
      </w:del>
      <w:ins w:id="11384" w:author="GoldenCorpusHarness" w:date="2026-03-28T21:57:49Z">
        <w:r>
          <w:t>d</w:t>
        </w:r>
      </w:ins>
      <w:r>
        <w:t xml:space="preserve"> for </w:t>
      </w:r>
      <w:del w:id="11385" w:author="GoldenCorpusHarness" w:date="2026-03-28T21:57:49Z">
        <w:r>
          <w:delText>study inclusion are described in Section 5</w:delText>
        </w:r>
      </w:del>
      <w:ins w:id="11386" w:author="GoldenCorpusHarness" w:date="2026-03-28T21:57:49Z">
        <w:r>
          <w:t>correlation, should also be submitted to the iCRO</w:t>
        </w:r>
      </w:ins>
      <w:r>
        <w:t>.</w:t>
      </w:r>
      <w:del w:id="11387" w:author="GoldenCorpusHarness" w:date="2026-03-28T21:57:49Z">
        <w:r>
          <w:delText>1.</w:delText>
        </w:r>
      </w:del>
    </w:p>
    <w:p ns2:paraId="16F32D59" ns2:textId="659F6A69" w:rsidR="00FD40DE" w:rsidRDefault="00FD40DE" w:rsidP="00FD40DE">
      <w:pPr>
        <w:pStyle w:val="ListParagraph"/>
        <w:numPr>
          <w:ilvl w:val="0"/>
          <w:numId w:val="32"/>
        </w:numPr>
        <w:spacing w:before="60" w:after="240"/>
        <w:contextualSpacing w:val="0"/>
      </w:pPr>
      <w:del w:id="11388" w:author="GoldenCorpusHarness" w:date="2026-03-28T21:57:49Z">
        <w:r>
          <w:delText>Pregnanc</w:delText>
        </w:r>
      </w:del>
      <w:ins w:id="11389" w:author="GoldenCorpusHarness" w:date="2026-03-28T21:57:49Z">
        <w:r>
          <w:t>Expedited confirmation of measurable disease based on RECIST 1.1 b</w:t>
        </w:r>
      </w:ins>
      <w:r>
        <w:t xml:space="preserve">y </w:t>
      </w:r>
      <w:del w:id="11390" w:author="GoldenCorpusHarness" w:date="2026-03-28T21:57:49Z">
        <w:r>
          <w:delText>testing (</w:delText>
        </w:r>
      </w:del>
      <w:ins w:id="11391" w:author="GoldenCorpusHarness" w:date="2026-03-28T21:57:49Z">
        <w:r>
          <w:t xml:space="preserve">BICR at Screening will be </w:t>
        </w:r>
      </w:ins>
      <w:r>
        <w:t>u</w:t>
      </w:r>
      <w:del w:id="11392" w:author="GoldenCorpusHarness" w:date="2026-03-28T21:57:49Z">
        <w:r>
          <w:delText>rine and/or ser</w:delText>
        </w:r>
      </w:del>
      <w:ins w:id="11393" w:author="GoldenCorpusHarness" w:date="2026-03-28T21:57:49Z">
        <w:r>
          <w:t>sed to determine participant eligibility. Confirmation by the BICR that the participant’s imaging shows at least 1 lesion that is appropriate for selection as a target lesion per RECIST 1.1 is req</w:t>
        </w:r>
      </w:ins>
      <w:r>
        <w:t>u</w:t>
      </w:r>
      <w:del w:id="11394" w:author="GoldenCorpusHarness" w:date="2026-03-28T21:57:49Z">
        <w:r>
          <w:delText>m) should be conducted at monthly intervals during interven</w:delText>
        </w:r>
      </w:del>
      <w:ins w:id="11395" w:author="GoldenCorpusHarness" w:date="2026-03-28T21:57:49Z">
        <w:r>
          <w:t>ired before participant randomiza</w:t>
        </w:r>
      </w:ins>
      <w:r>
        <w:t>tion.</w:t>
      </w:r>
    </w:p>
    <w:p ns2:paraId="0A1F6CED" ns2:textId="1BBF81CF" w:rsidR="00FD40DE" w:rsidRPr="00403D50" w:rsidRDefault="00FD40DE" w:rsidP="00FD40DE">
      <w:pPr>
        <w:pStyle w:val="ListParagraph"/>
        <w:numPr>
          <w:ilvl w:val="0"/>
          <w:numId w:val="32"/>
        </w:numPr>
        <w:spacing w:before="60" w:after="240"/>
        <w:contextualSpacing w:val="0"/>
      </w:pPr>
      <w:del w:id="11396" w:author="GoldenCorpusHarness" w:date="2026-03-28T21:57:49Z">
        <w:r>
          <w:delText>Pre</w:delText>
        </w:r>
      </w:del>
      <w:ins w:id="11397" w:author="GoldenCorpusHarness" w:date="2026-03-28T21:57:49Z">
        <w:r>
          <w:t>All scheduled scans for participants will be submitted to the iCRO. In addition, a scan that is obtained at an unscheduled time point, for any reason (includin</w:t>
        </w:r>
      </w:ins>
      <w:r>
        <w:t>g</w:t>
      </w:r>
      <w:del w:id="11398" w:author="GoldenCorpusHarness" w:date="2026-03-28T21:57:49Z">
        <w:r>
          <w:delText>nancy testin</w:delText>
        </w:r>
      </w:del>
      <w:ins w:id="11399" w:author="GoldenCorpusHarness" w:date="2026-03-28T21:57:49Z">
        <w:r>
          <w:t xml:space="preserve"> suspicion of pro</w:t>
        </w:r>
      </w:ins>
      <w:r>
        <w:t>g</w:t>
      </w:r>
      <w:del w:id="11400" w:author="GoldenCorpusHarness" w:date="2026-03-28T21:57:49Z">
        <w:r>
          <w:delText xml:space="preserve"> (urine and/or seru</w:delText>
        </w:r>
      </w:del>
      <w:ins w:id="11401" w:author="GoldenCorpusHarness" w:date="2026-03-28T21:57:49Z">
        <w:r>
          <w:t>ression or other clinical reason), should also be sub</w:t>
        </w:r>
      </w:ins>
      <w:r>
        <w:t>m</w:t>
      </w:r>
      <w:del w:id="11402" w:author="GoldenCorpusHarness" w:date="2026-03-28T21:57:49Z">
        <w:r>
          <w:delText>) should be conducted as per So</w:delText>
        </w:r>
      </w:del>
      <w:ins w:id="11403" w:author="GoldenCorpusHarness" w:date="2026-03-28T21:57:49Z">
        <w:r>
          <w:t xml:space="preserve">itted to the iCRO if it shows disease progression, or if it is used to support a response assessment. </w:t>
        </w:r>
      </w:ins>
      <w:r>
        <w:t>A</w:t>
      </w:r>
      <w:del w:id="11404" w:author="GoldenCorpusHarness" w:date="2026-03-28T21:57:49Z">
        <w:r>
          <w:delText xml:space="preserve"> for the</w:delText>
        </w:r>
      </w:del>
      <w:ins w:id="11405" w:author="GoldenCorpusHarness" w:date="2026-03-28T21:57:49Z">
        <w:r>
          <w:t>ll scans acquired within the protocol-specified window of</w:t>
        </w:r>
      </w:ins>
      <w:r>
        <w:t xml:space="preserve"> time </w:t>
      </w:r>
      <w:del w:id="11406" w:author="GoldenCorpusHarness" w:date="2026-03-28T21:57:49Z">
        <w:r>
          <w:delText>required to eliminate systemic exposure after the last dose of each study inter</w:delText>
        </w:r>
      </w:del>
      <w:ins w:id="11407" w:author="GoldenCorpusHarness" w:date="2026-03-28T21:57:49Z">
        <w:r>
          <w:t xml:space="preserve">around a scheduled scan </w:t>
        </w:r>
      </w:ins>
      <w:r>
        <w:t>v</w:t>
      </w:r>
      <w:del w:id="11408" w:author="GoldenCorpusHarness" w:date="2026-03-28T21:57:49Z">
        <w:r>
          <w:delText>ention and should correspond with the time frame for participant’s contraception as noted in Section 5</w:delText>
        </w:r>
      </w:del>
      <w:ins w:id="11409" w:author="GoldenCorpusHarness" w:date="2026-03-28T21:57:49Z">
        <w:r>
          <w:t>isit are to be classified as pertaining to that visit</w:t>
        </w:r>
      </w:ins>
      <w:r>
        <w:t>.</w:t>
      </w:r>
      <w:del w:id="11410" w:author="GoldenCorpusHarness" w:date="2026-03-28T21:57:49Z">
        <w:r>
          <w:delText xml:space="preserve">1. The length of time required to continue pregnancy testing for each study intervention is:  </w:delText>
        </w:r>
      </w:del>
    </w:p>
    <w:p ns2:paraId="35BC6BBA" ns2:textId="77777777" w:rsidR="00F21E34" w:rsidRDefault="00F21E34" w:rsidP="00F21E34">
      <w:pPr>
        <w:pStyle w:val="ListParagraph"/>
        <w:numPr>
          <w:ilvl w:val="0"/>
          <w:numId w:val="68"/>
        </w:numPr>
        <w:spacing w:before="60" w:after="240"/>
        <w:contextualSpacing w:val="0"/>
      </w:pPr>
      <w:ins w:id="11411" w:author="GoldenCorpusHarness" w:date="2026-03-28T21:57:49Z">
        <w:r>
          <w:t xml:space="preserve">When the investigator identifies radiographic progression per RECIST </w:t>
        </w:r>
      </w:ins>
      <w:r>
        <w:t>1</w:t>
      </w:r>
      <w:del w:id="11412" w:author="GoldenCorpusHarness" w:date="2026-03-28T21:57:49Z">
        <w:r>
          <w:delText>20 days after the last dose of p</w:delText>
        </w:r>
      </w:del>
      <w:ins w:id="11413" w:author="GoldenCorpusHarness" w:date="2026-03-28T21:57:49Z">
        <w:r>
          <w:t xml:space="preserve">.1, the iCRO will verify this progression and </w:t>
        </w:r>
      </w:ins>
      <w:r>
        <w:t>em</w:t>
      </w:r>
      <w:del w:id="11414" w:author="GoldenCorpusHarness" w:date="2026-03-28T21:57:49Z">
        <w:r>
          <w:delText>brolizu</w:delText>
        </w:r>
      </w:del>
      <w:ins w:id="11415" w:author="GoldenCorpusHarness" w:date="2026-03-28T21:57:49Z">
        <w:r>
          <w:t>ail the results to the study site and Sponsor. In clinically stable participants, i</w:t>
        </w:r>
      </w:ins>
      <w:r>
        <w:t>ma</w:t>
      </w:r>
      <w:del w:id="11416" w:author="GoldenCorpusHarness" w:date="2026-03-28T21:57:49Z">
        <w:r>
          <w:delText xml:space="preserve">b </w:delText>
        </w:r>
      </w:del>
      <w:ins w:id="11417" w:author="GoldenCorpusHarness" w:date="2026-03-28T21:57:49Z">
        <w:r>
          <w:t>ging should continue until PD has been verified by BICR (if initial site-assessed PD was not verified by BICR, each subsequent scan must be submitted to iCRO with verification of PD request until PD has been verified by BICR).</w:t>
        </w:r>
      </w:ins>
    </w:p>
    <w:p ns2:paraId="187D94BE" ns2:textId="2871D0E2" w:rsidR="00F21E34" w:rsidRPr="002B7345" w:rsidRDefault="00F21E34" w:rsidP="00F21E34">
      <w:pPr>
        <w:pStyle w:val="ListParagraph"/>
        <w:numPr>
          <w:ilvl w:val="0"/>
          <w:numId w:val="69"/>
        </w:numPr>
        <w:spacing w:before="60" w:after="240"/>
        <w:contextualSpacing w:val="0"/>
      </w:pPr>
      <w:del w:id="11418" w:author="GoldenCorpusHarness" w:date="2026-03-28T21:57:49Z">
        <w:r>
          <w:delText>30</w:delText>
        </w:r>
      </w:del>
      <w:ins w:id="11419" w:author="GoldenCorpusHarness" w:date="2026-03-28T21:57:49Z">
        <w:r>
          <w:t>Initial</w:t>
        </w:r>
      </w:ins>
      <w:r>
        <w:t xml:space="preserve"> </w:t>
      </w:r>
      <w:del w:id="11420" w:author="GoldenCorpusHarness" w:date="2026-03-28T21:57:49Z">
        <w:r>
          <w:delText>days afte</w:delText>
        </w:r>
      </w:del>
      <w:ins w:id="11421" w:author="GoldenCorpusHarness" w:date="2026-03-28T21:57:49Z">
        <w:r>
          <w:t>Tumo</w:t>
        </w:r>
      </w:ins>
      <w:r>
        <w:t xml:space="preserve">r </w:t>
      </w:r>
      <w:del w:id="11422" w:author="GoldenCorpusHarness" w:date="2026-03-28T21:57:49Z">
        <w:r>
          <w:delText>the l</w:delText>
        </w:r>
      </w:del>
      <w:ins w:id="11423" w:author="GoldenCorpusHarness" w:date="2026-03-28T21:57:49Z">
        <w:r>
          <w:t>Sc</w:t>
        </w:r>
      </w:ins>
      <w:r>
        <w:t>a</w:t>
      </w:r>
      <w:ins w:id="11424" w:author="GoldenCorpusHarness" w:date="2026-03-28T21:57:49Z">
        <w:r>
          <w:t>n</w:t>
        </w:r>
      </w:ins>
      <w:r>
        <w:t>s</w:t>
      </w:r>
      <w:del w:id="11425" w:author="GoldenCorpusHarness" w:date="2026-03-28T21:57:49Z">
        <w:r>
          <w:delText>t dose of lenvatinib/placebo</w:delText>
        </w:r>
      </w:del>
    </w:p>
    <w:p ns2:paraId="209E24B0" ns2:textId="458B369E" w:rsidR="00D80FE3" w:rsidRPr="00F21E34" w:rsidRDefault="00FD40DE" w:rsidP="00F21E34">
      <w:pPr>
        <w:pStyle w:val="ListParagraph"/>
        <w:numPr>
          <w:ilvl w:val="0"/>
          <w:numId w:val="32"/>
        </w:numPr>
        <w:spacing w:before="60" w:after="240"/>
        <w:contextualSpacing w:val="0"/>
      </w:pPr>
      <w:ins w:id="11426" w:author="GoldenCorpusHarness" w:date="2026-03-28T21:57:49Z">
        <w:r>
          <w:t xml:space="preserve">Initial tumor scans at Screening must be performed within 28 days before the date of randomization. </w:t>
        </w:r>
      </w:ins>
      <w:r>
        <w:t>A</w:t>
      </w:r>
      <w:del w:id="11427" w:author="GoldenCorpusHarness" w:date="2026-03-28T21:57:49Z">
        <w:r>
          <w:delText>dditional serum or urine pre</w:delText>
        </w:r>
      </w:del>
      <w:ins w:id="11428" w:author="GoldenCorpusHarness" w:date="2026-03-28T21:57:49Z">
        <w:r>
          <w:t>ny scan obtained after Cycle 1 Day 1 cannot be included in the screenin</w:t>
        </w:r>
      </w:ins>
      <w:r>
        <w:t>g</w:t>
      </w:r>
      <w:del w:id="11429" w:author="GoldenCorpusHarness" w:date="2026-03-28T21:57:49Z">
        <w:r>
          <w:delText>nancy tests may be performed, as determined necessary by the in</w:delText>
        </w:r>
      </w:del>
      <w:ins w:id="11430" w:author="GoldenCorpusHarness" w:date="2026-03-28T21:57:49Z">
        <w:r>
          <w:t xml:space="preserve"> assessment. The site must re</w:t>
        </w:r>
      </w:ins>
      <w:r>
        <w:t>v</w:t>
      </w:r>
      <w:del w:id="11431" w:author="GoldenCorpusHarness" w:date="2026-03-28T21:57:49Z">
        <w:r>
          <w:delText>esti</w:delText>
        </w:r>
      </w:del>
      <w:ins w:id="11432" w:author="GoldenCorpusHarness" w:date="2026-03-28T21:57:49Z">
        <w:r>
          <w:t>iew the screenin</w:t>
        </w:r>
      </w:ins>
      <w:r>
        <w:t>g</w:t>
      </w:r>
      <w:del w:id="11433" w:author="GoldenCorpusHarness" w:date="2026-03-28T21:57:49Z">
        <w:r>
          <w:delText>ator or required by local regulation, to establish the absence of pregnancy at any time during the participant’s participation in the study.</w:delText>
        </w:r>
      </w:del>
      <w:ins w:id="11434" w:author="GoldenCorpusHarness" w:date="2026-03-28T21:57:49Z">
        <w:r>
          <w:t xml:space="preserve"> scans to confirm the participant has measurable disease per RECIST 1.1.</w:t>
        </w:r>
      </w:ins>
    </w:p>
    <w:p ns2:paraId="32A960AA" ns2:textId="64DCD6A8" w:rsidR="00D80FE3" w:rsidRPr="00DA4254" w:rsidRDefault="00D80FE3" w:rsidP="00D80FE3">
      <w:pPr>
        <w:pStyle w:val="Heading3"/>
      </w:pPr>
      <w:del w:id="11435" w:author="GoldenCorpusHarness" w:date="2026-03-28T21:57:49Z">
        <w:r>
          <w:delText>P</w:delText>
        </w:r>
      </w:del>
      <w:ins w:id="11436" w:author="GoldenCorpusHarness" w:date="2026-03-28T21:57:49Z">
        <w:r>
          <w:t>Th</w:t>
        </w:r>
      </w:ins>
      <w:r>
        <w:t>e</w:t>
      </w:r>
      <w:ins w:id="11437" w:author="GoldenCorpusHarness" w:date="2026-03-28T21:57:49Z">
        <w:r>
          <w:t xml:space="preserve"> Sc</w:t>
        </w:r>
      </w:ins>
      <w:r>
        <w:t>r</w:t>
      </w:r>
      <w:ins w:id="11438" w:author="GoldenCorpusHarness" w:date="2026-03-28T21:57:49Z">
        <w:r>
          <w:t xml:space="preserve">eening scans must be submitted to the iCRO </w:t>
        </w:r>
      </w:ins>
      <w:r>
        <w:t>for</w:t>
      </w:r>
      <w:ins w:id="11439" w:author="GoldenCorpusHarness" w:date="2026-03-28T21:57:49Z">
        <w:r>
          <w:t xml:space="preserve"> confir</w:t>
        </w:r>
      </w:ins>
      <w:r>
        <w:t>ma</w:t>
      </w:r>
      <w:ins w:id="11440" w:author="GoldenCorpusHarness" w:date="2026-03-28T21:57:49Z">
        <w:r>
          <w:t>tio</w:t>
        </w:r>
      </w:ins>
      <w:r>
        <w:t>n</w:t>
      </w:r>
      <w:del w:id="11441" w:author="GoldenCorpusHarness" w:date="2026-03-28T21:57:49Z">
        <w:r>
          <w:delText>c</w:delText>
        </w:r>
      </w:del>
      <w:ins w:id="11442" w:author="GoldenCorpusHarness" w:date="2026-03-28T21:57:49Z">
        <w:r>
          <w:t xml:space="preserve"> of measurabl</w:t>
        </w:r>
      </w:ins>
      <w:r>
        <w:t xml:space="preserve">e </w:t>
      </w:r>
      <w:del w:id="11443" w:author="GoldenCorpusHarness" w:date="2026-03-28T21:57:49Z">
        <w:r>
          <w:delText>As</w:delText>
        </w:r>
      </w:del>
      <w:ins w:id="11444" w:author="GoldenCorpusHarness" w:date="2026-03-28T21:57:49Z">
        <w:r>
          <w:t>di</w:t>
        </w:r>
      </w:ins>
      <w:r>
        <w:t>se</w:t>
      </w:r>
      <w:ins w:id="11445" w:author="GoldenCorpusHarness" w:date="2026-03-28T21:57:49Z">
        <w:r>
          <w:t>a</w:t>
        </w:r>
      </w:ins>
      <w:r>
        <w:t>s</w:t>
      </w:r>
      <w:del w:id="11446" w:author="GoldenCorpusHarness" w:date="2026-03-28T21:57:49Z">
        <w:r>
          <w:delText>s</w:delText>
        </w:r>
      </w:del>
      <w:ins w:id="11447" w:author="GoldenCorpusHarness" w:date="2026-03-28T21:57:49Z">
        <w:r>
          <w:t>e per RECIST 1.1 for eligibility before rando</w:t>
        </w:r>
      </w:ins>
      <w:r>
        <w:t>m</w:t>
      </w:r>
      <w:del w:id="11448" w:author="GoldenCorpusHarness" w:date="2026-03-28T21:57:49Z">
        <w:r>
          <w:delText>e</w:delText>
        </w:r>
      </w:del>
      <w:ins w:id="11449" w:author="GoldenCorpusHarness" w:date="2026-03-28T21:57:49Z">
        <w:r>
          <w:t>izatio</w:t>
        </w:r>
      </w:ins>
      <w:r>
        <w:t>n</w:t>
      </w:r>
      <w:del w:id="11450" w:author="GoldenCorpusHarness" w:date="2026-03-28T21:57:49Z">
        <w:r>
          <w:delText>ts</w:delText>
        </w:r>
      </w:del>
      <w:ins w:id="11451" w:author="GoldenCorpusHarness" w:date="2026-03-28T21:57:49Z">
        <w:r>
          <w:t>.</w:t>
        </w:r>
      </w:ins>
    </w:p>
    <w:p ns2:paraId="2DF3BA0B" ns2:textId="4F838EC6" w:rsidR="00D80FE3" w:rsidRDefault="00D80FE3" w:rsidP="00D80FE3">
      <w:pPr>
        <w:pStyle w:val="Heading4"/>
      </w:pPr>
      <w:del w:id="11452" w:author="GoldenCorpusHarness" w:date="2026-03-28T21:57:49Z">
        <w:r>
          <w:delText xml:space="preserve">Eastern </w:delText>
        </w:r>
      </w:del>
      <w:ins w:id="11453" w:author="GoldenCorpusHarness" w:date="2026-03-28T21:57:49Z">
        <w:r>
          <w:t>Tumor scan performed as part of routine clinical management is acceptable for use as screening tumor scan if it is of diagnostic quality and performed within 28 days before the date of randomization and can be assessed by the i</w:t>
        </w:r>
      </w:ins>
      <w:r>
        <w:t>C</w:t>
      </w:r>
      <w:del w:id="11454" w:author="GoldenCorpusHarness" w:date="2026-03-28T21:57:49Z">
        <w:r>
          <w:delText xml:space="preserve">ooperative </w:delText>
        </w:r>
      </w:del>
      <w:ins w:id="11455" w:author="GoldenCorpusHarness" w:date="2026-03-28T21:57:49Z">
        <w:r>
          <w:t>R</w:t>
        </w:r>
      </w:ins>
      <w:r>
        <w:t>O</w:t>
      </w:r>
      <w:del w:id="11456" w:author="GoldenCorpusHarness" w:date="2026-03-28T21:57:49Z">
        <w:r>
          <w:delText>ncology Group Performance Scale</w:delText>
        </w:r>
      </w:del>
      <w:ins w:id="11457" w:author="GoldenCorpusHarness" w:date="2026-03-28T21:57:49Z">
        <w:r>
          <w:t xml:space="preserve"> for confirmation of measurable disease.</w:t>
        </w:r>
      </w:ins>
    </w:p>
    <w:p ns2:paraId="334A8E83" ns2:textId="61EDE139" w:rsidR="00D80FE3" w:rsidRDefault="00D80FE3" w:rsidP="00DC422F">
      <w:pPr>
        <w:pStyle w:val="Paragraph0"/>
        <w:spacing w:after="120"/>
      </w:pPr>
      <w:ins w:id="11458" w:author="GoldenCorpusHarness" w:date="2026-03-28T21:57:49Z">
        <w:r>
          <w:t xml:space="preserve">If brain scans are required to document the stability of existing metastases, the brain scan should be acquired during screening. </w:t>
        </w:r>
      </w:ins>
      <w:r>
        <w:t xml:space="preserve">The </w:t>
      </w:r>
      <w:del w:id="11459" w:author="GoldenCorpusHarness" w:date="2026-03-28T21:57:49Z">
        <w:r>
          <w:delText>investigator or qualified designee will assess ECOG status (see A</w:delText>
        </w:r>
      </w:del>
      <w:ins w:id="11460" w:author="GoldenCorpusHarness" w:date="2026-03-28T21:57:49Z">
        <w:r>
          <w:t>s</w:t>
        </w:r>
      </w:ins>
      <w:r>
        <w:t>p</w:t>
      </w:r>
      <w:ins w:id="11461" w:author="GoldenCorpusHarness" w:date="2026-03-28T21:57:49Z">
        <w:r>
          <w:t xml:space="preserve">ecific methods </w:t>
        </w:r>
      </w:ins>
      <w:r>
        <w:t>pe</w:t>
      </w:r>
      <w:del w:id="11462" w:author="GoldenCorpusHarness" w:date="2026-03-28T21:57:49Z">
        <w:r>
          <w:delText>ndix 9) at screening, before the administration of each dose of</w:delText>
        </w:r>
      </w:del>
      <w:ins w:id="11463" w:author="GoldenCorpusHarness" w:date="2026-03-28T21:57:49Z">
        <w:r>
          <w:t>rmitted for this</w:t>
        </w:r>
      </w:ins>
      <w:r>
        <w:t xml:space="preserve"> study </w:t>
      </w:r>
      <w:del w:id="11464" w:author="GoldenCorpusHarness" w:date="2026-03-28T21:57:49Z">
        <w:r>
          <w:delText>intervention and during the follow-up period as specifi</w:delText>
        </w:r>
      </w:del>
      <w:ins w:id="11465" w:author="GoldenCorpusHarness" w:date="2026-03-28T21:57:49Z">
        <w:r>
          <w:t>are describ</w:t>
        </w:r>
      </w:ins>
      <w:r>
        <w:t>ed in the S</w:t>
      </w:r>
      <w:del w:id="11466" w:author="GoldenCorpusHarness" w:date="2026-03-28T21:57:49Z">
        <w:r>
          <w:delText>oA (Section 1</w:delText>
        </w:r>
      </w:del>
      <w:ins w:id="11467" w:author="GoldenCorpusHarness" w:date="2026-03-28T21:57:49Z">
        <w:r>
          <w:t>IM</w:t>
        </w:r>
      </w:ins>
      <w:r>
        <w:t>.</w:t>
      </w:r>
      <w:del w:id="11468" w:author="GoldenCorpusHarness" w:date="2026-03-28T21:57:49Z">
        <w:r>
          <w:delText>3). Performance status obtained and reviewed on C1D1 before randomization may also be used as the screening value to determine eligibility.</w:delText>
        </w:r>
      </w:del>
    </w:p>
    <w:p ns2:paraId="7476850D" ns2:textId="0D0F8506" w:rsidR="008E473A" w:rsidRDefault="00831387" w:rsidP="008E473A">
      <w:pPr>
        <w:pStyle w:val="Heading2"/>
      </w:pPr>
      <w:del w:id="11469" w:author="GoldenCorpusHarness" w:date="2026-03-28T21:57:49Z">
        <w:r>
          <w:delText>Adve</w:delText>
        </w:r>
      </w:del>
      <w:ins w:id="11470" w:author="GoldenCorpusHarness" w:date="2026-03-28T21:57:49Z">
        <w:r>
          <w:t>Tumo</w:t>
        </w:r>
      </w:ins>
      <w:r>
        <w:t>r</w:t>
      </w:r>
      <w:del w:id="11471" w:author="GoldenCorpusHarness" w:date="2026-03-28T21:57:49Z">
        <w:r>
          <w:delText>se Events,</w:delText>
        </w:r>
      </w:del>
      <w:r>
        <w:t xml:space="preserve"> S</w:t>
      </w:r>
      <w:del w:id="11472" w:author="GoldenCorpusHarness" w:date="2026-03-28T21:57:49Z">
        <w:r>
          <w:delText>e</w:delText>
        </w:r>
      </w:del>
      <w:ins w:id="11473" w:author="GoldenCorpusHarness" w:date="2026-03-28T21:57:49Z">
        <w:r>
          <w:t>cans Du</w:t>
        </w:r>
      </w:ins>
      <w:r>
        <w:t>ri</w:t>
      </w:r>
      <w:del w:id="11474" w:author="GoldenCorpusHarness" w:date="2026-03-28T21:57:49Z">
        <w:r>
          <w:delText>ous</w:delText>
        </w:r>
      </w:del>
      <w:ins w:id="11475" w:author="GoldenCorpusHarness" w:date="2026-03-28T21:57:49Z">
        <w:r>
          <w:t>ng</w:t>
        </w:r>
      </w:ins>
      <w:r>
        <w:t xml:space="preserve"> </w:t>
      </w:r>
      <w:del w:id="11476" w:author="GoldenCorpusHarness" w:date="2026-03-28T21:57:49Z">
        <w:r>
          <w:delText>Adverse Events, and O</w:delText>
        </w:r>
      </w:del>
      <w:r>
        <w:t>the</w:t>
      </w:r>
      <w:del w:id="11477" w:author="GoldenCorpusHarness" w:date="2026-03-28T21:57:49Z">
        <w:r>
          <w:delText>r Reportable</w:delText>
        </w:r>
      </w:del>
      <w:r>
        <w:t xml:space="preserve"> S</w:t>
      </w:r>
      <w:del w:id="11478" w:author="GoldenCorpusHarness" w:date="2026-03-28T21:57:49Z">
        <w:r>
          <w:delText>afe</w:delText>
        </w:r>
      </w:del>
      <w:r>
        <w:t>t</w:t>
      </w:r>
      <w:ins w:id="11479" w:author="GoldenCorpusHarness" w:date="2026-03-28T21:57:49Z">
        <w:r>
          <w:t>ud</w:t>
        </w:r>
      </w:ins>
      <w:r>
        <w:t>y</w:t>
      </w:r>
      <w:del w:id="11480" w:author="GoldenCorpusHarness" w:date="2026-03-28T21:57:49Z">
        <w:r>
          <w:delText xml:space="preserve"> Events</w:delText>
        </w:r>
      </w:del>
    </w:p>
    <w:p ns2:paraId="13C04454" ns2:textId="469A9B76" w:rsidR="00F22980" w:rsidRDefault="00CF5A56" w:rsidP="00F22980">
      <w:pPr>
        <w:pStyle w:val="Paragraph0"/>
      </w:pPr>
      <w:r>
        <w:t xml:space="preserve">The </w:t>
      </w:r>
      <w:del w:id="11481" w:author="GoldenCorpusHarness" w:date="2026-03-28T21:57:49Z">
        <w:r>
          <w:delText>definitions of an</w:delText>
        </w:r>
      </w:del>
      <w:ins w:id="11482" w:author="GoldenCorpusHarness" w:date="2026-03-28T21:57:49Z">
        <w:r>
          <w:t>first on-study scan should be performed at Week 6 (42 to 49 days window) from the date of randomization. Subsequent tumor scans should be performed every 6 weeks (42 days ± 7 days) or more frequently if clinically indicated.</w:t>
        </w:r>
      </w:ins>
      <w:r>
        <w:t xml:space="preserve"> A</w:t>
      </w:r>
      <w:del w:id="11483" w:author="GoldenCorpusHarness" w:date="2026-03-28T21:57:49Z">
        <w:r>
          <w:delText>E or</w:delText>
        </w:r>
      </w:del>
      <w:ins w:id="11484" w:author="GoldenCorpusHarness" w:date="2026-03-28T21:57:49Z">
        <w:r>
          <w:t>fter 48 weeks, participants who remain on treatment will have scans performed every 9 weeks (63 days ± 7 days).</w:t>
        </w:r>
      </w:ins>
      <w:r>
        <w:t xml:space="preserve"> S</w:t>
      </w:r>
      <w:del w:id="11485" w:author="GoldenCorpusHarness" w:date="2026-03-28T21:57:49Z">
        <w:r>
          <w:delText>AE</w:delText>
        </w:r>
      </w:del>
      <w:ins w:id="11486" w:author="GoldenCorpusHarness" w:date="2026-03-28T21:57:49Z">
        <w:r>
          <w:t>can timing should follow calendar days and should not be adjusted for delays in cycle starts. Scans should continue to be performed until disease progression is identified by the investigator and verified by the BICR</w:t>
        </w:r>
      </w:ins>
      <w:r>
        <w:t xml:space="preserve">, </w:t>
      </w:r>
      <w:del w:id="11487" w:author="GoldenCorpusHarness" w:date="2026-03-28T21:57:49Z">
        <w:r>
          <w:delText>as well as the method of recording</w:delText>
        </w:r>
      </w:del>
      <w:ins w:id="11488" w:author="GoldenCorpusHarness" w:date="2026-03-28T21:57:49Z">
        <w:r>
          <w:t>the start of new anticancer treatment</w:t>
        </w:r>
      </w:ins>
      <w:r>
        <w:t xml:space="preserve">, </w:t>
      </w:r>
      <w:ins w:id="11489" w:author="GoldenCorpusHarness" w:date="2026-03-28T21:57:49Z">
        <w:r>
          <w:t>withdrawal of consent, or death, which</w:t>
        </w:r>
      </w:ins>
      <w:r>
        <w:t>ev</w:t>
      </w:r>
      <w:del w:id="11490" w:author="GoldenCorpusHarness" w:date="2026-03-28T21:57:49Z">
        <w:r>
          <w:delText>aluating, and assessing causality of AE and SAE and the procedures for completing and transmitting AE, SAE, and other reportable safety event reports can be found in Appendix 3</w:delText>
        </w:r>
      </w:del>
      <w:ins w:id="11491" w:author="GoldenCorpusHarness" w:date="2026-03-28T21:57:49Z">
        <w:r>
          <w:t>er occurs first</w:t>
        </w:r>
      </w:ins>
      <w:r>
        <w:t>.</w:t>
      </w:r>
    </w:p>
    <w:p ns2:paraId="56FBD482" ns2:textId="2ABE8D29" w:rsidR="00F22980" w:rsidRDefault="00542860" w:rsidP="00F22980">
      <w:pPr>
        <w:pStyle w:val="Paragraph0"/>
      </w:pPr>
      <w:ins w:id="11492" w:author="GoldenCorpusHarness" w:date="2026-03-28T21:57:49Z">
        <w:r>
          <w:t xml:space="preserve">Treatment beyond centrally-verified </w:t>
        </w:r>
      </w:ins>
      <w:r>
        <w:t>P</w:t>
      </w:r>
      <w:del w:id="11493" w:author="GoldenCorpusHarness" w:date="2026-03-28T21:57:49Z">
        <w:r>
          <w:delText>ro</w:delText>
        </w:r>
      </w:del>
      <w:ins w:id="11494" w:author="GoldenCorpusHarness" w:date="2026-03-28T21:57:49Z">
        <w:r>
          <w:t>D per RECIST 1.1 may be permitted at the discretion of the investi</w:t>
        </w:r>
      </w:ins>
      <w:r>
        <w:t>g</w:t>
      </w:r>
      <w:del w:id="11495" w:author="GoldenCorpusHarness" w:date="2026-03-28T21:57:49Z">
        <w:r>
          <w:delText>ression o</w:delText>
        </w:r>
      </w:del>
      <w:ins w:id="11496" w:author="GoldenCorpusHarness" w:date="2026-03-28T21:57:49Z">
        <w:r>
          <w:t>ator a</w:t>
        </w:r>
      </w:ins>
      <w:r>
        <w:t>f</w:t>
      </w:r>
      <w:del w:id="11497" w:author="GoldenCorpusHarness" w:date="2026-03-28T21:57:49Z">
        <w:r>
          <w:delText xml:space="preserve"> the cancer under study is not considered an </w:delText>
        </w:r>
      </w:del>
      <w:ins w:id="11498" w:author="GoldenCorpusHarness" w:date="2026-03-28T21:57:49Z">
        <w:r>
          <w:t>ter consultation with the Sponsor and receiving signed informed consent. Participants who continue treatment beyond centrally-verified PD must continue tumor assessments as described in the So</w:t>
        </w:r>
      </w:ins>
      <w:r>
        <w:t>A</w:t>
      </w:r>
      <w:del w:id="11499" w:author="GoldenCorpusHarness" w:date="2026-03-28T21:57:49Z">
        <w:r>
          <w:delText xml:space="preserve">E as described in </w:delText>
        </w:r>
      </w:del>
      <w:ins w:id="11500" w:author="GoldenCorpusHarness" w:date="2026-03-28T21:57:49Z">
        <w:r>
          <w:t xml:space="preserve"> (</w:t>
        </w:r>
      </w:ins>
      <w:r>
        <w:t xml:space="preserve">Section </w:t>
      </w:r>
      <w:del w:id="11501" w:author="GoldenCorpusHarness" w:date="2026-03-28T21:57:49Z">
        <w:r>
          <w:delText>8.4.6 and A</w:delText>
        </w:r>
      </w:del>
      <w:ins w:id="11502" w:author="GoldenCorpusHarness" w:date="2026-03-28T21:57:49Z">
        <w:r>
          <w:t xml:space="preserve">1.3.1). Investigator assessments are to be documented on the eCRF, but scans are not to be submitted to the iCRO. Further </w:t>
        </w:r>
      </w:ins>
      <w:r>
        <w:t>p</w:t>
      </w:r>
      <w:del w:id="11503" w:author="GoldenCorpusHarness" w:date="2026-03-28T21:57:49Z">
        <w:r>
          <w:delText>pendix 3.</w:delText>
        </w:r>
      </w:del>
      <w:ins w:id="11504" w:author="GoldenCorpusHarness" w:date="2026-03-28T21:57:49Z">
        <w:r>
          <w:t>rogression and discontinuation of study intervention are to be determined by the investigator.</w:t>
        </w:r>
      </w:ins>
    </w:p>
    <w:p ns2:paraId="1C2FF049" ns2:textId="19FC2FC4" w:rsidR="00CF5A56" w:rsidRDefault="00CF5A56" w:rsidP="00CF5A56">
      <w:pPr>
        <w:pStyle w:val="Paragraph0"/>
      </w:pPr>
      <w:del w:id="11505" w:author="GoldenCorpusHarness" w:date="2026-03-28T21:57:49Z">
        <w:r>
          <w:delText>Ad</w:delText>
        </w:r>
      </w:del>
      <w:ins w:id="11506" w:author="GoldenCorpusHarness" w:date="2026-03-28T21:57:49Z">
        <w:r>
          <w:t>Objecti</w:t>
        </w:r>
      </w:ins>
      <w:r>
        <w:t>ve</w:t>
      </w:r>
      <w:del w:id="11507" w:author="GoldenCorpusHarness" w:date="2026-03-28T21:57:49Z">
        <w:r>
          <w:delText>rse events, SAEs, and other reporta</w:delText>
        </w:r>
      </w:del>
      <w:ins w:id="11508" w:author="GoldenCorpusHarness" w:date="2026-03-28T21:57:49Z">
        <w:r>
          <w:t xml:space="preserve"> response should </w:t>
        </w:r>
      </w:ins>
      <w:r>
        <w:t>b</w:t>
      </w:r>
      <w:del w:id="11509" w:author="GoldenCorpusHarness" w:date="2026-03-28T21:57:49Z">
        <w:r>
          <w:delText>le safety events will be report</w:delText>
        </w:r>
      </w:del>
      <w:ins w:id="11510" w:author="GoldenCorpusHarness" w:date="2026-03-28T21:57:49Z">
        <w:r>
          <w:t>e confirm</w:t>
        </w:r>
      </w:ins>
      <w:r>
        <w:t xml:space="preserve">ed by </w:t>
      </w:r>
      <w:del w:id="11511" w:author="GoldenCorpusHarness" w:date="2026-03-28T21:57:49Z">
        <w:r>
          <w:delText>the participant (or</w:delText>
        </w:r>
      </w:del>
      <w:ins w:id="11512" w:author="GoldenCorpusHarness" w:date="2026-03-28T21:57:49Z">
        <w:r>
          <w:t>a repeat scan performed at least 4 weeks after the first indication of a response is observed. Participants will then return to the regular schedule scans</w:t>
        </w:r>
      </w:ins>
      <w:r>
        <w:t xml:space="preserve">, </w:t>
      </w:r>
      <w:del w:id="11513" w:author="GoldenCorpusHarness" w:date="2026-03-28T21:57:49Z">
        <w:r>
          <w:delText xml:space="preserve">when appropriate, </w:delText>
        </w:r>
      </w:del>
      <w:ins w:id="11514" w:author="GoldenCorpusHarness" w:date="2026-03-28T21:57:49Z">
        <w:r>
          <w:t>starting with the next scheduled scan time point. Participants who receive additional scan for confirmation do not need to undergo the next scheduled scan if it is fewer than 4 weeks later; scans may resume at the su</w:t>
        </w:r>
      </w:ins>
      <w:r>
        <w:t>b</w:t>
      </w:r>
      <w:del w:id="11515" w:author="GoldenCorpusHarness" w:date="2026-03-28T21:57:49Z">
        <w:r>
          <w:delText>y a caregiver, surrogate, or the participant's legally authorized representative)</w:delText>
        </w:r>
      </w:del>
      <w:ins w:id="11516" w:author="GoldenCorpusHarness" w:date="2026-03-28T21:57:49Z">
        <w:r>
          <w:t>sequent scheduled time point</w:t>
        </w:r>
      </w:ins>
      <w:r>
        <w:t>.</w:t>
      </w:r>
      <w:ins w:id="11517" w:author="GoldenCorpusHarness" w:date="2026-03-28T21:57:49Z">
        <w:r>
          <w:t xml:space="preserve"> </w:t>
        </w:r>
      </w:ins>
    </w:p>
    <w:p ns2:paraId="206DE844" ns2:textId="344F8F00" w:rsidR="00EF1F59" w:rsidRDefault="00CF5A56" w:rsidP="00253224">
      <w:pPr>
        <w:pStyle w:val="Paragraph0"/>
      </w:pPr>
      <w:del w:id="11518" w:author="GoldenCorpusHarness" w:date="2026-03-28T21:57:49Z">
        <w:r>
          <w:delText>T</w:delText>
        </w:r>
      </w:del>
      <w:ins w:id="11519" w:author="GoldenCorpusHarness" w:date="2026-03-28T21:57:49Z">
        <w:r>
          <w:t>On-study brain scan s</w:t>
        </w:r>
      </w:ins>
      <w:r>
        <w:t>h</w:t>
      </w:r>
      <w:ins w:id="11520" w:author="GoldenCorpusHarness" w:date="2026-03-28T21:57:49Z">
        <w:r>
          <w:t>ould b</w:t>
        </w:r>
      </w:ins>
      <w:r>
        <w:t>e</w:t>
      </w:r>
      <w:ins w:id="11521" w:author="GoldenCorpusHarness" w:date="2026-03-28T21:57:49Z">
        <w:r>
          <w:t xml:space="preserve"> performed if clinically</w:t>
        </w:r>
      </w:ins>
      <w:r>
        <w:t xml:space="preserve"> in</w:t>
      </w:r>
      <w:del w:id="11522" w:author="GoldenCorpusHarness" w:date="2026-03-28T21:57:49Z">
        <w:r>
          <w:delText>vest</w:delText>
        </w:r>
      </w:del>
      <w:ins w:id="11523" w:author="GoldenCorpusHarness" w:date="2026-03-28T21:57:49Z">
        <w:r>
          <w:t>d</w:t>
        </w:r>
      </w:ins>
      <w:r>
        <w:t>i</w:t>
      </w:r>
      <w:del w:id="11524" w:author="GoldenCorpusHarness" w:date="2026-03-28T21:57:49Z">
        <w:r>
          <w:delText>g</w:delText>
        </w:r>
      </w:del>
      <w:ins w:id="11525" w:author="GoldenCorpusHarness" w:date="2026-03-28T21:57:49Z">
        <w:r>
          <w:t>c</w:t>
        </w:r>
      </w:ins>
      <w:r>
        <w:t>at</w:t>
      </w:r>
      <w:del w:id="11526" w:author="GoldenCorpusHarness" w:date="2026-03-28T21:57:49Z">
        <w:r>
          <w:delText>or an</w:delText>
        </w:r>
      </w:del>
      <w:ins w:id="11527" w:author="GoldenCorpusHarness" w:date="2026-03-28T21:57:49Z">
        <w:r>
          <w:t>e</w:t>
        </w:r>
      </w:ins>
      <w:r>
        <w:t>d</w:t>
      </w:r>
      <w:del w:id="11528" w:author="GoldenCorpusHarness" w:date="2026-03-28T21:57:49Z">
        <w:r>
          <w:delText xml:space="preserve"> any designees are responsible for detecting, documenting, and reporting events that meet the definition of an AE</w:delText>
        </w:r>
      </w:del>
      <w:r>
        <w:t xml:space="preserve"> or </w:t>
      </w:r>
      <w:del w:id="11529" w:author="GoldenCorpusHarness" w:date="2026-03-28T21:57:49Z">
        <w:r>
          <w:delText>SAE</w:delText>
        </w:r>
      </w:del>
      <w:ins w:id="11530" w:author="GoldenCorpusHarness" w:date="2026-03-28T21:57:49Z">
        <w:r>
          <w:t>to</w:t>
        </w:r>
      </w:ins>
      <w:r>
        <w:t xml:space="preserve"> </w:t>
      </w:r>
      <w:del w:id="11531" w:author="GoldenCorpusHarness" w:date="2026-03-28T21:57:49Z">
        <w:r>
          <w:delText>as</w:delText>
        </w:r>
      </w:del>
      <w:ins w:id="11532" w:author="GoldenCorpusHarness" w:date="2026-03-28T21:57:49Z">
        <w:r>
          <w:t>confirm</w:t>
        </w:r>
      </w:ins>
      <w:r>
        <w:t xml:space="preserve"> </w:t>
      </w:r>
      <w:del w:id="11533" w:author="GoldenCorpusHarness" w:date="2026-03-28T21:57:49Z">
        <w:r>
          <w:delText>well</w:delText>
        </w:r>
      </w:del>
      <w:ins w:id="11534" w:author="GoldenCorpusHarness" w:date="2026-03-28T21:57:49Z">
        <w:r>
          <w:t>CR</w:t>
        </w:r>
      </w:ins>
      <w:r>
        <w:t xml:space="preserve"> </w:t>
      </w:r>
      <w:del w:id="11535" w:author="GoldenCorpusHarness" w:date="2026-03-28T21:57:49Z">
        <w:r>
          <w:delText>as</w:delText>
        </w:r>
      </w:del>
      <w:ins w:id="11536" w:author="GoldenCorpusHarness" w:date="2026-03-28T21:57:49Z">
        <w:r>
          <w:t>(if</w:t>
        </w:r>
      </w:ins>
      <w:r>
        <w:t xml:space="preserve"> other </w:t>
      </w:r>
      <w:del w:id="11537" w:author="GoldenCorpusHarness" w:date="2026-03-28T21:57:49Z">
        <w:r>
          <w:delText>reportab</w:delText>
        </w:r>
      </w:del>
      <w:r>
        <w:t>le</w:t>
      </w:r>
      <w:del w:id="11538" w:author="GoldenCorpusHarness" w:date="2026-03-28T21:57:49Z">
        <w:r>
          <w:delText xml:space="preserve"> </w:delText>
        </w:r>
      </w:del>
      <w:r>
        <w:t>s</w:t>
      </w:r>
      <w:del w:id="11539" w:author="GoldenCorpusHarness" w:date="2026-03-28T21:57:49Z">
        <w:r>
          <w:delText>afety eve</w:delText>
        </w:r>
      </w:del>
      <w:ins w:id="11540" w:author="GoldenCorpusHarness" w:date="2026-03-28T21:57:49Z">
        <w:r>
          <w:t>io</w:t>
        </w:r>
      </w:ins>
      <w:r>
        <w:t>n</w:t>
      </w:r>
      <w:del w:id="11541" w:author="GoldenCorpusHarness" w:date="2026-03-28T21:57:49Z">
        <w:r>
          <w:delText>ts. Investigator</w:delText>
        </w:r>
      </w:del>
      <w:r>
        <w:t xml:space="preserve">s </w:t>
      </w:r>
      <w:ins w:id="11542" w:author="GoldenCorpusHarness" w:date="2026-03-28T21:57:49Z">
        <w:r>
          <w:t>i</w:t>
        </w:r>
      </w:ins>
      <w:r>
        <w:t>n</w:t>
      </w:r>
      <w:del w:id="11543" w:author="GoldenCorpusHarness" w:date="2026-03-28T21:57:49Z">
        <w:r>
          <w:delText>eed to document if an SAE was associated with a me</w:delText>
        </w:r>
      </w:del>
      <w:r>
        <w:t>dicat</w:t>
      </w:r>
      <w:del w:id="11544" w:author="GoldenCorpusHarness" w:date="2026-03-28T21:57:49Z">
        <w:r>
          <w:delText>ion error, misuse, or abuse. Investigators remain responsibl</w:delText>
        </w:r>
      </w:del>
      <w:r>
        <w:t xml:space="preserve">e </w:t>
      </w:r>
      <w:del w:id="11545" w:author="GoldenCorpusHarness" w:date="2026-03-28T21:57:49Z">
        <w:r>
          <w:delText>for following up AEs, SAEs,</w:delText>
        </w:r>
      </w:del>
      <w:ins w:id="11546" w:author="GoldenCorpusHarness" w:date="2026-03-28T21:57:49Z">
        <w:r>
          <w:t>CR</w:t>
        </w:r>
      </w:ins>
      <w:r>
        <w:t xml:space="preserve"> and </w:t>
      </w:r>
      <w:del w:id="11547" w:author="GoldenCorpusHarness" w:date="2026-03-28T21:57:49Z">
        <w:r>
          <w:delText>othe</w:delText>
        </w:r>
      </w:del>
      <w:ins w:id="11548" w:author="GoldenCorpusHarness" w:date="2026-03-28T21:57:49Z">
        <w:r>
          <w:t>b</w:t>
        </w:r>
      </w:ins>
      <w:r>
        <w:t>r</w:t>
      </w:r>
      <w:ins w:id="11549" w:author="GoldenCorpusHarness" w:date="2026-03-28T21:57:49Z">
        <w:r>
          <w:t>ain</w:t>
        </w:r>
      </w:ins>
      <w:r>
        <w:t xml:space="preserve"> </w:t>
      </w:r>
      <w:del w:id="11550" w:author="GoldenCorpusHarness" w:date="2026-03-28T21:57:49Z">
        <w:r>
          <w:delText>reportab</w:delText>
        </w:r>
      </w:del>
      <w:r>
        <w:t>le</w:t>
      </w:r>
      <w:del w:id="11551" w:author="GoldenCorpusHarness" w:date="2026-03-28T21:57:49Z">
        <w:r>
          <w:delText xml:space="preserve"> </w:delText>
        </w:r>
      </w:del>
      <w:r>
        <w:t>s</w:t>
      </w:r>
      <w:del w:id="11552" w:author="GoldenCorpusHarness" w:date="2026-03-28T21:57:49Z">
        <w:r>
          <w:delText>afety events for outcome according to Sect</w:delText>
        </w:r>
      </w:del>
      <w:r>
        <w:t>ion</w:t>
      </w:r>
      <w:ins w:id="11553" w:author="GoldenCorpusHarness" w:date="2026-03-28T21:57:49Z">
        <w:r>
          <w:t>s</w:t>
        </w:r>
      </w:ins>
      <w:r>
        <w:t xml:space="preserve"> </w:t>
      </w:r>
      <w:del w:id="11554" w:author="GoldenCorpusHarness" w:date="2026-03-28T21:57:49Z">
        <w:r>
          <w:delText>8</w:delText>
        </w:r>
      </w:del>
      <w:ins w:id="11555" w:author="GoldenCorpusHarness" w:date="2026-03-28T21:57:49Z">
        <w:r>
          <w:t>existed at baseline)</w:t>
        </w:r>
      </w:ins>
      <w:r>
        <w:t>.</w:t>
      </w:r>
      <w:del w:id="11556" w:author="GoldenCorpusHarness" w:date="2026-03-28T21:57:49Z">
        <w:r>
          <w:delText>4.3.</w:delText>
        </w:r>
      </w:del>
    </w:p>
    <w:p ns2:paraId="2824F645" ns2:textId="0EE04392" w:rsidR="00F22980" w:rsidRDefault="00EF1F59" w:rsidP="00235982">
      <w:pPr>
        <w:pStyle w:val="Paragraph0"/>
      </w:pPr>
      <w:del w:id="11557" w:author="GoldenCorpusHarness" w:date="2026-03-28T21:57:49Z">
        <w:r>
          <w:delText>Th</w:delText>
        </w:r>
      </w:del>
      <w:ins w:id="11558" w:author="GoldenCorpusHarness" w:date="2026-03-28T21:57:49Z">
        <w:r>
          <w:t>End-of-tr</w:t>
        </w:r>
      </w:ins>
      <w:r>
        <w:t>e</w:t>
      </w:r>
      <w:del w:id="11559" w:author="GoldenCorpusHarness" w:date="2026-03-28T21:57:49Z">
        <w:r>
          <w:delText xml:space="preserve"> investig</w:delText>
        </w:r>
      </w:del>
      <w:r>
        <w:t>at</w:t>
      </w:r>
      <w:del w:id="11560" w:author="GoldenCorpusHarness" w:date="2026-03-28T21:57:49Z">
        <w:r>
          <w:delText>or, who is a qualified physician, will assess ev</w:delText>
        </w:r>
      </w:del>
      <w:ins w:id="11561" w:author="GoldenCorpusHarness" w:date="2026-03-28T21:57:49Z">
        <w:r>
          <w:t>m</w:t>
        </w:r>
      </w:ins>
      <w:r>
        <w:t>ent</w:t>
      </w:r>
      <w:del w:id="11562" w:author="GoldenCorpusHarness" w:date="2026-03-28T21:57:49Z">
        <w:r>
          <w:delText>s that meet the definition of an AE or SAE as well as other reportable safety events with respect to seriousness, intensity/toxicity</w:delText>
        </w:r>
      </w:del>
      <w:r>
        <w:t xml:space="preserve"> and </w:t>
      </w:r>
      <w:ins w:id="11563" w:author="GoldenCorpusHarness" w:date="2026-03-28T21:57:49Z">
        <w:r>
          <w:t>Follow-up Tumor S</w:t>
        </w:r>
      </w:ins>
      <w:r>
        <w:t>ca</w:t>
      </w:r>
      <w:del w:id="11564" w:author="GoldenCorpusHarness" w:date="2026-03-28T21:57:49Z">
        <w:r>
          <w:delText>u</w:delText>
        </w:r>
      </w:del>
      <w:ins w:id="11565" w:author="GoldenCorpusHarness" w:date="2026-03-28T21:57:49Z">
        <w:r>
          <w:t>n</w:t>
        </w:r>
      </w:ins>
      <w:r>
        <w:t>s</w:t>
      </w:r>
      <w:del w:id="11566" w:author="GoldenCorpusHarness" w:date="2026-03-28T21:57:49Z">
        <w:r>
          <w:delText>ality.</w:delText>
        </w:r>
      </w:del>
    </w:p>
    <w:p ns2:paraId="19961527" ns2:textId="0A83794E" w:rsidR="001B30BC" w:rsidRDefault="00542860" w:rsidP="00F22980">
      <w:pPr>
        <w:pStyle w:val="Paragraph0"/>
      </w:pPr>
      <w:r>
        <w:t>A</w:t>
      </w:r>
      <w:del w:id="11567" w:author="GoldenCorpusHarness" w:date="2026-03-28T21:57:49Z">
        <w:r>
          <w:delText>d</w:delText>
        </w:r>
      </w:del>
      <w:ins w:id="11568" w:author="GoldenCorpusHarness" w:date="2026-03-28T21:57:49Z">
        <w:r>
          <w:t>s of Amendment 05: follow-up tumor imaging is only required for participants who are candidates for Second Course treatment. Imaging scans will no longer be submitted to the iCRO nor read by BICR. Original protocol text that is contained in this section has been retained for reference. (Note: participants in China will continue to ha</w:t>
        </w:r>
      </w:ins>
      <w:r>
        <w:t>ve</w:t>
      </w:r>
      <w:del w:id="11569" w:author="GoldenCorpusHarness" w:date="2026-03-28T21:57:49Z">
        <w:r>
          <w:delText>rse events</w:delText>
        </w:r>
      </w:del>
      <w:ins w:id="11570" w:author="GoldenCorpusHarness" w:date="2026-03-28T21:57:49Z">
        <w:r>
          <w:t xml:space="preserve"> BICR tumor response assessments and</w:t>
        </w:r>
      </w:ins>
      <w:r>
        <w:t xml:space="preserve"> will </w:t>
      </w:r>
      <w:del w:id="11571" w:author="GoldenCorpusHarness" w:date="2026-03-28T21:57:49Z">
        <w:r>
          <w:delText xml:space="preserve">not </w:delText>
        </w:r>
      </w:del>
      <w:ins w:id="11572" w:author="GoldenCorpusHarness" w:date="2026-03-28T21:57:49Z">
        <w:r>
          <w:t>continue to su</w:t>
        </w:r>
      </w:ins>
      <w:r>
        <w:t>b</w:t>
      </w:r>
      <w:del w:id="11573" w:author="GoldenCorpusHarness" w:date="2026-03-28T21:57:49Z">
        <w:r>
          <w:delText>e collected for participants during the prescreening period (for determination of archival tissue status</w:delText>
        </w:r>
      </w:del>
      <w:ins w:id="11574" w:author="GoldenCorpusHarness" w:date="2026-03-28T21:57:49Z">
        <w:r>
          <w:t>mit scans to the iCRO.</w:t>
        </w:r>
      </w:ins>
      <w:r>
        <w:t>)</w:t>
      </w:r>
      <w:del w:id="11575" w:author="GoldenCorpusHarness" w:date="2026-03-28T21:57:49Z">
        <w:r>
          <w:delText xml:space="preserve">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 </w:delText>
        </w:r>
      </w:del>
    </w:p>
    <w:p ns2:paraId="07DC8F5D" ns2:textId="5471B9A0" w:rsidR="001B30BC" w:rsidRDefault="001B30BC" w:rsidP="001B30BC">
      <w:pPr>
        <w:pStyle w:val="Heading3"/>
      </w:pPr>
      <w:del w:id="11576" w:author="GoldenCorpusHarness" w:date="2026-03-28T21:57:49Z">
        <w:r>
          <w:delText>Time Period and Fre</w:delText>
        </w:r>
      </w:del>
      <w:ins w:id="11577" w:author="GoldenCorpusHarness" w:date="2026-03-28T21:57:49Z">
        <w:r>
          <w:t>If participants discontinue study intervention without documented disease progression, every effort is to be made to monitor disease status by ac</w:t>
        </w:r>
      </w:ins>
      <w:r>
        <w:t>qu</w:t>
      </w:r>
      <w:del w:id="11578" w:author="GoldenCorpusHarness" w:date="2026-03-28T21:57:49Z">
        <w:r>
          <w:delText>ency for Co</w:delText>
        </w:r>
      </w:del>
      <w:ins w:id="11579" w:author="GoldenCorpusHarness" w:date="2026-03-28T21:57:49Z">
        <w:r>
          <w:t>iring tumor scans using the same schedu</w:t>
        </w:r>
      </w:ins>
      <w:r>
        <w:t>l</w:t>
      </w:r>
      <w:ins w:id="11580" w:author="GoldenCorpusHarness" w:date="2026-03-28T21:57:49Z">
        <w:r>
          <w:t>e ca</w:t>
        </w:r>
      </w:ins>
      <w:r>
        <w:t>l</w:t>
      </w:r>
      <w:del w:id="11581" w:author="GoldenCorpusHarness" w:date="2026-03-28T21:57:49Z">
        <w:r>
          <w:delText>ecting AE</w:delText>
        </w:r>
      </w:del>
      <w:ins w:id="11582" w:author="GoldenCorpusHarness" w:date="2026-03-28T21:57:49Z">
        <w:r>
          <w:t>culated from the date of randomization</w:t>
        </w:r>
      </w:ins>
      <w:r>
        <w:t xml:space="preserve">, </w:t>
      </w:r>
      <w:ins w:id="11583" w:author="GoldenCorpusHarness" w:date="2026-03-28T21:57:49Z">
        <w:r>
          <w:t xml:space="preserve">refer to </w:t>
        </w:r>
      </w:ins>
      <w:r>
        <w:t>S</w:t>
      </w:r>
      <w:del w:id="11584" w:author="GoldenCorpusHarness" w:date="2026-03-28T21:57:49Z">
        <w:r>
          <w:delText>AE, and Other Reportable Safety Event Information</w:delText>
        </w:r>
      </w:del>
      <w:ins w:id="11585" w:author="GoldenCorpusHarness" w:date="2026-03-28T21:57:49Z">
        <w:r>
          <w:t>ection 8.2.1.2.</w:t>
        </w:r>
      </w:ins>
    </w:p>
    <w:p ns2:paraId="23BDE032" ns2:textId="2BA9AFE0" w:rsidR="00B06176" w:rsidRDefault="00B06176" w:rsidP="00936F72">
      <w:pPr>
        <w:pStyle w:val="Paragraph0"/>
      </w:pPr>
      <w:del w:id="11586" w:author="GoldenCorpusHarness" w:date="2026-03-28T21:57:49Z">
        <w:r>
          <w:delText>All AE</w:delText>
        </w:r>
      </w:del>
      <w:ins w:id="11587" w:author="GoldenCorpusHarness" w:date="2026-03-28T21:57:49Z">
        <w:r>
          <w:t>Scan</w:t>
        </w:r>
      </w:ins>
      <w:r>
        <w:t>s</w:t>
      </w:r>
      <w:del w:id="11588" w:author="GoldenCorpusHarness" w:date="2026-03-28T21:57:49Z">
        <w:r>
          <w:delText>, SAEs,</w:delText>
        </w:r>
      </w:del>
      <w:r>
        <w:t xml:space="preserve"> a</w:t>
      </w:r>
      <w:del w:id="11589" w:author="GoldenCorpusHarness" w:date="2026-03-28T21:57:49Z">
        <w:r>
          <w:delText xml:space="preserve">nd other </w:delText>
        </w:r>
      </w:del>
      <w:r>
        <w:t>re</w:t>
      </w:r>
      <w:del w:id="11590" w:author="GoldenCorpusHarness" w:date="2026-03-28T21:57:49Z">
        <w:r>
          <w:delText>portable safety events that occur after the participant provides documented informed consent, but before intervention allocation/randomization, must be reported by the investigator if the participant is receiving placebo run-in or other run-in treatment, if the event cause the participant</w:delText>
        </w:r>
      </w:del>
      <w:r>
        <w:t xml:space="preserve"> to be </w:t>
      </w:r>
      <w:del w:id="11591" w:author="GoldenCorpusHarness" w:date="2026-03-28T21:57:49Z">
        <w:r>
          <w:delText>excluded from the study, or is the result of a protocol-specified intervention, including, but not limited to washout or dis</w:delText>
        </w:r>
      </w:del>
      <w:r>
        <w:t>continu</w:t>
      </w:r>
      <w:del w:id="11592" w:author="GoldenCorpusHarness" w:date="2026-03-28T21:57:49Z">
        <w:r>
          <w:delText>a</w:delText>
        </w:r>
      </w:del>
      <w:ins w:id="11593" w:author="GoldenCorpusHarness" w:date="2026-03-28T21:57:49Z">
        <w:r>
          <w:t>ed until one of the following condi</w:t>
        </w:r>
      </w:ins>
      <w:r>
        <w:t>tion</w:t>
      </w:r>
      <w:ins w:id="11594" w:author="GoldenCorpusHarness" w:date="2026-03-28T21:57:49Z">
        <w:r>
          <w:t>s</w:t>
        </w:r>
      </w:ins>
      <w:r>
        <w:t xml:space="preserve"> </w:t>
      </w:r>
      <w:del w:id="11595" w:author="GoldenCorpusHarness" w:date="2026-03-28T21:57:49Z">
        <w:r>
          <w:delText>of</w:delText>
        </w:r>
      </w:del>
      <w:ins w:id="11596" w:author="GoldenCorpusHarness" w:date="2026-03-28T21:57:49Z">
        <w:r>
          <w:t>are</w:t>
        </w:r>
      </w:ins>
      <w:r>
        <w:t xml:space="preserve"> </w:t>
      </w:r>
      <w:del w:id="11597" w:author="GoldenCorpusHarness" w:date="2026-03-28T21:57:49Z">
        <w:r>
          <w:delText>usual therapy, di</w:delText>
        </w:r>
      </w:del>
      <w:ins w:id="11598" w:author="GoldenCorpusHarness" w:date="2026-03-28T21:57:49Z">
        <w:r>
          <w:t>m</w:t>
        </w:r>
      </w:ins>
      <w:r>
        <w:t>et</w:t>
      </w:r>
      <w:del w:id="11599" w:author="GoldenCorpusHarness" w:date="2026-03-28T21:57:49Z">
        <w:r>
          <w:delText>, or a procedure.</w:delText>
        </w:r>
      </w:del>
      <w:ins w:id="11600" w:author="GoldenCorpusHarness" w:date="2026-03-28T21:57:49Z">
        <w:r>
          <w:t>:</w:t>
        </w:r>
      </w:ins>
    </w:p>
    <w:p ns2:paraId="70C60CC8" ns2:textId="79701C07" w:rsidR="00A1225B" w:rsidRPr="007C607F" w:rsidRDefault="00A1225B" w:rsidP="00936F72">
      <w:pPr>
        <w:pStyle w:val="ListBullet"/>
        <w:keepLines w:val="0"/>
        <w:numPr>
          <w:ilvl w:val="0"/>
          <w:numId w:val="30"/>
        </w:numPr>
        <w:spacing w:after="240"/>
        <w:ind w:left="360"/>
      </w:pPr>
      <w:del w:id="11601" w:author="GoldenCorpusHarness" w:date="2026-03-28T21:57:49Z">
        <w:r>
          <w:delText>All</w:delText>
        </w:r>
      </w:del>
      <w:ins w:id="11602" w:author="GoldenCorpusHarness" w:date="2026-03-28T21:57:49Z">
        <w:r>
          <w:t>disease</w:t>
        </w:r>
      </w:ins>
      <w:r>
        <w:t xml:space="preserve"> </w:t>
      </w:r>
      <w:del w:id="11603" w:author="GoldenCorpusHarness" w:date="2026-03-28T21:57:49Z">
        <w:r>
          <w:delText>AEs f</w:delText>
        </w:r>
      </w:del>
      <w:ins w:id="11604" w:author="GoldenCorpusHarness" w:date="2026-03-28T21:57:49Z">
        <w:r>
          <w:t>p</w:t>
        </w:r>
      </w:ins>
      <w:r>
        <w:t>ro</w:t>
      </w:r>
      <w:del w:id="11605" w:author="GoldenCorpusHarness" w:date="2026-03-28T21:57:49Z">
        <w:r>
          <w:delText>m th</w:delText>
        </w:r>
      </w:del>
      <w:ins w:id="11606" w:author="GoldenCorpusHarness" w:date="2026-03-28T21:57:49Z">
        <w:r>
          <w:t>gr</w:t>
        </w:r>
      </w:ins>
      <w:r>
        <w:t>e</w:t>
      </w:r>
      <w:del w:id="11607" w:author="GoldenCorpusHarness" w:date="2026-03-28T21:57:49Z">
        <w:r>
          <w:delText xml:space="preserve"> time of intervent</w:delText>
        </w:r>
      </w:del>
      <w:ins w:id="11608" w:author="GoldenCorpusHarness" w:date="2026-03-28T21:57:49Z">
        <w:r>
          <w:t>ss</w:t>
        </w:r>
      </w:ins>
      <w:r>
        <w:t xml:space="preserve">ion </w:t>
      </w:r>
      <w:del w:id="11609" w:author="GoldenCorpusHarness" w:date="2026-03-28T21:57:49Z">
        <w:r>
          <w:delText>r</w:delText>
        </w:r>
      </w:del>
      <w:r>
        <w:t>a</w:t>
      </w:r>
      <w:del w:id="11610" w:author="GoldenCorpusHarness" w:date="2026-03-28T21:57:49Z">
        <w:r>
          <w:delText>ndomization through 30</w:delText>
        </w:r>
      </w:del>
      <w:ins w:id="11611" w:author="GoldenCorpusHarness" w:date="2026-03-28T21:57:49Z">
        <w:r>
          <w:t>s</w:t>
        </w:r>
      </w:ins>
      <w:r>
        <w:t xml:space="preserve"> d</w:t>
      </w:r>
      <w:del w:id="11612" w:author="GoldenCorpusHarness" w:date="2026-03-28T21:57:49Z">
        <w:r>
          <w:delText>ays a</w:delText>
        </w:r>
      </w:del>
      <w:ins w:id="11613" w:author="GoldenCorpusHarness" w:date="2026-03-28T21:57:49Z">
        <w:r>
          <w:t>e</w:t>
        </w:r>
      </w:ins>
      <w:r>
        <w:t>f</w:t>
      </w:r>
      <w:del w:id="11614" w:author="GoldenCorpusHarness" w:date="2026-03-28T21:57:49Z">
        <w:r>
          <w:delText xml:space="preserve">ter cessation of study </w:delText>
        </w:r>
      </w:del>
      <w:r>
        <w:t>in</w:t>
      </w:r>
      <w:del w:id="11615" w:author="GoldenCorpusHarness" w:date="2026-03-28T21:57:49Z">
        <w:r>
          <w:delText>tervention must be report</w:delText>
        </w:r>
      </w:del>
      <w:r>
        <w:t xml:space="preserve">ed by </w:t>
      </w:r>
      <w:del w:id="11616" w:author="GoldenCorpusHarness" w:date="2026-03-28T21:57:49Z">
        <w:r>
          <w:delText>the</w:delText>
        </w:r>
      </w:del>
      <w:ins w:id="11617" w:author="GoldenCorpusHarness" w:date="2026-03-28T21:57:49Z">
        <w:r>
          <w:t>RECIST</w:t>
        </w:r>
      </w:ins>
      <w:r>
        <w:t xml:space="preserve"> </w:t>
      </w:r>
      <w:del w:id="11618" w:author="GoldenCorpusHarness" w:date="2026-03-28T21:57:49Z">
        <w:r>
          <w:delText>in</w:delText>
        </w:r>
      </w:del>
      <w:ins w:id="11619" w:author="GoldenCorpusHarness" w:date="2026-03-28T21:57:49Z">
        <w:r>
          <w:t xml:space="preserve">1.1 </w:t>
        </w:r>
      </w:ins>
      <w:r>
        <w:t>ve</w:t>
      </w:r>
      <w:del w:id="11620" w:author="GoldenCorpusHarness" w:date="2026-03-28T21:57:49Z">
        <w:r>
          <w:delText>st</w:delText>
        </w:r>
      </w:del>
      <w:ins w:id="11621" w:author="GoldenCorpusHarness" w:date="2026-03-28T21:57:49Z">
        <w:r>
          <w:t>r</w:t>
        </w:r>
      </w:ins>
      <w:r>
        <w:t>i</w:t>
      </w:r>
      <w:del w:id="11622" w:author="GoldenCorpusHarness" w:date="2026-03-28T21:57:49Z">
        <w:r>
          <w:delText>gator.</w:delText>
        </w:r>
      </w:del>
      <w:ins w:id="11623" w:author="GoldenCorpusHarness" w:date="2026-03-28T21:57:49Z">
        <w:r>
          <w:t>fied by BICR</w:t>
        </w:r>
      </w:ins>
    </w:p>
    <w:p ns2:paraId="78E551A2" ns2:textId="023426BE" w:rsidR="00A1225B" w:rsidRPr="007C607F" w:rsidRDefault="00A1225B" w:rsidP="00936F72">
      <w:pPr>
        <w:pStyle w:val="ListBullet"/>
        <w:keepLines w:val="0"/>
        <w:numPr>
          <w:ilvl w:val="0"/>
          <w:numId w:val="30"/>
        </w:numPr>
        <w:spacing w:after="240"/>
        <w:ind w:left="360"/>
      </w:pPr>
      <w:del w:id="11624" w:author="GoldenCorpusHarness" w:date="2026-03-28T21:57:49Z">
        <w:r>
          <w:delText xml:space="preserve">All AEs meeting serious criteria, from </w:delText>
        </w:r>
      </w:del>
      <w:r>
        <w:t xml:space="preserve">the </w:t>
      </w:r>
      <w:ins w:id="11625" w:author="GoldenCorpusHarness" w:date="2026-03-28T21:57:49Z">
        <w:r>
          <w:t>s</w:t>
        </w:r>
      </w:ins>
      <w:r>
        <w:t>t</w:t>
      </w:r>
      <w:del w:id="11626" w:author="GoldenCorpusHarness" w:date="2026-03-28T21:57:49Z">
        <w:r>
          <w:delText>ime</w:delText>
        </w:r>
      </w:del>
      <w:ins w:id="11627" w:author="GoldenCorpusHarness" w:date="2026-03-28T21:57:49Z">
        <w:r>
          <w:t>art</w:t>
        </w:r>
      </w:ins>
      <w:r>
        <w:t xml:space="preserve"> of </w:t>
      </w:r>
      <w:del w:id="11628" w:author="GoldenCorpusHarness" w:date="2026-03-28T21:57:49Z">
        <w:r>
          <w:delText xml:space="preserve">intervention </w:delText>
        </w:r>
      </w:del>
      <w:r>
        <w:t>a</w:t>
      </w:r>
      <w:del w:id="11629" w:author="GoldenCorpusHarness" w:date="2026-03-28T21:57:49Z">
        <w:r>
          <w:delText>llocation/randomization through 90 days after cessation of study intervention or 30 days after cessation of study intervention if the participant initiates</w:delText>
        </w:r>
      </w:del>
      <w:r>
        <w:t xml:space="preserve"> new anticancer t</w:t>
      </w:r>
      <w:del w:id="11630" w:author="GoldenCorpusHarness" w:date="2026-03-28T21:57:49Z">
        <w:r>
          <w:delText>he</w:delText>
        </w:r>
      </w:del>
      <w:r>
        <w:t>r</w:t>
      </w:r>
      <w:del w:id="11631" w:author="GoldenCorpusHarness" w:date="2026-03-28T21:57:49Z">
        <w:r>
          <w:delText xml:space="preserve">apy, whichever is </w:delText>
        </w:r>
      </w:del>
      <w:r>
        <w:t>ea</w:t>
      </w:r>
      <w:del w:id="11632" w:author="GoldenCorpusHarness" w:date="2026-03-28T21:57:49Z">
        <w:r>
          <w:delText>rli</w:delText>
        </w:r>
      </w:del>
      <w:ins w:id="11633" w:author="GoldenCorpusHarness" w:date="2026-03-28T21:57:49Z">
        <w:r>
          <w:t>tm</w:t>
        </w:r>
      </w:ins>
      <w:r>
        <w:t>e</w:t>
      </w:r>
      <w:del w:id="11634" w:author="GoldenCorpusHarness" w:date="2026-03-28T21:57:49Z">
        <w:r>
          <w:delText>r, mus</w:delText>
        </w:r>
      </w:del>
      <w:ins w:id="11635" w:author="GoldenCorpusHarness" w:date="2026-03-28T21:57:49Z">
        <w:r>
          <w:t>n</w:t>
        </w:r>
      </w:ins>
      <w:r>
        <w:t>t</w:t>
      </w:r>
      <w:del w:id="11636" w:author="GoldenCorpusHarness" w:date="2026-03-28T21:57:49Z">
        <w:r>
          <w:delText xml:space="preserve"> be reported by the investigator.</w:delText>
        </w:r>
      </w:del>
    </w:p>
    <w:p ns2:paraId="1079B328" ns2:textId="16EA1909" w:rsidR="00A1225B" w:rsidRPr="00FC31C8" w:rsidRDefault="00A1225B" w:rsidP="00936F72">
      <w:pPr>
        <w:pStyle w:val="ListBullet"/>
        <w:keepLines w:val="0"/>
        <w:numPr>
          <w:ilvl w:val="0"/>
          <w:numId w:val="30"/>
        </w:numPr>
        <w:spacing w:after="240"/>
        <w:ind w:left="360"/>
      </w:pPr>
      <w:del w:id="11637" w:author="GoldenCorpusHarness" w:date="2026-03-28T21:57:49Z">
        <w:r>
          <w:delText xml:space="preserve">All </w:delText>
        </w:r>
      </w:del>
      <w:r>
        <w:t>pregnanc</w:t>
      </w:r>
      <w:del w:id="11638" w:author="GoldenCorpusHarness" w:date="2026-03-28T21:57:49Z">
        <w:r>
          <w:delText>ies and exposure during breastfeeding, from the time of treatment allocation/randomization through 120 da</w:delText>
        </w:r>
      </w:del>
      <w:r>
        <w:t>y</w:t>
      </w:r>
      <w:del w:id="11639" w:author="GoldenCorpusHarness" w:date="2026-03-28T21:57:49Z">
        <w:r>
          <w:delText>s after pembrolizumab or 30 days after cessation of lenvatinib/placebo, whichever occurs last, must be reported by the investigator. If the participant initiates new anticancer therapy after discontinuation of study intervention, the time period for reporting pregnancies and exposure during breastfeeding is reduced to 30 days after cessation of study intervention.</w:delText>
        </w:r>
      </w:del>
    </w:p>
    <w:p ns2:paraId="27DAD063" ns2:textId="2DCF3455" w:rsidR="00A1225B" w:rsidRPr="000E3D23" w:rsidRDefault="00A1225B" w:rsidP="00936F72">
      <w:pPr>
        <w:pStyle w:val="ListBullet"/>
        <w:keepLines w:val="0"/>
        <w:numPr>
          <w:ilvl w:val="0"/>
          <w:numId w:val="30"/>
        </w:numPr>
        <w:spacing w:after="240"/>
        <w:ind w:left="360"/>
      </w:pPr>
      <w:del w:id="11640" w:author="GoldenCorpusHarness" w:date="2026-03-28T21:57:49Z">
        <w:r>
          <w:delText>A</w:delText>
        </w:r>
      </w:del>
      <w:r>
        <w:t>d</w:t>
      </w:r>
      <w:del w:id="11641" w:author="GoldenCorpusHarness" w:date="2026-03-28T21:57:49Z">
        <w:r>
          <w:delText>dition</w:delText>
        </w:r>
      </w:del>
      <w:ins w:id="11642" w:author="GoldenCorpusHarness" w:date="2026-03-28T21:57:49Z">
        <w:r>
          <w:t>e</w:t>
        </w:r>
      </w:ins>
      <w:r>
        <w:t>a</w:t>
      </w:r>
      <w:del w:id="11643" w:author="GoldenCorpusHarness" w:date="2026-03-28T21:57:49Z">
        <w:r>
          <w:delText xml:space="preserve">lly, any SAE brought to </w:delText>
        </w:r>
      </w:del>
      <w:r>
        <w:t>th</w:t>
      </w:r>
      <w:del w:id="11644" w:author="GoldenCorpusHarness" w:date="2026-03-28T21:57:49Z">
        <w:r>
          <w:delText xml:space="preserve">e attention of an investigator at any time outside the time period specified above must be reported immediately to the Sponsor if the event is considered related to study intervention. </w:delText>
        </w:r>
      </w:del>
    </w:p>
    <w:p ns2:paraId="0BECFE3B" ns2:textId="0591207A" w:rsidR="00CF5A56" w:rsidRDefault="00CF5A56" w:rsidP="00CF5A56">
      <w:pPr>
        <w:pStyle w:val="Paragraph0"/>
      </w:pPr>
      <w:del w:id="11645" w:author="GoldenCorpusHarness" w:date="2026-03-28T21:57:49Z">
        <w:r>
          <w:delText>Invest</w:delText>
        </w:r>
      </w:del>
      <w:ins w:id="11646" w:author="GoldenCorpusHarness" w:date="2026-03-28T21:57:49Z">
        <w:r>
          <w:t>w</w:t>
        </w:r>
      </w:ins>
      <w:r>
        <w:t>i</w:t>
      </w:r>
      <w:del w:id="11647" w:author="GoldenCorpusHarness" w:date="2026-03-28T21:57:49Z">
        <w:r>
          <w:delText>gators are not obligated to actively seek AEs or SAEs or o</w:delText>
        </w:r>
      </w:del>
      <w:r>
        <w:t>th</w:t>
      </w:r>
      <w:del w:id="11648" w:author="GoldenCorpusHarness" w:date="2026-03-28T21:57:49Z">
        <w:r>
          <w:delText>e</w:delText>
        </w:r>
      </w:del>
      <w:ins w:id="11649" w:author="GoldenCorpusHarness" w:date="2026-03-28T21:57:49Z">
        <w:r>
          <w:t>d</w:t>
        </w:r>
      </w:ins>
      <w:r>
        <w:t>r</w:t>
      </w:r>
      <w:del w:id="11650" w:author="GoldenCorpusHarness" w:date="2026-03-28T21:57:49Z">
        <w:r>
          <w:delText xml:space="preserve"> report</w:delText>
        </w:r>
      </w:del>
      <w:r>
        <w:t>a</w:t>
      </w:r>
      <w:del w:id="11651" w:author="GoldenCorpusHarness" w:date="2026-03-28T21:57:49Z">
        <w:r>
          <w:delText>b</w:delText>
        </w:r>
      </w:del>
      <w:ins w:id="11652" w:author="GoldenCorpusHarness" w:date="2026-03-28T21:57:49Z">
        <w:r>
          <w:t>wa</w:t>
        </w:r>
      </w:ins>
      <w:r>
        <w:t>l</w:t>
      </w:r>
      <w:del w:id="11653" w:author="GoldenCorpusHarness" w:date="2026-03-28T21:57:49Z">
        <w:r>
          <w:delText>e safety events in former study participants. However, if the investigator learns</w:delText>
        </w:r>
      </w:del>
      <w:r>
        <w:t xml:space="preserve"> of</w:t>
      </w:r>
      <w:del w:id="11654" w:author="GoldenCorpusHarness" w:date="2026-03-28T21:57:49Z">
        <w:r>
          <w:delText xml:space="preserve"> any SAE, including a death, at any time after a participant has been discharged from the study, and he/she</w:delText>
        </w:r>
      </w:del>
      <w:r>
        <w:t xml:space="preserve"> cons</w:t>
      </w:r>
      <w:del w:id="11655" w:author="GoldenCorpusHarness" w:date="2026-03-28T21:57:49Z">
        <w:r>
          <w:delText>iders the ev</w:delText>
        </w:r>
      </w:del>
      <w:r>
        <w:t>ent</w:t>
      </w:r>
      <w:del w:id="11656" w:author="GoldenCorpusHarness" w:date="2026-03-28T21:57:49Z">
        <w:r>
          <w:delText xml:space="preserve"> to be reasonably related to the study intervention or study participation, the investigator must promptly notify the Sponsor.</w:delText>
        </w:r>
      </w:del>
    </w:p>
    <w:p ns2:paraId="1DE1E405" ns2:textId="5E5AC70A" w:rsidR="00CF5A56" w:rsidRDefault="00CF5A56" w:rsidP="00CF5A56">
      <w:pPr>
        <w:pStyle w:val="Paragraph0"/>
      </w:pPr>
      <w:del w:id="11657" w:author="GoldenCorpusHarness" w:date="2026-03-28T21:57:49Z">
        <w:r>
          <w:delText>All</w:delText>
        </w:r>
      </w:del>
      <w:ins w:id="11658" w:author="GoldenCorpusHarness" w:date="2026-03-28T21:57:49Z">
        <w:r>
          <w:t>the</w:t>
        </w:r>
      </w:ins>
      <w:r>
        <w:t xml:space="preserve"> </w:t>
      </w:r>
      <w:del w:id="11659" w:author="GoldenCorpusHarness" w:date="2026-03-28T21:57:49Z">
        <w:r>
          <w:delText>initial and follow-up AEs, SAEs, a</w:delText>
        </w:r>
      </w:del>
      <w:ins w:id="11660" w:author="GoldenCorpusHarness" w:date="2026-03-28T21:57:49Z">
        <w:r>
          <w:t>e</w:t>
        </w:r>
      </w:ins>
      <w:r>
        <w:t>nd o</w:t>
      </w:r>
      <w:del w:id="11661" w:author="GoldenCorpusHarness" w:date="2026-03-28T21:57:49Z">
        <w:r>
          <w:delText>ther reportable sa</w:delText>
        </w:r>
      </w:del>
      <w:r>
        <w:t>f</w:t>
      </w:r>
      <w:del w:id="11662" w:author="GoldenCorpusHarness" w:date="2026-03-28T21:57:49Z">
        <w:r>
          <w:delText>ety events will be recorded and reported to</w:delText>
        </w:r>
      </w:del>
      <w:r>
        <w:t xml:space="preserve"> the</w:t>
      </w:r>
      <w:del w:id="11663" w:author="GoldenCorpusHarness" w:date="2026-03-28T21:57:49Z">
        <w:r>
          <w:delText xml:space="preserve"> Sponsor or designee within the time frames as indicated in Table 8.Exception: A positive pregnancy test at the time of initial screening is not a reportable event unless the participant has received</w:delText>
        </w:r>
      </w:del>
      <w:r>
        <w:t xml:space="preserve"> study</w:t>
      </w:r>
      <w:del w:id="11664" w:author="GoldenCorpusHarness" w:date="2026-03-28T21:57:49Z">
        <w:r>
          <w:delText xml:space="preserve"> intervention. </w:delText>
        </w:r>
      </w:del>
    </w:p>
    <w:p ns2:paraId="67C95B57" ns2:textId="40B2809E" w:rsidR="00954873" w:rsidRPr="00954873" w:rsidRDefault="00467A2E" w:rsidP="002D1EA4">
      <w:pPr>
        <w:pStyle w:val="Caption"/>
      </w:pPr>
      <w:del w:id="11665" w:author="GoldenCorpusHarness" w:date="2026-03-28T21:57:49Z">
        <w:r>
          <w:delText>Table 8Reporting Time Periods and Time Frames for Adverse Events and Other Reportable Safety Events</w:delText>
        </w:r>
      </w:del>
    </w:p>
    <w:tbl>
      <w:tblPr>
        <w:tblStyle w:val="TableGrid"/>
        <w:tblW w:w="4894" w:type="pct"/>
        <w:tblLook w:val="04A0" w:firstRow="1" w:lastRow="0" w:firstColumn="1" w:lastColumn="0" w:noHBand="0" w:noVBand="1"/>
      </w:tblPr>
      <w:tblGrid>
        <w:gridCol w:w="1606"/>
        <w:gridCol w:w="2150"/>
        <w:gridCol w:w="1818"/>
        <w:gridCol w:w="1890"/>
        <w:gridCol w:w="1335"/>
      </w:tblGrid>
      <w:tr w:rsidR="00D80FE3" w:rsidRPr="00116ABF" ns2:paraId="17392906" ns2:textId="77777777" w:rsidTr="00DC422F">
        <w:trPr>
          <w:tblHeader/>
        </w:trPr>
        <w:tc>
          <w:tcPr>
            <w:tcW w:w="1607" w:type="dxa"/>
            <w:tcBorders>
              <w:bottom w:val="single" w:sz="4" w:space="0" w:color="auto"/>
            </w:tcBorders>
            <w:vAlign w:val="center"/>
          </w:tcPr>
          <w:p ns2:paraId="00AECA34" ns2:textId="7FF774AF" w:rsidR="00D80FE3" w:rsidRPr="00936F72" w:rsidRDefault="00D80FE3" w:rsidP="00664763">
            <w:pPr>
              <w:pStyle w:val="TableText0"/>
              <w:keepNext w:val="0"/>
              <w:spacing w:before="40" w:after="40"/>
              <w:rPr>
                <w:b/>
                <w:sz w:val="20"/>
              </w:rPr>
            </w:pPr>
            <w:r w:rsidRPr="00936F72">
              <w:rPr>
                <w:b/>
                <w:sz w:val="20"/>
              </w:rPr>
              <w:t>Type of Event</w:t>
            </w:r>
          </w:p>
        </w:tc>
        <w:tc>
          <w:tcPr>
            <w:tcW w:w="2150" w:type="dxa"/>
            <w:tcBorders>
              <w:bottom w:val="single" w:sz="4" w:space="0" w:color="auto"/>
            </w:tcBorders>
            <w:vAlign w:val="center"/>
          </w:tcPr>
          <w:p ns2:paraId="459C9376"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22D1EDFC" ns2:textId="77777777" w:rsidR="00D80FE3" w:rsidRPr="00936F72" w:rsidRDefault="00D80FE3" w:rsidP="00664763">
            <w:pPr>
              <w:pStyle w:val="TableText0"/>
              <w:keepNext w:val="0"/>
              <w:spacing w:before="40" w:after="40"/>
              <w:rPr>
                <w:b/>
                <w:sz w:val="20"/>
              </w:rPr>
            </w:pPr>
            <w:r w:rsidRPr="00936F72">
              <w:rPr>
                <w:b/>
                <w:sz w:val="20"/>
              </w:rPr>
              <w:t>Consent to Randomization/ Allocation</w:t>
            </w:r>
          </w:p>
        </w:tc>
        <w:tc>
          <w:tcPr>
            <w:tcW w:w="1818" w:type="dxa"/>
            <w:tcBorders>
              <w:bottom w:val="single" w:sz="4" w:space="0" w:color="auto"/>
            </w:tcBorders>
            <w:vAlign w:val="center"/>
          </w:tcPr>
          <w:p ns2:paraId="6AA3A766"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2359DF81" ns2:textId="75A18665" w:rsidR="00D80FE3" w:rsidRPr="00936F72" w:rsidRDefault="00D80FE3" w:rsidP="00664763">
            <w:pPr>
              <w:pStyle w:val="TableText0"/>
              <w:keepNext w:val="0"/>
              <w:spacing w:before="40" w:after="40"/>
              <w:rPr>
                <w:b/>
                <w:sz w:val="20"/>
              </w:rPr>
            </w:pPr>
            <w:r w:rsidRPr="00936F72">
              <w:rPr>
                <w:b/>
                <w:sz w:val="20"/>
              </w:rPr>
              <w:t>Randomization/ Allocation through Protocol-specified Follow-up Period</w:t>
            </w:r>
          </w:p>
        </w:tc>
        <w:tc>
          <w:tcPr>
            <w:tcW w:w="1890" w:type="dxa"/>
            <w:tcBorders>
              <w:bottom w:val="single" w:sz="4" w:space="0" w:color="auto"/>
            </w:tcBorders>
            <w:vAlign w:val="center"/>
          </w:tcPr>
          <w:p ns2:paraId="49E01D79" ns2:textId="77777777" w:rsidR="00D80FE3" w:rsidRPr="00936F72" w:rsidRDefault="00D80FE3" w:rsidP="00664763">
            <w:pPr>
              <w:pStyle w:val="TableText0"/>
              <w:keepNext w:val="0"/>
              <w:spacing w:before="40" w:after="40"/>
              <w:rPr>
                <w:b/>
                <w:sz w:val="20"/>
                <w:u w:val="single"/>
              </w:rPr>
            </w:pPr>
            <w:r w:rsidRPr="00936F72">
              <w:rPr>
                <w:b/>
                <w:sz w:val="20"/>
                <w:u w:val="single"/>
              </w:rPr>
              <w:t>Reporting Time Period:</w:t>
            </w:r>
          </w:p>
          <w:p ns2:paraId="35D77AFB" ns2:textId="35C57A95" w:rsidR="00D80FE3" w:rsidRPr="00936F72" w:rsidRDefault="00D80FE3" w:rsidP="00664763">
            <w:pPr>
              <w:pStyle w:val="TableText0"/>
              <w:keepNext w:val="0"/>
              <w:spacing w:before="40" w:after="40"/>
              <w:rPr>
                <w:b/>
                <w:sz w:val="20"/>
              </w:rPr>
            </w:pPr>
            <w:r w:rsidRPr="00936F72">
              <w:rPr>
                <w:b/>
                <w:sz w:val="20"/>
              </w:rPr>
              <w:t>After the Protocol-specified Follow-up Period</w:t>
            </w:r>
          </w:p>
        </w:tc>
        <w:tc>
          <w:tcPr>
            <w:tcW w:w="1335" w:type="dxa"/>
            <w:tcBorders>
              <w:bottom w:val="single" w:sz="4" w:space="0" w:color="auto"/>
            </w:tcBorders>
            <w:vAlign w:val="center"/>
          </w:tcPr>
          <w:p ns2:paraId="5B423D5E" ns2:textId="07455633" w:rsidR="00D80FE3" w:rsidRPr="00936F72" w:rsidRDefault="00D80FE3" w:rsidP="00664763">
            <w:pPr>
              <w:pStyle w:val="TableText0"/>
              <w:keepNext w:val="0"/>
              <w:spacing w:before="40" w:after="40"/>
              <w:rPr>
                <w:b/>
                <w:sz w:val="20"/>
              </w:rPr>
            </w:pPr>
            <w:r w:rsidRPr="00936F72">
              <w:rPr>
                <w:b/>
                <w:sz w:val="20"/>
              </w:rPr>
              <w:t>Time Frame to Report Event and Follow-up Information to Sponsor:</w:t>
            </w:r>
          </w:p>
        </w:tc>
      </w:tr>
      <w:tr w:rsidR="00D80FE3" w:rsidRPr="00116ABF" ns2:paraId="50748ECB" ns2:textId="77777777" w:rsidTr="00DC422F">
        <w:tc>
          <w:tcPr>
            <w:tcW w:w="1607" w:type="dxa"/>
            <w:tcBorders>
              <w:bottom w:val="single" w:sz="4" w:space="0" w:color="auto"/>
            </w:tcBorders>
          </w:tcPr>
          <w:p ns2:paraId="06E797E9" ns2:textId="2DCBB684" w:rsidR="00D80FE3" w:rsidRPr="00936F72" w:rsidRDefault="00D80FE3" w:rsidP="00664763">
            <w:pPr>
              <w:pStyle w:val="TableText0"/>
              <w:keepNext w:val="0"/>
              <w:spacing w:before="40" w:after="40"/>
              <w:rPr>
                <w:sz w:val="20"/>
              </w:rPr>
            </w:pPr>
            <w:r w:rsidRPr="00936F72">
              <w:rPr>
                <w:sz w:val="20"/>
              </w:rPr>
              <w:t xml:space="preserve">Nonserious Adverse Event (NSAE) </w:t>
            </w:r>
          </w:p>
        </w:tc>
        <w:tc>
          <w:tcPr>
            <w:tcW w:w="2150" w:type="dxa"/>
            <w:tcBorders>
              <w:bottom w:val="single" w:sz="4" w:space="0" w:color="auto"/>
            </w:tcBorders>
          </w:tcPr>
          <w:p ns2:paraId="1C226BF0"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ns2:paraId="6F93895C"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ns2:paraId="0A0990F3"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298E3ADA" ns2:textId="77777777" w:rsidR="00D80FE3" w:rsidRPr="00936F72" w:rsidRDefault="00D80FE3" w:rsidP="00664763">
            <w:pPr>
              <w:pStyle w:val="TableText0"/>
              <w:keepNext w:val="0"/>
              <w:spacing w:before="40" w:after="40"/>
              <w:rPr>
                <w:sz w:val="20"/>
              </w:rPr>
            </w:pPr>
            <w:r w:rsidRPr="00936F72">
              <w:rPr>
                <w:sz w:val="20"/>
              </w:rPr>
              <w:t>Per data entry guidelines</w:t>
            </w:r>
          </w:p>
        </w:tc>
      </w:tr>
      <w:tr w:rsidR="00D80FE3" w:rsidRPr="00116ABF" ns2:paraId="0B4FEB88" ns2:textId="77777777" w:rsidTr="00DC422F">
        <w:tc>
          <w:tcPr>
            <w:tcW w:w="1607" w:type="dxa"/>
            <w:tcBorders>
              <w:bottom w:val="single" w:sz="4" w:space="0" w:color="auto"/>
            </w:tcBorders>
          </w:tcPr>
          <w:p ns2:paraId="2296D42B" ns2:textId="77777777" w:rsidR="00D80FE3" w:rsidRPr="00936F72" w:rsidRDefault="00D80FE3" w:rsidP="00664763">
            <w:pPr>
              <w:pStyle w:val="TableText0"/>
              <w:keepNext w:val="0"/>
              <w:spacing w:before="40" w:after="40"/>
              <w:rPr>
                <w:sz w:val="20"/>
              </w:rPr>
            </w:pPr>
            <w:r w:rsidRPr="00936F72">
              <w:rPr>
                <w:sz w:val="20"/>
              </w:rPr>
              <w:t>Serious Adverse Event (SAE) including Cancer and Overdose</w:t>
            </w:r>
          </w:p>
        </w:tc>
        <w:tc>
          <w:tcPr>
            <w:tcW w:w="2150" w:type="dxa"/>
            <w:tcBorders>
              <w:bottom w:val="single" w:sz="4" w:space="0" w:color="auto"/>
            </w:tcBorders>
          </w:tcPr>
          <w:p ns2:paraId="7C13C078"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protocol-specified intervention</w:t>
            </w:r>
            <w:r w:rsidRPr="00936F72">
              <w:rPr>
                <w:sz w:val="20"/>
              </w:rPr>
              <w:br/>
              <w:t>- causes exclusion</w:t>
            </w:r>
            <w:r w:rsidRPr="00936F72">
              <w:rPr>
                <w:sz w:val="20"/>
              </w:rPr>
              <w:br/>
              <w:t>- participant is receiving placebo run-in or other run-in treatment</w:t>
            </w:r>
          </w:p>
        </w:tc>
        <w:tc>
          <w:tcPr>
            <w:tcW w:w="1818" w:type="dxa"/>
            <w:tcBorders>
              <w:bottom w:val="single" w:sz="4" w:space="0" w:color="auto"/>
            </w:tcBorders>
          </w:tcPr>
          <w:p ns2:paraId="1CCBB175"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Borders>
              <w:bottom w:val="single" w:sz="4" w:space="0" w:color="auto"/>
            </w:tcBorders>
          </w:tcPr>
          <w:p ns2:paraId="4D63A4B4"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drug/vaccine related.</w:t>
            </w:r>
            <w:r w:rsidRPr="00936F72">
              <w:rPr>
                <w:sz w:val="20"/>
              </w:rPr>
              <w:br/>
              <w:t>(Follow ongoing to outcome)</w:t>
            </w:r>
          </w:p>
        </w:tc>
        <w:tc>
          <w:tcPr>
            <w:tcW w:w="1335" w:type="dxa"/>
            <w:tcBorders>
              <w:bottom w:val="single" w:sz="4" w:space="0" w:color="auto"/>
            </w:tcBorders>
          </w:tcPr>
          <w:p ns2:paraId="1126747F"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5606F769" ns2:textId="77777777" w:rsidTr="00DC422F">
        <w:tc>
          <w:tcPr>
            <w:tcW w:w="1607" w:type="dxa"/>
          </w:tcPr>
          <w:p ns2:paraId="140B7E26" ns2:textId="71E3DA50" w:rsidR="00D80FE3" w:rsidRPr="00936F72" w:rsidRDefault="00D80FE3" w:rsidP="00664763">
            <w:pPr>
              <w:pStyle w:val="TableText0"/>
              <w:keepNext w:val="0"/>
              <w:spacing w:before="40" w:after="40"/>
              <w:rPr>
                <w:sz w:val="20"/>
              </w:rPr>
            </w:pPr>
            <w:r w:rsidRPr="00936F72">
              <w:rPr>
                <w:sz w:val="20"/>
              </w:rPr>
              <w:lastRenderedPageBreak/>
              <w:t>Pregnancy/</w:t>
            </w:r>
            <w:r w:rsidR="00936F72" w:rsidRPr="00936F72">
              <w:rPr>
                <w:sz w:val="20"/>
              </w:rPr>
              <w:br/>
            </w:r>
            <w:r w:rsidRPr="00936F72">
              <w:rPr>
                <w:sz w:val="20"/>
              </w:rPr>
              <w:t>Lactation Exposure</w:t>
            </w:r>
          </w:p>
        </w:tc>
        <w:tc>
          <w:tcPr>
            <w:tcW w:w="2150" w:type="dxa"/>
          </w:tcPr>
          <w:p ns2:paraId="6AAD0E56"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Pr>
          <w:p ns2:paraId="0C0BFACC" ns2:textId="77777777" w:rsidR="00D80FE3" w:rsidRPr="00936F72" w:rsidRDefault="00D80FE3" w:rsidP="00664763">
            <w:pPr>
              <w:pStyle w:val="TableText0"/>
              <w:keepNext w:val="0"/>
              <w:spacing w:before="40" w:after="40"/>
              <w:rPr>
                <w:sz w:val="20"/>
              </w:rPr>
            </w:pPr>
            <w:r w:rsidRPr="00936F72">
              <w:rPr>
                <w:sz w:val="20"/>
              </w:rPr>
              <w:t>Report all</w:t>
            </w:r>
          </w:p>
        </w:tc>
        <w:tc>
          <w:tcPr>
            <w:tcW w:w="1890" w:type="dxa"/>
          </w:tcPr>
          <w:p ns2:paraId="42A119C2" ns2:textId="331CC5FA" w:rsidR="00D80FE3" w:rsidRPr="00936F72" w:rsidRDefault="00D80FE3" w:rsidP="00664763">
            <w:pPr>
              <w:pStyle w:val="TableText0"/>
              <w:keepNext w:val="0"/>
              <w:spacing w:before="40" w:after="40"/>
              <w:rPr>
                <w:sz w:val="20"/>
              </w:rPr>
            </w:pPr>
            <w:r w:rsidRPr="00936F72">
              <w:rPr>
                <w:sz w:val="20"/>
              </w:rPr>
              <w:t>Previously reported – Follow to completion/</w:t>
            </w:r>
            <w:r w:rsidR="00936F72" w:rsidRPr="00936F72">
              <w:rPr>
                <w:sz w:val="20"/>
              </w:rPr>
              <w:br/>
            </w:r>
            <w:r w:rsidRPr="00936F72">
              <w:rPr>
                <w:sz w:val="20"/>
              </w:rPr>
              <w:t>termination; report outcome</w:t>
            </w:r>
          </w:p>
        </w:tc>
        <w:tc>
          <w:tcPr>
            <w:tcW w:w="1335" w:type="dxa"/>
          </w:tcPr>
          <w:p ns2:paraId="199DCE7B"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336F743B" ns2:textId="77777777" w:rsidTr="00DC422F">
        <w:tc>
          <w:tcPr>
            <w:tcW w:w="1607" w:type="dxa"/>
            <w:tcBorders>
              <w:bottom w:val="single" w:sz="4" w:space="0" w:color="auto"/>
            </w:tcBorders>
          </w:tcPr>
          <w:p ns2:paraId="644E4FDC" ns2:textId="77777777" w:rsidR="00D80FE3" w:rsidRPr="00936F72" w:rsidRDefault="00D80FE3" w:rsidP="00664763">
            <w:pPr>
              <w:pStyle w:val="TableText0"/>
              <w:keepNext w:val="0"/>
              <w:spacing w:before="40" w:after="40"/>
              <w:rPr>
                <w:sz w:val="20"/>
              </w:rPr>
            </w:pPr>
            <w:r w:rsidRPr="00936F72">
              <w:rPr>
                <w:sz w:val="20"/>
              </w:rPr>
              <w:t>Event of Clinical Interest (require regulatory reporting)</w:t>
            </w:r>
          </w:p>
        </w:tc>
        <w:tc>
          <w:tcPr>
            <w:tcW w:w="2150" w:type="dxa"/>
            <w:tcBorders>
              <w:bottom w:val="single" w:sz="4" w:space="0" w:color="auto"/>
            </w:tcBorders>
          </w:tcPr>
          <w:p ns2:paraId="4AFFFA5F"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ns2:paraId="5934FD7B" ns2:textId="28A1A163" w:rsidR="00D80FE3" w:rsidRPr="00936F72" w:rsidRDefault="00D80FE3" w:rsidP="00664763">
            <w:pPr>
              <w:pStyle w:val="TableText0"/>
              <w:keepNext w:val="0"/>
              <w:spacing w:before="40" w:after="40"/>
              <w:rPr>
                <w:sz w:val="20"/>
              </w:rPr>
            </w:pPr>
            <w:r w:rsidRPr="00936F72">
              <w:rPr>
                <w:sz w:val="20"/>
              </w:rPr>
              <w:t>Report</w:t>
            </w:r>
            <w:r w:rsidRPr="00936F72">
              <w:rPr>
                <w:sz w:val="20"/>
              </w:rPr>
              <w:br/>
              <w:t>- potential drug-induced liver injury (DILI)</w:t>
            </w:r>
            <w:r w:rsidRPr="00936F72">
              <w:rPr>
                <w:sz w:val="20"/>
              </w:rPr>
              <w:br/>
              <w:t>- require regulatory reporting</w:t>
            </w:r>
          </w:p>
        </w:tc>
        <w:tc>
          <w:tcPr>
            <w:tcW w:w="1890" w:type="dxa"/>
            <w:tcBorders>
              <w:bottom w:val="single" w:sz="4" w:space="0" w:color="auto"/>
            </w:tcBorders>
          </w:tcPr>
          <w:p ns2:paraId="60ED31E5"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45FA6E8A" ns2:textId="77777777" w:rsidR="00D80FE3" w:rsidRPr="00936F72" w:rsidRDefault="00D80FE3" w:rsidP="00664763">
            <w:pPr>
              <w:pStyle w:val="TableText0"/>
              <w:keepNext w:val="0"/>
              <w:spacing w:before="40" w:after="40"/>
              <w:rPr>
                <w:sz w:val="20"/>
              </w:rPr>
            </w:pPr>
            <w:r w:rsidRPr="00936F72">
              <w:rPr>
                <w:sz w:val="20"/>
              </w:rPr>
              <w:t>Within 24 hours of learning of event</w:t>
            </w:r>
          </w:p>
        </w:tc>
      </w:tr>
      <w:tr w:rsidR="00D80FE3" w:rsidRPr="00116ABF" ns2:paraId="6CDA442C" ns2:textId="77777777" w:rsidTr="00DC422F">
        <w:tc>
          <w:tcPr>
            <w:tcW w:w="1607" w:type="dxa"/>
            <w:tcBorders>
              <w:bottom w:val="single" w:sz="4" w:space="0" w:color="auto"/>
            </w:tcBorders>
          </w:tcPr>
          <w:p ns2:paraId="55CADBF1" ns2:textId="32B3C4A2" w:rsidR="00D80FE3" w:rsidRPr="00936F72" w:rsidRDefault="00D80FE3" w:rsidP="00664763">
            <w:pPr>
              <w:pStyle w:val="TableText0"/>
              <w:keepNext w:val="0"/>
              <w:spacing w:before="40" w:after="40"/>
              <w:rPr>
                <w:sz w:val="20"/>
              </w:rPr>
            </w:pPr>
            <w:r w:rsidRPr="00936F72">
              <w:rPr>
                <w:sz w:val="20"/>
              </w:rPr>
              <w:t>Event of Clinical Interest (do not require regulatory reporting)</w:t>
            </w:r>
          </w:p>
        </w:tc>
        <w:tc>
          <w:tcPr>
            <w:tcW w:w="2150" w:type="dxa"/>
            <w:tcBorders>
              <w:bottom w:val="single" w:sz="4" w:space="0" w:color="auto"/>
            </w:tcBorders>
          </w:tcPr>
          <w:p ns2:paraId="453F7F1B" ns2:textId="77777777" w:rsidR="00D80FE3" w:rsidRPr="00936F72" w:rsidRDefault="00D80FE3" w:rsidP="00664763">
            <w:pPr>
              <w:pStyle w:val="TableText0"/>
              <w:keepNext w:val="0"/>
              <w:spacing w:before="40" w:after="40"/>
              <w:rPr>
                <w:sz w:val="20"/>
              </w:rPr>
            </w:pPr>
            <w:r w:rsidRPr="00936F72">
              <w:rPr>
                <w:sz w:val="20"/>
              </w:rPr>
              <w:t>Report if:</w:t>
            </w:r>
            <w:r w:rsidRPr="00936F72">
              <w:rPr>
                <w:sz w:val="20"/>
              </w:rPr>
              <w:br/>
              <w:t>- due to intervention</w:t>
            </w:r>
            <w:r w:rsidRPr="00936F72">
              <w:rPr>
                <w:sz w:val="20"/>
              </w:rPr>
              <w:br/>
              <w:t>- causes exclusion</w:t>
            </w:r>
          </w:p>
        </w:tc>
        <w:tc>
          <w:tcPr>
            <w:tcW w:w="1818" w:type="dxa"/>
            <w:tcBorders>
              <w:bottom w:val="single" w:sz="4" w:space="0" w:color="auto"/>
            </w:tcBorders>
          </w:tcPr>
          <w:p ns2:paraId="2FFBF804" ns2:textId="77777777" w:rsidR="00D80FE3" w:rsidRPr="00936F72" w:rsidRDefault="00D80FE3" w:rsidP="00664763">
            <w:pPr>
              <w:pStyle w:val="TableText0"/>
              <w:keepNext w:val="0"/>
              <w:spacing w:before="40" w:after="40"/>
              <w:rPr>
                <w:sz w:val="20"/>
              </w:rPr>
            </w:pPr>
            <w:r w:rsidRPr="00936F72">
              <w:rPr>
                <w:sz w:val="20"/>
              </w:rPr>
              <w:t>Report</w:t>
            </w:r>
            <w:r w:rsidRPr="00936F72">
              <w:rPr>
                <w:sz w:val="20"/>
              </w:rPr>
              <w:br/>
              <w:t>- non-DILI ECIs and those not requiring regulatory reporting</w:t>
            </w:r>
          </w:p>
        </w:tc>
        <w:tc>
          <w:tcPr>
            <w:tcW w:w="1890" w:type="dxa"/>
            <w:tcBorders>
              <w:bottom w:val="single" w:sz="4" w:space="0" w:color="auto"/>
            </w:tcBorders>
          </w:tcPr>
          <w:p ns2:paraId="706676AF" ns2:textId="77777777" w:rsidR="00D80FE3" w:rsidRPr="00936F72" w:rsidRDefault="00D80FE3" w:rsidP="00664763">
            <w:pPr>
              <w:pStyle w:val="TableText0"/>
              <w:keepNext w:val="0"/>
              <w:spacing w:before="40" w:after="40"/>
              <w:rPr>
                <w:sz w:val="20"/>
              </w:rPr>
            </w:pPr>
            <w:r w:rsidRPr="00936F72">
              <w:rPr>
                <w:sz w:val="20"/>
              </w:rPr>
              <w:t>Not required</w:t>
            </w:r>
          </w:p>
        </w:tc>
        <w:tc>
          <w:tcPr>
            <w:tcW w:w="1335" w:type="dxa"/>
            <w:tcBorders>
              <w:bottom w:val="single" w:sz="4" w:space="0" w:color="auto"/>
            </w:tcBorders>
          </w:tcPr>
          <w:p ns2:paraId="397F89E7" ns2:textId="77777777" w:rsidR="00D80FE3" w:rsidRPr="00936F72" w:rsidRDefault="00D80FE3" w:rsidP="00664763">
            <w:pPr>
              <w:pStyle w:val="TableText0"/>
              <w:keepNext w:val="0"/>
              <w:spacing w:before="40" w:after="40"/>
              <w:rPr>
                <w:sz w:val="20"/>
              </w:rPr>
            </w:pPr>
            <w:r w:rsidRPr="00936F72">
              <w:rPr>
                <w:sz w:val="20"/>
              </w:rPr>
              <w:t>Within 5 calendar days of learning of event</w:t>
            </w:r>
          </w:p>
        </w:tc>
      </w:tr>
    </w:tbl>
    <w:p ns2:paraId="407E2D24" ns2:textId="1B542DA1" w:rsidR="00D80FE3" w:rsidRDefault="00D80FE3" w:rsidP="005B7718">
      <w:ins w:id="11666" w:author="GoldenCorpusHarness" w:date="2026-03-28T21:57:49Z">
        <w:r>
          <w:t>Tumor scans must be performed within 28 days before restarting study intervention with pembrolizumab.</w:t>
        </w:r>
      </w:ins>
    </w:p>
    <w:p ns2:paraId="020E8862" ns2:textId="7AB6D33C" w:rsidR="00684CD4" w:rsidRDefault="00684CD4" w:rsidP="00684CD4">
      <w:pPr>
        <w:pStyle w:val="Heading3"/>
      </w:pPr>
      <w:del w:id="11667" w:author="GoldenCorpusHarness" w:date="2026-03-28T21:57:49Z">
        <w:r>
          <w:delText>Method of Detectin</w:delText>
        </w:r>
      </w:del>
      <w:ins w:id="11668" w:author="GoldenCorpusHarness" w:date="2026-03-28T21:57:49Z">
        <w:r>
          <w:t>If disease pro</w:t>
        </w:r>
      </w:ins>
      <w:r>
        <w:t>g</w:t>
      </w:r>
      <w:del w:id="11669" w:author="GoldenCorpusHarness" w:date="2026-03-28T21:57:49Z">
        <w:r>
          <w:delText xml:space="preserve"> AEs</w:delText>
        </w:r>
      </w:del>
      <w:ins w:id="11670" w:author="GoldenCorpusHarness" w:date="2026-03-28T21:57:49Z">
        <w:r>
          <w:t>ression has been verified by BICR for the First Course</w:t>
        </w:r>
      </w:ins>
      <w:r>
        <w:t xml:space="preserve">, </w:t>
      </w:r>
      <w:ins w:id="11671" w:author="GoldenCorpusHarness" w:date="2026-03-28T21:57:49Z">
        <w:r>
          <w:t xml:space="preserve">the </w:t>
        </w:r>
      </w:ins>
      <w:r>
        <w:t>S</w:t>
      </w:r>
      <w:del w:id="11672" w:author="GoldenCorpusHarness" w:date="2026-03-28T21:57:49Z">
        <w:r>
          <w:delText>AEs, and Other Reportab</w:delText>
        </w:r>
      </w:del>
      <w:ins w:id="11673" w:author="GoldenCorpusHarness" w:date="2026-03-28T21:57:49Z">
        <w:r>
          <w:t>econd Course may be initiated. The disease progression scan may be used as the Second Course base</w:t>
        </w:r>
      </w:ins>
      <w:r>
        <w:t>l</w:t>
      </w:r>
      <w:del w:id="11674" w:author="GoldenCorpusHarness" w:date="2026-03-28T21:57:49Z">
        <w:r>
          <w:delText>e Safety Events</w:delText>
        </w:r>
      </w:del>
      <w:ins w:id="11675" w:author="GoldenCorpusHarness" w:date="2026-03-28T21:57:49Z">
        <w:r>
          <w:t>ine scan if performed within 4 weeks prior to dosing and meets scan standards.</w:t>
        </w:r>
      </w:ins>
    </w:p>
    <w:p ns2:paraId="4200A3B9" ns2:textId="255785AB" w:rsidR="00BC1EB4" w:rsidRDefault="00CE2472" w:rsidP="001B30BC">
      <w:pPr>
        <w:pStyle w:val="Paragraph0"/>
      </w:pPr>
      <w:del w:id="11676" w:author="GoldenCorpusHarness" w:date="2026-03-28T21:57:49Z">
        <w:r>
          <w:delText>Care</w:delText>
        </w:r>
      </w:del>
      <w:ins w:id="11677" w:author="GoldenCorpusHarness" w:date="2026-03-28T21:57:49Z">
        <w:r>
          <w:t>The first scan should be performed at 6</w:t>
        </w:r>
      </w:ins>
      <w:r>
        <w:t xml:space="preserve"> w</w:t>
      </w:r>
      <w:del w:id="11678" w:author="GoldenCorpusHarness" w:date="2026-03-28T21:57:49Z">
        <w:r>
          <w:delText xml:space="preserve">ill </w:delText>
        </w:r>
      </w:del>
      <w:ins w:id="11679" w:author="GoldenCorpusHarness" w:date="2026-03-28T21:57:49Z">
        <w:r>
          <w:t>eeks (42-49 days) after restarting study intervention. Su</w:t>
        </w:r>
      </w:ins>
      <w:r>
        <w:t>b</w:t>
      </w:r>
      <w:del w:id="11680" w:author="GoldenCorpusHarness" w:date="2026-03-28T21:57:49Z">
        <w:r>
          <w:delText>e ta</w:delText>
        </w:r>
      </w:del>
      <w:ins w:id="11681" w:author="GoldenCorpusHarness" w:date="2026-03-28T21:57:49Z">
        <w:r>
          <w:t>sequent tumor scans are to be performed every 6 wee</w:t>
        </w:r>
      </w:ins>
      <w:r>
        <w:t>k</w:t>
      </w:r>
      <w:del w:id="11682" w:author="GoldenCorpusHarness" w:date="2026-03-28T21:57:49Z">
        <w:r>
          <w:delText>en not to introduce</w:delText>
        </w:r>
      </w:del>
      <w:ins w:id="11683" w:author="GoldenCorpusHarness" w:date="2026-03-28T21:57:49Z">
        <w:r>
          <w:t>s (42 days ±7 days) or more frequently, if clinically indicated. After 48 weeks, scans are to</w:t>
        </w:r>
      </w:ins>
      <w:r>
        <w:t xml:space="preserve"> b</w:t>
      </w:r>
      <w:del w:id="11684" w:author="GoldenCorpusHarness" w:date="2026-03-28T21:57:49Z">
        <w:r>
          <w:delText>ias</w:delText>
        </w:r>
      </w:del>
      <w:ins w:id="11685" w:author="GoldenCorpusHarness" w:date="2026-03-28T21:57:49Z">
        <w:r>
          <w:t>e performed every 9</w:t>
        </w:r>
      </w:ins>
      <w:r>
        <w:t xml:space="preserve"> w</w:t>
      </w:r>
      <w:del w:id="11686" w:author="GoldenCorpusHarness" w:date="2026-03-28T21:57:49Z">
        <w:r>
          <w:delText>hen detecting AEs and/or SAEs and other reportable safety events</w:delText>
        </w:r>
      </w:del>
      <w:ins w:id="11687" w:author="GoldenCorpusHarness" w:date="2026-03-28T21:57:49Z">
        <w:r>
          <w:t>eeks (±7 days) or more frequently, if clinically indicated</w:t>
        </w:r>
      </w:ins>
      <w:r>
        <w:t>.</w:t>
      </w:r>
      <w:del w:id="11688" w:author="GoldenCorpusHarness" w:date="2026-03-28T21:57:49Z">
        <w:r>
          <w:delText xml:space="preserve"> Open-ended and nonleading verbal questioning of the participant is the preferred method to inquire about AE occurrence.</w:delText>
        </w:r>
      </w:del>
    </w:p>
    <w:p ns2:paraId="32689A19" ns2:textId="527B004E" w:rsidR="00C46D98" w:rsidRDefault="00EC1A1A" w:rsidP="00A556A6">
      <w:pPr>
        <w:pStyle w:val="Heading3"/>
      </w:pPr>
      <w:del w:id="11689" w:author="GoldenCorpusHarness" w:date="2026-03-28T21:57:49Z">
        <w:r>
          <w:delText xml:space="preserve">Follow-up of AE, </w:delText>
        </w:r>
      </w:del>
      <w:r>
        <w:t>S</w:t>
      </w:r>
      <w:del w:id="11690" w:author="GoldenCorpusHarness" w:date="2026-03-28T21:57:49Z">
        <w:r>
          <w:delText>AE,</w:delText>
        </w:r>
      </w:del>
      <w:ins w:id="11691" w:author="GoldenCorpusHarness" w:date="2026-03-28T21:57:49Z">
        <w:r>
          <w:t>cans</w:t>
        </w:r>
      </w:ins>
      <w:r>
        <w:t xml:space="preserve"> a</w:t>
      </w:r>
      <w:del w:id="11692" w:author="GoldenCorpusHarness" w:date="2026-03-28T21:57:49Z">
        <w:r>
          <w:delText>nd</w:delText>
        </w:r>
      </w:del>
      <w:ins w:id="11693" w:author="GoldenCorpusHarness" w:date="2026-03-28T21:57:49Z">
        <w:r>
          <w:t>re</w:t>
        </w:r>
      </w:ins>
      <w:r>
        <w:t xml:space="preserve"> </w:t>
      </w:r>
      <w:del w:id="11694" w:author="GoldenCorpusHarness" w:date="2026-03-28T21:57:49Z">
        <w:r>
          <w:delText>O</w:delText>
        </w:r>
      </w:del>
      <w:r>
        <w:t>t</w:t>
      </w:r>
      <w:del w:id="11695" w:author="GoldenCorpusHarness" w:date="2026-03-28T21:57:49Z">
        <w:r>
          <w:delText>h</w:delText>
        </w:r>
      </w:del>
      <w:ins w:id="11696" w:author="GoldenCorpusHarness" w:date="2026-03-28T21:57:49Z">
        <w:r>
          <w:t>o be p</w:t>
        </w:r>
      </w:ins>
      <w:r>
        <w:t>er</w:t>
      </w:r>
      <w:del w:id="11697" w:author="GoldenCorpusHarness" w:date="2026-03-28T21:57:49Z">
        <w:r>
          <w:delText xml:space="preserve"> Reportable Safety Event In</w:delText>
        </w:r>
      </w:del>
      <w:r>
        <w:t>form</w:t>
      </w:r>
      <w:del w:id="11698" w:author="GoldenCorpusHarness" w:date="2026-03-28T21:57:49Z">
        <w:r>
          <w:delText>a</w:delText>
        </w:r>
      </w:del>
      <w:ins w:id="11699" w:author="GoldenCorpusHarness" w:date="2026-03-28T21:57:49Z">
        <w:r>
          <w:t>ed un</w:t>
        </w:r>
      </w:ins>
      <w:r>
        <w:t>ti</w:t>
      </w:r>
      <w:del w:id="11700" w:author="GoldenCorpusHarness" w:date="2026-03-28T21:57:49Z">
        <w:r>
          <w:delText>on</w:delText>
        </w:r>
      </w:del>
      <w:ins w:id="11701" w:author="GoldenCorpusHarness" w:date="2026-03-28T21:57:49Z">
        <w:r>
          <w:t>l:</w:t>
        </w:r>
      </w:ins>
    </w:p>
    <w:p ns2:paraId="3414BDD3" ns2:textId="6093F446" w:rsidR="00BC1EB4" w:rsidRPr="00C46D98" w:rsidRDefault="00C46D98" w:rsidP="00C46D98">
      <w:pPr>
        <w:pStyle w:val="Paragraph0"/>
      </w:pPr>
      <w:del w:id="11702" w:author="GoldenCorpusHarness" w:date="2026-03-28T21:57:49Z">
        <w:r>
          <w:delText xml:space="preserve">After the initial AE/SAE report, the investigator </w:delText>
        </w:r>
      </w:del>
      <w:ins w:id="11703" w:author="GoldenCorpusHarness" w:date="2026-03-28T21:57:49Z">
        <w:r>
          <w:t>d</w:t>
        </w:r>
      </w:ins>
      <w:r>
        <w:t>is</w:t>
      </w:r>
      <w:del w:id="11704" w:author="GoldenCorpusHarness" w:date="2026-03-28T21:57:49Z">
        <w:r>
          <w:delText xml:space="preserve"> r</w:delText>
        </w:r>
      </w:del>
      <w:r>
        <w:t>e</w:t>
      </w:r>
      <w:del w:id="11705" w:author="GoldenCorpusHarness" w:date="2026-03-28T21:57:49Z">
        <w:r>
          <w:delText>quir</w:delText>
        </w:r>
      </w:del>
      <w:ins w:id="11706" w:author="GoldenCorpusHarness" w:date="2026-03-28T21:57:49Z">
        <w:r>
          <w:t>as</w:t>
        </w:r>
      </w:ins>
      <w:r>
        <w:t>e</w:t>
      </w:r>
      <w:del w:id="11707" w:author="GoldenCorpusHarness" w:date="2026-03-28T21:57:49Z">
        <w:r>
          <w:delText>d to</w:delText>
        </w:r>
      </w:del>
      <w:r>
        <w:t xml:space="preserve"> pro</w:t>
      </w:r>
      <w:del w:id="11708" w:author="GoldenCorpusHarness" w:date="2026-03-28T21:57:49Z">
        <w:r>
          <w:delText>actively follow each participant at subsequent visits/contacts. All AEs, SAEs, and other reportable safety events, includin</w:delText>
        </w:r>
      </w:del>
      <w:r>
        <w:t>g</w:t>
      </w:r>
      <w:del w:id="11709" w:author="GoldenCorpusHarness" w:date="2026-03-28T21:57:49Z">
        <w:r>
          <w:delText xml:space="preserve"> pregnancy and exposure during breastfeeding, ECIs, cancer, and overdose will be followed until </w:delText>
        </w:r>
      </w:del>
      <w:r>
        <w:t>res</w:t>
      </w:r>
      <w:del w:id="11710" w:author="GoldenCorpusHarness" w:date="2026-03-28T21:57:49Z">
        <w:r>
          <w:delText>olut</w:delText>
        </w:r>
      </w:del>
      <w:ins w:id="11711" w:author="GoldenCorpusHarness" w:date="2026-03-28T21:57:49Z">
        <w:r>
          <w:t>s</w:t>
        </w:r>
      </w:ins>
      <w:r>
        <w:t>ion</w:t>
      </w:r>
      <w:del w:id="11712" w:author="GoldenCorpusHarness" w:date="2026-03-28T21:57:49Z">
        <w:r>
          <w:delText>, stabilization, until the event is otherwise explained, or the participant is lost to follow-up (as defined in Section 7.3). In addition, the investigator will make every attempt to follow all nonserious AEs that occur in randomized participants for outcome. Further information on follow-up procedures is given in Appendix 3.</w:delText>
        </w:r>
      </w:del>
    </w:p>
    <w:p ns2:paraId="13575525" ns2:textId="77777777" w:rsidR="00C46D98" w:rsidRDefault="00BC1EB4" w:rsidP="00A556A6">
      <w:pPr>
        <w:pStyle w:val="Heading3"/>
      </w:pPr>
      <w:del w:id="11713" w:author="GoldenCorpusHarness" w:date="2026-03-28T21:57:49Z">
        <w:r>
          <w:delText>R</w:delText>
        </w:r>
      </w:del>
      <w:ins w:id="11714" w:author="GoldenCorpusHarness" w:date="2026-03-28T21:57:49Z">
        <w:r>
          <w:t>th</w:t>
        </w:r>
      </w:ins>
      <w:r>
        <w:t>e</w:t>
      </w:r>
      <w:del w:id="11715" w:author="GoldenCorpusHarness" w:date="2026-03-28T21:57:49Z">
        <w:r>
          <w:delText>gul</w:delText>
        </w:r>
      </w:del>
      <w:ins w:id="11716" w:author="GoldenCorpusHarness" w:date="2026-03-28T21:57:49Z">
        <w:r>
          <w:t xml:space="preserve"> start of a new anticancer tre</w:t>
        </w:r>
      </w:ins>
      <w:r>
        <w:t>at</w:t>
      </w:r>
      <w:del w:id="11717" w:author="GoldenCorpusHarness" w:date="2026-03-28T21:57:49Z">
        <w:r>
          <w:delText>ory Reporting Require</w:delText>
        </w:r>
      </w:del>
      <w:r>
        <w:t>ment</w:t>
      </w:r>
      <w:del w:id="11718" w:author="GoldenCorpusHarness" w:date="2026-03-28T21:57:49Z">
        <w:r>
          <w:delText>s for SAE</w:delText>
        </w:r>
      </w:del>
    </w:p>
    <w:p ns2:paraId="3E0FC212" ns2:textId="1A184D98" w:rsidR="00C46D98" w:rsidRDefault="00C46D98" w:rsidP="00C46D98">
      <w:pPr>
        <w:pStyle w:val="Paragraph0"/>
      </w:pPr>
      <w:del w:id="11719" w:author="GoldenCorpusHarness" w:date="2026-03-28T21:57:49Z">
        <w:r>
          <w:delText>Prompt notification (</w:delText>
        </w:r>
      </w:del>
      <w:r>
        <w:t>with</w:t>
      </w:r>
      <w:del w:id="11720" w:author="GoldenCorpusHarness" w:date="2026-03-28T21:57:49Z">
        <w:r>
          <w:delText>in 24 hou</w:delText>
        </w:r>
      </w:del>
      <w:ins w:id="11721" w:author="GoldenCorpusHarness" w:date="2026-03-28T21:57:49Z">
        <w:r>
          <w:t>d</w:t>
        </w:r>
      </w:ins>
      <w:r>
        <w:t>r</w:t>
      </w:r>
      <w:del w:id="11722" w:author="GoldenCorpusHarness" w:date="2026-03-28T21:57:49Z">
        <w:r>
          <w:delText>s) by the investig</w:delText>
        </w:r>
      </w:del>
      <w:r>
        <w:t>a</w:t>
      </w:r>
      <w:del w:id="11723" w:author="GoldenCorpusHarness" w:date="2026-03-28T21:57:49Z">
        <w:r>
          <w:delText>tor to the Sponsor</w:delText>
        </w:r>
      </w:del>
      <w:ins w:id="11724" w:author="GoldenCorpusHarness" w:date="2026-03-28T21:57:49Z">
        <w:r>
          <w:t>wal</w:t>
        </w:r>
      </w:ins>
      <w:r>
        <w:t xml:space="preserve"> of </w:t>
      </w:r>
      <w:del w:id="11725" w:author="GoldenCorpusHarness" w:date="2026-03-28T21:57:49Z">
        <w:r>
          <w:delText>SAE is es</w:delText>
        </w:r>
      </w:del>
      <w:ins w:id="11726" w:author="GoldenCorpusHarness" w:date="2026-03-28T21:57:49Z">
        <w:r>
          <w:t>con</w:t>
        </w:r>
      </w:ins>
      <w:r>
        <w:t>sent</w:t>
      </w:r>
      <w:del w:id="11727" w:author="GoldenCorpusHarness" w:date="2026-03-28T21:57:49Z">
        <w:r>
          <w:delText>ial so that legal obligations and ethical responsibilities towards the safety of participants and the safety of a study intervention under clinical investigation are met.</w:delText>
        </w:r>
      </w:del>
    </w:p>
    <w:p ns2:paraId="7D94F0A5" ns2:textId="7AD26C7A" w:rsidR="00C46D98" w:rsidRDefault="00C46D98" w:rsidP="00C46D98">
      <w:pPr>
        <w:pStyle w:val="Paragraph0"/>
      </w:pPr>
      <w:del w:id="11728" w:author="GoldenCorpusHarness" w:date="2026-03-28T21:57:49Z">
        <w:r>
          <w:delText>Th</w:delText>
        </w:r>
      </w:del>
      <w:ins w:id="11729" w:author="GoldenCorpusHarness" w:date="2026-03-28T21:57:49Z">
        <w:r>
          <w:t>d</w:t>
        </w:r>
      </w:ins>
      <w:r>
        <w:t>e</w:t>
      </w:r>
      <w:del w:id="11730" w:author="GoldenCorpusHarness" w:date="2026-03-28T21:57:49Z">
        <w:r>
          <w:delText xml:space="preserve"> Sponsor h</w:delText>
        </w:r>
      </w:del>
      <w:r>
        <w:t>a</w:t>
      </w:r>
      <w:del w:id="11731" w:author="GoldenCorpusHarness" w:date="2026-03-28T21:57:49Z">
        <w:r>
          <w:delText>s a legal responsibility to notify bo</w:delText>
        </w:r>
      </w:del>
      <w:r>
        <w:t>th</w:t>
      </w:r>
      <w:del w:id="11732" w:author="GoldenCorpusHarness" w:date="2026-03-28T21:57:49Z">
        <w:r>
          <w:delText xml:space="preserve">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delText>
        </w:r>
      </w:del>
    </w:p>
    <w:p ns2:paraId="55E0EE6A" ns2:textId="31363E2B" w:rsidR="00C46D98" w:rsidRDefault="00C46D98" w:rsidP="00C46D98">
      <w:pPr>
        <w:pStyle w:val="Paragraph0"/>
      </w:pPr>
      <w:del w:id="11733" w:author="GoldenCorpusHarness" w:date="2026-03-28T21:57:49Z">
        <w:r>
          <w:delText>Inv</w:delText>
        </w:r>
      </w:del>
      <w:ins w:id="11734" w:author="GoldenCorpusHarness" w:date="2026-03-28T21:57:49Z">
        <w:r>
          <w:t>compl</w:t>
        </w:r>
      </w:ins>
      <w:r>
        <w:t>e</w:t>
      </w:r>
      <w:del w:id="11735" w:author="GoldenCorpusHarness" w:date="2026-03-28T21:57:49Z">
        <w:r>
          <w:delText>s</w:delText>
        </w:r>
      </w:del>
      <w:r>
        <w:t>ti</w:t>
      </w:r>
      <w:del w:id="11736" w:author="GoldenCorpusHarness" w:date="2026-03-28T21:57:49Z">
        <w:r>
          <w:delText>gat</w:delText>
        </w:r>
      </w:del>
      <w:r>
        <w:t>o</w:t>
      </w:r>
      <w:del w:id="11737" w:author="GoldenCorpusHarness" w:date="2026-03-28T21:57:49Z">
        <w:r>
          <w:delText>r</w:delText>
        </w:r>
      </w:del>
      <w:ins w:id="11738" w:author="GoldenCorpusHarness" w:date="2026-03-28T21:57:49Z">
        <w:r>
          <w:t>n</w:t>
        </w:r>
      </w:ins>
      <w:r>
        <w:t xml:space="preserve"> </w:t>
      </w:r>
      <w:del w:id="11739" w:author="GoldenCorpusHarness" w:date="2026-03-28T21:57:49Z">
        <w:r>
          <w:delText>sa</w:delText>
        </w:r>
      </w:del>
      <w:ins w:id="11740" w:author="GoldenCorpusHarness" w:date="2026-03-28T21:57:49Z">
        <w:r>
          <w:t>o</w:t>
        </w:r>
      </w:ins>
      <w:r>
        <w:t>f</w:t>
      </w:r>
      <w:del w:id="11741" w:author="GoldenCorpusHarness" w:date="2026-03-28T21:57:49Z">
        <w:r>
          <w:delText>ety reports must be prepared for</w:delText>
        </w:r>
      </w:del>
      <w:r>
        <w:t xml:space="preserve"> S</w:t>
      </w:r>
      <w:del w:id="11742" w:author="GoldenCorpusHarness" w:date="2026-03-28T21:57:49Z">
        <w:r>
          <w:delText>USARs ac</w:delText>
        </w:r>
      </w:del>
      <w:ins w:id="11743" w:author="GoldenCorpusHarness" w:date="2026-03-28T21:57:49Z">
        <w:r>
          <w:t>e</w:t>
        </w:r>
      </w:ins>
      <w:r>
        <w:t>co</w:t>
      </w:r>
      <w:del w:id="11744" w:author="GoldenCorpusHarness" w:date="2026-03-28T21:57:49Z">
        <w:r>
          <w:delText>rding to local regulatory requirements a</w:delText>
        </w:r>
      </w:del>
      <w:r>
        <w:t xml:space="preserve">nd </w:t>
      </w:r>
      <w:del w:id="11745" w:author="GoldenCorpusHarness" w:date="2026-03-28T21:57:49Z">
        <w:r>
          <w:delText>Sp</w:delText>
        </w:r>
      </w:del>
      <w:ins w:id="11746" w:author="GoldenCorpusHarness" w:date="2026-03-28T21:57:49Z">
        <w:r>
          <w:t>C</w:t>
        </w:r>
      </w:ins>
      <w:r>
        <w:t>o</w:t>
      </w:r>
      <w:del w:id="11747" w:author="GoldenCorpusHarness" w:date="2026-03-28T21:57:49Z">
        <w:r>
          <w:delText>nsor policy and forwarded to investigato</w:delText>
        </w:r>
      </w:del>
      <w:ins w:id="11748" w:author="GoldenCorpusHarness" w:date="2026-03-28T21:57:49Z">
        <w:r>
          <w:t>u</w:t>
        </w:r>
      </w:ins>
      <w:r>
        <w:t>rs</w:t>
      </w:r>
      <w:del w:id="11749" w:author="GoldenCorpusHarness" w:date="2026-03-28T21:57:49Z">
        <w:r>
          <w:delText xml:space="preserve"> as n</w:delText>
        </w:r>
      </w:del>
      <w:r>
        <w:t>e</w:t>
      </w:r>
      <w:del w:id="11750" w:author="GoldenCorpusHarness" w:date="2026-03-28T21:57:49Z">
        <w:r>
          <w:delText>cessary.</w:delText>
        </w:r>
      </w:del>
    </w:p>
    <w:p ns2:paraId="072638A5" ns2:textId="563CC265" w:rsidR="00BC1EB4" w:rsidRPr="00C46D98" w:rsidRDefault="00C46D98" w:rsidP="00C46D98">
      <w:pPr>
        <w:pStyle w:val="Paragraph0"/>
      </w:pPr>
      <w:del w:id="11751" w:author="GoldenCorpusHarness" w:date="2026-03-28T21:57:49Z">
        <w:r>
          <w:delText>An investigat</w:delText>
        </w:r>
      </w:del>
      <w:r>
        <w:t xml:space="preserve">or </w:t>
      </w:r>
      <w:del w:id="11752" w:author="GoldenCorpusHarness" w:date="2026-03-28T21:57:49Z">
        <w:r>
          <w:delText>who receives a</w:delText>
        </w:r>
      </w:del>
      <w:r>
        <w:t>n</w:t>
      </w:r>
      <w:del w:id="11753" w:author="GoldenCorpusHarness" w:date="2026-03-28T21:57:49Z">
        <w:r>
          <w:delText xml:space="preserve"> investigator safety report describing an SAE or </w:delText>
        </w:r>
      </w:del>
      <w:r>
        <w:t>ot</w:t>
      </w:r>
      <w:del w:id="11754" w:author="GoldenCorpusHarness" w:date="2026-03-28T21:57:49Z">
        <w:r>
          <w:delText>her spec</w:delText>
        </w:r>
      </w:del>
      <w:r>
        <w:t>ific</w:t>
      </w:r>
      <w:del w:id="11755" w:author="GoldenCorpusHarness" w:date="2026-03-28T21:57:49Z">
        <w:r>
          <w:delText xml:space="preserve"> safety inform</w:delText>
        </w:r>
      </w:del>
      <w:r>
        <w:t xml:space="preserve">ation </w:t>
      </w:r>
      <w:del w:id="11756" w:author="GoldenCorpusHarness" w:date="2026-03-28T21:57:49Z">
        <w:r>
          <w:delText>(eg, summar</w:delText>
        </w:r>
      </w:del>
      <w:ins w:id="11757" w:author="GoldenCorpusHarness" w:date="2026-03-28T21:57:49Z">
        <w:r>
          <w:t>b</w:t>
        </w:r>
      </w:ins>
      <w:r>
        <w:t>y</w:t>
      </w:r>
      <w:del w:id="11758" w:author="GoldenCorpusHarness" w:date="2026-03-28T21:57:49Z">
        <w:r>
          <w:delText xml:space="preserve"> or listing of SAE) from</w:delText>
        </w:r>
      </w:del>
      <w:r>
        <w:t xml:space="preserve"> the Sponsor</w:t>
      </w:r>
      <w:ins w:id="11759" w:author="GoldenCorpusHarness" w:date="2026-03-28T21:57:49Z">
        <w:r>
          <w:t>,</w:t>
        </w:r>
      </w:ins>
      <w:r>
        <w:t xml:space="preserve"> w</w:t>
      </w:r>
      <w:ins w:id="11760" w:author="GoldenCorpusHarness" w:date="2026-03-28T21:57:49Z">
        <w:r>
          <w:t>h</w:t>
        </w:r>
      </w:ins>
      <w:r>
        <w:t>i</w:t>
      </w:r>
      <w:del w:id="11761" w:author="GoldenCorpusHarness" w:date="2026-03-28T21:57:49Z">
        <w:r>
          <w:delText>ll</w:delText>
        </w:r>
      </w:del>
      <w:ins w:id="11762" w:author="GoldenCorpusHarness" w:date="2026-03-28T21:57:49Z">
        <w:r>
          <w:t>chever occurs</w:t>
        </w:r>
      </w:ins>
      <w:r>
        <w:t xml:space="preserve"> fi</w:t>
      </w:r>
      <w:del w:id="11763" w:author="GoldenCorpusHarness" w:date="2026-03-28T21:57:49Z">
        <w:r>
          <w:delText>le i</w:delText>
        </w:r>
      </w:del>
      <w:ins w:id="11764" w:author="GoldenCorpusHarness" w:date="2026-03-28T21:57:49Z">
        <w:r>
          <w:t>rs</w:t>
        </w:r>
      </w:ins>
      <w:r>
        <w:t>t</w:t>
      </w:r>
      <w:del w:id="11765" w:author="GoldenCorpusHarness" w:date="2026-03-28T21:57:49Z">
        <w:r>
          <w:delText xml:space="preserve"> along with the IB and will notify the IRB/IEC, if appropriate according to local requirements.</w:delText>
        </w:r>
      </w:del>
    </w:p>
    <w:p ns2:paraId="6F172D63" ns2:textId="003CA96A" w:rsidR="00BC1EB4" w:rsidRDefault="00BC1EB4" w:rsidP="00BC1EB4">
      <w:pPr>
        <w:pStyle w:val="Heading3"/>
      </w:pPr>
      <w:del w:id="11766" w:author="GoldenCorpusHarness" w:date="2026-03-28T21:57:49Z">
        <w:r>
          <w:delText>Pregnancy and Exposure During Breastfeeding</w:delText>
        </w:r>
      </w:del>
    </w:p>
    <w:p ns2:paraId="527DE898" ns2:textId="77777777" w:rsidR="0069729C" w:rsidRPr="0069729C" w:rsidRDefault="002A2D87" w:rsidP="0069729C">
      <w:pPr>
        <w:pStyle w:val="Paragraph0"/>
      </w:pPr>
      <w:del w:id="11767" w:author="GoldenCorpusHarness" w:date="2026-03-28T21:57:49Z">
        <w:r>
          <w:delText>A</w:delText>
        </w:r>
      </w:del>
      <w:ins w:id="11768" w:author="GoldenCorpusHarness" w:date="2026-03-28T21:57:49Z">
        <w:r>
          <w:t>If participants discontinue study intervention, tumor scans are to be performed at discontinuation (±4-week window) un</w:t>
        </w:r>
      </w:ins>
      <w:r>
        <w:t>l</w:t>
      </w:r>
      <w:ins w:id="11769" w:author="GoldenCorpusHarness" w:date="2026-03-28T21:57:49Z">
        <w:r>
          <w:t>ess previous scans were obtained wi</w:t>
        </w:r>
      </w:ins>
      <w:r>
        <w:t>th</w:t>
      </w:r>
      <w:del w:id="11770" w:author="GoldenCorpusHarness" w:date="2026-03-28T21:57:49Z">
        <w:r>
          <w:delText>ou</w:delText>
        </w:r>
      </w:del>
      <w:ins w:id="11771" w:author="GoldenCorpusHarness" w:date="2026-03-28T21:57:49Z">
        <w:r>
          <w:t>in 4 weeks of discontinuation. If participants discontinue study intervention due to documented disease pro</w:t>
        </w:r>
      </w:ins>
      <w:r>
        <w:t>g</w:t>
      </w:r>
      <w:ins w:id="11772" w:author="GoldenCorpusHarness" w:date="2026-03-28T21:57:49Z">
        <w:r>
          <w:t>ression, t</w:t>
        </w:r>
      </w:ins>
      <w:r>
        <w:t>h</w:t>
      </w:r>
      <w:del w:id="11773" w:author="GoldenCorpusHarness" w:date="2026-03-28T21:57:49Z">
        <w:r>
          <w:delText xml:space="preserve"> pregnancy and infant exposure during breastfeeding are not considered AEs, any pregnancy or infant exposure during breastfeeding in a participant (spontaneous</w:delText>
        </w:r>
      </w:del>
      <w:ins w:id="11774" w:author="GoldenCorpusHarness" w:date="2026-03-28T21:57:49Z">
        <w:r>
          <w:t>is is the fina</w:t>
        </w:r>
      </w:ins>
      <w:r>
        <w:t>l</w:t>
      </w:r>
      <w:del w:id="11775" w:author="GoldenCorpusHarness" w:date="2026-03-28T21:57:49Z">
        <w:r>
          <w:delText>y reported to the investigator or their designee) that occurs during the study are reportable to the Sponsor</w:delText>
        </w:r>
      </w:del>
      <w:ins w:id="11776" w:author="GoldenCorpusHarness" w:date="2026-03-28T21:57:49Z">
        <w:r>
          <w:t xml:space="preserve"> required tumor scan</w:t>
        </w:r>
      </w:ins>
      <w:r>
        <w:t>.</w:t>
      </w:r>
    </w:p>
    <w:p ns2:paraId="4350EC21" ns2:textId="77777777" w:rsidR="0069729C" w:rsidRPr="0069729C" w:rsidRDefault="0069729C" w:rsidP="0069729C">
      <w:pPr>
        <w:pStyle w:val="Paragraph0"/>
      </w:pPr>
      <w:del w:id="11777" w:author="GoldenCorpusHarness" w:date="2026-03-28T21:57:49Z">
        <w:r>
          <w:delText>A</w:delText>
        </w:r>
      </w:del>
      <w:ins w:id="11778" w:author="GoldenCorpusHarness" w:date="2026-03-28T21:57:49Z">
        <w:r>
          <w:t>If participants discontinue study intervention without documented disease progression, every effort is to be made to monitor disease status by acquiring tumor scans every 6 weeks (42 days [±7 days]) unti</w:t>
        </w:r>
      </w:ins>
      <w:r>
        <w:t>l</w:t>
      </w:r>
      <w:del w:id="11779" w:author="GoldenCorpusHarness" w:date="2026-03-28T21:57:49Z">
        <w:r>
          <w:delText>l re</w:delText>
        </w:r>
      </w:del>
      <w:ins w:id="11780" w:author="GoldenCorpusHarness" w:date="2026-03-28T21:57:49Z">
        <w:r>
          <w:t xml:space="preserve"> the start of a new anticancer treatment, disease </w:t>
        </w:r>
      </w:ins>
      <w:r>
        <w:t>p</w:t>
      </w:r>
      <w:del w:id="11781" w:author="GoldenCorpusHarness" w:date="2026-03-28T21:57:49Z">
        <w:r>
          <w:delText>orted pre</w:delText>
        </w:r>
      </w:del>
      <w:ins w:id="11782" w:author="GoldenCorpusHarness" w:date="2026-03-28T21:57:49Z">
        <w:r>
          <w:t>ro</w:t>
        </w:r>
      </w:ins>
      <w:r>
        <w:t>g</w:t>
      </w:r>
      <w:del w:id="11783" w:author="GoldenCorpusHarness" w:date="2026-03-28T21:57:49Z">
        <w:r>
          <w:delText>nancies must be follo</w:delText>
        </w:r>
      </w:del>
      <w:ins w:id="11784" w:author="GoldenCorpusHarness" w:date="2026-03-28T21:57:49Z">
        <w:r>
          <w:t xml:space="preserve">ression, death, or the end of the study, </w:t>
        </w:r>
      </w:ins>
      <w:r>
        <w:t>w</w:t>
      </w:r>
      <w:del w:id="11785" w:author="GoldenCorpusHarness" w:date="2026-03-28T21:57:49Z">
        <w:r>
          <w:delText>ed to the completion/termination of the pregnancy</w:delText>
        </w:r>
      </w:del>
      <w:ins w:id="11786" w:author="GoldenCorpusHarness" w:date="2026-03-28T21:57:49Z">
        <w:r>
          <w:t>hichever occurs first</w:t>
        </w:r>
      </w:ins>
      <w:r>
        <w:t>.</w:t>
      </w:r>
    </w:p>
    <w:p ns2:paraId="127F90D2" ns2:textId="77777777" w:rsidR="0069729C" w:rsidRPr="0069729C" w:rsidRDefault="0069729C" w:rsidP="0069729C">
      <w:pPr>
        <w:pStyle w:val="Paragraph0"/>
      </w:pPr>
      <w:ins w:id="11787" w:author="GoldenCorpusHarness" w:date="2026-03-28T21:57:49Z">
        <w:r>
          <w:t xml:space="preserve">RECIST 1.1 </w:t>
        </w:r>
      </w:ins>
      <w:r>
        <w:t>A</w:t>
      </w:r>
      <w:ins w:id="11788" w:author="GoldenCorpusHarness" w:date="2026-03-28T21:57:49Z">
        <w:r>
          <w:t>ssessme</w:t>
        </w:r>
      </w:ins>
      <w:r>
        <w:t>n</w:t>
      </w:r>
      <w:del w:id="11789" w:author="GoldenCorpusHarness" w:date="2026-03-28T21:57:49Z">
        <w:r>
          <w:delText>y</w:delText>
        </w:r>
      </w:del>
      <w:ins w:id="11790" w:author="GoldenCorpusHarness" w:date="2026-03-28T21:57:49Z">
        <w:r>
          <w:t>t</w:t>
        </w:r>
      </w:ins>
      <w:r>
        <w:t xml:space="preserve"> </w:t>
      </w:r>
      <w:del w:id="11791" w:author="GoldenCorpusHarness" w:date="2026-03-28T21:57:49Z">
        <w:r>
          <w:delText>pr</w:delText>
        </w:r>
      </w:del>
      <w:ins w:id="11792" w:author="GoldenCorpusHarness" w:date="2026-03-28T21:57:49Z">
        <w:r>
          <w:t>of Dis</w:t>
        </w:r>
      </w:ins>
      <w:r>
        <w:t>e</w:t>
      </w:r>
      <w:del w:id="11793" w:author="GoldenCorpusHarness" w:date="2026-03-28T21:57:49Z">
        <w:r>
          <w:delText xml:space="preserve">gnancy complication will be reported </w:delText>
        </w:r>
      </w:del>
      <w:r>
        <w:t>as</w:t>
      </w:r>
      <w:del w:id="11794" w:author="GoldenCorpusHarness" w:date="2026-03-28T21:57:49Z">
        <w:r>
          <w:delText xml:space="preserve"> an AE or SAE.</w:delText>
        </w:r>
      </w:del>
      <w:ins w:id="11795" w:author="GoldenCorpusHarness" w:date="2026-03-28T21:57:49Z">
        <w:r>
          <w:t>e</w:t>
        </w:r>
      </w:ins>
    </w:p>
    <w:p ns2:paraId="42E3922B" ns2:textId="77777777" w:rsidR="0069729C" w:rsidRPr="0069729C" w:rsidRDefault="0069729C" w:rsidP="0069729C">
      <w:pPr>
        <w:pStyle w:val="Paragraph0"/>
      </w:pPr>
      <w:del w:id="11796" w:author="GoldenCorpusHarness" w:date="2026-03-28T21:57:49Z">
        <w:r>
          <w:delText>The medical reason (example</w:delText>
        </w:r>
      </w:del>
      <w:ins w:id="11797" w:author="GoldenCorpusHarness" w:date="2026-03-28T21:57:49Z">
        <w:r>
          <w:t>As of Amendment 05</w:t>
        </w:r>
      </w:ins>
      <w:r>
        <w:t xml:space="preserve">: </w:t>
      </w:r>
      <w:del w:id="11798" w:author="GoldenCorpusHarness" w:date="2026-03-28T21:57:49Z">
        <w:r>
          <w:delText>maternal health or fetal disease) for an electi</w:delText>
        </w:r>
      </w:del>
      <w:ins w:id="11799" w:author="GoldenCorpusHarness" w:date="2026-03-28T21:57:49Z">
        <w:r>
          <w:t>Central tumor response assessments will be discontinued. Imaging scans will no longer be submitted to the iCRO nor read by BICR. Howe</w:t>
        </w:r>
      </w:ins>
      <w:r>
        <w:t>ve</w:t>
      </w:r>
      <w:del w:id="11800" w:author="GoldenCorpusHarness" w:date="2026-03-28T21:57:49Z">
        <w:r>
          <w:delText xml:space="preserve"> termination of a pregnancy will be reported as an AE or SAE</w:delText>
        </w:r>
      </w:del>
      <w:ins w:id="11801" w:author="GoldenCorpusHarness" w:date="2026-03-28T21:57:49Z">
        <w:r>
          <w:t>r, participants in China will continue to have BICR tumor response assessments and will continue to submit scans to the iCRO</w:t>
        </w:r>
      </w:ins>
      <w:r>
        <w:t>.</w:t>
      </w:r>
      <w:del w:id="11802" w:author="GoldenCorpusHarness" w:date="2026-03-28T21:57:49Z">
        <w:r>
          <w:delText xml:space="preserve"> Prenatal testing showing fetus will be born with severe abnormalities/congenital anomalies that leads to an elective termination of a pregnancy will be reported as an SAE for the fetus.</w:delText>
        </w:r>
      </w:del>
    </w:p>
    <w:p ns2:paraId="605F0647" ns2:textId="2F6B5935" w:rsidR="00901674" w:rsidRDefault="0069729C" w:rsidP="0069729C">
      <w:pPr>
        <w:pStyle w:val="Paragraph0"/>
      </w:pPr>
      <w:del w:id="11803" w:author="GoldenCorpusHarness" w:date="2026-03-28T21:57:49Z">
        <w:r>
          <w:delText>Pregnanc</w:delText>
        </w:r>
      </w:del>
      <w:ins w:id="11804" w:author="GoldenCorpusHarness" w:date="2026-03-28T21:57:49Z">
        <w:r>
          <w:t>RECIST 1.1 will be used as the primar</w:t>
        </w:r>
      </w:ins>
      <w:r>
        <w:t xml:space="preserve">y </w:t>
      </w:r>
      <w:del w:id="11805" w:author="GoldenCorpusHarness" w:date="2026-03-28T21:57:49Z">
        <w:r>
          <w:delText>outcomes of ectopic pregnanc</w:delText>
        </w:r>
      </w:del>
      <w:ins w:id="11806" w:author="GoldenCorpusHarness" w:date="2026-03-28T21:57:49Z">
        <w:r>
          <w:t>measure for assessment of tumor response, date of disease progression, and as a basis for all protocol guidelines related to disease status (eg, discontinuation of stud</w:t>
        </w:r>
      </w:ins>
      <w:r>
        <w:t>y</w:t>
      </w:r>
      <w:del w:id="11807" w:author="GoldenCorpusHarness" w:date="2026-03-28T21:57:49Z">
        <w:r>
          <w:delText>, spontaneous abortion, missed abortion, benign hydatidiform mole, blighted o</w:delText>
        </w:r>
      </w:del>
      <w:ins w:id="11808" w:author="GoldenCorpusHarness" w:date="2026-03-28T21:57:49Z">
        <w:r>
          <w:t xml:space="preserve"> inter</w:t>
        </w:r>
      </w:ins>
      <w:r>
        <w:t>v</w:t>
      </w:r>
      <w:del w:id="11809" w:author="GoldenCorpusHarness" w:date="2026-03-28T21:57:49Z">
        <w:r>
          <w:delText>um, fetal death, intrauterine death, miscarriage, and stillbirth must be reported as serious events (Important Medical Events</w:delText>
        </w:r>
      </w:del>
      <w:ins w:id="11810" w:author="GoldenCorpusHarness" w:date="2026-03-28T21:57:49Z">
        <w:r>
          <w:t>ention</w:t>
        </w:r>
      </w:ins>
      <w:r>
        <w:t xml:space="preserve">). </w:t>
      </w:r>
      <w:ins w:id="11811" w:author="GoldenCorpusHarness" w:date="2026-03-28T21:57:49Z">
        <w:r>
          <w:t>Although REC</w:t>
        </w:r>
      </w:ins>
      <w:r>
        <w:t>I</w:t>
      </w:r>
      <w:del w:id="11812" w:author="GoldenCorpusHarness" w:date="2026-03-28T21:57:49Z">
        <w:r>
          <w:delText>f</w:delText>
        </w:r>
      </w:del>
      <w:ins w:id="11813" w:author="GoldenCorpusHarness" w:date="2026-03-28T21:57:49Z">
        <w:r>
          <w:t>ST 1.1 references a maximum of 5 target lesions in total and 2 per organ,</w:t>
        </w:r>
      </w:ins>
      <w:r>
        <w:t xml:space="preserve"> th</w:t>
      </w:r>
      <w:del w:id="11814" w:author="GoldenCorpusHarness" w:date="2026-03-28T21:57:49Z">
        <w:r>
          <w:delText>e pregnanc</w:delText>
        </w:r>
      </w:del>
      <w:ins w:id="11815" w:author="GoldenCorpusHarness" w:date="2026-03-28T21:57:49Z">
        <w:r>
          <w:t>is protocol allows a maximum of 10 target lesions in total and 5 per organ, if clinicall</w:t>
        </w:r>
      </w:ins>
      <w:r>
        <w:t xml:space="preserve">y </w:t>
      </w:r>
      <w:del w:id="11816" w:author="GoldenCorpusHarness" w:date="2026-03-28T21:57:49Z">
        <w:r>
          <w:delText xml:space="preserve">continues to term, the outcome (health of infant) must also </w:delText>
        </w:r>
      </w:del>
      <w:ins w:id="11817" w:author="GoldenCorpusHarness" w:date="2026-03-28T21:57:49Z">
        <w:r>
          <w:t>relevant to ena</w:t>
        </w:r>
      </w:ins>
      <w:r>
        <w:t>b</w:t>
      </w:r>
      <w:del w:id="11818" w:author="GoldenCorpusHarness" w:date="2026-03-28T21:57:49Z">
        <w:r>
          <w:delText>e reported</w:delText>
        </w:r>
      </w:del>
      <w:ins w:id="11819" w:author="GoldenCorpusHarness" w:date="2026-03-28T21:57:49Z">
        <w:r>
          <w:t>le a broader sampling of tumor burden</w:t>
        </w:r>
      </w:ins>
      <w:r>
        <w:t>.</w:t>
      </w:r>
    </w:p>
    <w:p ns2:paraId="30D42AC5" ns2:textId="49A4409A" w:rsidR="00901674" w:rsidRDefault="00D55D77" w:rsidP="00901674">
      <w:pPr>
        <w:pStyle w:val="Heading3"/>
      </w:pPr>
      <w:del w:id="11820" w:author="GoldenCorpusHarness" w:date="2026-03-28T21:57:49Z">
        <w:r>
          <w:delText>Disease</w:delText>
        </w:r>
      </w:del>
      <w:ins w:id="11821" w:author="GoldenCorpusHarness" w:date="2026-03-28T21:57:49Z">
        <w:r>
          <w:t>Upon investigator</w:t>
        </w:r>
      </w:ins>
      <w:r>
        <w:t>-</w:t>
      </w:r>
      <w:del w:id="11822" w:author="GoldenCorpusHarness" w:date="2026-03-28T21:57:49Z">
        <w:r>
          <w:delText>related E</w:delText>
        </w:r>
      </w:del>
      <w:ins w:id="11823" w:author="GoldenCorpusHarness" w:date="2026-03-28T21:57:49Z">
        <w:r>
          <w:t>assessed disease progression, the indicati</w:t>
        </w:r>
      </w:ins>
      <w:r>
        <w:t>ve</w:t>
      </w:r>
      <w:del w:id="11824" w:author="GoldenCorpusHarness" w:date="2026-03-28T21:57:49Z">
        <w:r>
          <w:delText>nts and</w:delText>
        </w:r>
      </w:del>
      <w:ins w:id="11825" w:author="GoldenCorpusHarness" w:date="2026-03-28T21:57:49Z">
        <w:r>
          <w:t xml:space="preserve"> scan(s) is</w:t>
        </w:r>
      </w:ins>
      <w:r>
        <w:t>/</w:t>
      </w:r>
      <w:del w:id="11826" w:author="GoldenCorpusHarness" w:date="2026-03-28T21:57:49Z">
        <w:r>
          <w:delText xml:space="preserve">or Disease-related </w:delText>
        </w:r>
      </w:del>
      <w:ins w:id="11827" w:author="GoldenCorpusHarness" w:date="2026-03-28T21:57:49Z">
        <w:r>
          <w:t>are to be submitted immediately to iCR</w:t>
        </w:r>
      </w:ins>
      <w:r>
        <w:t>O</w:t>
      </w:r>
      <w:ins w:id="11828" w:author="GoldenCorpusHarness" w:date="2026-03-28T21:57:49Z">
        <w:r>
          <w:t xml:space="preserve"> for BICR verification of progression. After s</w:t>
        </w:r>
      </w:ins>
      <w:r>
        <w:t>u</w:t>
      </w:r>
      <w:del w:id="11829" w:author="GoldenCorpusHarness" w:date="2026-03-28T21:57:49Z">
        <w:r>
          <w:delText>tcomes Not Qualifying as AEs or</w:delText>
        </w:r>
      </w:del>
      <w:ins w:id="11830" w:author="GoldenCorpusHarness" w:date="2026-03-28T21:57:49Z">
        <w:r>
          <w:t>bmission of scan(s), the iCRO will email the assessment to the site and</w:t>
        </w:r>
      </w:ins>
      <w:r>
        <w:t xml:space="preserve"> S</w:t>
      </w:r>
      <w:del w:id="11831" w:author="GoldenCorpusHarness" w:date="2026-03-28T21:57:49Z">
        <w:r>
          <w:delText>AEs</w:delText>
        </w:r>
      </w:del>
      <w:ins w:id="11832" w:author="GoldenCorpusHarness" w:date="2026-03-28T21:57:49Z">
        <w:r>
          <w:t>ponsor.</w:t>
        </w:r>
      </w:ins>
    </w:p>
    <w:p ns2:paraId="635BF5B2" ns2:textId="2296169C" w:rsidR="00876D4A" w:rsidRDefault="00876D4A" w:rsidP="00876D4A">
      <w:pPr>
        <w:pStyle w:val="Paragraph0"/>
      </w:pPr>
      <w:del w:id="11833" w:author="GoldenCorpusHarness" w:date="2026-03-28T21:57:49Z">
        <w:r>
          <w:delText>E</w:delText>
        </w:r>
      </w:del>
      <w:ins w:id="11834" w:author="GoldenCorpusHarness" w:date="2026-03-28T21:57:49Z">
        <w:r>
          <w:t>I</w:t>
        </w:r>
      </w:ins>
      <w:r>
        <w:t>f</w:t>
      </w:r>
      <w:ins w:id="11835" w:author="GoldenCorpusHarness" w:date="2026-03-28T21:57:49Z">
        <w:r>
          <w:t xml:space="preserve"> disease progression is not veri</w:t>
        </w:r>
      </w:ins>
      <w:r>
        <w:t>fi</w:t>
      </w:r>
      <w:ins w:id="11836" w:author="GoldenCorpusHarness" w:date="2026-03-28T21:57:49Z">
        <w:r>
          <w:t>ed, the pro</w:t>
        </w:r>
      </w:ins>
      <w:r>
        <w:t>c</w:t>
      </w:r>
      <w:del w:id="11837" w:author="GoldenCorpusHarness" w:date="2026-03-28T21:57:49Z">
        <w:r>
          <w:delText>a</w:delText>
        </w:r>
      </w:del>
      <w:ins w:id="11838" w:author="GoldenCorpusHarness" w:date="2026-03-28T21:57:49Z">
        <w:r>
          <w:t xml:space="preserve">ess </w:t>
        </w:r>
      </w:ins>
      <w:r>
        <w:t>c</w:t>
      </w:r>
      <w:del w:id="11839" w:author="GoldenCorpusHarness" w:date="2026-03-28T21:57:49Z">
        <w:r>
          <w:delText>y e</w:delText>
        </w:r>
      </w:del>
      <w:ins w:id="11840" w:author="GoldenCorpusHarness" w:date="2026-03-28T21:57:49Z">
        <w:r>
          <w:t>o</w:t>
        </w:r>
      </w:ins>
      <w:r>
        <w:t>n</w:t>
      </w:r>
      <w:del w:id="11841" w:author="GoldenCorpusHarness" w:date="2026-03-28T21:57:49Z">
        <w:r>
          <w:delText>dpo</w:delText>
        </w:r>
      </w:del>
      <w:ins w:id="11842" w:author="GoldenCorpusHarness" w:date="2026-03-28T21:57:49Z">
        <w:r>
          <w:t>t</w:t>
        </w:r>
      </w:ins>
      <w:r>
        <w:t>in</w:t>
      </w:r>
      <w:del w:id="11843" w:author="GoldenCorpusHarness" w:date="2026-03-28T21:57:49Z">
        <w:r>
          <w:delText>t</w:delText>
        </w:r>
      </w:del>
      <w:ins w:id="11844" w:author="GoldenCorpusHarness" w:date="2026-03-28T21:57:49Z">
        <w:r>
          <w:t>ue</w:t>
        </w:r>
      </w:ins>
      <w:r>
        <w:t xml:space="preserve">s as </w:t>
      </w:r>
      <w:ins w:id="11845" w:author="GoldenCorpusHarness" w:date="2026-03-28T21:57:49Z">
        <w:r>
          <w:t>f</w:t>
        </w:r>
      </w:ins>
      <w:r>
        <w:t>o</w:t>
      </w:r>
      <w:del w:id="11846" w:author="GoldenCorpusHarness" w:date="2026-03-28T21:57:49Z">
        <w:r>
          <w:delText>utlined in this section wi</w:delText>
        </w:r>
      </w:del>
      <w:r>
        <w:t>ll</w:t>
      </w:r>
      <w:del w:id="11847" w:author="GoldenCorpusHarness" w:date="2026-03-28T21:57:49Z">
        <w:r>
          <w:delText xml:space="preserve"> n</w:delText>
        </w:r>
      </w:del>
      <w:r>
        <w:t>o</w:t>
      </w:r>
      <w:del w:id="11848" w:author="GoldenCorpusHarness" w:date="2026-03-28T21:57:49Z">
        <w:r>
          <w:delText>t be reported to the Spon</w:delText>
        </w:r>
      </w:del>
      <w:ins w:id="11849" w:author="GoldenCorpusHarness" w:date="2026-03-28T21:57:49Z">
        <w:r>
          <w:t>w</w:t>
        </w:r>
      </w:ins>
      <w:r>
        <w:t>s</w:t>
      </w:r>
      <w:del w:id="11850" w:author="GoldenCorpusHarness" w:date="2026-03-28T21:57:49Z">
        <w:r>
          <w:delText>or as described in Section 8.4.</w:delText>
        </w:r>
      </w:del>
      <w:ins w:id="11851" w:author="GoldenCorpusHarness" w:date="2026-03-28T21:57:49Z">
        <w:r>
          <w:t>:</w:t>
        </w:r>
      </w:ins>
    </w:p>
    <w:p ns2:paraId="59ED8EB2" ns2:textId="77777777" w:rsidR="00876D4A" w:rsidRDefault="00876D4A" w:rsidP="00876D4A">
      <w:pPr>
        <w:pStyle w:val="Paragraph0"/>
      </w:pPr>
      <w:del w:id="11852" w:author="GoldenCorpusHarness" w:date="2026-03-28T21:57:49Z">
        <w:r>
          <w:delText>S</w:delText>
        </w:r>
      </w:del>
      <w:ins w:id="11853" w:author="GoldenCorpusHarness" w:date="2026-03-28T21:57:49Z">
        <w:r>
          <w:t xml:space="preserve">If </w:t>
        </w:r>
      </w:ins>
      <w:r>
        <w:t>p</w:t>
      </w:r>
      <w:del w:id="11854" w:author="GoldenCorpusHarness" w:date="2026-03-28T21:57:49Z">
        <w:r>
          <w:delText>e</w:delText>
        </w:r>
      </w:del>
      <w:ins w:id="11855" w:author="GoldenCorpusHarness" w:date="2026-03-28T21:57:49Z">
        <w:r>
          <w:t>arti</w:t>
        </w:r>
      </w:ins>
      <w:r>
        <w:t>ci</w:t>
      </w:r>
      <w:del w:id="11856" w:author="GoldenCorpusHarness" w:date="2026-03-28T21:57:49Z">
        <w:r>
          <w:delText>f</w:delText>
        </w:r>
      </w:del>
      <w:ins w:id="11857" w:author="GoldenCorpusHarness" w:date="2026-03-28T21:57:49Z">
        <w:r>
          <w:t>pant is clin</w:t>
        </w:r>
      </w:ins>
      <w:r>
        <w:t>ically</w:t>
      </w:r>
      <w:del w:id="11858" w:author="GoldenCorpusHarness" w:date="2026-03-28T21:57:49Z">
        <w:r>
          <w:delText>, the</w:delText>
        </w:r>
      </w:del>
      <w:r>
        <w:t xml:space="preserve"> s</w:t>
      </w:r>
      <w:del w:id="11859" w:author="GoldenCorpusHarness" w:date="2026-03-28T21:57:49Z">
        <w:r>
          <w:delText>usp</w:delText>
        </w:r>
      </w:del>
      <w:ins w:id="11860" w:author="GoldenCorpusHarness" w:date="2026-03-28T21:57:49Z">
        <w:r>
          <w:t>tabl</w:t>
        </w:r>
      </w:ins>
      <w:r>
        <w:t>e</w:t>
      </w:r>
      <w:del w:id="11861" w:author="GoldenCorpusHarness" w:date="2026-03-28T21:57:49Z">
        <w:r>
          <w:delText>cted/actual events</w:delText>
        </w:r>
      </w:del>
      <w:ins w:id="11862" w:author="GoldenCorpusHarness" w:date="2026-03-28T21:57:49Z">
        <w:r>
          <w:t>,</w:t>
        </w:r>
      </w:ins>
      <w:r>
        <w:t xml:space="preserve"> co</w:t>
      </w:r>
      <w:del w:id="11863" w:author="GoldenCorpusHarness" w:date="2026-03-28T21:57:49Z">
        <w:r>
          <w:delText xml:space="preserve">vered </w:delText>
        </w:r>
      </w:del>
      <w:ins w:id="11864" w:author="GoldenCorpusHarness" w:date="2026-03-28T21:57:49Z">
        <w:r>
          <w:t>nt</w:t>
        </w:r>
      </w:ins>
      <w:r>
        <w:t>in</w:t>
      </w:r>
      <w:del w:id="11865" w:author="GoldenCorpusHarness" w:date="2026-03-28T21:57:49Z">
        <w:r>
          <w:delText xml:space="preserve"> this </w:delText>
        </w:r>
      </w:del>
      <w:ins w:id="11866" w:author="GoldenCorpusHarness" w:date="2026-03-28T21:57:49Z">
        <w:r>
          <w:t>u</w:t>
        </w:r>
      </w:ins>
      <w:r>
        <w:t>e</w:t>
      </w:r>
      <w:del w:id="11867" w:author="GoldenCorpusHarness" w:date="2026-03-28T21:57:49Z">
        <w:r>
          <w:delText>xception include any event that is disease progression of the cancer under</w:delText>
        </w:r>
      </w:del>
      <w:r>
        <w:t xml:space="preserve"> study</w:t>
      </w:r>
      <w:del w:id="11868" w:author="GoldenCorpusHarness" w:date="2026-03-28T21:57:49Z">
        <w:r>
          <w:delText>.</w:delText>
        </w:r>
      </w:del>
      <w:ins w:id="11869" w:author="GoldenCorpusHarness" w:date="2026-03-28T21:57:49Z">
        <w:r>
          <w:t xml:space="preserve"> intervention per protocol</w:t>
        </w:r>
      </w:ins>
    </w:p>
    <w:p ns2:paraId="00E89BF0" ns2:textId="007465B5" w:rsidR="00901674" w:rsidRDefault="00876D4A" w:rsidP="00901674">
      <w:pPr>
        <w:pStyle w:val="Paragraph0"/>
      </w:pPr>
      <w:del w:id="11870" w:author="GoldenCorpusHarness" w:date="2026-03-28T21:57:49Z">
        <w:r>
          <w:delText>T</w:delText>
        </w:r>
      </w:del>
      <w:ins w:id="11871" w:author="GoldenCorpusHarness" w:date="2026-03-28T21:57:49Z">
        <w:r>
          <w:t>continue scans per protocol sc</w:t>
        </w:r>
      </w:ins>
      <w:r>
        <w:t>he</w:t>
      </w:r>
      <w:del w:id="11872" w:author="GoldenCorpusHarness" w:date="2026-03-28T21:57:49Z">
        <w:r>
          <w:delText xml:space="preserve"> Sponsor wi</w:delText>
        </w:r>
      </w:del>
      <w:ins w:id="11873" w:author="GoldenCorpusHarness" w:date="2026-03-28T21:57:49Z">
        <w:r>
          <w:t>du</w:t>
        </w:r>
      </w:ins>
      <w:r>
        <w:t>l</w:t>
      </w:r>
      <w:del w:id="11874" w:author="GoldenCorpusHarness" w:date="2026-03-28T21:57:49Z">
        <w:r>
          <w:delText>l monitor aggregated efficacy endpoint events and safety data to ensur</w:delText>
        </w:r>
      </w:del>
      <w:r>
        <w:t xml:space="preserve">e </w:t>
      </w:r>
      <w:ins w:id="11875" w:author="GoldenCorpusHarness" w:date="2026-03-28T21:57:49Z">
        <w:r>
          <w:t>(</w:t>
        </w:r>
      </w:ins>
      <w:r>
        <w:t xml:space="preserve">the </w:t>
      </w:r>
      <w:ins w:id="11876" w:author="GoldenCorpusHarness" w:date="2026-03-28T21:57:49Z">
        <w:r>
          <w:t xml:space="preserve">next </w:t>
        </w:r>
      </w:ins>
      <w:r>
        <w:t>s</w:t>
      </w:r>
      <w:del w:id="11877" w:author="GoldenCorpusHarness" w:date="2026-03-28T21:57:49Z">
        <w:r>
          <w:delText>afety of t</w:delText>
        </w:r>
      </w:del>
      <w:ins w:id="11878" w:author="GoldenCorpusHarness" w:date="2026-03-28T21:57:49Z">
        <w:r>
          <w:t>c</w:t>
        </w:r>
      </w:ins>
      <w:r>
        <w:t>he</w:t>
      </w:r>
      <w:ins w:id="11879" w:author="GoldenCorpusHarness" w:date="2026-03-28T21:57:49Z">
        <w:r>
          <w:t>duled</w:t>
        </w:r>
      </w:ins>
      <w:r>
        <w:t xml:space="preserve"> </w:t>
      </w:r>
      <w:del w:id="11880" w:author="GoldenCorpusHarness" w:date="2026-03-28T21:57:49Z">
        <w:r>
          <w:delText>parti</w:delText>
        </w:r>
      </w:del>
      <w:ins w:id="11881" w:author="GoldenCorpusHarness" w:date="2026-03-28T21:57:49Z">
        <w:r>
          <w:t>s</w:t>
        </w:r>
      </w:ins>
      <w:r>
        <w:t>c</w:t>
      </w:r>
      <w:del w:id="11882" w:author="GoldenCorpusHarness" w:date="2026-03-28T21:57:49Z">
        <w:r>
          <w:delText>ip</w:delText>
        </w:r>
      </w:del>
      <w:r>
        <w:t>an</w:t>
      </w:r>
      <w:del w:id="11883" w:author="GoldenCorpusHarness" w:date="2026-03-28T21:57:49Z">
        <w:r>
          <w:delText>t</w:delText>
        </w:r>
      </w:del>
      <w:ins w:id="11884" w:author="GoldenCorpusHarness" w:date="2026-03-28T21:57:49Z">
        <w:r>
          <w:t xml:space="preserve"> should be ≥4 week</w:t>
        </w:r>
      </w:ins>
      <w:r>
        <w:t xml:space="preserve">s </w:t>
      </w:r>
      <w:del w:id="11885" w:author="GoldenCorpusHarness" w:date="2026-03-28T21:57:49Z">
        <w:r>
          <w:delText>i</w:delText>
        </w:r>
      </w:del>
      <w:ins w:id="11886" w:author="GoldenCorpusHarness" w:date="2026-03-28T21:57:49Z">
        <w:r>
          <w:t>from most recent sca</w:t>
        </w:r>
      </w:ins>
      <w:r>
        <w:t xml:space="preserve">n </w:t>
      </w:r>
      <w:del w:id="11887" w:author="GoldenCorpusHarness" w:date="2026-03-28T21:57:49Z">
        <w:r>
          <w:delText>th</w:delText>
        </w:r>
      </w:del>
      <w:ins w:id="11888" w:author="GoldenCorpusHarness" w:date="2026-03-28T21:57:49Z">
        <w:r>
          <w:t>acquir</w:t>
        </w:r>
      </w:ins>
      <w:r>
        <w:t>e</w:t>
      </w:r>
      <w:del w:id="11889" w:author="GoldenCorpusHarness" w:date="2026-03-28T21:57:49Z">
        <w:r>
          <w:delText xml:space="preserve"> stu</w:delText>
        </w:r>
      </w:del>
      <w:r>
        <w:t>d</w:t>
      </w:r>
      <w:del w:id="11890" w:author="GoldenCorpusHarness" w:date="2026-03-28T21:57:49Z">
        <w:r>
          <w:delText xml:space="preserve">y. </w:delText>
        </w:r>
      </w:del>
      <w:ins w:id="11891" w:author="GoldenCorpusHarness" w:date="2026-03-28T21:57:49Z">
        <w:r>
          <w:t>)</w:t>
        </w:r>
      </w:ins>
    </w:p>
    <w:p ns2:paraId="59BFB3CC" ns2:textId="0CBB1E0C" w:rsidR="00901674" w:rsidRDefault="00901674" w:rsidP="00901674">
      <w:pPr>
        <w:pStyle w:val="Heading3"/>
      </w:pPr>
      <w:del w:id="11892" w:author="GoldenCorpusHarness" w:date="2026-03-28T21:57:49Z">
        <w:r>
          <w:delText>Ev</w:delText>
        </w:r>
      </w:del>
      <w:ins w:id="11893" w:author="GoldenCorpusHarness" w:date="2026-03-28T21:57:49Z">
        <w:r>
          <w:t>s</w:t>
        </w:r>
      </w:ins>
      <w:r>
        <w:t>en</w:t>
      </w:r>
      <w:del w:id="11894" w:author="GoldenCorpusHarness" w:date="2026-03-28T21:57:49Z">
        <w:r>
          <w:delText>t</w:delText>
        </w:r>
      </w:del>
      <w:ins w:id="11895" w:author="GoldenCorpusHarness" w:date="2026-03-28T21:57:49Z">
        <w:r>
          <w:t>d scan</w:t>
        </w:r>
      </w:ins>
      <w:r>
        <w:t xml:space="preserve">s </w:t>
      </w:r>
      <w:ins w:id="11896" w:author="GoldenCorpusHarness" w:date="2026-03-28T21:57:49Z">
        <w:r>
          <w:t>t</w:t>
        </w:r>
      </w:ins>
      <w:r>
        <w:t>o</w:t>
      </w:r>
      <w:del w:id="11897" w:author="GoldenCorpusHarness" w:date="2026-03-28T21:57:49Z">
        <w:r>
          <w:delText>f</w:delText>
        </w:r>
      </w:del>
      <w:r>
        <w:t xml:space="preserve"> </w:t>
      </w:r>
      <w:ins w:id="11898" w:author="GoldenCorpusHarness" w:date="2026-03-28T21:57:49Z">
        <w:r>
          <w:t>i</w:t>
        </w:r>
      </w:ins>
      <w:r>
        <w:t>C</w:t>
      </w:r>
      <w:del w:id="11899" w:author="GoldenCorpusHarness" w:date="2026-03-28T21:57:49Z">
        <w:r>
          <w:delText>linical Interest</w:delText>
        </w:r>
      </w:del>
      <w:ins w:id="11900" w:author="GoldenCorpusHarness" w:date="2026-03-28T21:57:49Z">
        <w:r>
          <w:t>RO</w:t>
        </w:r>
      </w:ins>
    </w:p>
    <w:p ns2:paraId="26A040D8" ns2:textId="322963E0" w:rsidR="00D80FE3" w:rsidRDefault="00D80FE3" w:rsidP="005B7718">
      <w:pPr>
        <w:pStyle w:val="Paragraph0"/>
      </w:pPr>
      <w:del w:id="11901" w:author="GoldenCorpusHarness" w:date="2026-03-28T21:57:49Z">
        <w:r>
          <w:delText>Sele</w:delText>
        </w:r>
      </w:del>
      <w:r>
        <w:t>c</w:t>
      </w:r>
      <w:del w:id="11902" w:author="GoldenCorpusHarness" w:date="2026-03-28T21:57:49Z">
        <w:r>
          <w:delText>ted n</w:delText>
        </w:r>
      </w:del>
      <w:r>
        <w:t>on</w:t>
      </w:r>
      <w:del w:id="11903" w:author="GoldenCorpusHarness" w:date="2026-03-28T21:57:49Z">
        <w:r>
          <w:delText>ser</w:delText>
        </w:r>
      </w:del>
      <w:ins w:id="11904" w:author="GoldenCorpusHarness" w:date="2026-03-28T21:57:49Z">
        <w:r>
          <w:t>t</w:t>
        </w:r>
      </w:ins>
      <w:r>
        <w:t>i</w:t>
      </w:r>
      <w:del w:id="11905" w:author="GoldenCorpusHarness" w:date="2026-03-28T21:57:49Z">
        <w:r>
          <w:delText>o</w:delText>
        </w:r>
      </w:del>
      <w:ins w:id="11906" w:author="GoldenCorpusHarness" w:date="2026-03-28T21:57:49Z">
        <w:r>
          <w:t>n</w:t>
        </w:r>
      </w:ins>
      <w:r>
        <w:t>u</w:t>
      </w:r>
      <w:del w:id="11907" w:author="GoldenCorpusHarness" w:date="2026-03-28T21:57:49Z">
        <w:r>
          <w:delText>s and SAEs ar</w:delText>
        </w:r>
      </w:del>
      <w:r>
        <w:t xml:space="preserve">e </w:t>
      </w:r>
      <w:ins w:id="11908" w:author="GoldenCorpusHarness" w:date="2026-03-28T21:57:49Z">
        <w:r>
          <w:t>loc</w:t>
        </w:r>
      </w:ins>
      <w:r>
        <w:t>al</w:t>
      </w:r>
      <w:del w:id="11909" w:author="GoldenCorpusHarness" w:date="2026-03-28T21:57:49Z">
        <w:r>
          <w:delText>so known</w:delText>
        </w:r>
      </w:del>
      <w:r>
        <w:t xml:space="preserve"> as</w:t>
      </w:r>
      <w:del w:id="11910" w:author="GoldenCorpusHarness" w:date="2026-03-28T21:57:49Z">
        <w:r>
          <w:delText xml:space="preserve"> ECI</w:delText>
        </w:r>
      </w:del>
      <w:r>
        <w:t>s</w:t>
      </w:r>
      <w:del w:id="11911" w:author="GoldenCorpusHarness" w:date="2026-03-28T21:57:49Z">
        <w:r>
          <w:delText xml:space="preserve"> a</w:delText>
        </w:r>
      </w:del>
      <w:ins w:id="11912" w:author="GoldenCorpusHarness" w:date="2026-03-28T21:57:49Z">
        <w:r>
          <w:t>essme</w:t>
        </w:r>
      </w:ins>
      <w:r>
        <w:t>n</w:t>
      </w:r>
      <w:del w:id="11913" w:author="GoldenCorpusHarness" w:date="2026-03-28T21:57:49Z">
        <w:r>
          <w:delText>d mus</w:delText>
        </w:r>
      </w:del>
      <w:r>
        <w:t>t</w:t>
      </w:r>
      <w:del w:id="11914" w:author="GoldenCorpusHarness" w:date="2026-03-28T21:57:49Z">
        <w:r>
          <w:delText xml:space="preserve"> be reported to the Sponsor. </w:delText>
        </w:r>
      </w:del>
    </w:p>
    <w:p ns2:paraId="52C5881A" ns2:textId="77777777" w:rsidR="00DC422F" w:rsidRDefault="00DC422F">
      <w:pPr>
        <w:rPr>
          <w:rFonts w:eastAsia="MS Gothic"/>
        </w:rPr>
      </w:pPr>
      <w:ins w:id="11915" w:author="GoldenCorpusHarness" w:date="2026-03-28T21:57:49Z">
        <w:r>
          <w:t>do not change investigator assessment of progression</w:t>
        </w:r>
      </w:ins>
    </w:p>
    <w:p ns2:paraId="6CE4692B" ns2:textId="7A2AB097" w:rsidR="00D80FE3" w:rsidRDefault="00D80FE3" w:rsidP="005C7934">
      <w:pPr>
        <w:pStyle w:val="Paragraph0"/>
      </w:pPr>
      <w:del w:id="11916" w:author="GoldenCorpusHarness" w:date="2026-03-28T21:57:49Z">
        <w:r>
          <w:delText>Ev</w:delText>
        </w:r>
      </w:del>
      <w:ins w:id="11917" w:author="GoldenCorpusHarness" w:date="2026-03-28T21:57:49Z">
        <w:r>
          <w:t>if subsequ</w:t>
        </w:r>
      </w:ins>
      <w:r>
        <w:t>ent</w:t>
      </w:r>
      <w:ins w:id="11918" w:author="GoldenCorpusHarness" w:date="2026-03-28T21:57:49Z">
        <w:r>
          <w:t xml:space="preserve"> </w:t>
        </w:r>
      </w:ins>
      <w:r>
        <w:t>s</w:t>
      </w:r>
      <w:ins w:id="11919" w:author="GoldenCorpusHarness" w:date="2026-03-28T21:57:49Z">
        <w:r>
          <w:t>can(s)</w:t>
        </w:r>
      </w:ins>
      <w:r>
        <w:t xml:space="preserve"> </w:t>
      </w:r>
      <w:del w:id="11920" w:author="GoldenCorpusHarness" w:date="2026-03-28T21:57:49Z">
        <w:r>
          <w:delText>of cl</w:delText>
        </w:r>
      </w:del>
      <w:r>
        <w:t>in</w:t>
      </w:r>
      <w:ins w:id="11921" w:author="GoldenCorpusHarness" w:date="2026-03-28T21:57:49Z">
        <w:r>
          <w:t>d</w:t>
        </w:r>
      </w:ins>
      <w:r>
        <w:t>ica</w:t>
      </w:r>
      <w:del w:id="11922" w:author="GoldenCorpusHarness" w:date="2026-03-28T21:57:49Z">
        <w:r>
          <w:delText>l in</w:delText>
        </w:r>
      </w:del>
      <w:r>
        <w:t>te</w:t>
      </w:r>
      <w:ins w:id="11923" w:author="GoldenCorpusHarness" w:date="2026-03-28T21:57:49Z">
        <w:r>
          <w:t xml:space="preserve"> p</w:t>
        </w:r>
      </w:ins>
      <w:r>
        <w:t>r</w:t>
      </w:r>
      <w:ins w:id="11924" w:author="GoldenCorpusHarness" w:date="2026-03-28T21:57:49Z">
        <w:r>
          <w:t>ogression, requ</w:t>
        </w:r>
      </w:ins>
      <w:r>
        <w:t xml:space="preserve">est </w:t>
      </w:r>
      <w:ins w:id="11925" w:author="GoldenCorpusHarness" w:date="2026-03-28T21:57:49Z">
        <w:r>
          <w:t>veri</w:t>
        </w:r>
      </w:ins>
      <w:r>
        <w:t>f</w:t>
      </w:r>
      <w:ins w:id="11926" w:author="GoldenCorpusHarness" w:date="2026-03-28T21:57:49Z">
        <w:r>
          <w:t>icati</w:t>
        </w:r>
      </w:ins>
      <w:r>
        <w:t>o</w:t>
      </w:r>
      <w:ins w:id="11927" w:author="GoldenCorpusHarness" w:date="2026-03-28T21:57:49Z">
        <w:r>
          <w:t>n f</w:t>
        </w:r>
      </w:ins>
      <w:r>
        <w:t>r</w:t>
      </w:r>
      <w:del w:id="11928" w:author="GoldenCorpusHarness" w:date="2026-03-28T21:57:49Z">
        <w:r>
          <w:delText xml:space="preserve"> this study</w:delText>
        </w:r>
      </w:del>
      <w:ins w:id="11929" w:author="GoldenCorpusHarness" w:date="2026-03-28T21:57:49Z">
        <w:r>
          <w:t>om</w:t>
        </w:r>
      </w:ins>
      <w:r>
        <w:t xml:space="preserve"> i</w:t>
      </w:r>
      <w:del w:id="11930" w:author="GoldenCorpusHarness" w:date="2026-03-28T21:57:49Z">
        <w:r>
          <w:delText xml:space="preserve">nclude: </w:delText>
        </w:r>
      </w:del>
      <w:ins w:id="11931" w:author="GoldenCorpusHarness" w:date="2026-03-28T21:57:49Z">
        <w:r>
          <w:t>CRO</w:t>
        </w:r>
      </w:ins>
    </w:p>
    <w:p ns2:paraId="11A39A7F" ns2:textId="720BA8C8" w:rsidR="00D80FE3" w:rsidRDefault="00D80FE3" w:rsidP="005C7934">
      <w:pPr>
        <w:pStyle w:val="ListNumber"/>
        <w:keepLines w:val="0"/>
        <w:numPr>
          <w:ilvl w:val="0"/>
          <w:numId w:val="38"/>
        </w:numPr>
        <w:spacing w:after="240"/>
        <w:ind w:left="360"/>
      </w:pPr>
      <w:del w:id="11932" w:author="GoldenCorpusHarness" w:date="2026-03-28T21:57:49Z">
        <w:r>
          <w:delText>An overdose o</w:delText>
        </w:r>
      </w:del>
      <w:ins w:id="11933" w:author="GoldenCorpusHarness" w:date="2026-03-28T21:57:49Z">
        <w:r>
          <w:t>I</w:t>
        </w:r>
      </w:ins>
      <w:r>
        <w:t>f</w:t>
      </w:r>
      <w:del w:id="11934" w:author="GoldenCorpusHarness" w:date="2026-03-28T21:57:49Z">
        <w:r>
          <w:delText xml:space="preserve"> Sponsor's product, as defined in Section 8.5,</w:delText>
        </w:r>
      </w:del>
      <w:r>
        <w:t xml:space="preserve"> th</w:t>
      </w:r>
      <w:ins w:id="11935" w:author="GoldenCorpusHarness" w:date="2026-03-28T21:57:49Z">
        <w:r>
          <w:t>e p</w:t>
        </w:r>
      </w:ins>
      <w:r>
        <w:t>a</w:t>
      </w:r>
      <w:ins w:id="11936" w:author="GoldenCorpusHarness" w:date="2026-03-28T21:57:49Z">
        <w:r>
          <w:t>rticipan</w:t>
        </w:r>
      </w:ins>
      <w:r>
        <w:t xml:space="preserve">t is not </w:t>
      </w:r>
      <w:del w:id="11937" w:author="GoldenCorpusHarness" w:date="2026-03-28T21:57:49Z">
        <w:r>
          <w:delText xml:space="preserve">associated with </w:delText>
        </w:r>
      </w:del>
      <w:r>
        <w:t>clinical</w:t>
      </w:r>
      <w:ins w:id="11938" w:author="GoldenCorpusHarness" w:date="2026-03-28T21:57:49Z">
        <w:r>
          <w:t>ly</w:t>
        </w:r>
      </w:ins>
      <w:r>
        <w:t xml:space="preserve"> s</w:t>
      </w:r>
      <w:del w:id="11939" w:author="GoldenCorpusHarness" w:date="2026-03-28T21:57:49Z">
        <w:r>
          <w:delText>ymp</w:delText>
        </w:r>
      </w:del>
      <w:r>
        <w:t>t</w:t>
      </w:r>
      <w:del w:id="11940" w:author="GoldenCorpusHarness" w:date="2026-03-28T21:57:49Z">
        <w:r>
          <w:delText xml:space="preserve">oms or </w:delText>
        </w:r>
      </w:del>
      <w:r>
        <w:t>ab</w:t>
      </w:r>
      <w:del w:id="11941" w:author="GoldenCorpusHarness" w:date="2026-03-28T21:57:49Z">
        <w:r>
          <w:delText>nor</w:delText>
        </w:r>
      </w:del>
      <w:ins w:id="11942" w:author="GoldenCorpusHarness" w:date="2026-03-28T21:57:49Z">
        <w:r>
          <w:t xml:space="preserve">le, best </w:t>
        </w:r>
      </w:ins>
      <w:r>
        <w:t>m</w:t>
      </w:r>
      <w:ins w:id="11943" w:author="GoldenCorpusHarness" w:date="2026-03-28T21:57:49Z">
        <w:r>
          <w:t>edic</w:t>
        </w:r>
      </w:ins>
      <w:r>
        <w:t xml:space="preserve">al </w:t>
      </w:r>
      <w:del w:id="11944" w:author="GoldenCorpusHarness" w:date="2026-03-28T21:57:49Z">
        <w:r>
          <w:delText>labo</w:delText>
        </w:r>
      </w:del>
      <w:ins w:id="11945" w:author="GoldenCorpusHarness" w:date="2026-03-28T21:57:49Z">
        <w:r>
          <w:t>p</w:t>
        </w:r>
      </w:ins>
      <w:r>
        <w:t>ra</w:t>
      </w:r>
      <w:ins w:id="11946" w:author="GoldenCorpusHarness" w:date="2026-03-28T21:57:49Z">
        <w:r>
          <w:t xml:space="preserve">ctice is </w:t>
        </w:r>
      </w:ins>
      <w:r>
        <w:t>to</w:t>
      </w:r>
      <w:del w:id="11947" w:author="GoldenCorpusHarness" w:date="2026-03-28T21:57:49Z">
        <w:r>
          <w:delText>ry</w:delText>
        </w:r>
      </w:del>
      <w:r>
        <w:t xml:space="preserve"> </w:t>
      </w:r>
      <w:del w:id="11948" w:author="GoldenCorpusHarness" w:date="2026-03-28T21:57:49Z">
        <w:r>
          <w:delText>r</w:delText>
        </w:r>
      </w:del>
      <w:ins w:id="11949" w:author="GoldenCorpusHarness" w:date="2026-03-28T21:57:49Z">
        <w:r>
          <w:t>b</w:t>
        </w:r>
      </w:ins>
      <w:r>
        <w:t>e</w:t>
      </w:r>
      <w:del w:id="11950" w:author="GoldenCorpusHarness" w:date="2026-03-28T21:57:49Z">
        <w:r>
          <w:delText>su</w:delText>
        </w:r>
      </w:del>
      <w:ins w:id="11951" w:author="GoldenCorpusHarness" w:date="2026-03-28T21:57:49Z">
        <w:r>
          <w:t xml:space="preserve"> app</w:t>
        </w:r>
      </w:ins>
      <w:r>
        <w:t>l</w:t>
      </w:r>
      <w:del w:id="11952" w:author="GoldenCorpusHarness" w:date="2026-03-28T21:57:49Z">
        <w:r>
          <w:delText xml:space="preserve">ts. </w:delText>
        </w:r>
      </w:del>
      <w:ins w:id="11953" w:author="GoldenCorpusHarness" w:date="2026-03-28T21:57:49Z">
        <w:r>
          <w:t>ied</w:t>
        </w:r>
      </w:ins>
    </w:p>
    <w:p ns2:paraId="4456F685" ns2:textId="2AB66706" w:rsidR="00C969B1" w:rsidRPr="00CC71A3" w:rsidRDefault="00CC71A3" w:rsidP="005C7934">
      <w:pPr>
        <w:pStyle w:val="ListNumber"/>
        <w:keepLines w:val="0"/>
        <w:tabs>
          <w:tab w:val="clear" w:pos="720"/>
        </w:tabs>
        <w:spacing w:after="240"/>
        <w:ind w:left="360" w:firstLine="0"/>
      </w:pPr>
      <w:del w:id="11954" w:author="GoldenCorpusHarness" w:date="2026-03-28T21:57:49Z">
        <w:r>
          <w:delText>Lenvatinib overdose without an associated adverse event is not considered an ECI.</w:delText>
        </w:r>
      </w:del>
    </w:p>
    <w:p ns2:paraId="6921846B" ns2:textId="77777777" w:rsidR="000F08F0" w:rsidRDefault="00D80FE3" w:rsidP="005C7934">
      <w:pPr>
        <w:pStyle w:val="ListNumber"/>
        <w:keepLines w:val="0"/>
        <w:numPr>
          <w:ilvl w:val="0"/>
          <w:numId w:val="38"/>
        </w:numPr>
        <w:spacing w:after="240"/>
        <w:ind w:left="360"/>
      </w:pPr>
      <w:del w:id="11955" w:author="GoldenCorpusHarness" w:date="2026-03-28T21:57:49Z">
        <w:r>
          <w:delText xml:space="preserve">An </w:delText>
        </w:r>
      </w:del>
      <w:ins w:id="11956" w:author="GoldenCorpusHarness" w:date="2026-03-28T21:57:49Z">
        <w:r>
          <w:t>B</w:t>
        </w:r>
      </w:ins>
      <w:r>
        <w:t>e</w:t>
      </w:r>
      <w:del w:id="11957" w:author="GoldenCorpusHarness" w:date="2026-03-28T21:57:49Z">
        <w:r>
          <w:delText xml:space="preserve">levated AST </w:delText>
        </w:r>
      </w:del>
      <w:ins w:id="11958" w:author="GoldenCorpusHarness" w:date="2026-03-28T21:57:49Z">
        <w:r>
          <w:t>f</w:t>
        </w:r>
      </w:ins>
      <w:r>
        <w:t>or</w:t>
      </w:r>
      <w:del w:id="11959" w:author="GoldenCorpusHarness" w:date="2026-03-28T21:57:49Z">
        <w:r>
          <w:delText xml:space="preserve"> ALT lab valu</w:delText>
        </w:r>
      </w:del>
      <w:r>
        <w:t xml:space="preserve">e </w:t>
      </w:r>
      <w:ins w:id="11960" w:author="GoldenCorpusHarness" w:date="2026-03-28T21:57:49Z">
        <w:r>
          <w:t>s</w:t>
        </w:r>
      </w:ins>
      <w:r>
        <w:t>t</w:t>
      </w:r>
      <w:del w:id="11961" w:author="GoldenCorpusHarness" w:date="2026-03-28T21:57:49Z">
        <w:r>
          <w:delText>ha</w:delText>
        </w:r>
      </w:del>
      <w:ins w:id="11962" w:author="GoldenCorpusHarness" w:date="2026-03-28T21:57:49Z">
        <w:r>
          <w:t>opping s</w:t>
        </w:r>
      </w:ins>
      <w:r>
        <w:t>t</w:t>
      </w:r>
      <w:ins w:id="11963" w:author="GoldenCorpusHarness" w:date="2026-03-28T21:57:49Z">
        <w:r>
          <w:t>udy</w:t>
        </w:r>
      </w:ins>
      <w:r>
        <w:t xml:space="preserve"> i</w:t>
      </w:r>
      <w:del w:id="11964" w:author="GoldenCorpusHarness" w:date="2026-03-28T21:57:49Z">
        <w:r>
          <w:delText>s grea</w:delText>
        </w:r>
      </w:del>
      <w:ins w:id="11965" w:author="GoldenCorpusHarness" w:date="2026-03-28T21:57:49Z">
        <w:r>
          <w:t>n</w:t>
        </w:r>
      </w:ins>
      <w:r>
        <w:t>ter</w:t>
      </w:r>
      <w:del w:id="11966" w:author="GoldenCorpusHarness" w:date="2026-03-28T21:57:49Z">
        <w:r>
          <w:delText xml:space="preserve"> </w:delText>
        </w:r>
      </w:del>
      <w:ins w:id="11967" w:author="GoldenCorpusHarness" w:date="2026-03-28T21:57:49Z">
        <w:r>
          <w:t>ven</w:t>
        </w:r>
      </w:ins>
      <w:r>
        <w:t>t</w:t>
      </w:r>
      <w:del w:id="11968" w:author="GoldenCorpusHarness" w:date="2026-03-28T21:57:49Z">
        <w:r>
          <w:delText>ha</w:delText>
        </w:r>
      </w:del>
      <w:ins w:id="11969" w:author="GoldenCorpusHarness" w:date="2026-03-28T21:57:49Z">
        <w:r>
          <w:t>io</w:t>
        </w:r>
      </w:ins>
      <w:r>
        <w:t xml:space="preserve">n or </w:t>
      </w:r>
      <w:del w:id="11970" w:author="GoldenCorpusHarness" w:date="2026-03-28T21:57:49Z">
        <w:r>
          <w:delText>equal to 3X the upper l</w:delText>
        </w:r>
      </w:del>
      <w:r>
        <w:t>im</w:t>
      </w:r>
      <w:del w:id="11971" w:author="GoldenCorpusHarness" w:date="2026-03-28T21:57:49Z">
        <w:r>
          <w:delText>it of norm</w:delText>
        </w:r>
      </w:del>
      <w:r>
        <w:t>a</w:t>
      </w:r>
      <w:del w:id="11972" w:author="GoldenCorpusHarness" w:date="2026-03-28T21:57:49Z">
        <w:r>
          <w:delText xml:space="preserve">l and an elevated total bilirubin lab value that is </w:delText>
        </w:r>
      </w:del>
      <w:r>
        <w:t>g</w:t>
      </w:r>
      <w:del w:id="11973" w:author="GoldenCorpusHarness" w:date="2026-03-28T21:57:49Z">
        <w:r>
          <w:delText>reater than or equal to 2X the upper limit of normal and, at the same time, an alkaline phosphatase lab value that is less than 2X the upper limit of normal, as determined by way of protocol-specified laboratory test</w:delText>
        </w:r>
      </w:del>
      <w:r>
        <w:t xml:space="preserve">ing or </w:t>
      </w:r>
      <w:del w:id="11974" w:author="GoldenCorpusHarness" w:date="2026-03-28T21:57:49Z">
        <w:r>
          <w:delText>un</w:delText>
        </w:r>
      </w:del>
      <w:r>
        <w:t>s</w:t>
      </w:r>
      <w:del w:id="11975" w:author="GoldenCorpusHarness" w:date="2026-03-28T21:57:49Z">
        <w:r>
          <w:delText>cheduled l</w:delText>
        </w:r>
      </w:del>
      <w:ins w:id="11976" w:author="GoldenCorpusHarness" w:date="2026-03-28T21:57:49Z">
        <w:r>
          <w:t>t</w:t>
        </w:r>
      </w:ins>
      <w:r>
        <w:t>a</w:t>
      </w:r>
      <w:del w:id="11977" w:author="GoldenCorpusHarness" w:date="2026-03-28T21:57:49Z">
        <w:r>
          <w:delText>bo</w:delText>
        </w:r>
      </w:del>
      <w:r>
        <w:t>r</w:t>
      </w:r>
      <w:del w:id="11978" w:author="GoldenCorpusHarness" w:date="2026-03-28T21:57:49Z">
        <w:r>
          <w:delText>atory tes</w:delText>
        </w:r>
      </w:del>
      <w:r>
        <w:t>ting</w:t>
      </w:r>
      <w:ins w:id="11979" w:author="GoldenCorpusHarness" w:date="2026-03-28T21:57:49Z">
        <w:r>
          <w:t xml:space="preserve"> new anticancer therapy in a participant who is clinically stable, communication with the Sponsor is required</w:t>
        </w:r>
      </w:ins>
      <w:r>
        <w:t>.</w:t>
      </w:r>
      <w:del w:id="11980" w:author="GoldenCorpusHarness" w:date="2026-03-28T21:57:49Z">
        <w:r>
          <w:delText xml:space="preserve">* </w:delText>
        </w:r>
      </w:del>
    </w:p>
    <w:p ns2:paraId="4D042602" ns2:textId="3CBBA7E7" w:rsidR="00EF00DF" w:rsidRPr="00CC1153" w:rsidRDefault="00D80FE3" w:rsidP="005C7934">
      <w:pPr>
        <w:pStyle w:val="ListNumber"/>
        <w:keepLines w:val="0"/>
        <w:tabs>
          <w:tab w:val="clear" w:pos="720"/>
        </w:tabs>
        <w:spacing w:after="240"/>
        <w:ind w:left="360" w:firstLine="0"/>
      </w:pPr>
      <w:del w:id="11981" w:author="GoldenCorpusHarness" w:date="2026-03-28T21:57:49Z">
        <w:r>
          <w:delText>*Not</w:delText>
        </w:r>
      </w:del>
      <w:ins w:id="11982" w:author="GoldenCorpusHarness" w:date="2026-03-28T21:57:49Z">
        <w:r>
          <w:t>If dis</w:t>
        </w:r>
      </w:ins>
      <w:r>
        <w:t>e</w:t>
      </w:r>
      <w:del w:id="11983" w:author="GoldenCorpusHarness" w:date="2026-03-28T21:57:49Z">
        <w:r>
          <w:delText>: The</w:delText>
        </w:r>
      </w:del>
      <w:ins w:id="11984" w:author="GoldenCorpusHarness" w:date="2026-03-28T21:57:49Z">
        <w:r>
          <w:t>a</w:t>
        </w:r>
      </w:ins>
      <w:r>
        <w:t xml:space="preserve">se </w:t>
      </w:r>
      <w:del w:id="11985" w:author="GoldenCorpusHarness" w:date="2026-03-28T21:57:49Z">
        <w:r>
          <w:delText>c</w:delText>
        </w:r>
      </w:del>
      <w:ins w:id="11986" w:author="GoldenCorpusHarness" w:date="2026-03-28T21:57:49Z">
        <w:r>
          <w:t>p</w:t>
        </w:r>
      </w:ins>
      <w:r>
        <w:t>r</w:t>
      </w:r>
      <w:ins w:id="11987" w:author="GoldenCorpusHarness" w:date="2026-03-28T21:57:49Z">
        <w:r>
          <w:t>ogress</w:t>
        </w:r>
      </w:ins>
      <w:r>
        <w:t>i</w:t>
      </w:r>
      <w:del w:id="11988" w:author="GoldenCorpusHarness" w:date="2026-03-28T21:57:49Z">
        <w:r>
          <w:delText>t</w:delText>
        </w:r>
      </w:del>
      <w:ins w:id="11989" w:author="GoldenCorpusHarness" w:date="2026-03-28T21:57:49Z">
        <w:r>
          <w:t>on is v</w:t>
        </w:r>
      </w:ins>
      <w:r>
        <w:t>eri</w:t>
      </w:r>
      <w:del w:id="11990" w:author="GoldenCorpusHarness" w:date="2026-03-28T21:57:49Z">
        <w:r>
          <w:delText>a are bas</w:delText>
        </w:r>
      </w:del>
      <w:ins w:id="11991" w:author="GoldenCorpusHarness" w:date="2026-03-28T21:57:49Z">
        <w:r>
          <w:t>fi</w:t>
        </w:r>
      </w:ins>
      <w:r>
        <w:t>ed</w:t>
      </w:r>
      <w:del w:id="11992" w:author="GoldenCorpusHarness" w:date="2026-03-28T21:57:49Z">
        <w:r>
          <w:delText xml:space="preserve"> upon available regulatory guidance documents. The purpose of</w:delText>
        </w:r>
      </w:del>
      <w:ins w:id="11993" w:author="GoldenCorpusHarness" w:date="2026-03-28T21:57:49Z">
        <w:r>
          <w:t>,</w:t>
        </w:r>
      </w:ins>
      <w:r>
        <w:t xml:space="preserve"> the </w:t>
      </w:r>
      <w:ins w:id="11994" w:author="GoldenCorpusHarness" w:date="2026-03-28T21:57:49Z">
        <w:r>
          <w:t>pro</w:t>
        </w:r>
      </w:ins>
      <w:r>
        <w:t>c</w:t>
      </w:r>
      <w:del w:id="11995" w:author="GoldenCorpusHarness" w:date="2026-03-28T21:57:49Z">
        <w:r>
          <w:delText>rit</w:delText>
        </w:r>
      </w:del>
      <w:r>
        <w:t>e</w:t>
      </w:r>
      <w:del w:id="11996" w:author="GoldenCorpusHarness" w:date="2026-03-28T21:57:49Z">
        <w:r>
          <w:delText>ria i</w:delText>
        </w:r>
      </w:del>
      <w:ins w:id="11997" w:author="GoldenCorpusHarness" w:date="2026-03-28T21:57:49Z">
        <w:r>
          <w:t>s</w:t>
        </w:r>
      </w:ins>
      <w:r>
        <w:t xml:space="preserve">s </w:t>
      </w:r>
      <w:ins w:id="11998" w:author="GoldenCorpusHarness" w:date="2026-03-28T21:57:49Z">
        <w:r>
          <w:t>con</w:t>
        </w:r>
      </w:ins>
      <w:r>
        <w:t>t</w:t>
      </w:r>
      <w:del w:id="11999" w:author="GoldenCorpusHarness" w:date="2026-03-28T21:57:49Z">
        <w:r>
          <w:delText>o spec</w:delText>
        </w:r>
      </w:del>
      <w:r>
        <w:t>i</w:t>
      </w:r>
      <w:del w:id="12000" w:author="GoldenCorpusHarness" w:date="2026-03-28T21:57:49Z">
        <w:r>
          <w:delText>fy a thr</w:delText>
        </w:r>
      </w:del>
      <w:ins w:id="12001" w:author="GoldenCorpusHarness" w:date="2026-03-28T21:57:49Z">
        <w:r>
          <w:t>nu</w:t>
        </w:r>
      </w:ins>
      <w:r>
        <w:t>es</w:t>
      </w:r>
      <w:del w:id="12002" w:author="GoldenCorpusHarness" w:date="2026-03-28T21:57:49Z">
        <w:r>
          <w:delText>hold of abnormal hepatic tests that may require an additional evaluation for an underlying etiology. The study site guidance for</w:delText>
        </w:r>
      </w:del>
      <w:r>
        <w:t xml:space="preserve"> as</w:t>
      </w:r>
      <w:del w:id="12003" w:author="GoldenCorpusHarness" w:date="2026-03-28T21:57:49Z">
        <w:r>
          <w:delText>sessment and</w:delText>
        </w:r>
      </w:del>
      <w:r>
        <w:t xml:space="preserve"> follow</w:t>
      </w:r>
      <w:del w:id="12004" w:author="GoldenCorpusHarness" w:date="2026-03-28T21:57:49Z">
        <w:r>
          <w:delText xml:space="preserve"> up of the</w:delText>
        </w:r>
      </w:del>
      <w:r>
        <w:t>s</w:t>
      </w:r>
      <w:del w:id="12005" w:author="GoldenCorpusHarness" w:date="2026-03-28T21:57:49Z">
        <w:r>
          <w:delText>e criteria can be found in the Investigator Study File Binder (or equivalent).</w:delText>
        </w:r>
      </w:del>
      <w:ins w:id="12006" w:author="GoldenCorpusHarness" w:date="2026-03-28T21:57:49Z">
        <w:r>
          <w:t>:</w:t>
        </w:r>
      </w:ins>
    </w:p>
    <w:p ns2:paraId="44AB5A51" ns2:textId="77777777" w:rsidR="00753300" w:rsidRDefault="00753300" w:rsidP="008B0D1F">
      <w:pPr>
        <w:pStyle w:val="Heading2"/>
      </w:pPr>
      <w:del w:id="12007" w:author="GoldenCorpusHarness" w:date="2026-03-28T21:57:49Z">
        <w:r>
          <w:delText>Tr</w:delText>
        </w:r>
      </w:del>
      <w:ins w:id="12008" w:author="GoldenCorpusHarness" w:date="2026-03-28T21:57:49Z">
        <w:r>
          <w:t>inv</w:t>
        </w:r>
      </w:ins>
      <w:r>
        <w:t>e</w:t>
      </w:r>
      <w:ins w:id="12009" w:author="GoldenCorpusHarness" w:date="2026-03-28T21:57:49Z">
        <w:r>
          <w:t>stig</w:t>
        </w:r>
      </w:ins>
      <w:r>
        <w:t>at</w:t>
      </w:r>
      <w:ins w:id="12010" w:author="GoldenCorpusHarness" w:date="2026-03-28T21:57:49Z">
        <w:r>
          <w:t>or judg</w:t>
        </w:r>
      </w:ins>
      <w:r>
        <w:t xml:space="preserve">ment </w:t>
      </w:r>
      <w:del w:id="12011" w:author="GoldenCorpusHarness" w:date="2026-03-28T21:57:49Z">
        <w:r>
          <w:delText>of</w:delText>
        </w:r>
      </w:del>
      <w:ins w:id="12012" w:author="GoldenCorpusHarness" w:date="2026-03-28T21:57:49Z">
        <w:r>
          <w:t>will</w:t>
        </w:r>
      </w:ins>
      <w:r>
        <w:t xml:space="preserve"> </w:t>
      </w:r>
      <w:del w:id="12013" w:author="GoldenCorpusHarness" w:date="2026-03-28T21:57:49Z">
        <w:r>
          <w:delText>Ov</w:delText>
        </w:r>
      </w:del>
      <w:ins w:id="12014" w:author="GoldenCorpusHarness" w:date="2026-03-28T21:57:49Z">
        <w:r>
          <w:t>det</w:t>
        </w:r>
      </w:ins>
      <w:r>
        <w:t>er</w:t>
      </w:r>
      <w:del w:id="12015" w:author="GoldenCorpusHarness" w:date="2026-03-28T21:57:49Z">
        <w:r>
          <w:delText>d</w:delText>
        </w:r>
      </w:del>
      <w:ins w:id="12016" w:author="GoldenCorpusHarness" w:date="2026-03-28T21:57:49Z">
        <w:r>
          <w:t>mine acti</w:t>
        </w:r>
      </w:ins>
      <w:r>
        <w:t>o</w:t>
      </w:r>
      <w:del w:id="12017" w:author="GoldenCorpusHarness" w:date="2026-03-28T21:57:49Z">
        <w:r>
          <w:delText>se</w:delText>
        </w:r>
      </w:del>
      <w:ins w:id="12018" w:author="GoldenCorpusHarness" w:date="2026-03-28T21:57:49Z">
        <w:r>
          <w:t>n</w:t>
        </w:r>
      </w:ins>
    </w:p>
    <w:p ns2:paraId="1577AB23" ns2:textId="5B896608" w:rsidR="006705FD" w:rsidRPr="006705FD" w:rsidRDefault="006705FD" w:rsidP="005C7934">
      <w:pPr>
        <w:pStyle w:val="Paragraph0"/>
      </w:pPr>
      <w:del w:id="12019" w:author="GoldenCorpusHarness" w:date="2026-03-28T21:57:49Z">
        <w:r>
          <w:delText>For purposes o</w:delText>
        </w:r>
      </w:del>
      <w:ins w:id="12020" w:author="GoldenCorpusHarness" w:date="2026-03-28T21:57:49Z">
        <w:r>
          <w:t>i</w:t>
        </w:r>
      </w:ins>
      <w:r>
        <w:t>f th</w:t>
      </w:r>
      <w:ins w:id="12021" w:author="GoldenCorpusHarness" w:date="2026-03-28T21:57:49Z">
        <w:r>
          <w:t xml:space="preserve">e participant </w:t>
        </w:r>
      </w:ins>
      <w:r>
        <w:t>is</w:t>
      </w:r>
      <w:ins w:id="12022" w:author="GoldenCorpusHarness" w:date="2026-03-28T21:57:49Z">
        <w:r>
          <w:t xml:space="preserve"> clinically stable and</w:t>
        </w:r>
      </w:ins>
      <w:r>
        <w:t xml:space="preserve"> study</w:t>
      </w:r>
      <w:ins w:id="12023" w:author="GoldenCorpusHarness" w:date="2026-03-28T21:57:49Z">
        <w:r>
          <w:t xml:space="preserve"> intervention is to continue</w:t>
        </w:r>
      </w:ins>
      <w:r>
        <w:t xml:space="preserve">, </w:t>
      </w:r>
      <w:ins w:id="12024" w:author="GoldenCorpusHarness" w:date="2026-03-28T21:57:49Z">
        <w:r>
          <w:t>communic</w:t>
        </w:r>
      </w:ins>
      <w:r>
        <w:t>a</w:t>
      </w:r>
      <w:ins w:id="12025" w:author="GoldenCorpusHarness" w:date="2026-03-28T21:57:49Z">
        <w:r>
          <w:t>tio</w:t>
        </w:r>
      </w:ins>
      <w:r>
        <w:t>n</w:t>
      </w:r>
      <w:del w:id="12026" w:author="GoldenCorpusHarness" w:date="2026-03-28T21:57:49Z">
        <w:r>
          <w:delText xml:space="preserve"> overdose</w:delText>
        </w:r>
      </w:del>
      <w:r>
        <w:t xml:space="preserve"> wi</w:t>
      </w:r>
      <w:del w:id="12027" w:author="GoldenCorpusHarness" w:date="2026-03-28T21:57:49Z">
        <w:r>
          <w:delText>ll be defined as any dose exceeding</w:delText>
        </w:r>
      </w:del>
      <w:ins w:id="12028" w:author="GoldenCorpusHarness" w:date="2026-03-28T21:57:49Z">
        <w:r>
          <w:t>th</w:t>
        </w:r>
      </w:ins>
      <w:r>
        <w:t xml:space="preserve"> the </w:t>
      </w:r>
      <w:ins w:id="12029" w:author="GoldenCorpusHarness" w:date="2026-03-28T21:57:49Z">
        <w:r>
          <w:t>S</w:t>
        </w:r>
      </w:ins>
      <w:r>
        <w:t>p</w:t>
      </w:r>
      <w:ins w:id="12030" w:author="GoldenCorpusHarness" w:date="2026-03-28T21:57:49Z">
        <w:r>
          <w:t xml:space="preserve">onsor is </w:t>
        </w:r>
      </w:ins>
      <w:r>
        <w:t>re</w:t>
      </w:r>
      <w:del w:id="12031" w:author="GoldenCorpusHarness" w:date="2026-03-28T21:57:49Z">
        <w:r>
          <w:delText>sc</w:delText>
        </w:r>
      </w:del>
      <w:ins w:id="12032" w:author="GoldenCorpusHarness" w:date="2026-03-28T21:57:49Z">
        <w:r>
          <w:t>qui</w:t>
        </w:r>
      </w:ins>
      <w:r>
        <w:t>r</w:t>
      </w:r>
      <w:del w:id="12033" w:author="GoldenCorpusHarness" w:date="2026-03-28T21:57:49Z">
        <w:r>
          <w:delText>ib</w:delText>
        </w:r>
      </w:del>
      <w:r>
        <w:t xml:space="preserve">ed </w:t>
      </w:r>
      <w:ins w:id="12034" w:author="GoldenCorpusHarness" w:date="2026-03-28T21:57:49Z">
        <w:r>
          <w:t>an</w:t>
        </w:r>
      </w:ins>
      <w:r>
        <w:t>d</w:t>
      </w:r>
      <w:ins w:id="12035" w:author="GoldenCorpusHarness" w:date="2026-03-28T21:57:49Z">
        <w:r>
          <w:t xml:space="preserve"> a rec</w:t>
        </w:r>
      </w:ins>
      <w:r>
        <w:t>o</w:t>
      </w:r>
      <w:ins w:id="12036" w:author="GoldenCorpusHarness" w:date="2026-03-28T21:57:49Z">
        <w:r>
          <w:t>n</w:t>
        </w:r>
      </w:ins>
      <w:r>
        <w:t>se</w:t>
      </w:r>
      <w:ins w:id="12037" w:author="GoldenCorpusHarness" w:date="2026-03-28T21:57:49Z">
        <w:r>
          <w:t>nt</w:t>
        </w:r>
      </w:ins>
      <w:r>
        <w:t xml:space="preserve"> </w:t>
      </w:r>
      <w:del w:id="12038" w:author="GoldenCorpusHarness" w:date="2026-03-28T21:57:49Z">
        <w:r>
          <w:delText>for:</w:delText>
        </w:r>
      </w:del>
      <w:ins w:id="12039" w:author="GoldenCorpusHarness" w:date="2026-03-28T21:57:49Z">
        <w:r>
          <w:t>addendum</w:t>
        </w:r>
      </w:ins>
      <w:r>
        <w:t xml:space="preserve"> </w:t>
      </w:r>
      <w:del w:id="12040" w:author="GoldenCorpusHarness" w:date="2026-03-28T21:57:49Z">
        <w:r>
          <w:delText xml:space="preserve"> </w:delText>
        </w:r>
      </w:del>
      <w:ins w:id="12041" w:author="GoldenCorpusHarness" w:date="2026-03-28T21:57:49Z">
        <w:r>
          <w:t>must be signed</w:t>
        </w:r>
      </w:ins>
    </w:p>
    <w:p ns2:paraId="2AED0C8C" ns2:textId="77777777" w:rsidR="006705FD" w:rsidRPr="006705FD" w:rsidRDefault="006705FD" w:rsidP="005C7934">
      <w:pPr>
        <w:numPr>
          <w:ilvl w:val="0"/>
          <w:numId w:val="2"/>
        </w:numPr>
        <w:spacing w:before="60" w:after="240"/>
        <w:ind w:left="360"/>
      </w:pPr>
      <w:ins w:id="12042" w:author="GoldenCorpusHarness" w:date="2026-03-28T21:57:49Z">
        <w:r>
          <w:t xml:space="preserve">obtain scans locally </w:t>
        </w:r>
      </w:ins>
      <w:r>
        <w:t>pe</w:t>
      </w:r>
      <w:del w:id="12043" w:author="GoldenCorpusHarness" w:date="2026-03-28T21:57:49Z">
        <w:r>
          <w:delText>mb</w:delText>
        </w:r>
      </w:del>
      <w:r>
        <w:t>r</w:t>
      </w:r>
      <w:ins w:id="12044" w:author="GoldenCorpusHarness" w:date="2026-03-28T21:57:49Z">
        <w:r>
          <w:t xml:space="preserve"> </w:t>
        </w:r>
      </w:ins>
      <w:r>
        <w:t>o</w:t>
      </w:r>
      <w:ins w:id="12045" w:author="GoldenCorpusHarness" w:date="2026-03-28T21:57:49Z">
        <w:r>
          <w:t>rigina</w:t>
        </w:r>
      </w:ins>
      <w:r>
        <w:t>l</w:t>
      </w:r>
      <w:del w:id="12046" w:author="GoldenCorpusHarness" w:date="2026-03-28T21:57:49Z">
        <w:r>
          <w:delText>izumab: ≥5 times the</w:delText>
        </w:r>
      </w:del>
      <w:r>
        <w:t xml:space="preserve"> protocol</w:t>
      </w:r>
      <w:del w:id="12047" w:author="GoldenCorpusHarness" w:date="2026-03-28T21:57:49Z">
        <w:r>
          <w:delText>-</w:delText>
        </w:r>
      </w:del>
      <w:ins w:id="12048" w:author="GoldenCorpusHarness" w:date="2026-03-28T21:57:49Z">
        <w:r>
          <w:t xml:space="preserve"> </w:t>
        </w:r>
      </w:ins>
      <w:r>
        <w:t>s</w:t>
      </w:r>
      <w:del w:id="12049" w:author="GoldenCorpusHarness" w:date="2026-03-28T21:57:49Z">
        <w:r>
          <w:delText>pe</w:delText>
        </w:r>
      </w:del>
      <w:r>
        <w:t>c</w:t>
      </w:r>
      <w:del w:id="12050" w:author="GoldenCorpusHarness" w:date="2026-03-28T21:57:49Z">
        <w:r>
          <w:delText>ifi</w:delText>
        </w:r>
      </w:del>
      <w:ins w:id="12051" w:author="GoldenCorpusHarness" w:date="2026-03-28T21:57:49Z">
        <w:r>
          <w:t>h</w:t>
        </w:r>
      </w:ins>
      <w:r>
        <w:t>ed</w:t>
      </w:r>
      <w:del w:id="12052" w:author="GoldenCorpusHarness" w:date="2026-03-28T21:57:49Z">
        <w:r>
          <w:delText xml:space="preserve"> dos</w:delText>
        </w:r>
      </w:del>
      <w:ins w:id="12053" w:author="GoldenCorpusHarness" w:date="2026-03-28T21:57:49Z">
        <w:r>
          <w:t>ul</w:t>
        </w:r>
      </w:ins>
      <w:r>
        <w:t>e</w:t>
      </w:r>
    </w:p>
    <w:p ns2:paraId="63071E7D" ns2:textId="77777777" w:rsidR="006705FD" w:rsidRPr="006705FD" w:rsidRDefault="006705FD" w:rsidP="005C7934">
      <w:pPr>
        <w:numPr>
          <w:ilvl w:val="0"/>
          <w:numId w:val="2"/>
        </w:numPr>
        <w:spacing w:before="60" w:after="240"/>
        <w:ind w:left="360"/>
      </w:pPr>
      <w:del w:id="12054" w:author="GoldenCorpusHarness" w:date="2026-03-28T21:57:49Z">
        <w:r>
          <w:delText>l</w:delText>
        </w:r>
      </w:del>
      <w:ins w:id="12055" w:author="GoldenCorpusHarness" w:date="2026-03-28T21:57:49Z">
        <w:r>
          <w:t>do not s</w:t>
        </w:r>
      </w:ins>
      <w:r>
        <w:t>en</w:t>
      </w:r>
      <w:del w:id="12056" w:author="GoldenCorpusHarness" w:date="2026-03-28T21:57:49Z">
        <w:r>
          <w:delText>vatinib:</w:delText>
        </w:r>
      </w:del>
      <w:ins w:id="12057" w:author="GoldenCorpusHarness" w:date="2026-03-28T21:57:49Z">
        <w:r>
          <w:t>d</w:t>
        </w:r>
      </w:ins>
      <w:r>
        <w:t xml:space="preserve"> </w:t>
      </w:r>
      <w:ins w:id="12058" w:author="GoldenCorpusHarness" w:date="2026-03-28T21:57:49Z">
        <w:r>
          <w:t>sc</w:t>
        </w:r>
      </w:ins>
      <w:r>
        <w:t>an</w:t>
      </w:r>
      <w:del w:id="12059" w:author="GoldenCorpusHarness" w:date="2026-03-28T21:57:49Z">
        <w:r>
          <w:delText>y do</w:delText>
        </w:r>
      </w:del>
      <w:r>
        <w:t>s</w:t>
      </w:r>
      <w:del w:id="12060" w:author="GoldenCorpusHarness" w:date="2026-03-28T21:57:49Z">
        <w:r>
          <w:delText>e above</w:delText>
        </w:r>
      </w:del>
      <w:r>
        <w:t xml:space="preserve"> t</w:t>
      </w:r>
      <w:del w:id="12061" w:author="GoldenCorpusHarness" w:date="2026-03-28T21:57:49Z">
        <w:r>
          <w:delText>he pr</w:delText>
        </w:r>
      </w:del>
      <w:r>
        <w:t>o</w:t>
      </w:r>
      <w:del w:id="12062" w:author="GoldenCorpusHarness" w:date="2026-03-28T21:57:49Z">
        <w:r>
          <w:delText>tocol-prescribed dose</w:delText>
        </w:r>
      </w:del>
      <w:r>
        <w:t xml:space="preserve"> i</w:t>
      </w:r>
      <w:del w:id="12063" w:author="GoldenCorpusHarness" w:date="2026-03-28T21:57:49Z">
        <w:r>
          <w:delText>f associated with an adverse event</w:delText>
        </w:r>
      </w:del>
      <w:ins w:id="12064" w:author="GoldenCorpusHarness" w:date="2026-03-28T21:57:49Z">
        <w:r>
          <w:t>CRO</w:t>
        </w:r>
      </w:ins>
    </w:p>
    <w:p ns2:paraId="6A1F2BCF" ns2:textId="0C6E82E2" w:rsidR="00DC1697" w:rsidRDefault="00DC1697" w:rsidP="005C7934">
      <w:pPr>
        <w:pStyle w:val="Paragraph0"/>
      </w:pPr>
      <w:del w:id="12065" w:author="GoldenCorpusHarness" w:date="2026-03-28T21:57:49Z">
        <w:r>
          <w:delText>There is no specific antidote for an overdose of lenvatinib. Due to its high degree of plasma protein binding, lenvatinib is not expected to be dialyzable. Adverse reactions in participants receiving single doses of lenvatinib as high as 40 mg were similar to those in clinical studies at the recommended dose for differentiated thyroid cancer, RCC, and HCC.</w:delText>
        </w:r>
      </w:del>
    </w:p>
    <w:p ns2:paraId="48E0A467" ns2:textId="77777777" w:rsidR="00DC1697" w:rsidRDefault="00DC1697" w:rsidP="005C7934">
      <w:pPr>
        <w:pStyle w:val="Paragraph0"/>
      </w:pPr>
      <w:del w:id="12066" w:author="GoldenCorpusHarness" w:date="2026-03-28T21:57:49Z">
        <w:r>
          <w:delText>No</w:delText>
        </w:r>
      </w:del>
      <w:ins w:id="12067" w:author="GoldenCorpusHarness" w:date="2026-03-28T21:57:49Z">
        <w:r>
          <w:t>Figure 5 illustrates the</w:t>
        </w:r>
      </w:ins>
      <w:r>
        <w:t xml:space="preserve"> s</w:t>
      </w:r>
      <w:del w:id="12068" w:author="GoldenCorpusHarness" w:date="2026-03-28T21:57:49Z">
        <w:r>
          <w:delText>p</w:delText>
        </w:r>
      </w:del>
      <w:ins w:id="12069" w:author="GoldenCorpusHarness" w:date="2026-03-28T21:57:49Z">
        <w:r>
          <w:t>tudy intervention d</w:t>
        </w:r>
      </w:ins>
      <w:r>
        <w:t>ec</w:t>
      </w:r>
      <w:ins w:id="12070" w:author="GoldenCorpusHarness" w:date="2026-03-28T21:57:49Z">
        <w:r>
          <w:t>ision process involving ver</w:t>
        </w:r>
      </w:ins>
      <w:r>
        <w:t>ific</w:t>
      </w:r>
      <w:del w:id="12071" w:author="GoldenCorpusHarness" w:date="2026-03-28T21:57:49Z">
        <w:r>
          <w:delText xml:space="preserve"> inform</w:delText>
        </w:r>
      </w:del>
      <w:r>
        <w:t xml:space="preserve">ation </w:t>
      </w:r>
      <w:ins w:id="12072" w:author="GoldenCorpusHarness" w:date="2026-03-28T21:57:49Z">
        <w:r>
          <w:t>of d</w:t>
        </w:r>
      </w:ins>
      <w:r>
        <w:t>is</w:t>
      </w:r>
      <w:del w:id="12073" w:author="GoldenCorpusHarness" w:date="2026-03-28T21:57:49Z">
        <w:r>
          <w:delText xml:space="preserve"> </w:delText>
        </w:r>
      </w:del>
      <w:ins w:id="12074" w:author="GoldenCorpusHarness" w:date="2026-03-28T21:57:49Z">
        <w:r>
          <w:t>e</w:t>
        </w:r>
      </w:ins>
      <w:r>
        <w:t>a</w:t>
      </w:r>
      <w:del w:id="12075" w:author="GoldenCorpusHarness" w:date="2026-03-28T21:57:49Z">
        <w:r>
          <w:delText>vailabl</w:delText>
        </w:r>
      </w:del>
      <w:ins w:id="12076" w:author="GoldenCorpusHarness" w:date="2026-03-28T21:57:49Z">
        <w:r>
          <w:t>s</w:t>
        </w:r>
      </w:ins>
      <w:r>
        <w:t xml:space="preserve">e </w:t>
      </w:r>
      <w:ins w:id="12077" w:author="GoldenCorpusHarness" w:date="2026-03-28T21:57:49Z">
        <w:r>
          <w:t>progressi</w:t>
        </w:r>
      </w:ins>
      <w:r>
        <w:t xml:space="preserve">on </w:t>
      </w:r>
      <w:del w:id="12078" w:author="GoldenCorpusHarness" w:date="2026-03-28T21:57:49Z">
        <w:r>
          <w:delText>the treatment o</w:delText>
        </w:r>
      </w:del>
      <w:r>
        <w:t>f</w:t>
      </w:r>
      <w:del w:id="12079" w:author="GoldenCorpusHarness" w:date="2026-03-28T21:57:49Z">
        <w:r>
          <w:delText xml:space="preserve"> overdose of pembrolizumab </w:delText>
        </w:r>
      </w:del>
      <w:r>
        <w:t xml:space="preserve">or </w:t>
      </w:r>
      <w:del w:id="12080" w:author="GoldenCorpusHarness" w:date="2026-03-28T21:57:49Z">
        <w:r>
          <w:delText>lenv</w:delText>
        </w:r>
      </w:del>
      <w:ins w:id="12081" w:author="GoldenCorpusHarness" w:date="2026-03-28T21:57:49Z">
        <w:r>
          <w:t>p</w:t>
        </w:r>
      </w:ins>
      <w:r>
        <w:t>a</w:t>
      </w:r>
      <w:ins w:id="12082" w:author="GoldenCorpusHarness" w:date="2026-03-28T21:57:49Z">
        <w:r>
          <w:t>r</w:t>
        </w:r>
      </w:ins>
      <w:r>
        <w:t>ti</w:t>
      </w:r>
      <w:ins w:id="12083" w:author="GoldenCorpusHarness" w:date="2026-03-28T21:57:49Z">
        <w:r>
          <w:t>cipa</w:t>
        </w:r>
      </w:ins>
      <w:r>
        <w:t>n</w:t>
      </w:r>
      <w:del w:id="12084" w:author="GoldenCorpusHarness" w:date="2026-03-28T21:57:49Z">
        <w:r>
          <w:delText>ib</w:delText>
        </w:r>
      </w:del>
      <w:ins w:id="12085" w:author="GoldenCorpusHarness" w:date="2026-03-28T21:57:49Z">
        <w:r>
          <w:t>ts</w:t>
        </w:r>
      </w:ins>
      <w:r>
        <w:t>.</w:t>
      </w:r>
      <w:del w:id="12086" w:author="GoldenCorpusHarness" w:date="2026-03-28T21:57:49Z">
        <w:r>
          <w:delText xml:space="preserve"> </w:delText>
        </w:r>
      </w:del>
    </w:p>
    <w:p ns2:paraId="6D0FD516" ns2:textId="77777777" w:rsidR="00DC1697" w:rsidRDefault="00DC1697" w:rsidP="00DC1697">
      <w:pPr>
        <w:pStyle w:val="Paragraph0"/>
      </w:pPr>
      <w:del w:id="12087" w:author="GoldenCorpusHarness" w:date="2026-03-28T21:57:49Z">
        <w:r>
          <w:delText>All rep</w:delText>
        </w:r>
      </w:del>
      <w:ins w:id="12088" w:author="GoldenCorpusHarness" w:date="2026-03-28T21:57:49Z">
        <w:r>
          <w:t>F</w:t>
        </w:r>
      </w:ins>
      <w:r>
        <w:t>or</w:t>
      </w:r>
      <w:del w:id="12089" w:author="GoldenCorpusHarness" w:date="2026-03-28T21:57:49Z">
        <w:r>
          <w:delText>ts of pembrolizumab overdose with and without an AE and all reports of lenvatinib overdose with an AE must be reported by</w:delText>
        </w:r>
      </w:del>
      <w:r>
        <w:t xml:space="preserve"> the </w:t>
      </w:r>
      <w:del w:id="12090" w:author="GoldenCorpusHarness" w:date="2026-03-28T21:57:49Z">
        <w:r>
          <w:delText>inv</w:delText>
        </w:r>
      </w:del>
      <w:ins w:id="12091" w:author="GoldenCorpusHarness" w:date="2026-03-28T21:57:49Z">
        <w:r>
          <w:t>purpos</w:t>
        </w:r>
      </w:ins>
      <w:r>
        <w:t>e</w:t>
      </w:r>
      <w:del w:id="12092" w:author="GoldenCorpusHarness" w:date="2026-03-28T21:57:49Z">
        <w:r>
          <w:delText>stigat</w:delText>
        </w:r>
      </w:del>
      <w:ins w:id="12093" w:author="GoldenCorpusHarness" w:date="2026-03-28T21:57:49Z">
        <w:r>
          <w:t xml:space="preserve"> </w:t>
        </w:r>
      </w:ins>
      <w:r>
        <w:t>o</w:t>
      </w:r>
      <w:del w:id="12094" w:author="GoldenCorpusHarness" w:date="2026-03-28T21:57:49Z">
        <w:r>
          <w:delText>r</w:delText>
        </w:r>
      </w:del>
      <w:ins w:id="12095" w:author="GoldenCorpusHarness" w:date="2026-03-28T21:57:49Z">
        <w:r>
          <w:t>f</w:t>
        </w:r>
      </w:ins>
      <w:r>
        <w:t xml:space="preserve"> </w:t>
      </w:r>
      <w:del w:id="12096" w:author="GoldenCorpusHarness" w:date="2026-03-28T21:57:49Z">
        <w:r>
          <w:delText>wi</w:delText>
        </w:r>
      </w:del>
      <w:r>
        <w:t>thi</w:t>
      </w:r>
      <w:ins w:id="12097" w:author="GoldenCorpusHarness" w:date="2026-03-28T21:57:49Z">
        <w:r>
          <w:t>s decisio</w:t>
        </w:r>
      </w:ins>
      <w:r>
        <w:t xml:space="preserve">n </w:t>
      </w:r>
      <w:del w:id="12098" w:author="GoldenCorpusHarness" w:date="2026-03-28T21:57:49Z">
        <w:r>
          <w:delText>24 hours to the S</w:delText>
        </w:r>
      </w:del>
      <w:r>
        <w:t>p</w:t>
      </w:r>
      <w:del w:id="12099" w:author="GoldenCorpusHarness" w:date="2026-03-28T21:57:49Z">
        <w:r>
          <w:delText>onsor either by elect</w:delText>
        </w:r>
      </w:del>
      <w:r>
        <w:t>ro</w:t>
      </w:r>
      <w:ins w:id="12100" w:author="GoldenCorpusHarness" w:date="2026-03-28T21:57:49Z">
        <w:r>
          <w:t>cess, lack of cli</w:t>
        </w:r>
      </w:ins>
      <w:r>
        <w:t>nic</w:t>
      </w:r>
      <w:ins w:id="12101" w:author="GoldenCorpusHarness" w:date="2026-03-28T21:57:49Z">
        <w:r>
          <w:t>al</w:t>
        </w:r>
      </w:ins>
      <w:r>
        <w:t xml:space="preserve"> </w:t>
      </w:r>
      <w:del w:id="12102" w:author="GoldenCorpusHarness" w:date="2026-03-28T21:57:49Z">
        <w:r>
          <w:delText>m</w:delText>
        </w:r>
      </w:del>
      <w:ins w:id="12103" w:author="GoldenCorpusHarness" w:date="2026-03-28T21:57:49Z">
        <w:r>
          <w:t>stability is defin</w:t>
        </w:r>
      </w:ins>
      <w:r>
        <w:t>ed</w:t>
      </w:r>
      <w:del w:id="12104" w:author="GoldenCorpusHarness" w:date="2026-03-28T21:57:49Z">
        <w:r>
          <w:delText>i</w:delText>
        </w:r>
      </w:del>
      <w:ins w:id="12105" w:author="GoldenCorpusHarness" w:date="2026-03-28T21:57:49Z">
        <w:r>
          <w:t xml:space="preserve"> </w:t>
        </w:r>
      </w:ins>
      <w:r>
        <w:t>a</w:t>
      </w:r>
      <w:del w:id="12106" w:author="GoldenCorpusHarness" w:date="2026-03-28T21:57:49Z">
        <w:r>
          <w:delText xml:space="preserve"> or paper.</w:delText>
        </w:r>
      </w:del>
      <w:ins w:id="12107" w:author="GoldenCorpusHarness" w:date="2026-03-28T21:57:49Z">
        <w:r>
          <w:t>s:</w:t>
        </w:r>
      </w:ins>
    </w:p>
    <w:p ns2:paraId="2069ACCE" ns2:textId="136EACBF" w:rsidR="00D80FE3" w:rsidRDefault="00DC1697" w:rsidP="00DC422F">
      <w:pPr>
        <w:pStyle w:val="Paragraph0"/>
        <w:spacing w:after="120"/>
      </w:pPr>
      <w:del w:id="12108" w:author="GoldenCorpusHarness" w:date="2026-03-28T21:57:49Z">
        <w:r>
          <w:delText>R</w:delText>
        </w:r>
      </w:del>
      <w:ins w:id="12109" w:author="GoldenCorpusHarness" w:date="2026-03-28T21:57:49Z">
        <w:r>
          <w:t>unacc</w:t>
        </w:r>
      </w:ins>
      <w:r>
        <w:t>ep</w:t>
      </w:r>
      <w:del w:id="12110" w:author="GoldenCorpusHarness" w:date="2026-03-28T21:57:49Z">
        <w:r>
          <w:delText>or</w:delText>
        </w:r>
      </w:del>
      <w:r>
        <w:t>t</w:t>
      </w:r>
      <w:del w:id="12111" w:author="GoldenCorpusHarness" w:date="2026-03-28T21:57:49Z">
        <w:r>
          <w:delText>s of pembrolizum</w:delText>
        </w:r>
      </w:del>
      <w:r>
        <w:t>ab</w:t>
      </w:r>
      <w:del w:id="12112" w:author="GoldenCorpusHarness" w:date="2026-03-28T21:57:49Z">
        <w:r>
          <w:delText xml:space="preserve"> overdose without any associated c</w:delText>
        </w:r>
      </w:del>
      <w:r>
        <w:t>l</w:t>
      </w:r>
      <w:del w:id="12113" w:author="GoldenCorpusHarness" w:date="2026-03-28T21:57:49Z">
        <w:r>
          <w:delText>inical symptoms or abnormal laboratory results, should be reported using th</w:delText>
        </w:r>
      </w:del>
      <w:r>
        <w:t>e t</w:t>
      </w:r>
      <w:del w:id="12114" w:author="GoldenCorpusHarness" w:date="2026-03-28T21:57:49Z">
        <w:r>
          <w:delText>erm</w:delText>
        </w:r>
      </w:del>
      <w:ins w:id="12115" w:author="GoldenCorpusHarness" w:date="2026-03-28T21:57:49Z">
        <w:r>
          <w:t>ox</w:t>
        </w:r>
      </w:ins>
      <w:r>
        <w:t>i</w:t>
      </w:r>
      <w:del w:id="12116" w:author="GoldenCorpusHarness" w:date="2026-03-28T21:57:49Z">
        <w:r>
          <w:delText>nology “ac</w:delText>
        </w:r>
      </w:del>
      <w:r>
        <w:t>ci</w:t>
      </w:r>
      <w:del w:id="12117" w:author="GoldenCorpusHarness" w:date="2026-03-28T21:57:49Z">
        <w:r>
          <w:delText>den</w:delText>
        </w:r>
      </w:del>
      <w:r>
        <w:t>t</w:t>
      </w:r>
      <w:del w:id="12118" w:author="GoldenCorpusHarness" w:date="2026-03-28T21:57:49Z">
        <w:r>
          <w:delText>al or intentional overdose without adverse effect.”.</w:delText>
        </w:r>
      </w:del>
      <w:ins w:id="12119" w:author="GoldenCorpusHarness" w:date="2026-03-28T21:57:49Z">
        <w:r>
          <w:t>y</w:t>
        </w:r>
      </w:ins>
    </w:p>
    <w:p ns2:paraId="6F693591" ns2:textId="77777777" w:rsidR="00753300" w:rsidRDefault="00753300" w:rsidP="008B0D1F">
      <w:pPr>
        <w:pStyle w:val="Heading2"/>
      </w:pPr>
      <w:del w:id="12120" w:author="GoldenCorpusHarness" w:date="2026-03-28T21:57:49Z">
        <w:r>
          <w:delText>Pharma</w:delText>
        </w:r>
      </w:del>
      <w:r>
        <w:t>c</w:t>
      </w:r>
      <w:del w:id="12121" w:author="GoldenCorpusHarness" w:date="2026-03-28T21:57:49Z">
        <w:r>
          <w:delText>ok</w:delText>
        </w:r>
      </w:del>
      <w:ins w:id="12122" w:author="GoldenCorpusHarness" w:date="2026-03-28T21:57:49Z">
        <w:r>
          <w:t>l</w:t>
        </w:r>
      </w:ins>
      <w:r>
        <w:t>in</w:t>
      </w:r>
      <w:del w:id="12123" w:author="GoldenCorpusHarness" w:date="2026-03-28T21:57:49Z">
        <w:r>
          <w:delText>e</w:delText>
        </w:r>
      </w:del>
      <w:ins w:id="12124" w:author="GoldenCorpusHarness" w:date="2026-03-28T21:57:49Z">
        <w:r>
          <w:t>ical signs or symptoms indica</w:t>
        </w:r>
      </w:ins>
      <w:r>
        <w:t>ti</w:t>
      </w:r>
      <w:ins w:id="12125" w:author="GoldenCorpusHarness" w:date="2026-03-28T21:57:49Z">
        <w:r>
          <w:t xml:space="preserve">ng </w:t>
        </w:r>
      </w:ins>
      <w:r>
        <w:t>c</w:t>
      </w:r>
      <w:ins w:id="12126" w:author="GoldenCorpusHarness" w:date="2026-03-28T21:57:49Z">
        <w:r>
          <w:t xml:space="preserve">linically </w:t>
        </w:r>
      </w:ins>
      <w:r>
        <w:t>s</w:t>
      </w:r>
      <w:ins w:id="12127" w:author="GoldenCorpusHarness" w:date="2026-03-28T21:57:49Z">
        <w:r>
          <w:t>ignificant disease progression</w:t>
        </w:r>
      </w:ins>
    </w:p>
    <w:p ns2:paraId="4C7D5701" ns2:textId="46ABC398" w:rsidR="00753300" w:rsidRDefault="00EC10CA" w:rsidP="00DC422F">
      <w:pPr>
        <w:pStyle w:val="Paragraph0"/>
        <w:spacing w:after="120"/>
      </w:pPr>
      <w:del w:id="12128" w:author="GoldenCorpusHarness" w:date="2026-03-28T21:57:49Z">
        <w:r>
          <w:delText>Pharma</w:delText>
        </w:r>
      </w:del>
      <w:ins w:id="12129" w:author="GoldenCorpusHarness" w:date="2026-03-28T21:57:49Z">
        <w:r>
          <w:t>de</w:t>
        </w:r>
      </w:ins>
      <w:r>
        <w:t>c</w:t>
      </w:r>
      <w:del w:id="12130" w:author="GoldenCorpusHarness" w:date="2026-03-28T21:57:49Z">
        <w:r>
          <w:delText>ok</w:delText>
        </w:r>
      </w:del>
      <w:ins w:id="12131" w:author="GoldenCorpusHarness" w:date="2026-03-28T21:57:49Z">
        <w:r>
          <w:t>l</w:t>
        </w:r>
      </w:ins>
      <w:r>
        <w:t>ine</w:t>
      </w:r>
      <w:del w:id="12132" w:author="GoldenCorpusHarness" w:date="2026-03-28T21:57:49Z">
        <w:r>
          <w:delText>tic parameters will not be evaluated</w:delText>
        </w:r>
      </w:del>
      <w:r>
        <w:t xml:space="preserve"> in </w:t>
      </w:r>
      <w:del w:id="12133" w:author="GoldenCorpusHarness" w:date="2026-03-28T21:57:49Z">
        <w:r>
          <w:delText>this</w:delText>
        </w:r>
      </w:del>
      <w:ins w:id="12134" w:author="GoldenCorpusHarness" w:date="2026-03-28T21:57:49Z">
        <w:r>
          <w:t>performance</w:t>
        </w:r>
      </w:ins>
      <w:r>
        <w:t xml:space="preserve"> st</w:t>
      </w:r>
      <w:ins w:id="12135" w:author="GoldenCorpusHarness" w:date="2026-03-28T21:57:49Z">
        <w:r>
          <w:t>at</w:t>
        </w:r>
      </w:ins>
      <w:r>
        <w:t>u</w:t>
      </w:r>
      <w:del w:id="12136" w:author="GoldenCorpusHarness" w:date="2026-03-28T21:57:49Z">
        <w:r>
          <w:delText xml:space="preserve">dy. </w:delText>
        </w:r>
      </w:del>
      <w:ins w:id="12137" w:author="GoldenCorpusHarness" w:date="2026-03-28T21:57:49Z">
        <w:r>
          <w:t>s</w:t>
        </w:r>
      </w:ins>
    </w:p>
    <w:p ns2:paraId="6D4BAC4D" ns2:textId="77777777" w:rsidR="00753300" w:rsidRPr="004C4C43" w:rsidRDefault="00753300" w:rsidP="008B0D1F">
      <w:pPr>
        <w:pStyle w:val="Heading2"/>
      </w:pPr>
      <w:del w:id="12138" w:author="GoldenCorpusHarness" w:date="2026-03-28T21:57:49Z">
        <w:r>
          <w:delText>P</w:delText>
        </w:r>
      </w:del>
      <w:ins w:id="12139" w:author="GoldenCorpusHarness" w:date="2026-03-28T21:57:49Z">
        <w:r>
          <w:t>rapid disease progression or t</w:t>
        </w:r>
      </w:ins>
      <w:r>
        <w:t>h</w:t>
      </w:r>
      <w:del w:id="12140" w:author="GoldenCorpusHarness" w:date="2026-03-28T21:57:49Z">
        <w:r>
          <w:delText>armacod</w:delText>
        </w:r>
      </w:del>
      <w:ins w:id="12141" w:author="GoldenCorpusHarness" w:date="2026-03-28T21:57:49Z">
        <w:r>
          <w:t>reat to vital organs or critical anatomical sites (eg, CNS metastasis, respirator</w:t>
        </w:r>
      </w:ins>
      <w:r>
        <w:t>y</w:t>
      </w:r>
      <w:del w:id="12142" w:author="GoldenCorpusHarness" w:date="2026-03-28T21:57:49Z">
        <w:r>
          <w:delText>namics</w:delText>
        </w:r>
      </w:del>
      <w:ins w:id="12143" w:author="GoldenCorpusHarness" w:date="2026-03-28T21:57:49Z">
        <w:r>
          <w:t xml:space="preserve"> failure due to tumor compression, spinal cord compression) requiring urgent alternative medical intervention</w:t>
        </w:r>
      </w:ins>
    </w:p>
    <w:p ns2:paraId="161709C1" ns2:textId="5A01B71B" w:rsidR="00753300" w:rsidRDefault="00040020" w:rsidP="00DA32A1">
      <w:pPr>
        <w:pStyle w:val="Paragraph0"/>
      </w:pPr>
      <w:del w:id="12144" w:author="GoldenCorpusHarness" w:date="2026-03-28T21:57:49Z">
        <w:r>
          <w:delText>Pharmacodynamic parameters will not be evaluated in this study.</w:delText>
        </w:r>
      </w:del>
    </w:p>
    <w:p ns2:paraId="6415971D" ns2:textId="77777777" w:rsidR="0049324C" w:rsidRDefault="0049324C" w:rsidP="001177E8">
      <w:pPr>
        <w:pStyle w:val="Heading2"/>
        <w:rPr>
          <w:rFonts w:eastAsia="Times New Roman" w:cs="Times New Roman"/>
          <w:b w:val="0"/>
          <w:bCs w:val="0"/>
          <w:iCs w:val="0"/>
          <w:szCs w:val="24"/>
        </w:rPr>
      </w:pPr>
      <w:del w:id="12145" w:author="GoldenCorpusHarness" w:date="2026-03-28T21:57:49Z">
        <w:r>
          <w:delText>B</w:delText>
        </w:r>
      </w:del>
      <w:ins w:id="12146" w:author="GoldenCorpusHarness" w:date="2026-03-28T21:57:49Z">
        <w:r>
          <w:t>Figure 5Study Intervent</w:t>
        </w:r>
      </w:ins>
      <w:r>
        <w:t>io</w:t>
      </w:r>
      <w:del w:id="12147" w:author="GoldenCorpusHarness" w:date="2026-03-28T21:57:49Z">
        <w:r>
          <w:delText>m</w:delText>
        </w:r>
      </w:del>
      <w:ins w:id="12148" w:author="GoldenCorpusHarness" w:date="2026-03-28T21:57:49Z">
        <w:r>
          <w:t>n Decision M</w:t>
        </w:r>
      </w:ins>
      <w:r>
        <w:t>a</w:t>
      </w:r>
      <w:ins w:id="12149" w:author="GoldenCorpusHarness" w:date="2026-03-28T21:57:49Z">
        <w:r>
          <w:t>king P</w:t>
        </w:r>
      </w:ins>
      <w:r>
        <w:t>r</w:t>
      </w:r>
      <w:del w:id="12150" w:author="GoldenCorpusHarness" w:date="2026-03-28T21:57:49Z">
        <w:r>
          <w:delText>k</w:delText>
        </w:r>
      </w:del>
      <w:ins w:id="12151" w:author="GoldenCorpusHarness" w:date="2026-03-28T21:57:49Z">
        <w:r>
          <w:t>ocess When Progression p</w:t>
        </w:r>
      </w:ins>
      <w:r>
        <w:t>er</w:t>
      </w:r>
      <w:ins w:id="12152" w:author="GoldenCorpusHarness" w:date="2026-03-28T21:57:49Z">
        <w:r>
          <w:t xml:space="preserve"> RECIST 1.1 i</w:t>
        </w:r>
      </w:ins>
      <w:r>
        <w:t>s</w:t>
      </w:r>
      <w:ins w:id="12153" w:author="GoldenCorpusHarness" w:date="2026-03-28T21:57:49Z">
        <w:r>
          <w:t xml:space="preserve"> Observed by Investigator (PFS endpoint)</w:t>
        </w:r>
      </w:ins>
    </w:p>
    <w:p ns2:paraId="00453ACA" ns2:textId="77777777" w:rsidR="00631496" w:rsidRPr="00631496" w:rsidRDefault="00631496" w:rsidP="00631496">
      <w:pPr>
        <w:pStyle w:val="Paragraph0"/>
      </w:pPr>
      <w:del w:id="12154" w:author="GoldenCorpusHarness" w:date="2026-03-28T21:57:49Z">
        <w:r>
          <w:delText>To identify novel biomarkers, the following biospecimens to support exploratory analyses of cellular components (eg, protein, RNA, DNA, metabolites) and other circulating molecules will be collected from all participants as specified in the SoA:</w:delText>
        </w:r>
      </w:del>
    </w:p>
    <w:p ns2:paraId="7AECF846" ns2:textId="6F942810" w:rsidR="00631496" w:rsidRPr="00B17EBA" w:rsidRDefault="00631496" w:rsidP="009B6EAD">
      <w:pPr>
        <w:pStyle w:val="Paragraph0"/>
        <w:numPr>
          <w:ilvl w:val="0"/>
          <w:numId w:val="38"/>
        </w:numPr>
        <w:ind w:left="360"/>
      </w:pPr>
      <w:del w:id="12155" w:author="GoldenCorpusHarness" w:date="2026-03-28T21:57:49Z">
        <w:r>
          <w:delText>Bl</w:delText>
        </w:r>
      </w:del>
      <w:ins w:id="12156" w:author="GoldenCorpusHarness" w:date="2026-03-28T21:57:49Z">
        <w:r>
          <w:t>Patient-rep</w:t>
        </w:r>
      </w:ins>
      <w:r>
        <w:t>o</w:t>
      </w:r>
      <w:del w:id="12157" w:author="GoldenCorpusHarness" w:date="2026-03-28T21:57:49Z">
        <w:r>
          <w:delText>o</w:delText>
        </w:r>
      </w:del>
      <w:ins w:id="12158" w:author="GoldenCorpusHarness" w:date="2026-03-28T21:57:49Z">
        <w:r>
          <w:t>rte</w:t>
        </w:r>
      </w:ins>
      <w:r>
        <w:t xml:space="preserve">d </w:t>
      </w:r>
      <w:del w:id="12159" w:author="GoldenCorpusHarness" w:date="2026-03-28T21:57:49Z">
        <w:r>
          <w:delText>f</w:delText>
        </w:r>
      </w:del>
      <w:ins w:id="12160" w:author="GoldenCorpusHarness" w:date="2026-03-28T21:57:49Z">
        <w:r>
          <w:t>Outc</w:t>
        </w:r>
      </w:ins>
      <w:r>
        <w:t>o</w:t>
      </w:r>
      <w:del w:id="12161" w:author="GoldenCorpusHarness" w:date="2026-03-28T21:57:49Z">
        <w:r>
          <w:delText>r g</w:delText>
        </w:r>
      </w:del>
      <w:ins w:id="12162" w:author="GoldenCorpusHarness" w:date="2026-03-28T21:57:49Z">
        <w:r>
          <w:t>m</w:t>
        </w:r>
      </w:ins>
      <w:r>
        <w:t>e</w:t>
      </w:r>
      <w:del w:id="12163" w:author="GoldenCorpusHarness" w:date="2026-03-28T21:57:49Z">
        <w:r>
          <w:delText>netic analy</w:delText>
        </w:r>
      </w:del>
      <w:r>
        <w:t>s</w:t>
      </w:r>
      <w:del w:id="12164" w:author="GoldenCorpusHarness" w:date="2026-03-28T21:57:49Z">
        <w:r>
          <w:delText>is</w:delText>
        </w:r>
      </w:del>
    </w:p>
    <w:p ns2:paraId="6FFD8BAA" ns2:textId="37F4E054" w:rsidR="00631496" w:rsidRPr="00B17EBA" w:rsidRDefault="00631496" w:rsidP="009B6EAD">
      <w:pPr>
        <w:pStyle w:val="Paragraph0"/>
        <w:numPr>
          <w:ilvl w:val="0"/>
          <w:numId w:val="38"/>
        </w:numPr>
        <w:ind w:left="360"/>
      </w:pPr>
      <w:del w:id="12165" w:author="GoldenCorpusHarness" w:date="2026-03-28T21:57:49Z">
        <w:r>
          <w:delText>B</w:delText>
        </w:r>
      </w:del>
      <w:ins w:id="12166" w:author="GoldenCorpusHarness" w:date="2026-03-28T21:57:49Z">
        <w:r>
          <w:t>As of Amendment 05: ePRO assessments wi</w:t>
        </w:r>
      </w:ins>
      <w:r>
        <w:t>l</w:t>
      </w:r>
      <w:ins w:id="12167" w:author="GoldenCorpusHarness" w:date="2026-03-28T21:57:49Z">
        <w:r>
          <w:t>l be disc</w:t>
        </w:r>
      </w:ins>
      <w:r>
        <w:t>o</w:t>
      </w:r>
      <w:ins w:id="12168" w:author="GoldenCorpusHarness" w:date="2026-03-28T21:57:49Z">
        <w:r>
          <w:t>ntinued.  Original pr</w:t>
        </w:r>
      </w:ins>
      <w:r>
        <w:t>o</w:t>
      </w:r>
      <w:ins w:id="12169" w:author="GoldenCorpusHarness" w:date="2026-03-28T21:57:49Z">
        <w:r>
          <w:t>tocol text that is contained in this section has been retaine</w:t>
        </w:r>
      </w:ins>
      <w:r>
        <w:t xml:space="preserve">d for </w:t>
      </w:r>
      <w:del w:id="12170" w:author="GoldenCorpusHarness" w:date="2026-03-28T21:57:49Z">
        <w:r>
          <w:delText>RNA</w:delText>
        </w:r>
      </w:del>
      <w:ins w:id="12171" w:author="GoldenCorpusHarness" w:date="2026-03-28T21:57:49Z">
        <w:r>
          <w:t>reference.</w:t>
        </w:r>
      </w:ins>
      <w:r>
        <w:t xml:space="preserve"> </w:t>
      </w:r>
      <w:del w:id="12172" w:author="GoldenCorpusHarness" w:date="2026-03-28T21:57:49Z">
        <w:r>
          <w:delText>analysis</w:delText>
        </w:r>
      </w:del>
    </w:p>
    <w:p ns2:paraId="6CE3F91C" ns2:textId="5826E37E" w:rsidR="00631496" w:rsidRPr="00B17EBA" w:rsidRDefault="00631496" w:rsidP="009B6EAD">
      <w:pPr>
        <w:pStyle w:val="Paragraph0"/>
        <w:numPr>
          <w:ilvl w:val="0"/>
          <w:numId w:val="38"/>
        </w:numPr>
        <w:ind w:left="360"/>
      </w:pPr>
      <w:del w:id="12173" w:author="GoldenCorpusHarness" w:date="2026-03-28T21:57:49Z">
        <w:r>
          <w:delText>Bloo</w:delText>
        </w:r>
      </w:del>
      <w:ins w:id="12174" w:author="GoldenCorpusHarness" w:date="2026-03-28T21:57:49Z">
        <w:r>
          <w:t>It is a best practice an</w:t>
        </w:r>
      </w:ins>
      <w:r>
        <w:t xml:space="preserve">d </w:t>
      </w:r>
      <w:ins w:id="12175" w:author="GoldenCorpusHarness" w:date="2026-03-28T21:57:49Z">
        <w:r>
          <w:t>strongly recommended that ePROs are administered be</w:t>
        </w:r>
      </w:ins>
      <w:r>
        <w:t>for</w:t>
      </w:r>
      <w:ins w:id="12176" w:author="GoldenCorpusHarness" w:date="2026-03-28T21:57:49Z">
        <w:r>
          <w:t>e any other visit procedures and in the order listed in the SoA,</w:t>
        </w:r>
      </w:ins>
      <w:r>
        <w:t xml:space="preserve"> s</w:t>
      </w:r>
      <w:del w:id="12177" w:author="GoldenCorpusHarness" w:date="2026-03-28T21:57:49Z">
        <w:r>
          <w:delText>erum biom</w:delText>
        </w:r>
      </w:del>
      <w:ins w:id="12178" w:author="GoldenCorpusHarness" w:date="2026-03-28T21:57:49Z">
        <w:r>
          <w:t>t</w:t>
        </w:r>
      </w:ins>
      <w:r>
        <w:t>ar</w:t>
      </w:r>
      <w:del w:id="12179" w:author="GoldenCorpusHarness" w:date="2026-03-28T21:57:49Z">
        <w:r>
          <w:delText>ke</w:delText>
        </w:r>
      </w:del>
      <w:ins w:id="12180" w:author="GoldenCorpusHarness" w:date="2026-03-28T21:57:49Z">
        <w:r>
          <w:t>ting with Eu</w:t>
        </w:r>
      </w:ins>
      <w:r>
        <w:t>r</w:t>
      </w:r>
      <w:del w:id="12181" w:author="GoldenCorpusHarness" w:date="2026-03-28T21:57:49Z">
        <w:r>
          <w:delText>s</w:delText>
        </w:r>
      </w:del>
      <w:ins w:id="12182" w:author="GoldenCorpusHarness" w:date="2026-03-28T21:57:49Z">
        <w:r>
          <w:t xml:space="preserve">oQoL EQ-5D-5L. </w:t>
        </w:r>
      </w:ins>
    </w:p>
    <w:p ns2:paraId="00D886DC" ns2:textId="50238AEE" w:rsidR="00631496" w:rsidRPr="00B17EBA" w:rsidRDefault="00631496" w:rsidP="009B6EAD">
      <w:pPr>
        <w:pStyle w:val="Paragraph0"/>
        <w:numPr>
          <w:ilvl w:val="0"/>
          <w:numId w:val="38"/>
        </w:numPr>
        <w:ind w:left="360"/>
      </w:pPr>
      <w:del w:id="12183" w:author="GoldenCorpusHarness" w:date="2026-03-28T21:57:49Z">
        <w:r>
          <w:delText>B</w:delText>
        </w:r>
      </w:del>
      <w:ins w:id="12184" w:author="GoldenCorpusHarness" w:date="2026-03-28T21:57:49Z">
        <w:r>
          <w:t>Co</w:t>
        </w:r>
      </w:ins>
      <w:r>
        <w:t>l</w:t>
      </w:r>
      <w:ins w:id="12185" w:author="GoldenCorpusHarness" w:date="2026-03-28T21:57:49Z">
        <w:r>
          <w:t>lecti</w:t>
        </w:r>
      </w:ins>
      <w:r>
        <w:t>o</w:t>
      </w:r>
      <w:del w:id="12186" w:author="GoldenCorpusHarness" w:date="2026-03-28T21:57:49Z">
        <w:r>
          <w:delText>o</w:delText>
        </w:r>
      </w:del>
      <w:ins w:id="12187" w:author="GoldenCorpusHarness" w:date="2026-03-28T21:57:49Z">
        <w:r>
          <w:t>n begins at C1 an</w:t>
        </w:r>
      </w:ins>
      <w:r>
        <w:t xml:space="preserve">d </w:t>
      </w:r>
      <w:del w:id="12188" w:author="GoldenCorpusHarness" w:date="2026-03-28T21:57:49Z">
        <w:r>
          <w:delText>f</w:delText>
        </w:r>
      </w:del>
      <w:ins w:id="12189" w:author="GoldenCorpusHarness" w:date="2026-03-28T21:57:49Z">
        <w:r>
          <w:t xml:space="preserve">continues until C35 </w:t>
        </w:r>
      </w:ins>
      <w:r>
        <w:t xml:space="preserve">or </w:t>
      </w:r>
      <w:del w:id="12190" w:author="GoldenCorpusHarness" w:date="2026-03-28T21:57:49Z">
        <w:r>
          <w:delText>pl</w:delText>
        </w:r>
      </w:del>
      <w:ins w:id="12191" w:author="GoldenCorpusHarness" w:date="2026-03-28T21:57:49Z">
        <w:r>
          <w:t>tre</w:t>
        </w:r>
      </w:ins>
      <w:r>
        <w:t>a</w:t>
      </w:r>
      <w:ins w:id="12192" w:author="GoldenCorpusHarness" w:date="2026-03-28T21:57:49Z">
        <w:r>
          <w:t>tment di</w:t>
        </w:r>
      </w:ins>
      <w:r>
        <w:t>s</w:t>
      </w:r>
      <w:del w:id="12193" w:author="GoldenCorpusHarness" w:date="2026-03-28T21:57:49Z">
        <w:r>
          <w:delText>m</w:delText>
        </w:r>
      </w:del>
      <w:ins w:id="12194" w:author="GoldenCorpusHarness" w:date="2026-03-28T21:57:49Z">
        <w:r>
          <w:t>continu</w:t>
        </w:r>
      </w:ins>
      <w:r>
        <w:t>a</w:t>
      </w:r>
      <w:del w:id="12195" w:author="GoldenCorpusHarness" w:date="2026-03-28T21:57:49Z">
        <w:r>
          <w:delText xml:space="preserve"> b</w:delText>
        </w:r>
      </w:del>
      <w:ins w:id="12196" w:author="GoldenCorpusHarness" w:date="2026-03-28T21:57:49Z">
        <w:r>
          <w:t>t</w:t>
        </w:r>
      </w:ins>
      <w:r>
        <w:t>io</w:t>
      </w:r>
      <w:del w:id="12197" w:author="GoldenCorpusHarness" w:date="2026-03-28T21:57:49Z">
        <w:r>
          <w:delText>mark</w:delText>
        </w:r>
      </w:del>
      <w:ins w:id="12198" w:author="GoldenCorpusHarness" w:date="2026-03-28T21:57:49Z">
        <w:r>
          <w:t>n, whichev</w:t>
        </w:r>
      </w:ins>
      <w:r>
        <w:t>er</w:t>
      </w:r>
      <w:ins w:id="12199" w:author="GoldenCorpusHarness" w:date="2026-03-28T21:57:49Z">
        <w:r>
          <w:t xml:space="preserve"> occur</w:t>
        </w:r>
      </w:ins>
      <w:r>
        <w:t>s</w:t>
      </w:r>
      <w:ins w:id="12200" w:author="GoldenCorpusHarness" w:date="2026-03-28T21:57:49Z">
        <w:r>
          <w:t xml:space="preserve"> first. </w:t>
        </w:r>
      </w:ins>
    </w:p>
    <w:p ns2:paraId="0DBA57C1" ns2:textId="5A325FF2" w:rsidR="00631496" w:rsidRPr="00B17EBA" w:rsidRDefault="00631496" w:rsidP="009B6EAD">
      <w:pPr>
        <w:pStyle w:val="Paragraph0"/>
        <w:numPr>
          <w:ilvl w:val="0"/>
          <w:numId w:val="38"/>
        </w:numPr>
        <w:ind w:left="360"/>
      </w:pPr>
      <w:del w:id="12201" w:author="GoldenCorpusHarness" w:date="2026-03-28T21:57:49Z">
        <w:r>
          <w:delText>Bl</w:delText>
        </w:r>
      </w:del>
      <w:ins w:id="12202" w:author="GoldenCorpusHarness" w:date="2026-03-28T21:57:49Z">
        <w:r>
          <w:t>The PRO questi</w:t>
        </w:r>
      </w:ins>
      <w:r>
        <w:t>o</w:t>
      </w:r>
      <w:del w:id="12203" w:author="GoldenCorpusHarness" w:date="2026-03-28T21:57:49Z">
        <w:r>
          <w:delText>od for c</w:delText>
        </w:r>
      </w:del>
      <w:ins w:id="12204" w:author="GoldenCorpusHarness" w:date="2026-03-28T21:57:49Z">
        <w:r>
          <w:t>nna</w:t>
        </w:r>
      </w:ins>
      <w:r>
        <w:t>ir</w:t>
      </w:r>
      <w:del w:id="12205" w:author="GoldenCorpusHarness" w:date="2026-03-28T21:57:49Z">
        <w:r>
          <w:delText>cu</w:delText>
        </w:r>
      </w:del>
      <w:ins w:id="12206" w:author="GoldenCorpusHarness" w:date="2026-03-28T21:57:49Z">
        <w:r>
          <w:t>es wi</w:t>
        </w:r>
      </w:ins>
      <w:r>
        <w:t>l</w:t>
      </w:r>
      <w:ins w:id="12207" w:author="GoldenCorpusHarness" w:date="2026-03-28T21:57:49Z">
        <w:r>
          <w:t xml:space="preserve">l be </w:t>
        </w:r>
      </w:ins>
      <w:r>
        <w:t>a</w:t>
      </w:r>
      <w:del w:id="12208" w:author="GoldenCorpusHarness" w:date="2026-03-28T21:57:49Z">
        <w:r>
          <w:delText>t</w:delText>
        </w:r>
      </w:del>
      <w:ins w:id="12209" w:author="GoldenCorpusHarness" w:date="2026-03-28T21:57:49Z">
        <w:r>
          <w:t>dm</w:t>
        </w:r>
      </w:ins>
      <w:r>
        <w:t>in</w:t>
      </w:r>
      <w:del w:id="12210" w:author="GoldenCorpusHarness" w:date="2026-03-28T21:57:49Z">
        <w:r>
          <w:delText xml:space="preserve">g </w:delText>
        </w:r>
      </w:del>
      <w:ins w:id="12211" w:author="GoldenCorpusHarness" w:date="2026-03-28T21:57:49Z">
        <w:r>
          <w:t>is</w:t>
        </w:r>
      </w:ins>
      <w:r>
        <w:t>t</w:t>
      </w:r>
      <w:del w:id="12212" w:author="GoldenCorpusHarness" w:date="2026-03-28T21:57:49Z">
        <w:r>
          <w:delText>umo</w:delText>
        </w:r>
      </w:del>
      <w:ins w:id="12213" w:author="GoldenCorpusHarness" w:date="2026-03-28T21:57:49Z">
        <w:r>
          <w:t>e</w:t>
        </w:r>
      </w:ins>
      <w:r>
        <w:t>r</w:t>
      </w:r>
      <w:del w:id="12214" w:author="GoldenCorpusHarness" w:date="2026-03-28T21:57:49Z">
        <w:r>
          <w:delText xml:space="preserve"> nucl</w:delText>
        </w:r>
      </w:del>
      <w:r>
        <w:t>e</w:t>
      </w:r>
      <w:del w:id="12215" w:author="GoldenCorpusHarness" w:date="2026-03-28T21:57:49Z">
        <w:r>
          <w:delText>ic aci</w:delText>
        </w:r>
      </w:del>
      <w:r>
        <w:t>d</w:t>
      </w:r>
      <w:del w:id="12216" w:author="GoldenCorpusHarness" w:date="2026-03-28T21:57:49Z">
        <w:r>
          <w:delText xml:space="preserve">s </w:delText>
        </w:r>
      </w:del>
      <w:ins w:id="12217" w:author="GoldenCorpusHarness" w:date="2026-03-28T21:57:49Z">
        <w:r>
          <w:t>:</w:t>
        </w:r>
      </w:ins>
    </w:p>
    <w:p ns2:paraId="7099138D" ns2:textId="5F54B6FB" w:rsidR="00B01639" w:rsidRPr="00B17EBA" w:rsidRDefault="00D13887" w:rsidP="009B6EAD">
      <w:pPr>
        <w:pStyle w:val="Paragraph0"/>
        <w:numPr>
          <w:ilvl w:val="0"/>
          <w:numId w:val="38"/>
        </w:numPr>
        <w:ind w:left="360"/>
      </w:pPr>
      <w:del w:id="12218" w:author="GoldenCorpusHarness" w:date="2026-03-28T21:57:49Z">
        <w:r>
          <w:delText>Tum</w:delText>
        </w:r>
      </w:del>
      <w:ins w:id="12219" w:author="GoldenCorpusHarness" w:date="2026-03-28T21:57:49Z">
        <w:r>
          <w:t>Bef</w:t>
        </w:r>
      </w:ins>
      <w:r>
        <w:t>or</w:t>
      </w:r>
      <w:ins w:id="12220" w:author="GoldenCorpusHarness" w:date="2026-03-28T21:57:49Z">
        <w:r>
          <w:t>e</w:t>
        </w:r>
      </w:ins>
      <w:r>
        <w:t xml:space="preserve"> </w:t>
      </w:r>
      <w:del w:id="12221" w:author="GoldenCorpusHarness" w:date="2026-03-28T21:57:49Z">
        <w:r>
          <w:delText>T</w:delText>
        </w:r>
      </w:del>
      <w:ins w:id="12222" w:author="GoldenCorpusHarness" w:date="2026-03-28T21:57:49Z">
        <w:r>
          <w:t>dos</w:t>
        </w:r>
      </w:ins>
      <w:r>
        <w:t>i</w:t>
      </w:r>
      <w:del w:id="12223" w:author="GoldenCorpusHarness" w:date="2026-03-28T21:57:49Z">
        <w:r>
          <w:delText>ssu</w:delText>
        </w:r>
      </w:del>
      <w:ins w:id="12224" w:author="GoldenCorpusHarness" w:date="2026-03-28T21:57:49Z">
        <w:r>
          <w:t>ng at Day1, Cycl</w:t>
        </w:r>
      </w:ins>
      <w:r>
        <w:t>e</w:t>
      </w:r>
      <w:ins w:id="12225" w:author="GoldenCorpusHarness" w:date="2026-03-28T21:57:49Z">
        <w:r>
          <w:t xml:space="preserve"> 1, and then  </w:t>
        </w:r>
      </w:ins>
    </w:p>
    <w:p ns2:paraId="6831FDDD" ns2:textId="7C1BA491" w:rsidR="00631496" w:rsidRPr="00B17EBA" w:rsidRDefault="00631496" w:rsidP="009B6EAD">
      <w:pPr>
        <w:pStyle w:val="Paragraph0"/>
        <w:numPr>
          <w:ilvl w:val="0"/>
          <w:numId w:val="38"/>
        </w:numPr>
        <w:ind w:left="360"/>
      </w:pPr>
      <w:del w:id="12226" w:author="GoldenCorpusHarness" w:date="2026-03-28T21:57:49Z">
        <w:r>
          <w:delText>S</w:delText>
        </w:r>
      </w:del>
      <w:ins w:id="12227" w:author="GoldenCorpusHarness" w:date="2026-03-28T21:57:49Z">
        <w:r>
          <w:t xml:space="preserve">Day 1 of every cycle from Cycle 1 </w:t>
        </w:r>
      </w:ins>
      <w:r>
        <w:t>t</w:t>
      </w:r>
      <w:ins w:id="12228" w:author="GoldenCorpusHarness" w:date="2026-03-28T21:57:49Z">
        <w:r>
          <w:t>hr</w:t>
        </w:r>
      </w:ins>
      <w:r>
        <w:t>o</w:t>
      </w:r>
      <w:del w:id="12229" w:author="GoldenCorpusHarness" w:date="2026-03-28T21:57:49Z">
        <w:r>
          <w:delText>o</w:delText>
        </w:r>
      </w:del>
      <w:ins w:id="12230" w:author="GoldenCorpusHarness" w:date="2026-03-28T21:57:49Z">
        <w:r>
          <w:t>ugh Cyc</w:t>
        </w:r>
      </w:ins>
      <w:r>
        <w:t>l</w:t>
      </w:r>
      <w:ins w:id="12231" w:author="GoldenCorpusHarness" w:date="2026-03-28T21:57:49Z">
        <w:r>
          <w:t>e</w:t>
        </w:r>
      </w:ins>
      <w:r>
        <w:t xml:space="preserve"> </w:t>
      </w:r>
      <w:del w:id="12232" w:author="GoldenCorpusHarness" w:date="2026-03-28T21:57:49Z">
        <w:r>
          <w:delText>a</w:delText>
        </w:r>
      </w:del>
      <w:ins w:id="12233" w:author="GoldenCorpusHarness" w:date="2026-03-28T21:57:49Z">
        <w:r>
          <w:t>9, the</w:t>
        </w:r>
      </w:ins>
      <w:r>
        <w:t>n</w:t>
      </w:r>
      <w:del w:id="12234" w:author="GoldenCorpusHarness" w:date="2026-03-28T21:57:49Z">
        <w:r>
          <w:delText>alysis</w:delText>
        </w:r>
      </w:del>
      <w:r>
        <w:t xml:space="preserve"> </w:t>
      </w:r>
      <w:del w:id="12235" w:author="GoldenCorpusHarness" w:date="2026-03-28T21:57:49Z">
        <w:r>
          <w:delText xml:space="preserve">(optional) </w:delText>
        </w:r>
      </w:del>
    </w:p>
    <w:p ns2:paraId="277328FD" ns2:textId="116C028B" w:rsidR="0049324C" w:rsidRDefault="00631496" w:rsidP="00D96364">
      <w:pPr>
        <w:pStyle w:val="Paragraph0"/>
      </w:pPr>
      <w:del w:id="12236" w:author="GoldenCorpusHarness" w:date="2026-03-28T21:57:49Z">
        <w:r>
          <w:delText>S</w:delText>
        </w:r>
      </w:del>
      <w:ins w:id="12237" w:author="GoldenCorpusHarness" w:date="2026-03-28T21:57:49Z">
        <w:r>
          <w:t>D</w:t>
        </w:r>
      </w:ins>
      <w:r>
        <w:t>a</w:t>
      </w:r>
      <w:del w:id="12238" w:author="GoldenCorpusHarness" w:date="2026-03-28T21:57:49Z">
        <w:r>
          <w:delText>mp</w:delText>
        </w:r>
      </w:del>
      <w:ins w:id="12239" w:author="GoldenCorpusHarness" w:date="2026-03-28T21:57:49Z">
        <w:r>
          <w:t>y 1 of every other cyc</w:t>
        </w:r>
      </w:ins>
      <w:r>
        <w:t xml:space="preserve">le </w:t>
      </w:r>
      <w:ins w:id="12240" w:author="GoldenCorpusHarness" w:date="2026-03-28T21:57:49Z">
        <w:r>
          <w:t>through Cy</w:t>
        </w:r>
      </w:ins>
      <w:r>
        <w:t>c</w:t>
      </w:r>
      <w:del w:id="12241" w:author="GoldenCorpusHarness" w:date="2026-03-28T21:57:49Z">
        <w:r>
          <w:delText>ol</w:delText>
        </w:r>
      </w:del>
      <w:r>
        <w:t>le</w:t>
      </w:r>
      <w:del w:id="12242" w:author="GoldenCorpusHarness" w:date="2026-03-28T21:57:49Z">
        <w:r>
          <w:delText>ction</w:delText>
        </w:r>
      </w:del>
      <w:ins w:id="12243" w:author="GoldenCorpusHarness" w:date="2026-03-28T21:57:49Z">
        <w:r>
          <w:t xml:space="preserve"> 17 (C11</w:t>
        </w:r>
      </w:ins>
      <w:r>
        <w:t xml:space="preserve">, </w:t>
      </w:r>
      <w:del w:id="12244" w:author="GoldenCorpusHarness" w:date="2026-03-28T21:57:49Z">
        <w:r>
          <w:delText>storage</w:delText>
        </w:r>
      </w:del>
      <w:ins w:id="12245" w:author="GoldenCorpusHarness" w:date="2026-03-28T21:57:49Z">
        <w:r>
          <w:t>C13</w:t>
        </w:r>
      </w:ins>
      <w:r>
        <w:t xml:space="preserve">, </w:t>
      </w:r>
      <w:del w:id="12246" w:author="GoldenCorpusHarness" w:date="2026-03-28T21:57:49Z">
        <w:r>
          <w:delText>and</w:delText>
        </w:r>
      </w:del>
      <w:ins w:id="12247" w:author="GoldenCorpusHarness" w:date="2026-03-28T21:57:49Z">
        <w:r>
          <w:t>C15,</w:t>
        </w:r>
      </w:ins>
      <w:r>
        <w:t xml:space="preserve"> </w:t>
      </w:r>
      <w:del w:id="12248" w:author="GoldenCorpusHarness" w:date="2026-03-28T21:57:49Z">
        <w:r>
          <w:delText>shipment instructions for</w:delText>
        </w:r>
      </w:del>
      <w:ins w:id="12249" w:author="GoldenCorpusHarness" w:date="2026-03-28T21:57:49Z">
        <w:r>
          <w:t>C17),</w:t>
        </w:r>
      </w:ins>
      <w:r>
        <w:t xml:space="preserve"> the</w:t>
      </w:r>
      <w:del w:id="12250" w:author="GoldenCorpusHarness" w:date="2026-03-28T21:57:49Z">
        <w:r>
          <w:delText xml:space="preserve"> exploratory biomarker specimens will be provided i</w:delText>
        </w:r>
      </w:del>
      <w:r>
        <w:t xml:space="preserve">n </w:t>
      </w:r>
      <w:del w:id="12251" w:author="GoldenCorpusHarness" w:date="2026-03-28T21:57:49Z">
        <w:r>
          <w:delText>the operations/laboratory manual.</w:delText>
        </w:r>
      </w:del>
    </w:p>
    <w:p ns2:paraId="1158CD86" ns2:textId="1C23F5CF" w:rsidR="00075AD3" w:rsidRPr="00DC01FD" w:rsidRDefault="00075AD3" w:rsidP="00DC01FD">
      <w:pPr>
        <w:pStyle w:val="Heading3"/>
      </w:pPr>
      <w:del w:id="12252" w:author="GoldenCorpusHarness" w:date="2026-03-28T21:57:49Z">
        <w:r>
          <w:delText>P</w:delText>
        </w:r>
      </w:del>
      <w:ins w:id="12253" w:author="GoldenCorpusHarness" w:date="2026-03-28T21:57:49Z">
        <w:r>
          <w:t>Every 3 cyc</w:t>
        </w:r>
      </w:ins>
      <w:r>
        <w:t>l</w:t>
      </w:r>
      <w:del w:id="12254" w:author="GoldenCorpusHarness" w:date="2026-03-28T21:57:49Z">
        <w:r>
          <w:delText>ann</w:delText>
        </w:r>
      </w:del>
      <w:r>
        <w:t>e</w:t>
      </w:r>
      <w:del w:id="12255" w:author="GoldenCorpusHarness" w:date="2026-03-28T21:57:49Z">
        <w:r>
          <w:delText>d Genetic Analysi</w:delText>
        </w:r>
      </w:del>
      <w:r>
        <w:t xml:space="preserve">s </w:t>
      </w:r>
      <w:del w:id="12256" w:author="GoldenCorpusHarness" w:date="2026-03-28T21:57:49Z">
        <w:r>
          <w:delText>Samp</w:delText>
        </w:r>
      </w:del>
      <w:ins w:id="12257" w:author="GoldenCorpusHarness" w:date="2026-03-28T21:57:49Z">
        <w:r>
          <w:t>through Cyc</w:t>
        </w:r>
      </w:ins>
      <w:r>
        <w:t xml:space="preserve">le </w:t>
      </w:r>
      <w:ins w:id="12258" w:author="GoldenCorpusHarness" w:date="2026-03-28T21:57:49Z">
        <w:r>
          <w:t>35 (</w:t>
        </w:r>
      </w:ins>
      <w:r>
        <w:t>C</w:t>
      </w:r>
      <w:del w:id="12259" w:author="GoldenCorpusHarness" w:date="2026-03-28T21:57:49Z">
        <w:r>
          <w:delText>ollection</w:delText>
        </w:r>
      </w:del>
      <w:ins w:id="12260" w:author="GoldenCorpusHarness" w:date="2026-03-28T21:57:49Z">
        <w:r>
          <w:t xml:space="preserve">20, C23, C26, C29, C32, C35). </w:t>
        </w:r>
      </w:ins>
    </w:p>
    <w:p ns2:paraId="3D4D7C12" ns2:textId="08189315" w:rsidR="00D80FE3" w:rsidRPr="00500485" w:rsidRDefault="002C0299" w:rsidP="00500485">
      <w:pPr>
        <w:pStyle w:val="Paragraph0"/>
      </w:pPr>
      <w:del w:id="12261" w:author="GoldenCorpusHarness" w:date="2026-03-28T21:57:49Z">
        <w:r>
          <w:delText>The pl</w:delText>
        </w:r>
      </w:del>
      <w:ins w:id="12262" w:author="GoldenCorpusHarness" w:date="2026-03-28T21:57:49Z">
        <w:r>
          <w:t>Obt</w:t>
        </w:r>
      </w:ins>
      <w:r>
        <w:t>a</w:t>
      </w:r>
      <w:del w:id="12263" w:author="GoldenCorpusHarness" w:date="2026-03-28T21:57:49Z">
        <w:r>
          <w:delText xml:space="preserve">nned genetic analysis sample should be drawn for planned analysis of the association between genetic variants </w:delText>
        </w:r>
      </w:del>
      <w:r>
        <w:t xml:space="preserve">in </w:t>
      </w:r>
      <w:del w:id="12264" w:author="GoldenCorpusHarness" w:date="2026-03-28T21:57:49Z">
        <w:r>
          <w:delText>DNA</w:delText>
        </w:r>
      </w:del>
      <w:ins w:id="12265" w:author="GoldenCorpusHarness" w:date="2026-03-28T21:57:49Z">
        <w:r>
          <w:t>at EOT</w:t>
        </w:r>
      </w:ins>
      <w:r>
        <w:t xml:space="preserve"> and </w:t>
      </w:r>
      <w:ins w:id="12266" w:author="GoldenCorpusHarness" w:date="2026-03-28T21:57:49Z">
        <w:r>
          <w:t>Safety FU (if EOT an</w:t>
        </w:r>
      </w:ins>
      <w:r>
        <w:t>d</w:t>
      </w:r>
      <w:ins w:id="12267" w:author="GoldenCorpusHarness" w:date="2026-03-28T21:57:49Z">
        <w:r>
          <w:t xml:space="preserve"> Safety FU occu</w:t>
        </w:r>
      </w:ins>
      <w:r>
        <w:t>r</w:t>
      </w:r>
      <w:del w:id="12268" w:author="GoldenCorpusHarness" w:date="2026-03-28T21:57:49Z">
        <w:r>
          <w:delText>ug response. This sample will not</w:delText>
        </w:r>
      </w:del>
      <w:r>
        <w:t xml:space="preserve"> be</w:t>
      </w:r>
      <w:del w:id="12269" w:author="GoldenCorpusHarness" w:date="2026-03-28T21:57:49Z">
        <w:r>
          <w:delText xml:space="preserve"> c</w:delText>
        </w:r>
      </w:del>
      <w:ins w:id="12270" w:author="GoldenCorpusHarness" w:date="2026-03-28T21:57:49Z">
        <w:r>
          <w:t>f</w:t>
        </w:r>
      </w:ins>
      <w:r>
        <w:t>o</w:t>
      </w:r>
      <w:del w:id="12271" w:author="GoldenCorpusHarness" w:date="2026-03-28T21:57:49Z">
        <w:r>
          <w:delText>llected at the site if the</w:delText>
        </w:r>
      </w:del>
      <w:r>
        <w:t xml:space="preserve">re </w:t>
      </w:r>
      <w:del w:id="12272" w:author="GoldenCorpusHarness" w:date="2026-03-28T21:57:49Z">
        <w:r>
          <w:delText>is either a local law or regulation prohibiting collection, or if the IRB/IE</w:delText>
        </w:r>
      </w:del>
      <w:r>
        <w:t>C</w:t>
      </w:r>
      <w:del w:id="12273" w:author="GoldenCorpusHarness" w:date="2026-03-28T21:57:49Z">
        <w:r>
          <w:delText xml:space="preserve"> does not approve the collection of the sample for these purposes</w:delText>
        </w:r>
      </w:del>
      <w:ins w:id="12274" w:author="GoldenCorpusHarness" w:date="2026-03-28T21:57:49Z">
        <w:r>
          <w:t>35)</w:t>
        </w:r>
      </w:ins>
      <w:r>
        <w:t>.</w:t>
      </w:r>
    </w:p>
    <w:p ns2:paraId="2F2B6085" ns2:textId="5068B190" w:rsidR="008A7207" w:rsidRDefault="008A7207" w:rsidP="008A7207">
      <w:pPr>
        <w:pStyle w:val="Heading2"/>
      </w:pPr>
      <w:del w:id="12275" w:author="GoldenCorpusHarness" w:date="2026-03-28T21:57:49Z">
        <w:r>
          <w:delText>Medical Resource Utilization and Health Economics</w:delText>
        </w:r>
      </w:del>
    </w:p>
    <w:p ns2:paraId="58CC35DA" ns2:textId="3E4B87AB" w:rsidR="00753300" w:rsidRDefault="00B42F2A" w:rsidP="008B0D1F">
      <w:pPr>
        <w:pStyle w:val="Paragraph0"/>
      </w:pPr>
      <w:del w:id="12276" w:author="GoldenCorpusHarness" w:date="2026-03-28T21:57:49Z">
        <w:r>
          <w:delText>All-caus</w:delText>
        </w:r>
      </w:del>
      <w:ins w:id="12277" w:author="GoldenCorpusHarness" w:date="2026-03-28T21:57:49Z">
        <w:r>
          <w:t>If th</w:t>
        </w:r>
      </w:ins>
      <w:r>
        <w:t xml:space="preserve">e </w:t>
      </w:r>
      <w:del w:id="12278" w:author="GoldenCorpusHarness" w:date="2026-03-28T21:57:49Z">
        <w:r>
          <w:delText>hospitalizations and emergency room</w:delText>
        </w:r>
      </w:del>
      <w:ins w:id="12279" w:author="GoldenCorpusHarness" w:date="2026-03-28T21:57:49Z">
        <w:r>
          <w:t>EOT</w:t>
        </w:r>
      </w:ins>
      <w:r>
        <w:t xml:space="preserve"> visit</w:t>
      </w:r>
      <w:ins w:id="12280" w:author="GoldenCorpusHarness" w:date="2026-03-28T21:57:49Z">
        <w:r>
          <w:t xml:space="preserve"> happen</w:t>
        </w:r>
      </w:ins>
      <w:r>
        <w:t>s</w:t>
      </w:r>
      <w:del w:id="12281" w:author="GoldenCorpusHarness" w:date="2026-03-28T21:57:49Z">
        <w:r>
          <w:delText xml:space="preserve"> must</w:delText>
        </w:r>
      </w:del>
      <w:r>
        <w:t xml:space="preserve"> be</w:t>
      </w:r>
      <w:del w:id="12282" w:author="GoldenCorpusHarness" w:date="2026-03-28T21:57:49Z">
        <w:r>
          <w:delText xml:space="preserve"> </w:delText>
        </w:r>
      </w:del>
      <w:ins w:id="12283" w:author="GoldenCorpusHarness" w:date="2026-03-28T21:57:49Z">
        <w:r>
          <w:t>fo</w:t>
        </w:r>
      </w:ins>
      <w:r>
        <w:t>re</w:t>
      </w:r>
      <w:del w:id="12284" w:author="GoldenCorpusHarness" w:date="2026-03-28T21:57:49Z">
        <w:r>
          <w:delText>ported in</w:delText>
        </w:r>
      </w:del>
      <w:r>
        <w:t xml:space="preserve"> the e</w:t>
      </w:r>
      <w:del w:id="12285" w:author="GoldenCorpusHarness" w:date="2026-03-28T21:57:49Z">
        <w:r>
          <w:delText>CRF, from the time</w:delText>
        </w:r>
      </w:del>
      <w:ins w:id="12286" w:author="GoldenCorpusHarness" w:date="2026-03-28T21:57:49Z">
        <w:r>
          <w:t>nd</w:t>
        </w:r>
      </w:ins>
      <w:r>
        <w:t xml:space="preserve"> of t</w:t>
      </w:r>
      <w:del w:id="12287" w:author="GoldenCorpusHarness" w:date="2026-03-28T21:57:49Z">
        <w:r>
          <w:delText>r</w:delText>
        </w:r>
      </w:del>
      <w:ins w:id="12288" w:author="GoldenCorpusHarness" w:date="2026-03-28T21:57:49Z">
        <w:r>
          <w:t>h</w:t>
        </w:r>
      </w:ins>
      <w:r>
        <w:t>e</w:t>
      </w:r>
      <w:del w:id="12289" w:author="GoldenCorpusHarness" w:date="2026-03-28T21:57:49Z">
        <w:r>
          <w:delText>atment allocation/randomization through 90 days after cessation of</w:delText>
        </w:r>
      </w:del>
      <w:r>
        <w:t xml:space="preserve"> study</w:t>
      </w:r>
      <w:ins w:id="12290" w:author="GoldenCorpusHarness" w:date="2026-03-28T21:57:49Z">
        <w:r>
          <w:t>,</w:t>
        </w:r>
      </w:ins>
      <w:r>
        <w:t xml:space="preserve"> </w:t>
      </w:r>
      <w:ins w:id="12291" w:author="GoldenCorpusHarness" w:date="2026-03-28T21:57:49Z">
        <w:r>
          <w:t>PROs will be adm</w:t>
        </w:r>
      </w:ins>
      <w:r>
        <w:t>in</w:t>
      </w:r>
      <w:ins w:id="12292" w:author="GoldenCorpusHarness" w:date="2026-03-28T21:57:49Z">
        <w:r>
          <w:t>is</w:t>
        </w:r>
      </w:ins>
      <w:r>
        <w:t>ter</w:t>
      </w:r>
      <w:del w:id="12293" w:author="GoldenCorpusHarness" w:date="2026-03-28T21:57:49Z">
        <w:r>
          <w:delText>v</w:delText>
        </w:r>
      </w:del>
      <w:r>
        <w:t>e</w:t>
      </w:r>
      <w:del w:id="12294" w:author="GoldenCorpusHarness" w:date="2026-03-28T21:57:49Z">
        <w:r>
          <w:delText xml:space="preserve">ntion, or 30 </w:delText>
        </w:r>
      </w:del>
      <w:r>
        <w:t>d</w:t>
      </w:r>
      <w:del w:id="12295" w:author="GoldenCorpusHarness" w:date="2026-03-28T21:57:49Z">
        <w:r>
          <w:delText>ays</w:delText>
        </w:r>
      </w:del>
      <w:r>
        <w:t xml:space="preserve"> a</w:t>
      </w:r>
      <w:del w:id="12296" w:author="GoldenCorpusHarness" w:date="2026-03-28T21:57:49Z">
        <w:r>
          <w:delText>fter cessation of study intervention, if the participan</w:delText>
        </w:r>
      </w:del>
      <w:r>
        <w:t xml:space="preserve">t </w:t>
      </w:r>
      <w:ins w:id="12297" w:author="GoldenCorpusHarness" w:date="2026-03-28T21:57:49Z">
        <w:r>
          <w:t>EOT v</w:t>
        </w:r>
      </w:ins>
      <w:r>
        <w:t>i</w:t>
      </w:r>
      <w:del w:id="12298" w:author="GoldenCorpusHarness" w:date="2026-03-28T21:57:49Z">
        <w:r>
          <w:delText>n</w:delText>
        </w:r>
      </w:del>
      <w:ins w:id="12299" w:author="GoldenCorpusHarness" w:date="2026-03-28T21:57:49Z">
        <w:r>
          <w:t>s</w:t>
        </w:r>
      </w:ins>
      <w:r>
        <w:t>it</w:t>
      </w:r>
      <w:del w:id="12300" w:author="GoldenCorpusHarness" w:date="2026-03-28T21:57:49Z">
        <w:r>
          <w:delText>iates new anticancer therapy, whichever is earlier</w:delText>
        </w:r>
      </w:del>
      <w:r>
        <w:t>.</w:t>
      </w:r>
    </w:p>
    <w:p ns2:paraId="2D3AC3F0" ns2:textId="02A516AA" w:rsidR="00753300" w:rsidRDefault="004743FD" w:rsidP="004743FD">
      <w:pPr>
        <w:pStyle w:val="Heading2"/>
      </w:pPr>
      <w:del w:id="12301" w:author="GoldenCorpusHarness" w:date="2026-03-28T21:57:49Z">
        <w:r>
          <w:delText xml:space="preserve">Visit </w:delText>
        </w:r>
      </w:del>
      <w:ins w:id="12302" w:author="GoldenCorpusHarness" w:date="2026-03-28T21:57:49Z">
        <w:r>
          <w:t>P</w:t>
        </w:r>
      </w:ins>
      <w:r>
        <w:t>R</w:t>
      </w:r>
      <w:del w:id="12303" w:author="GoldenCorpusHarness" w:date="2026-03-28T21:57:49Z">
        <w:r>
          <w:delText>eq</w:delText>
        </w:r>
      </w:del>
      <w:ins w:id="12304" w:author="GoldenCorpusHarness" w:date="2026-03-28T21:57:49Z">
        <w:r>
          <w:t>Os will also be administered at the 30-day Safety Follow-</w:t>
        </w:r>
      </w:ins>
      <w:r>
        <w:t>u</w:t>
      </w:r>
      <w:del w:id="12305" w:author="GoldenCorpusHarness" w:date="2026-03-28T21:57:49Z">
        <w:r>
          <w:delText>i</w:delText>
        </w:r>
      </w:del>
      <w:ins w:id="12306" w:author="GoldenCorpusHarness" w:date="2026-03-28T21:57:49Z">
        <w:r>
          <w:t>p visit. In the event the EOT visit is combined with the 30-day Safety Follow-up visit, only the PRO assessments fo</w:t>
        </w:r>
      </w:ins>
      <w:r>
        <w:t>r</w:t>
      </w:r>
      <w:del w:id="12307" w:author="GoldenCorpusHarness" w:date="2026-03-28T21:57:49Z">
        <w:r>
          <w:delText>ements</w:delText>
        </w:r>
      </w:del>
      <w:ins w:id="12308" w:author="GoldenCorpusHarness" w:date="2026-03-28T21:57:49Z">
        <w:r>
          <w:t xml:space="preserve"> the EOT visit will be completed.</w:t>
        </w:r>
      </w:ins>
    </w:p>
    <w:p ns2:paraId="427B9C90" ns2:textId="4952379A" w:rsidR="00753300" w:rsidRDefault="00753300" w:rsidP="008B0D1F">
      <w:pPr>
        <w:pStyle w:val="Paragraph0"/>
      </w:pPr>
      <w:del w:id="12309" w:author="GoldenCorpusHarness" w:date="2026-03-28T21:57:49Z">
        <w:r>
          <w:delText xml:space="preserve">Visit requirements are outlined in </w:delText>
        </w:r>
      </w:del>
      <w:ins w:id="12310" w:author="GoldenCorpusHarness" w:date="2026-03-28T21:57:49Z">
        <w:r>
          <w:t>It is best practice and strongly recommended that ePROs are administered to randomized participants before drug administration, AE evaluation, and disease status notification. If the participant does not complete the ePROs at a scheduled time point, the MI</w:t>
        </w:r>
      </w:ins>
      <w:r>
        <w:t>S</w:t>
      </w:r>
      <w:del w:id="12311" w:author="GoldenCorpusHarness" w:date="2026-03-28T21:57:49Z">
        <w:r>
          <w:delText>ection 1</w:delText>
        </w:r>
      </w:del>
      <w:ins w:id="12312" w:author="GoldenCorpusHarness" w:date="2026-03-28T21:57:49Z">
        <w:r>
          <w:t>S_MODE form must be completed to capture the reason the assessment was not performed</w:t>
        </w:r>
      </w:ins>
      <w:r>
        <w:t>.</w:t>
      </w:r>
      <w:del w:id="12313" w:author="GoldenCorpusHarness" w:date="2026-03-28T21:57:49Z">
        <w:r>
          <w:delText>3. Specific procedure-related details are provided in Section 8.</w:delText>
        </w:r>
      </w:del>
    </w:p>
    <w:p ns2:paraId="1B321A01" ns2:textId="4C39C37D" w:rsidR="00753300" w:rsidRDefault="00753300" w:rsidP="0056612B">
      <w:pPr>
        <w:pStyle w:val="Heading3"/>
        <w:tabs>
          <w:tab w:val="clear" w:pos="960"/>
          <w:tab w:val="num" w:pos="1320"/>
        </w:tabs>
      </w:pPr>
      <w:r>
        <w:t>S</w:t>
      </w:r>
      <w:del w:id="12314" w:author="GoldenCorpusHarness" w:date="2026-03-28T21:57:49Z">
        <w:r>
          <w:delText>cr</w:delText>
        </w:r>
      </w:del>
      <w:ins w:id="12315" w:author="GoldenCorpusHarness" w:date="2026-03-28T21:57:49Z">
        <w:r>
          <w:t>af</w:t>
        </w:r>
      </w:ins>
      <w:r>
        <w:t>e</w:t>
      </w:r>
      <w:ins w:id="12316" w:author="GoldenCorpusHarness" w:date="2026-03-28T21:57:49Z">
        <w:r>
          <w:t>ty Assessm</w:t>
        </w:r>
      </w:ins>
      <w:r>
        <w:t>en</w:t>
      </w:r>
      <w:del w:id="12317" w:author="GoldenCorpusHarness" w:date="2026-03-28T21:57:49Z">
        <w:r>
          <w:delText>ing</w:delText>
        </w:r>
      </w:del>
      <w:ins w:id="12318" w:author="GoldenCorpusHarness" w:date="2026-03-28T21:57:49Z">
        <w:r>
          <w:t>ts</w:t>
        </w:r>
      </w:ins>
    </w:p>
    <w:p ns2:paraId="1CA0A1EF" ns2:textId="7F930D29" w:rsidR="00B27A50" w:rsidRDefault="00A8237F" w:rsidP="00D80FE3">
      <w:pPr>
        <w:pStyle w:val="Paragraph0"/>
      </w:pPr>
      <w:del w:id="12319" w:author="GoldenCorpusHarness" w:date="2026-03-28T21:57:49Z">
        <w:r>
          <w:delText>Documented informed consent must be provided obtained before perform</w:delText>
        </w:r>
      </w:del>
      <w:ins w:id="12320" w:author="GoldenCorpusHarness" w:date="2026-03-28T21:57:49Z">
        <w:r>
          <w:t>The total amount of blood/tissue to be drawn/collected over the course of the study (from pre study to poststudy visits), includ</w:t>
        </w:r>
      </w:ins>
      <w:r>
        <w:t>ing a</w:t>
      </w:r>
      <w:del w:id="12321" w:author="GoldenCorpusHarness" w:date="2026-03-28T21:57:49Z">
        <w:r>
          <w:delText>ny protocol-specific procedure</w:delText>
        </w:r>
      </w:del>
      <w:ins w:id="12322" w:author="GoldenCorpusHarness" w:date="2026-03-28T21:57:49Z">
        <w:r>
          <w:t>pproximate blood/tissue volumes drawn/collected by visit and by sample type per participant, can be found in the laboratory or study procedures manual</w:t>
        </w:r>
      </w:ins>
      <w:r>
        <w:t>.</w:t>
      </w:r>
      <w:del w:id="12323" w:author="GoldenCorpusHarness" w:date="2026-03-28T21:57:49Z">
        <w:r>
          <w:delText xml:space="preserve"> </w:delText>
        </w:r>
      </w:del>
    </w:p>
    <w:p ns2:paraId="1B11449E" ns2:textId="476CDC73" w:rsidR="00B27A50" w:rsidRDefault="00D80FE3" w:rsidP="00D80FE3">
      <w:pPr>
        <w:pStyle w:val="Paragraph0"/>
      </w:pPr>
      <w:del w:id="12324" w:author="GoldenCorpusHarness" w:date="2026-03-28T21:57:49Z">
        <w:r>
          <w:delText>R</w:delText>
        </w:r>
      </w:del>
      <w:ins w:id="12325" w:author="GoldenCorpusHarness" w:date="2026-03-28T21:57:49Z">
        <w:r>
          <w:t>Plann</w:t>
        </w:r>
      </w:ins>
      <w:r>
        <w:t>e</w:t>
      </w:r>
      <w:del w:id="12326" w:author="GoldenCorpusHarness" w:date="2026-03-28T21:57:49Z">
        <w:r>
          <w:delText>sul</w:delText>
        </w:r>
      </w:del>
      <w:ins w:id="12327" w:author="GoldenCorpusHarness" w:date="2026-03-28T21:57:49Z">
        <w:r>
          <w:t>d time poin</w:t>
        </w:r>
      </w:ins>
      <w:r>
        <w:t xml:space="preserve">ts </w:t>
      </w:r>
      <w:del w:id="12328" w:author="GoldenCorpusHarness" w:date="2026-03-28T21:57:49Z">
        <w:r>
          <w:delText>of a test per</w:delText>
        </w:r>
      </w:del>
      <w:r>
        <w:t>for</w:t>
      </w:r>
      <w:del w:id="12329" w:author="GoldenCorpusHarness" w:date="2026-03-28T21:57:49Z">
        <w:r>
          <w:delText>med</w:delText>
        </w:r>
      </w:del>
      <w:r>
        <w:t xml:space="preserve"> </w:t>
      </w:r>
      <w:del w:id="12330" w:author="GoldenCorpusHarness" w:date="2026-03-28T21:57:49Z">
        <w:r>
          <w:delText>before the p</w:delText>
        </w:r>
      </w:del>
      <w:r>
        <w:t>a</w:t>
      </w:r>
      <w:del w:id="12331" w:author="GoldenCorpusHarness" w:date="2026-03-28T21:57:49Z">
        <w:r>
          <w:delText>rticipant</w:delText>
        </w:r>
      </w:del>
      <w:ins w:id="12332" w:author="GoldenCorpusHarness" w:date="2026-03-28T21:57:49Z">
        <w:r>
          <w:t>ll</w:t>
        </w:r>
      </w:ins>
      <w:r>
        <w:t xml:space="preserve"> s</w:t>
      </w:r>
      <w:del w:id="12333" w:author="GoldenCorpusHarness" w:date="2026-03-28T21:57:49Z">
        <w:r>
          <w:delText>igning cons</w:delText>
        </w:r>
      </w:del>
      <w:ins w:id="12334" w:author="GoldenCorpusHarness" w:date="2026-03-28T21:57:49Z">
        <w:r>
          <w:t>af</w:t>
        </w:r>
      </w:ins>
      <w:r>
        <w:t>e</w:t>
      </w:r>
      <w:del w:id="12335" w:author="GoldenCorpusHarness" w:date="2026-03-28T21:57:49Z">
        <w:r>
          <w:delText>n</w:delText>
        </w:r>
      </w:del>
      <w:r>
        <w:t>t</w:t>
      </w:r>
      <w:ins w:id="12336" w:author="GoldenCorpusHarness" w:date="2026-03-28T21:57:49Z">
        <w:r>
          <w:t>y</w:t>
        </w:r>
      </w:ins>
      <w:r>
        <w:t xml:space="preserve"> as</w:t>
      </w:r>
      <w:del w:id="12337" w:author="GoldenCorpusHarness" w:date="2026-03-28T21:57:49Z">
        <w:r>
          <w:delText xml:space="preserve"> part of routin</w:delText>
        </w:r>
      </w:del>
      <w:ins w:id="12338" w:author="GoldenCorpusHarness" w:date="2026-03-28T21:57:49Z">
        <w:r>
          <w:t>s</w:t>
        </w:r>
      </w:ins>
      <w:r>
        <w:t>e</w:t>
      </w:r>
      <w:del w:id="12339" w:author="GoldenCorpusHarness" w:date="2026-03-28T21:57:49Z">
        <w:r>
          <w:delText xml:space="preserve"> clinical manage</w:delText>
        </w:r>
      </w:del>
      <w:ins w:id="12340" w:author="GoldenCorpusHarness" w:date="2026-03-28T21:57:49Z">
        <w:r>
          <w:t>ss</w:t>
        </w:r>
      </w:ins>
      <w:r>
        <w:t>ment</w:t>
      </w:r>
      <w:ins w:id="12341" w:author="GoldenCorpusHarness" w:date="2026-03-28T21:57:49Z">
        <w:r>
          <w:t>s</w:t>
        </w:r>
      </w:ins>
      <w:r>
        <w:t xml:space="preserve"> are </w:t>
      </w:r>
      <w:del w:id="12342" w:author="GoldenCorpusHarness" w:date="2026-03-28T21:57:49Z">
        <w:r>
          <w:delText>acce</w:delText>
        </w:r>
      </w:del>
      <w:r>
        <w:t>p</w:t>
      </w:r>
      <w:del w:id="12343" w:author="GoldenCorpusHarness" w:date="2026-03-28T21:57:49Z">
        <w:r>
          <w:delText xml:space="preserve">table </w:delText>
        </w:r>
      </w:del>
      <w:ins w:id="12344" w:author="GoldenCorpusHarness" w:date="2026-03-28T21:57:49Z">
        <w:r>
          <w:t>rov</w:t>
        </w:r>
      </w:ins>
      <w:r>
        <w:t>i</w:t>
      </w:r>
      <w:del w:id="12345" w:author="GoldenCorpusHarness" w:date="2026-03-28T21:57:49Z">
        <w:r>
          <w:delText>n lieu of a screening test if perform</w:delText>
        </w:r>
      </w:del>
      <w:ins w:id="12346" w:author="GoldenCorpusHarness" w:date="2026-03-28T21:57:49Z">
        <w:r>
          <w:t>d</w:t>
        </w:r>
      </w:ins>
      <w:r>
        <w:t xml:space="preserve">ed </w:t>
      </w:r>
      <w:del w:id="12347" w:author="GoldenCorpusHarness" w:date="2026-03-28T21:57:49Z">
        <w:r>
          <w:delText>with</w:delText>
        </w:r>
      </w:del>
      <w:r>
        <w:t xml:space="preserve">in the </w:t>
      </w:r>
      <w:del w:id="12348" w:author="GoldenCorpusHarness" w:date="2026-03-28T21:57:49Z">
        <w:r>
          <w:delText>specified screening wind</w:delText>
        </w:r>
      </w:del>
      <w:ins w:id="12349" w:author="GoldenCorpusHarness" w:date="2026-03-28T21:57:49Z">
        <w:r>
          <w:t>S</w:t>
        </w:r>
      </w:ins>
      <w:r>
        <w:t>o</w:t>
      </w:r>
      <w:del w:id="12350" w:author="GoldenCorpusHarness" w:date="2026-03-28T21:57:49Z">
        <w:r>
          <w:delText>w for that procedure</w:delText>
        </w:r>
      </w:del>
      <w:ins w:id="12351" w:author="GoldenCorpusHarness" w:date="2026-03-28T21:57:49Z">
        <w:r>
          <w:t>A</w:t>
        </w:r>
      </w:ins>
      <w:r>
        <w:t>.</w:t>
      </w:r>
    </w:p>
    <w:p ns2:paraId="2BBE6945" ns2:textId="01E429C8" w:rsidR="00D80FE3" w:rsidRDefault="00D80FE3" w:rsidP="00D80FE3">
      <w:pPr>
        <w:pStyle w:val="Paragraph0"/>
      </w:pPr>
      <w:del w:id="12352" w:author="GoldenCorpusHarness" w:date="2026-03-28T21:57:49Z">
        <w:r>
          <w:delText>S</w:delText>
        </w:r>
      </w:del>
      <w:ins w:id="12353" w:author="GoldenCorpusHarness" w:date="2026-03-28T21:57:49Z">
        <w:r>
          <w:t>Physi</w:t>
        </w:r>
      </w:ins>
      <w:r>
        <w:t>c</w:t>
      </w:r>
      <w:del w:id="12354" w:author="GoldenCorpusHarness" w:date="2026-03-28T21:57:49Z">
        <w:r>
          <w:delText>reen</w:delText>
        </w:r>
      </w:del>
      <w:ins w:id="12355" w:author="GoldenCorpusHarness" w:date="2026-03-28T21:57:49Z">
        <w:r>
          <w:t>al Exam</w:t>
        </w:r>
      </w:ins>
      <w:r>
        <w:t>in</w:t>
      </w:r>
      <w:del w:id="12356" w:author="GoldenCorpusHarness" w:date="2026-03-28T21:57:49Z">
        <w:r>
          <w:delText xml:space="preserve">g procedures </w:delText>
        </w:r>
      </w:del>
      <w:r>
        <w:t>a</w:t>
      </w:r>
      <w:del w:id="12357" w:author="GoldenCorpusHarness" w:date="2026-03-28T21:57:49Z">
        <w:r>
          <w:delText>re to be completed within 28 days before the first dose of study interven</w:delText>
        </w:r>
      </w:del>
      <w:r>
        <w:t>tion</w:t>
      </w:r>
      <w:del w:id="12358" w:author="GoldenCorpusHarness" w:date="2026-03-28T21:57:49Z">
        <w:r>
          <w:delText xml:space="preserve">. </w:delText>
        </w:r>
      </w:del>
      <w:ins w:id="12359" w:author="GoldenCorpusHarness" w:date="2026-03-28T21:57:49Z">
        <w:r>
          <w:t>s</w:t>
        </w:r>
      </w:ins>
    </w:p>
    <w:p ns2:paraId="7AC5F533" ns2:textId="77777777" w:rsidR="00D80FE3" w:rsidRDefault="00D80FE3" w:rsidP="005B7718">
      <w:pPr>
        <w:pStyle w:val="Paragraph0"/>
      </w:pPr>
      <w:del w:id="12360" w:author="GoldenCorpusHarness" w:date="2026-03-28T21:57:49Z">
        <w:r>
          <w:delText>Partici</w:delText>
        </w:r>
      </w:del>
      <w:ins w:id="12361" w:author="GoldenCorpusHarness" w:date="2026-03-28T21:57:49Z">
        <w:r>
          <w:t>A com</w:t>
        </w:r>
      </w:ins>
      <w:r>
        <w:t>p</w:t>
      </w:r>
      <w:del w:id="12362" w:author="GoldenCorpusHarness" w:date="2026-03-28T21:57:49Z">
        <w:r>
          <w:delText>ants ma</w:delText>
        </w:r>
      </w:del>
      <w:ins w:id="12363" w:author="GoldenCorpusHarness" w:date="2026-03-28T21:57:49Z">
        <w:r>
          <w:t>lete ph</w:t>
        </w:r>
      </w:ins>
      <w:r>
        <w:t>y</w:t>
      </w:r>
      <w:ins w:id="12364" w:author="GoldenCorpusHarness" w:date="2026-03-28T21:57:49Z">
        <w:r>
          <w:t>sical examination will</w:t>
        </w:r>
      </w:ins>
      <w:r>
        <w:t xml:space="preserve"> be </w:t>
      </w:r>
      <w:del w:id="12365" w:author="GoldenCorpusHarness" w:date="2026-03-28T21:57:49Z">
        <w:r>
          <w:delText>rescreened a</w:delText>
        </w:r>
      </w:del>
      <w:ins w:id="12366" w:author="GoldenCorpusHarness" w:date="2026-03-28T21:57:49Z">
        <w:r>
          <w:t>conducted by an investigator or medically quali</w:t>
        </w:r>
      </w:ins>
      <w:r>
        <w:t>f</w:t>
      </w:r>
      <w:del w:id="12367" w:author="GoldenCorpusHarness" w:date="2026-03-28T21:57:49Z">
        <w:r>
          <w:delText>ter initially failing to meet the inclusion/exclusion criteria</w:delText>
        </w:r>
      </w:del>
      <w:ins w:id="12368" w:author="GoldenCorpusHarness" w:date="2026-03-28T21:57:49Z">
        <w:r>
          <w:t>ied designee (consistent with local requirements) per institutional standard</w:t>
        </w:r>
      </w:ins>
      <w:r>
        <w:t xml:space="preserve">. </w:t>
      </w:r>
      <w:del w:id="12369" w:author="GoldenCorpusHarness" w:date="2026-03-28T21:57:49Z">
        <w:r>
          <w:delText>Results from assessments during the initial screening period are accepta</w:delText>
        </w:r>
      </w:del>
      <w:ins w:id="12370" w:author="GoldenCorpusHarness" w:date="2026-03-28T21:57:49Z">
        <w:r>
          <w:t xml:space="preserve">Height and weight will also </w:t>
        </w:r>
      </w:ins>
      <w:r>
        <w:t>b</w:t>
      </w:r>
      <w:del w:id="12371" w:author="GoldenCorpusHarness" w:date="2026-03-28T21:57:49Z">
        <w:r>
          <w:delText>le in lieu of a repeat screening test if performed within the specified time frame and the corresponding inclusion/exclusion criteria is met</w:delText>
        </w:r>
      </w:del>
      <w:ins w:id="12372" w:author="GoldenCorpusHarness" w:date="2026-03-28T21:57:49Z">
        <w:r>
          <w:t>e measured and recorded</w:t>
        </w:r>
      </w:ins>
      <w:r>
        <w:t>.</w:t>
      </w:r>
      <w:del w:id="12373" w:author="GoldenCorpusHarness" w:date="2026-03-28T21:57:49Z">
        <w:r>
          <w:delText xml:space="preserve"> Participants who are rescreened will retain their original screening number.</w:delText>
        </w:r>
      </w:del>
    </w:p>
    <w:p ns2:paraId="6FE28AAB" ns2:textId="17F00749" w:rsidR="00753300" w:rsidRDefault="00003695" w:rsidP="0056612B">
      <w:pPr>
        <w:pStyle w:val="Heading3"/>
        <w:tabs>
          <w:tab w:val="clear" w:pos="960"/>
          <w:tab w:val="num" w:pos="1320"/>
        </w:tabs>
      </w:pPr>
      <w:del w:id="12374" w:author="GoldenCorpusHarness" w:date="2026-03-28T21:57:49Z">
        <w:r>
          <w:delText>In</w:delText>
        </w:r>
      </w:del>
      <w:ins w:id="12375" w:author="GoldenCorpusHarness" w:date="2026-03-28T21:57:49Z">
        <w:r>
          <w:t>A br</w:t>
        </w:r>
      </w:ins>
      <w:r>
        <w:t>i</w:t>
      </w:r>
      <w:ins w:id="12376" w:author="GoldenCorpusHarness" w:date="2026-03-28T21:57:49Z">
        <w:r>
          <w:t>ef direc</w:t>
        </w:r>
      </w:ins>
      <w:r>
        <w:t>t</w:t>
      </w:r>
      <w:ins w:id="12377" w:author="GoldenCorpusHarness" w:date="2026-03-28T21:57:49Z">
        <w:r>
          <w:t>ed phys</w:t>
        </w:r>
      </w:ins>
      <w:r>
        <w:t>i</w:t>
      </w:r>
      <w:ins w:id="12378" w:author="GoldenCorpusHarness" w:date="2026-03-28T21:57:49Z">
        <w:r>
          <w:t>c</w:t>
        </w:r>
      </w:ins>
      <w:r>
        <w:t xml:space="preserve">al </w:t>
      </w:r>
      <w:del w:id="12379" w:author="GoldenCorpusHarness" w:date="2026-03-28T21:57:49Z">
        <w:r>
          <w:delText>T</w:delText>
        </w:r>
      </w:del>
      <w:ins w:id="12380" w:author="GoldenCorpusHarness" w:date="2026-03-28T21:57:49Z">
        <w:r>
          <w:t xml:space="preserve">examination will be conducted by an investigator or medically qualified designee (consistent with local </w:t>
        </w:r>
      </w:ins>
      <w:r>
        <w:t>re</w:t>
      </w:r>
      <w:del w:id="12381" w:author="GoldenCorpusHarness" w:date="2026-03-28T21:57:49Z">
        <w:r>
          <w:delText>at</w:delText>
        </w:r>
      </w:del>
      <w:ins w:id="12382" w:author="GoldenCorpusHarness" w:date="2026-03-28T21:57:49Z">
        <w:r>
          <w:t>quire</w:t>
        </w:r>
      </w:ins>
      <w:r>
        <w:t>ment</w:t>
      </w:r>
      <w:ins w:id="12383" w:author="GoldenCorpusHarness" w:date="2026-03-28T21:57:49Z">
        <w:r>
          <w:t>s)</w:t>
        </w:r>
      </w:ins>
      <w:r>
        <w:t xml:space="preserve"> </w:t>
      </w:r>
      <w:del w:id="12384" w:author="GoldenCorpusHarness" w:date="2026-03-28T21:57:49Z">
        <w:r>
          <w:delText>Ph</w:delText>
        </w:r>
      </w:del>
      <w:ins w:id="12385" w:author="GoldenCorpusHarness" w:date="2026-03-28T21:57:49Z">
        <w:r>
          <w:t>per institution</w:t>
        </w:r>
      </w:ins>
      <w:r>
        <w:t>a</w:t>
      </w:r>
      <w:ins w:id="12386" w:author="GoldenCorpusHarness" w:date="2026-03-28T21:57:49Z">
        <w:r>
          <w:t xml:space="preserve">l </w:t>
        </w:r>
      </w:ins>
      <w:r>
        <w:t>s</w:t>
      </w:r>
      <w:del w:id="12387" w:author="GoldenCorpusHarness" w:date="2026-03-28T21:57:49Z">
        <w:r>
          <w:delText>e</w:delText>
        </w:r>
      </w:del>
      <w:ins w:id="12388" w:author="GoldenCorpusHarness" w:date="2026-03-28T21:57:49Z">
        <w:r>
          <w:t>tandard.</w:t>
        </w:r>
      </w:ins>
    </w:p>
    <w:p ns2:paraId="588AAB81" ns2:textId="1ED586BA" w:rsidR="00003695" w:rsidRDefault="00D80FE3" w:rsidP="00D80FE3">
      <w:pPr>
        <w:pStyle w:val="Paragraph0"/>
      </w:pPr>
      <w:del w:id="12389" w:author="GoldenCorpusHarness" w:date="2026-03-28T21:57:49Z">
        <w:r>
          <w:delText>V</w:delText>
        </w:r>
      </w:del>
      <w:ins w:id="12390" w:author="GoldenCorpusHarness" w:date="2026-03-28T21:57:49Z">
        <w:r>
          <w:t>Invest</w:t>
        </w:r>
      </w:ins>
      <w:r>
        <w:t>i</w:t>
      </w:r>
      <w:del w:id="12391" w:author="GoldenCorpusHarness" w:date="2026-03-28T21:57:49Z">
        <w:r>
          <w:delText>si</w:delText>
        </w:r>
      </w:del>
      <w:ins w:id="12392" w:author="GoldenCorpusHarness" w:date="2026-03-28T21:57:49Z">
        <w:r>
          <w:t>ga</w:t>
        </w:r>
      </w:ins>
      <w:r>
        <w:t>t</w:t>
      </w:r>
      <w:del w:id="12393" w:author="GoldenCorpusHarness" w:date="2026-03-28T21:57:49Z">
        <w:r>
          <w:delText xml:space="preserve"> </w:delText>
        </w:r>
      </w:del>
      <w:ins w:id="12394" w:author="GoldenCorpusHarness" w:date="2026-03-28T21:57:49Z">
        <w:r>
          <w:t>o</w:t>
        </w:r>
      </w:ins>
      <w:r>
        <w:t>r</w:t>
      </w:r>
      <w:del w:id="12395" w:author="GoldenCorpusHarness" w:date="2026-03-28T21:57:49Z">
        <w:r>
          <w:delText>equirement</w:delText>
        </w:r>
      </w:del>
      <w:r>
        <w:t xml:space="preserve">s </w:t>
      </w:r>
      <w:del w:id="12396" w:author="GoldenCorpusHarness" w:date="2026-03-28T21:57:49Z">
        <w:r>
          <w:delText>f</w:delText>
        </w:r>
      </w:del>
      <w:ins w:id="12397" w:author="GoldenCorpusHarness" w:date="2026-03-28T21:57:49Z">
        <w:r>
          <w:t>sh</w:t>
        </w:r>
      </w:ins>
      <w:r>
        <w:t>o</w:t>
      </w:r>
      <w:del w:id="12398" w:author="GoldenCorpusHarness" w:date="2026-03-28T21:57:49Z">
        <w:r>
          <w:delText>r</w:delText>
        </w:r>
      </w:del>
      <w:ins w:id="12399" w:author="GoldenCorpusHarness" w:date="2026-03-28T21:57:49Z">
        <w:r>
          <w:t>uld</w:t>
        </w:r>
      </w:ins>
      <w:r>
        <w:t xml:space="preserve"> </w:t>
      </w:r>
      <w:del w:id="12400" w:author="GoldenCorpusHarness" w:date="2026-03-28T21:57:49Z">
        <w:r>
          <w:delText>th</w:delText>
        </w:r>
      </w:del>
      <w:ins w:id="12401" w:author="GoldenCorpusHarness" w:date="2026-03-28T21:57:49Z">
        <w:r>
          <w:t>pay sp</w:t>
        </w:r>
      </w:ins>
      <w:r>
        <w:t>e</w:t>
      </w:r>
      <w:del w:id="12402" w:author="GoldenCorpusHarness" w:date="2026-03-28T21:57:49Z">
        <w:r>
          <w:delText xml:space="preserve"> Init</w:delText>
        </w:r>
      </w:del>
      <w:ins w:id="12403" w:author="GoldenCorpusHarness" w:date="2026-03-28T21:57:49Z">
        <w:r>
          <w:t>c</w:t>
        </w:r>
      </w:ins>
      <w:r>
        <w:t xml:space="preserve">ial </w:t>
      </w:r>
      <w:del w:id="12404" w:author="GoldenCorpusHarness" w:date="2026-03-28T21:57:49Z">
        <w:r>
          <w:delText>Tre</w:delText>
        </w:r>
      </w:del>
      <w:r>
        <w:t>at</w:t>
      </w:r>
      <w:del w:id="12405" w:author="GoldenCorpusHarness" w:date="2026-03-28T21:57:49Z">
        <w:r>
          <w:delText>m</w:delText>
        </w:r>
      </w:del>
      <w:ins w:id="12406" w:author="GoldenCorpusHarness" w:date="2026-03-28T21:57:49Z">
        <w:r>
          <w:t>t</w:t>
        </w:r>
      </w:ins>
      <w:r>
        <w:t>en</w:t>
      </w:r>
      <w:del w:id="12407" w:author="GoldenCorpusHarness" w:date="2026-03-28T21:57:49Z">
        <w:r>
          <w:delText>t Phase are outlined in the SoA (Sec</w:delText>
        </w:r>
      </w:del>
      <w:r>
        <w:t xml:space="preserve">tion </w:t>
      </w:r>
      <w:del w:id="12408" w:author="GoldenCorpusHarness" w:date="2026-03-28T21:57:49Z">
        <w:r>
          <w:delText>1.3.1).</w:delText>
        </w:r>
      </w:del>
      <w:ins w:id="12409" w:author="GoldenCorpusHarness" w:date="2026-03-28T21:57:49Z">
        <w:r>
          <w:t>to</w:t>
        </w:r>
      </w:ins>
      <w:r>
        <w:t xml:space="preserve"> </w:t>
      </w:r>
      <w:del w:id="12410" w:author="GoldenCorpusHarness" w:date="2026-03-28T21:57:49Z">
        <w:r>
          <w:delText>Spe</w:delText>
        </w:r>
      </w:del>
      <w:r>
        <w:t>c</w:t>
      </w:r>
      <w:ins w:id="12411" w:author="GoldenCorpusHarness" w:date="2026-03-28T21:57:49Z">
        <w:r>
          <w:t>l</w:t>
        </w:r>
      </w:ins>
      <w:r>
        <w:t>i</w:t>
      </w:r>
      <w:del w:id="12412" w:author="GoldenCorpusHarness" w:date="2026-03-28T21:57:49Z">
        <w:r>
          <w:delText>f</w:delText>
        </w:r>
      </w:del>
      <w:ins w:id="12413" w:author="GoldenCorpusHarness" w:date="2026-03-28T21:57:49Z">
        <w:r>
          <w:t>n</w:t>
        </w:r>
      </w:ins>
      <w:r>
        <w:t>ic</w:t>
      </w:r>
      <w:ins w:id="12414" w:author="GoldenCorpusHarness" w:date="2026-03-28T21:57:49Z">
        <w:r>
          <w:t>al</w:t>
        </w:r>
      </w:ins>
      <w:r>
        <w:t xml:space="preserve"> </w:t>
      </w:r>
      <w:del w:id="12415" w:author="GoldenCorpusHarness" w:date="2026-03-28T21:57:49Z">
        <w:r>
          <w:delText>procedure-</w:delText>
        </w:r>
      </w:del>
      <w:ins w:id="12416" w:author="GoldenCorpusHarness" w:date="2026-03-28T21:57:49Z">
        <w:r>
          <w:t xml:space="preserve">signs </w:t>
        </w:r>
      </w:ins>
      <w:r>
        <w:t xml:space="preserve">related </w:t>
      </w:r>
      <w:del w:id="12417" w:author="GoldenCorpusHarness" w:date="2026-03-28T21:57:49Z">
        <w:r>
          <w:delText>de</w:delText>
        </w:r>
      </w:del>
      <w:r>
        <w:t>t</w:t>
      </w:r>
      <w:del w:id="12418" w:author="GoldenCorpusHarness" w:date="2026-03-28T21:57:49Z">
        <w:r>
          <w:delText>ails are</w:delText>
        </w:r>
      </w:del>
      <w:ins w:id="12419" w:author="GoldenCorpusHarness" w:date="2026-03-28T21:57:49Z">
        <w:r>
          <w:t>o</w:t>
        </w:r>
      </w:ins>
      <w:r>
        <w:t xml:space="preserve"> pr</w:t>
      </w:r>
      <w:del w:id="12420" w:author="GoldenCorpusHarness" w:date="2026-03-28T21:57:49Z">
        <w:r>
          <w:delText>o</w:delText>
        </w:r>
      </w:del>
      <w:ins w:id="12421" w:author="GoldenCorpusHarness" w:date="2026-03-28T21:57:49Z">
        <w:r>
          <w:t>e</w:t>
        </w:r>
      </w:ins>
      <w:r>
        <w:t>vi</w:t>
      </w:r>
      <w:del w:id="12422" w:author="GoldenCorpusHarness" w:date="2026-03-28T21:57:49Z">
        <w:r>
          <w:delText>d</w:delText>
        </w:r>
      </w:del>
      <w:ins w:id="12423" w:author="GoldenCorpusHarness" w:date="2026-03-28T21:57:49Z">
        <w:r>
          <w:t>ous s</w:t>
        </w:r>
      </w:ins>
      <w:r>
        <w:t>e</w:t>
      </w:r>
      <w:del w:id="12424" w:author="GoldenCorpusHarness" w:date="2026-03-28T21:57:49Z">
        <w:r>
          <w:delText>d</w:delText>
        </w:r>
      </w:del>
      <w:ins w:id="12425" w:author="GoldenCorpusHarness" w:date="2026-03-28T21:57:49Z">
        <w:r>
          <w:t>rious</w:t>
        </w:r>
      </w:ins>
      <w:r>
        <w:t xml:space="preserve"> i</w:t>
      </w:r>
      <w:ins w:id="12426" w:author="GoldenCorpusHarness" w:date="2026-03-28T21:57:49Z">
        <w:r>
          <w:t>ll</w:t>
        </w:r>
      </w:ins>
      <w:r>
        <w:t>n</w:t>
      </w:r>
      <w:del w:id="12427" w:author="GoldenCorpusHarness" w:date="2026-03-28T21:57:49Z">
        <w:r>
          <w:delText xml:space="preserve"> S</w:delText>
        </w:r>
      </w:del>
      <w:r>
        <w:t>e</w:t>
      </w:r>
      <w:del w:id="12428" w:author="GoldenCorpusHarness" w:date="2026-03-28T21:57:49Z">
        <w:r>
          <w:delText>ction 8</w:delText>
        </w:r>
      </w:del>
      <w:ins w:id="12429" w:author="GoldenCorpusHarness" w:date="2026-03-28T21:57:49Z">
        <w:r>
          <w:t>sses</w:t>
        </w:r>
      </w:ins>
      <w:r>
        <w:t>.</w:t>
      </w:r>
      <w:del w:id="12430" w:author="GoldenCorpusHarness" w:date="2026-03-28T21:57:49Z">
        <w:r>
          <w:delText>1.</w:delText>
        </w:r>
      </w:del>
    </w:p>
    <w:p ns2:paraId="7902DF60" ns2:textId="77777777" w:rsidR="00003695" w:rsidRDefault="00003695" w:rsidP="00003695">
      <w:pPr>
        <w:pStyle w:val="Heading4"/>
      </w:pPr>
      <w:del w:id="12431" w:author="GoldenCorpusHarness" w:date="2026-03-28T21:57:49Z">
        <w:r>
          <w:delText>Te</w:delText>
        </w:r>
      </w:del>
      <w:ins w:id="12432" w:author="GoldenCorpusHarness" w:date="2026-03-28T21:57:49Z">
        <w:r>
          <w:t>Fu</w:t>
        </w:r>
      </w:ins>
      <w:r>
        <w:t>l</w:t>
      </w:r>
      <w:del w:id="12433" w:author="GoldenCorpusHarness" w:date="2026-03-28T21:57:49Z">
        <w:r>
          <w:delText>ep</w:delText>
        </w:r>
      </w:del>
      <w:ins w:id="12434" w:author="GoldenCorpusHarness" w:date="2026-03-28T21:57:49Z">
        <w:r>
          <w:t>l P</w:t>
        </w:r>
      </w:ins>
      <w:r>
        <w:t>h</w:t>
      </w:r>
      <w:ins w:id="12435" w:author="GoldenCorpusHarness" w:date="2026-03-28T21:57:49Z">
        <w:r>
          <w:t>ysical Examinati</w:t>
        </w:r>
      </w:ins>
      <w:r>
        <w:t>on</w:t>
      </w:r>
      <w:del w:id="12436" w:author="GoldenCorpusHarness" w:date="2026-03-28T21:57:49Z">
        <w:r>
          <w:delText>e Contact or Visit</w:delText>
        </w:r>
      </w:del>
    </w:p>
    <w:p ns2:paraId="6723C28D" ns2:textId="41F68DBE" w:rsidR="00003695" w:rsidRDefault="00722673" w:rsidP="00D80FE3">
      <w:pPr>
        <w:pStyle w:val="Paragraph0"/>
      </w:pPr>
      <w:del w:id="12437" w:author="GoldenCorpusHarness" w:date="2026-03-28T21:57:49Z">
        <w:r>
          <w:delText xml:space="preserve">A telephone contact or </w:delText>
        </w:r>
      </w:del>
      <w:ins w:id="12438" w:author="GoldenCorpusHarness" w:date="2026-03-28T21:57:49Z">
        <w:r>
          <w:t>The in</w:t>
        </w:r>
      </w:ins>
      <w:r>
        <w:t>v</w:t>
      </w:r>
      <w:del w:id="12439" w:author="GoldenCorpusHarness" w:date="2026-03-28T21:57:49Z">
        <w:r>
          <w:delText>isit will be conducted by the investigator or medically</w:delText>
        </w:r>
      </w:del>
      <w:ins w:id="12440" w:author="GoldenCorpusHarness" w:date="2026-03-28T21:57:49Z">
        <w:r>
          <w:t>estigator or</w:t>
        </w:r>
      </w:ins>
      <w:r>
        <w:t xml:space="preserve"> qualified designee </w:t>
      </w:r>
      <w:del w:id="12441" w:author="GoldenCorpusHarness" w:date="2026-03-28T21:57:49Z">
        <w:r>
          <w:delText xml:space="preserve">(consistent </w:delText>
        </w:r>
      </w:del>
      <w:r>
        <w:t>wi</w:t>
      </w:r>
      <w:del w:id="12442" w:author="GoldenCorpusHarness" w:date="2026-03-28T21:57:49Z">
        <w:r>
          <w:delText>th local req</w:delText>
        </w:r>
      </w:del>
      <w:ins w:id="12443" w:author="GoldenCorpusHarness" w:date="2026-03-28T21:57:49Z">
        <w:r>
          <w:t>ll perform a complete physical examination d</w:t>
        </w:r>
      </w:ins>
      <w:r>
        <w:t>u</w:t>
      </w:r>
      <w:del w:id="12444" w:author="GoldenCorpusHarness" w:date="2026-03-28T21:57:49Z">
        <w:r>
          <w:delText>irements) on</w:delText>
        </w:r>
      </w:del>
      <w:ins w:id="12445" w:author="GoldenCorpusHarness" w:date="2026-03-28T21:57:49Z">
        <w:r>
          <w:t>ring the Screening period.</w:t>
        </w:r>
      </w:ins>
      <w:r>
        <w:t xml:space="preserve"> C</w:t>
      </w:r>
      <w:del w:id="12446" w:author="GoldenCorpusHarness" w:date="2026-03-28T21:57:49Z">
        <w:r>
          <w:delText>ycle 1 Day 8 to assess participants for development of early to</w:delText>
        </w:r>
      </w:del>
      <w:ins w:id="12447" w:author="GoldenCorpusHarness" w:date="2026-03-28T21:57:49Z">
        <w:r>
          <w:t>linically significant abnormal findings should be recorded as medical history. The time points for full physical e</w:t>
        </w:r>
      </w:ins>
      <w:r>
        <w:t>x</w:t>
      </w:r>
      <w:del w:id="12448" w:author="GoldenCorpusHarness" w:date="2026-03-28T21:57:49Z">
        <w:r>
          <w:delText>icity, as outlined in the SoA (</w:delText>
        </w:r>
      </w:del>
      <w:ins w:id="12449" w:author="GoldenCorpusHarness" w:date="2026-03-28T21:57:49Z">
        <w:r>
          <w:t xml:space="preserve">ams are described in </w:t>
        </w:r>
      </w:ins>
      <w:r>
        <w:t>Section 1.3.</w:t>
      </w:r>
      <w:del w:id="12450" w:author="GoldenCorpusHarness" w:date="2026-03-28T21:57:49Z">
        <w:r>
          <w:delText>1)</w:delText>
        </w:r>
      </w:del>
      <w:ins w:id="12451" w:author="GoldenCorpusHarness" w:date="2026-03-28T21:57:49Z">
        <w:r>
          <w:t xml:space="preserve"> After the first dose of study intervention, new clinically significant abnormal findings and changes from Screening physical examination findings will be recorded as AEs</w:t>
        </w:r>
      </w:ins>
      <w:r>
        <w:t>.</w:t>
      </w:r>
      <w:del w:id="12452" w:author="GoldenCorpusHarness" w:date="2026-03-28T21:57:49Z">
        <w:r>
          <w:delText xml:space="preserve"> An unscheduled visit can occur before C1D15 if necessary for safety.</w:delText>
        </w:r>
      </w:del>
    </w:p>
    <w:p ns2:paraId="322175E6" ns2:textId="394D8CD3" w:rsidR="00003695" w:rsidRDefault="00003695" w:rsidP="00003695">
      <w:pPr>
        <w:pStyle w:val="Heading3"/>
        <w:tabs>
          <w:tab w:val="clear" w:pos="960"/>
          <w:tab w:val="num" w:pos="1320"/>
        </w:tabs>
      </w:pPr>
      <w:del w:id="12453" w:author="GoldenCorpusHarness" w:date="2026-03-28T21:57:49Z">
        <w:r>
          <w:delText>S</w:delText>
        </w:r>
      </w:del>
      <w:ins w:id="12454" w:author="GoldenCorpusHarness" w:date="2026-03-28T21:57:49Z">
        <w:r>
          <w:t>Investigators should pay sp</w:t>
        </w:r>
      </w:ins>
      <w:r>
        <w:t>ec</w:t>
      </w:r>
      <w:del w:id="12455" w:author="GoldenCorpusHarness" w:date="2026-03-28T21:57:49Z">
        <w:r>
          <w:delText>ond</w:delText>
        </w:r>
      </w:del>
      <w:ins w:id="12456" w:author="GoldenCorpusHarness" w:date="2026-03-28T21:57:49Z">
        <w:r>
          <w:t>ial</w:t>
        </w:r>
      </w:ins>
      <w:r>
        <w:t xml:space="preserve"> </w:t>
      </w:r>
      <w:del w:id="12457" w:author="GoldenCorpusHarness" w:date="2026-03-28T21:57:49Z">
        <w:r>
          <w:delText>Course Tre</w:delText>
        </w:r>
      </w:del>
      <w:r>
        <w:t>at</w:t>
      </w:r>
      <w:del w:id="12458" w:author="GoldenCorpusHarness" w:date="2026-03-28T21:57:49Z">
        <w:r>
          <w:delText>m</w:delText>
        </w:r>
      </w:del>
      <w:ins w:id="12459" w:author="GoldenCorpusHarness" w:date="2026-03-28T21:57:49Z">
        <w:r>
          <w:t>t</w:t>
        </w:r>
      </w:ins>
      <w:r>
        <w:t>ent</w:t>
      </w:r>
      <w:ins w:id="12460" w:author="GoldenCorpusHarness" w:date="2026-03-28T21:57:49Z">
        <w:r>
          <w:t>ion</w:t>
        </w:r>
      </w:ins>
      <w:r>
        <w:t xml:space="preserve"> </w:t>
      </w:r>
      <w:del w:id="12461" w:author="GoldenCorpusHarness" w:date="2026-03-28T21:57:49Z">
        <w:r>
          <w:delText>Ph</w:delText>
        </w:r>
      </w:del>
      <w:ins w:id="12462" w:author="GoldenCorpusHarness" w:date="2026-03-28T21:57:49Z">
        <w:r>
          <w:t>to clinic</w:t>
        </w:r>
      </w:ins>
      <w:r>
        <w:t>a</w:t>
      </w:r>
      <w:ins w:id="12463" w:author="GoldenCorpusHarness" w:date="2026-03-28T21:57:49Z">
        <w:r>
          <w:t xml:space="preserve">l signs related to previous </w:t>
        </w:r>
      </w:ins>
      <w:r>
        <w:t>se</w:t>
      </w:r>
      <w:ins w:id="12464" w:author="GoldenCorpusHarness" w:date="2026-03-28T21:57:49Z">
        <w:r>
          <w:t>rious illnesses.</w:t>
        </w:r>
      </w:ins>
    </w:p>
    <w:p ns2:paraId="58D302BB" ns2:textId="1B3D9184" w:rsidR="00D80FE3" w:rsidRDefault="00E43964" w:rsidP="00D80FE3">
      <w:pPr>
        <w:pStyle w:val="Paragraph0"/>
      </w:pPr>
      <w:del w:id="12465" w:author="GoldenCorpusHarness" w:date="2026-03-28T21:57:49Z">
        <w:r>
          <w:delText>Pa</w:delText>
        </w:r>
      </w:del>
      <w:ins w:id="12466" w:author="GoldenCorpusHarness" w:date="2026-03-28T21:57:49Z">
        <w:r>
          <w:t>Di</w:t>
        </w:r>
      </w:ins>
      <w:r>
        <w:t>r</w:t>
      </w:r>
      <w:ins w:id="12467" w:author="GoldenCorpusHarness" w:date="2026-03-28T21:57:49Z">
        <w:r>
          <w:t>ec</w:t>
        </w:r>
      </w:ins>
      <w:r>
        <w:t>t</w:t>
      </w:r>
      <w:del w:id="12468" w:author="GoldenCorpusHarness" w:date="2026-03-28T21:57:49Z">
        <w:r>
          <w:delText>icipants who meet the criteria outlin</w:delText>
        </w:r>
      </w:del>
      <w:r>
        <w:t xml:space="preserve">ed </w:t>
      </w:r>
      <w:ins w:id="12469" w:author="GoldenCorpusHarness" w:date="2026-03-28T21:57:49Z">
        <w:r>
          <w:t>Physical Exam</w:t>
        </w:r>
      </w:ins>
      <w:r>
        <w:t>in</w:t>
      </w:r>
      <w:del w:id="12470" w:author="GoldenCorpusHarness" w:date="2026-03-28T21:57:49Z">
        <w:r>
          <w:delText xml:space="preserve"> Sec</w:delText>
        </w:r>
      </w:del>
      <w:ins w:id="12471" w:author="GoldenCorpusHarness" w:date="2026-03-28T21:57:49Z">
        <w:r>
          <w:t>a</w:t>
        </w:r>
      </w:ins>
      <w:r>
        <w:t>tion</w:t>
      </w:r>
      <w:del w:id="12472" w:author="GoldenCorpusHarness" w:date="2026-03-28T21:57:49Z">
        <w:r>
          <w:delText xml:space="preserve"> 6.7 may be considered for Second Course treatment with pembrolizumab. Visit requirements for the Second Course Treatment Phase are outlined in the SoA (Section 1.3.2). Specific procedure-related details are provided in Section 8.1.</w:delText>
        </w:r>
      </w:del>
    </w:p>
    <w:p ns2:paraId="5E5CDF10" ns2:textId="1107D1D7" w:rsidR="00D80FE3" w:rsidRDefault="00D80FE3" w:rsidP="00D80FE3">
      <w:pPr>
        <w:pStyle w:val="Heading3"/>
      </w:pPr>
      <w:del w:id="12473" w:author="GoldenCorpusHarness" w:date="2026-03-28T21:57:49Z">
        <w:r>
          <w:delText>Discontinued Partici</w:delText>
        </w:r>
      </w:del>
      <w:ins w:id="12474" w:author="GoldenCorpusHarness" w:date="2026-03-28T21:57:49Z">
        <w:r>
          <w:t xml:space="preserve">For cycles that do not required a full </w:t>
        </w:r>
      </w:ins>
      <w:r>
        <w:t>p</w:t>
      </w:r>
      <w:del w:id="12475" w:author="GoldenCorpusHarness" w:date="2026-03-28T21:57:49Z">
        <w:r>
          <w:delText>ants Continuin</w:delText>
        </w:r>
      </w:del>
      <w:ins w:id="12476" w:author="GoldenCorpusHarness" w:date="2026-03-28T21:57:49Z">
        <w:r>
          <w:t>hysical examination as defined in Section 1.3, the investi</w:t>
        </w:r>
      </w:ins>
      <w:r>
        <w:t>g</w:t>
      </w:r>
      <w:del w:id="12477" w:author="GoldenCorpusHarness" w:date="2026-03-28T21:57:49Z">
        <w:r>
          <w:delText xml:space="preserve"> to </w:delText>
        </w:r>
      </w:del>
      <w:ins w:id="12478" w:author="GoldenCorpusHarness" w:date="2026-03-28T21:57:49Z">
        <w:r>
          <w:t>ator or qualified designee will perform a directed physical examination as clinically indicated prior to study intervention administration. New clinically significant a</w:t>
        </w:r>
      </w:ins>
      <w:r>
        <w:t>b</w:t>
      </w:r>
      <w:del w:id="12479" w:author="GoldenCorpusHarness" w:date="2026-03-28T21:57:49Z">
        <w:r>
          <w:delText xml:space="preserve">e Monitored in the Study  </w:delText>
        </w:r>
      </w:del>
      <w:ins w:id="12480" w:author="GoldenCorpusHarness" w:date="2026-03-28T21:57:49Z">
        <w:r>
          <w:t>normal findings should be recorded as AEs.</w:t>
        </w:r>
      </w:ins>
    </w:p>
    <w:p ns2:paraId="1BA8F537" ns2:textId="10AC6D31" w:rsidR="00E43964" w:rsidRDefault="00E43964" w:rsidP="00E43964">
      <w:pPr>
        <w:pStyle w:val="Paragraph0"/>
      </w:pPr>
      <w:del w:id="12481" w:author="GoldenCorpusHarness" w:date="2026-03-28T21:57:49Z">
        <w:r>
          <w:delText>The End-of-Treatment vis</w:delText>
        </w:r>
      </w:del>
      <w:ins w:id="12482" w:author="GoldenCorpusHarness" w:date="2026-03-28T21:57:49Z">
        <w:r>
          <w:t>V</w:t>
        </w:r>
      </w:ins>
      <w:r>
        <w:t>it</w:t>
      </w:r>
      <w:del w:id="12483" w:author="GoldenCorpusHarness" w:date="2026-03-28T21:57:49Z">
        <w:r>
          <w:delText xml:space="preserve"> wil</w:delText>
        </w:r>
      </w:del>
      <w:ins w:id="12484" w:author="GoldenCorpusHarness" w:date="2026-03-28T21:57:49Z">
        <w:r>
          <w:t>a</w:t>
        </w:r>
      </w:ins>
      <w:r>
        <w:t xml:space="preserve">l </w:t>
      </w:r>
      <w:del w:id="12485" w:author="GoldenCorpusHarness" w:date="2026-03-28T21:57:49Z">
        <w:r>
          <w:delText>take place at the t</w:delText>
        </w:r>
      </w:del>
      <w:ins w:id="12486" w:author="GoldenCorpusHarness" w:date="2026-03-28T21:57:49Z">
        <w:r>
          <w:t>S</w:t>
        </w:r>
      </w:ins>
      <w:r>
        <w:t>i</w:t>
      </w:r>
      <w:del w:id="12487" w:author="GoldenCorpusHarness" w:date="2026-03-28T21:57:49Z">
        <w:r>
          <w:delText xml:space="preserve">me </w:delText>
        </w:r>
      </w:del>
      <w:ins w:id="12488" w:author="GoldenCorpusHarness" w:date="2026-03-28T21:57:49Z">
        <w:r>
          <w:t>gn</w:t>
        </w:r>
      </w:ins>
      <w:r>
        <w:t>s</w:t>
      </w:r>
      <w:del w:id="12489" w:author="GoldenCorpusHarness" w:date="2026-03-28T21:57:49Z">
        <w:r>
          <w:delText xml:space="preserve">tudy intervention is discontinued for any reason. </w:delText>
        </w:r>
      </w:del>
    </w:p>
    <w:p ns2:paraId="66BF729C" ns2:textId="2F310704" w:rsidR="00D80FE3" w:rsidRDefault="00E43964" w:rsidP="00E43964">
      <w:pPr>
        <w:pStyle w:val="Paragraph0"/>
      </w:pPr>
      <w:del w:id="12490" w:author="GoldenCorpusHarness" w:date="2026-03-28T21:57:49Z">
        <w:r>
          <w:delText>If the End-of-</w:delText>
        </w:r>
      </w:del>
      <w:r>
        <w:t>T</w:t>
      </w:r>
      <w:del w:id="12491" w:author="GoldenCorpusHarness" w:date="2026-03-28T21:57:49Z">
        <w:r>
          <w:delText>reat</w:delText>
        </w:r>
      </w:del>
      <w:ins w:id="12492" w:author="GoldenCorpusHarness" w:date="2026-03-28T21:57:49Z">
        <w:r>
          <w:t>he investigator or qualified designee will take vital signs at Screening, before the ad</w:t>
        </w:r>
      </w:ins>
      <w:r>
        <w:t>m</w:t>
      </w:r>
      <w:del w:id="12493" w:author="GoldenCorpusHarness" w:date="2026-03-28T21:57:49Z">
        <w:r>
          <w:delText>ent visit takes place approxi</w:delText>
        </w:r>
      </w:del>
      <w:ins w:id="12494" w:author="GoldenCorpusHarness" w:date="2026-03-28T21:57:49Z">
        <w:r>
          <w:t>inistration of each dose of trial treat</w:t>
        </w:r>
      </w:ins>
      <w:r>
        <w:t>m</w:t>
      </w:r>
      <w:del w:id="12495" w:author="GoldenCorpusHarness" w:date="2026-03-28T21:57:49Z">
        <w:r>
          <w:delText>ately 30 days from the last dose of st</w:delText>
        </w:r>
      </w:del>
      <w:ins w:id="12496" w:author="GoldenCorpusHarness" w:date="2026-03-28T21:57:49Z">
        <w:r>
          <w:t>ent and d</w:t>
        </w:r>
      </w:ins>
      <w:r>
        <w:t>u</w:t>
      </w:r>
      <w:del w:id="12497" w:author="GoldenCorpusHarness" w:date="2026-03-28T21:57:49Z">
        <w:r>
          <w:delText>dy intervention, a separat</w:delText>
        </w:r>
      </w:del>
      <w:ins w:id="12498" w:author="GoldenCorpusHarness" w:date="2026-03-28T21:57:49Z">
        <w:r>
          <w:t>ring th</w:t>
        </w:r>
      </w:ins>
      <w:r>
        <w:t>e Safety Follow-up visit</w:t>
      </w:r>
      <w:del w:id="12499" w:author="GoldenCorpusHarness" w:date="2026-03-28T21:57:49Z">
        <w:r>
          <w:delText xml:space="preserve"> is not required</w:delText>
        </w:r>
      </w:del>
      <w:ins w:id="12500" w:author="GoldenCorpusHarness" w:date="2026-03-28T21:57:49Z">
        <w:r>
          <w:t>, as specified in the SoA (Section 1</w:t>
        </w:r>
      </w:ins>
      <w:r>
        <w:t>.</w:t>
      </w:r>
      <w:del w:id="12501" w:author="GoldenCorpusHarness" w:date="2026-03-28T21:57:49Z">
        <w:r>
          <w:delText xml:space="preserve"> All procedures required at the End-of-Treatment visit and at the Safety Follow-up visit will be performed as a single visit</w:delText>
        </w:r>
      </w:del>
      <w:ins w:id="12502" w:author="GoldenCorpusHarness" w:date="2026-03-28T21:57:49Z">
        <w:r>
          <w:t>3)</w:t>
        </w:r>
      </w:ins>
      <w:r>
        <w:t>.</w:t>
      </w:r>
      <w:ins w:id="12503" w:author="GoldenCorpusHarness" w:date="2026-03-28T21:57:49Z">
        <w:r>
          <w:t xml:space="preserve"> </w:t>
        </w:r>
      </w:ins>
    </w:p>
    <w:p ns2:paraId="0F946379" ns2:textId="2AA88A24" w:rsidR="00D80FE3" w:rsidRPr="003D4B47" w:rsidRDefault="009B1AC6" w:rsidP="00D80FE3">
      <w:pPr>
        <w:pStyle w:val="Heading3"/>
      </w:pPr>
      <w:del w:id="12504" w:author="GoldenCorpusHarness" w:date="2026-03-28T21:57:49Z">
        <w:r>
          <w:delText>Po</w:delText>
        </w:r>
      </w:del>
      <w:ins w:id="12505" w:author="GoldenCorpusHarness" w:date="2026-03-28T21:57:49Z">
        <w:r>
          <w:t xml:space="preserve">Vital </w:t>
        </w:r>
      </w:ins>
      <w:r>
        <w:t>s</w:t>
      </w:r>
      <w:ins w:id="12506" w:author="GoldenCorpusHarness" w:date="2026-03-28T21:57:49Z">
        <w:r>
          <w:t xml:space="preserve">igns include </w:t>
        </w:r>
      </w:ins>
      <w:r>
        <w:t>t</w:t>
      </w:r>
      <w:ins w:id="12507" w:author="GoldenCorpusHarness" w:date="2026-03-28T21:57:49Z">
        <w:r>
          <w:t>empera</w:t>
        </w:r>
      </w:ins>
      <w:r>
        <w:t>t</w:t>
      </w:r>
      <w:ins w:id="12508" w:author="GoldenCorpusHarness" w:date="2026-03-28T21:57:49Z">
        <w:r>
          <w:t>u</w:t>
        </w:r>
      </w:ins>
      <w:r>
        <w:t>re</w:t>
      </w:r>
      <w:ins w:id="12509" w:author="GoldenCorpusHarness" w:date="2026-03-28T21:57:49Z">
        <w:r>
          <w:t>, heart r</w:t>
        </w:r>
      </w:ins>
      <w:r>
        <w:t>at</w:t>
      </w:r>
      <w:del w:id="12510" w:author="GoldenCorpusHarness" w:date="2026-03-28T21:57:49Z">
        <w:r>
          <w:delText>m</w:delText>
        </w:r>
      </w:del>
      <w:r>
        <w:t>e</w:t>
      </w:r>
      <w:ins w:id="12511" w:author="GoldenCorpusHarness" w:date="2026-03-28T21:57:49Z">
        <w:r>
          <w:t>, respiratory rate, weight, a</w:t>
        </w:r>
      </w:ins>
      <w:r>
        <w:t>n</w:t>
      </w:r>
      <w:del w:id="12512" w:author="GoldenCorpusHarness" w:date="2026-03-28T21:57:49Z">
        <w:r>
          <w:delText>t</w:delText>
        </w:r>
      </w:del>
      <w:ins w:id="12513" w:author="GoldenCorpusHarness" w:date="2026-03-28T21:57:49Z">
        <w:r>
          <w:t>d</w:t>
        </w:r>
      </w:ins>
      <w:r>
        <w:t xml:space="preserve"> </w:t>
      </w:r>
      <w:del w:id="12514" w:author="GoldenCorpusHarness" w:date="2026-03-28T21:57:49Z">
        <w:r>
          <w:delText>Vi</w:delText>
        </w:r>
      </w:del>
      <w:ins w:id="12515" w:author="GoldenCorpusHarness" w:date="2026-03-28T21:57:49Z">
        <w:r>
          <w:t>blood pre</w:t>
        </w:r>
      </w:ins>
      <w:r>
        <w:t>s</w:t>
      </w:r>
      <w:del w:id="12516" w:author="GoldenCorpusHarness" w:date="2026-03-28T21:57:49Z">
        <w:r>
          <w:delText>it</w:delText>
        </w:r>
      </w:del>
      <w:r>
        <w:t>s</w:t>
      </w:r>
      <w:ins w:id="12517" w:author="GoldenCorpusHarness" w:date="2026-03-28T21:57:49Z">
        <w:r>
          <w:t xml:space="preserve">ure. </w:t>
        </w:r>
      </w:ins>
    </w:p>
    <w:p ns2:paraId="3ECEF185" ns2:textId="2029E665" w:rsidR="00D80FE3" w:rsidRDefault="00D80FE3" w:rsidP="00D80FE3">
      <w:pPr>
        <w:pStyle w:val="Heading4"/>
      </w:pPr>
      <w:del w:id="12518" w:author="GoldenCorpusHarness" w:date="2026-03-28T21:57:49Z">
        <w:r>
          <w:delText>Saf</w:delText>
        </w:r>
      </w:del>
      <w:ins w:id="12519" w:author="GoldenCorpusHarness" w:date="2026-03-28T21:57:49Z">
        <w:r>
          <w:t>H</w:t>
        </w:r>
      </w:ins>
      <w:r>
        <w:t>e</w:t>
      </w:r>
      <w:ins w:id="12520" w:author="GoldenCorpusHarness" w:date="2026-03-28T21:57:49Z">
        <w:r>
          <w:t>igh</w:t>
        </w:r>
      </w:ins>
      <w:r>
        <w:t>t</w:t>
      </w:r>
      <w:del w:id="12521" w:author="GoldenCorpusHarness" w:date="2026-03-28T21:57:49Z">
        <w:r>
          <w:delText>y</w:delText>
        </w:r>
      </w:del>
      <w:r>
        <w:t xml:space="preserve"> </w:t>
      </w:r>
      <w:del w:id="12522" w:author="GoldenCorpusHarness" w:date="2026-03-28T21:57:49Z">
        <w:r>
          <w:delText>Fo</w:delText>
        </w:r>
      </w:del>
      <w:ins w:id="12523" w:author="GoldenCorpusHarness" w:date="2026-03-28T21:57:49Z">
        <w:r>
          <w:t>wi</w:t>
        </w:r>
      </w:ins>
      <w:r>
        <w:t>ll</w:t>
      </w:r>
      <w:ins w:id="12524" w:author="GoldenCorpusHarness" w:date="2026-03-28T21:57:49Z">
        <w:r>
          <w:t xml:space="preserve"> be measured at Screening </w:t>
        </w:r>
      </w:ins>
      <w:r>
        <w:t>o</w:t>
      </w:r>
      <w:del w:id="12525" w:author="GoldenCorpusHarness" w:date="2026-03-28T21:57:49Z">
        <w:r>
          <w:delText>w-up Visit</w:delText>
        </w:r>
      </w:del>
      <w:ins w:id="12526" w:author="GoldenCorpusHarness" w:date="2026-03-28T21:57:49Z">
        <w:r>
          <w:t>nly.</w:t>
        </w:r>
      </w:ins>
    </w:p>
    <w:p ns2:paraId="24144D5D" ns2:textId="05FC02E9" w:rsidR="00D80FE3" w:rsidRDefault="00D80FE3" w:rsidP="00D80FE3">
      <w:pPr>
        <w:pStyle w:val="Paragraph0"/>
      </w:pPr>
      <w:del w:id="12527" w:author="GoldenCorpusHarness" w:date="2026-03-28T21:57:49Z">
        <w:r>
          <w:delText>The</w:delText>
        </w:r>
      </w:del>
      <w:ins w:id="12528" w:author="GoldenCorpusHarness" w:date="2026-03-28T21:57:49Z">
        <w:r>
          <w:t>BP</w:t>
        </w:r>
      </w:ins>
      <w:r>
        <w:t xml:space="preserve"> </w:t>
      </w:r>
      <w:del w:id="12529" w:author="GoldenCorpusHarness" w:date="2026-03-28T21:57:49Z">
        <w:r>
          <w:delText>m</w:delText>
        </w:r>
      </w:del>
      <w:r>
        <w:t>and</w:t>
      </w:r>
      <w:ins w:id="12530" w:author="GoldenCorpusHarness" w:date="2026-03-28T21:57:49Z">
        <w:r>
          <w:t xml:space="preserve"> heart r</w:t>
        </w:r>
      </w:ins>
      <w:r>
        <w:t>at</w:t>
      </w:r>
      <w:del w:id="12531" w:author="GoldenCorpusHarness" w:date="2026-03-28T21:57:49Z">
        <w:r>
          <w:delText>ory Saf</w:delText>
        </w:r>
      </w:del>
      <w:r>
        <w:t>e</w:t>
      </w:r>
      <w:del w:id="12532" w:author="GoldenCorpusHarness" w:date="2026-03-28T21:57:49Z">
        <w:r>
          <w:delText>ty Follow-up Visit</w:delText>
        </w:r>
      </w:del>
      <w:r>
        <w:t xml:space="preserve"> will be </w:t>
      </w:r>
      <w:del w:id="12533" w:author="GoldenCorpusHarness" w:date="2026-03-28T21:57:49Z">
        <w:r>
          <w:delText>cond</w:delText>
        </w:r>
      </w:del>
      <w:ins w:id="12534" w:author="GoldenCorpusHarness" w:date="2026-03-28T21:57:49Z">
        <w:r>
          <w:t>meas</w:t>
        </w:r>
      </w:ins>
      <w:r>
        <w:t>u</w:t>
      </w:r>
      <w:del w:id="12535" w:author="GoldenCorpusHarness" w:date="2026-03-28T21:57:49Z">
        <w:r>
          <w:delText>ct</w:delText>
        </w:r>
      </w:del>
      <w:ins w:id="12536" w:author="GoldenCorpusHarness" w:date="2026-03-28T21:57:49Z">
        <w:r>
          <w:t>r</w:t>
        </w:r>
      </w:ins>
      <w:r>
        <w:t>ed</w:t>
      </w:r>
      <w:del w:id="12537" w:author="GoldenCorpusHarness" w:date="2026-03-28T21:57:49Z">
        <w:r>
          <w:delText xml:space="preserve"> approximately 30 days</w:delText>
        </w:r>
      </w:del>
      <w:r>
        <w:t xml:space="preserve"> after the </w:t>
      </w:r>
      <w:del w:id="12538" w:author="GoldenCorpusHarness" w:date="2026-03-28T21:57:49Z">
        <w:r>
          <w:delText>l</w:delText>
        </w:r>
      </w:del>
      <w:ins w:id="12539" w:author="GoldenCorpusHarness" w:date="2026-03-28T21:57:49Z">
        <w:r>
          <w:t>participant h</w:t>
        </w:r>
      </w:ins>
      <w:r>
        <w:t>as</w:t>
      </w:r>
      <w:del w:id="12540" w:author="GoldenCorpusHarness" w:date="2026-03-28T21:57:49Z">
        <w:r>
          <w:delText>t</w:delText>
        </w:r>
      </w:del>
      <w:r>
        <w:t xml:space="preserve"> </w:t>
      </w:r>
      <w:del w:id="12541" w:author="GoldenCorpusHarness" w:date="2026-03-28T21:57:49Z">
        <w:r>
          <w:delText>dos</w:delText>
        </w:r>
      </w:del>
      <w:ins w:id="12542" w:author="GoldenCorpusHarness" w:date="2026-03-28T21:57:49Z">
        <w:r>
          <w:t>b</w:t>
        </w:r>
      </w:ins>
      <w:r>
        <w:t>e</w:t>
      </w:r>
      <w:ins w:id="12543" w:author="GoldenCorpusHarness" w:date="2026-03-28T21:57:49Z">
        <w:r>
          <w:t>en</w:t>
        </w:r>
      </w:ins>
      <w:r>
        <w:t xml:space="preserve"> </w:t>
      </w:r>
      <w:del w:id="12544" w:author="GoldenCorpusHarness" w:date="2026-03-28T21:57:49Z">
        <w:r>
          <w:delText xml:space="preserve">of </w:delText>
        </w:r>
      </w:del>
      <w:ins w:id="12545" w:author="GoldenCorpusHarness" w:date="2026-03-28T21:57:49Z">
        <w:r>
          <w:t>re</w:t>
        </w:r>
      </w:ins>
      <w:r>
        <w:t>st</w:t>
      </w:r>
      <w:del w:id="12546" w:author="GoldenCorpusHarness" w:date="2026-03-28T21:57:49Z">
        <w:r>
          <w:delText xml:space="preserve">udy </w:delText>
        </w:r>
      </w:del>
      <w:r>
        <w:t>in</w:t>
      </w:r>
      <w:del w:id="12547" w:author="GoldenCorpusHarness" w:date="2026-03-28T21:57:49Z">
        <w:r>
          <w:delText>tervention</w:delText>
        </w:r>
      </w:del>
      <w:ins w:id="12548" w:author="GoldenCorpusHarness" w:date="2026-03-28T21:57:49Z">
        <w:r>
          <w:t>g</w:t>
        </w:r>
      </w:ins>
      <w:r>
        <w:t xml:space="preserve"> </w:t>
      </w:r>
      <w:ins w:id="12549" w:author="GoldenCorpusHarness" w:date="2026-03-28T21:57:49Z">
        <w:r>
          <w:t>f</w:t>
        </w:r>
      </w:ins>
      <w:r>
        <w:t xml:space="preserve">or </w:t>
      </w:r>
      <w:del w:id="12550" w:author="GoldenCorpusHarness" w:date="2026-03-28T21:57:49Z">
        <w:r>
          <w:delText>b</w:delText>
        </w:r>
      </w:del>
      <w:ins w:id="12551" w:author="GoldenCorpusHarness" w:date="2026-03-28T21:57:49Z">
        <w:r>
          <w:t>5 minut</w:t>
        </w:r>
      </w:ins>
      <w:r>
        <w:t>e</w:t>
      </w:r>
      <w:del w:id="12552" w:author="GoldenCorpusHarness" w:date="2026-03-28T21:57:49Z">
        <w:r>
          <w:delText>fo</w:delText>
        </w:r>
      </w:del>
      <w:ins w:id="12553" w:author="GoldenCorpusHarness" w:date="2026-03-28T21:57:49Z">
        <w:r>
          <w:t>s. All BP measu</w:t>
        </w:r>
      </w:ins>
      <w:r>
        <w:t>re</w:t>
      </w:r>
      <w:del w:id="12554" w:author="GoldenCorpusHarness" w:date="2026-03-28T21:57:49Z">
        <w:r>
          <w:delText xml:space="preserve"> initiation of a new anticancer treat</w:delText>
        </w:r>
      </w:del>
      <w:r>
        <w:t>ment</w:t>
      </w:r>
      <w:ins w:id="12555" w:author="GoldenCorpusHarness" w:date="2026-03-28T21:57:49Z">
        <w:r>
          <w:t>s should be performed on the same arm</w:t>
        </w:r>
      </w:ins>
      <w:r>
        <w:t xml:space="preserve">, </w:t>
      </w:r>
      <w:del w:id="12556" w:author="GoldenCorpusHarness" w:date="2026-03-28T21:57:49Z">
        <w:r>
          <w:delText>whic</w:delText>
        </w:r>
      </w:del>
      <w:ins w:id="12557" w:author="GoldenCorpusHarness" w:date="2026-03-28T21:57:49Z">
        <w:r>
          <w:t>preferably by t</w:t>
        </w:r>
      </w:ins>
      <w:r>
        <w:t>he</w:t>
      </w:r>
      <w:del w:id="12558" w:author="GoldenCorpusHarness" w:date="2026-03-28T21:57:49Z">
        <w:r>
          <w:delText>v</w:delText>
        </w:r>
      </w:del>
      <w:ins w:id="12559" w:author="GoldenCorpusHarness" w:date="2026-03-28T21:57:49Z">
        <w:r>
          <w:t xml:space="preserve"> same p</w:t>
        </w:r>
      </w:ins>
      <w:r>
        <w:t>er</w:t>
      </w:r>
      <w:ins w:id="12560" w:author="GoldenCorpusHarness" w:date="2026-03-28T21:57:49Z">
        <w:r>
          <w:t>son.</w:t>
        </w:r>
      </w:ins>
      <w:r>
        <w:t xml:space="preserve"> </w:t>
      </w:r>
      <w:del w:id="12561" w:author="GoldenCorpusHarness" w:date="2026-03-28T21:57:49Z">
        <w:r>
          <w:delText>occurs first.</w:delText>
        </w:r>
      </w:del>
    </w:p>
    <w:p ns2:paraId="30E6ECA7" ns2:textId="7204504D" w:rsidR="00D80FE3" w:rsidRDefault="00D80FE3" w:rsidP="00D80FE3">
      <w:pPr>
        <w:pStyle w:val="Paragraph0"/>
      </w:pPr>
      <w:del w:id="12562" w:author="GoldenCorpusHarness" w:date="2026-03-28T21:57:49Z">
        <w:r>
          <w:delText>P</w:delText>
        </w:r>
      </w:del>
      <w:ins w:id="12563" w:author="GoldenCorpusHarness" w:date="2026-03-28T21:57:49Z">
        <w:r>
          <w:t>Only 1 BP measurement is needed for p</w:t>
        </w:r>
      </w:ins>
      <w:r>
        <w:t>articipants w</w:t>
      </w:r>
      <w:del w:id="12564" w:author="GoldenCorpusHarness" w:date="2026-03-28T21:57:49Z">
        <w:r>
          <w:delText>ho are eli</w:delText>
        </w:r>
      </w:del>
      <w:ins w:id="12565" w:author="GoldenCorpusHarness" w:date="2026-03-28T21:57:49Z">
        <w:r>
          <w:t>ith systolic BP &lt;140 mm H</w:t>
        </w:r>
      </w:ins>
      <w:r>
        <w:t>g</w:t>
      </w:r>
      <w:del w:id="12566" w:author="GoldenCorpusHarness" w:date="2026-03-28T21:57:49Z">
        <w:r>
          <w:delText>i</w:delText>
        </w:r>
      </w:del>
      <w:ins w:id="12567" w:author="GoldenCorpusHarness" w:date="2026-03-28T21:57:49Z">
        <w:r>
          <w:t xml:space="preserve"> and diastolic BR &lt;90 mm Hg. If the participant’s initial BP is elevated (ie, systolic BP ≥140 mm Hg or diastolic BP ≥90 mm Hg), the BP measurement should </w:t>
        </w:r>
      </w:ins>
      <w:r>
        <w:t>b</w:t>
      </w:r>
      <w:del w:id="12568" w:author="GoldenCorpusHarness" w:date="2026-03-28T21:57:49Z">
        <w:r>
          <w:delText xml:space="preserve">le for retreatment </w:delText>
        </w:r>
      </w:del>
      <w:ins w:id="12569" w:author="GoldenCorpusHarness" w:date="2026-03-28T21:57:49Z">
        <w:r>
          <w:t>e repeated at least 5 minutes later. One BP assessment is defined as the mean value of 2 measurements at least 5 minutes apart. If the BP assessment (ie, the mean of the 2 BP measurements obtained at least 5 minutes apart) sho</w:t>
        </w:r>
      </w:ins>
      <w:r>
        <w:t>w</w:t>
      </w:r>
      <w:del w:id="12570" w:author="GoldenCorpusHarness" w:date="2026-03-28T21:57:49Z">
        <w:r>
          <w:delText>ith pem</w:delText>
        </w:r>
      </w:del>
      <w:ins w:id="12571" w:author="GoldenCorpusHarness" w:date="2026-03-28T21:57:49Z">
        <w:r>
          <w:t xml:space="preserve">s an elevated BP (systolic BP ≥140 mm Hg or diastolic BP ≥90 mm Hg), a confirmatory assessment should </w:t>
        </w:r>
      </w:ins>
      <w:r>
        <w:t>b</w:t>
      </w:r>
      <w:del w:id="12572" w:author="GoldenCorpusHarness" w:date="2026-03-28T21:57:49Z">
        <w:r>
          <w:delText>rolizuma</w:delText>
        </w:r>
      </w:del>
      <w:ins w:id="12573" w:author="GoldenCorpusHarness" w:date="2026-03-28T21:57:49Z">
        <w:r>
          <w:t>e o</w:t>
        </w:r>
      </w:ins>
      <w:r>
        <w:t>b</w:t>
      </w:r>
      <w:del w:id="12574" w:author="GoldenCorpusHarness" w:date="2026-03-28T21:57:49Z">
        <w:r>
          <w:delText xml:space="preserve"> ma</w:delText>
        </w:r>
      </w:del>
      <w:ins w:id="12575" w:author="GoldenCorpusHarness" w:date="2026-03-28T21:57:49Z">
        <w:r>
          <w:t>tained at least 30 minutes later b</w:t>
        </w:r>
      </w:ins>
      <w:r>
        <w:t xml:space="preserve">y </w:t>
      </w:r>
      <w:del w:id="12576" w:author="GoldenCorpusHarness" w:date="2026-03-28T21:57:49Z">
        <w:r>
          <w:delText>ha</w:delText>
        </w:r>
      </w:del>
      <w:ins w:id="12577" w:author="GoldenCorpusHarness" w:date="2026-03-28T21:57:49Z">
        <w:r>
          <w:t xml:space="preserve">performing 2 measurements (at least 5 minutes apart) to yield a mean </w:t>
        </w:r>
      </w:ins>
      <w:r>
        <w:t>v</w:t>
      </w:r>
      <w:del w:id="12578" w:author="GoldenCorpusHarness" w:date="2026-03-28T21:57:49Z">
        <w:r>
          <w:delText>e up to 2 Safety Follow-up visits: 1 after the Initial Treatment or First Course and 1 after the Second Cours</w:delText>
        </w:r>
      </w:del>
      <w:ins w:id="12579" w:author="GoldenCorpusHarness" w:date="2026-03-28T21:57:49Z">
        <w:r>
          <w:t>alu</w:t>
        </w:r>
      </w:ins>
      <w:r>
        <w:t>e.</w:t>
      </w:r>
      <w:ins w:id="12580" w:author="GoldenCorpusHarness" w:date="2026-03-28T21:57:49Z">
        <w:r>
          <w:t xml:space="preserve"> </w:t>
        </w:r>
      </w:ins>
    </w:p>
    <w:p ns2:paraId="2611904C" ns2:textId="017E3E96" w:rsidR="00D80FE3" w:rsidRDefault="00CD4F35" w:rsidP="00D80FE3">
      <w:pPr>
        <w:pStyle w:val="Heading4"/>
      </w:pPr>
      <w:del w:id="12581" w:author="GoldenCorpusHarness" w:date="2026-03-28T21:57:49Z">
        <w:r>
          <w:delText>E</w:delText>
        </w:r>
      </w:del>
      <w:ins w:id="12582" w:author="GoldenCorpusHarness" w:date="2026-03-28T21:57:49Z">
        <w:r>
          <w:t>Under exceptional circumstances, participants will have the option o</w:t>
        </w:r>
      </w:ins>
      <w:r>
        <w:t>f</w:t>
      </w:r>
      <w:ins w:id="12583" w:author="GoldenCorpusHarness" w:date="2026-03-28T21:57:49Z">
        <w:r>
          <w:t xml:space="preserve"> having BP measured between visits obtained locally by a health care pro</w:t>
        </w:r>
      </w:ins>
      <w:r>
        <w:t>f</w:t>
      </w:r>
      <w:del w:id="12584" w:author="GoldenCorpusHarness" w:date="2026-03-28T21:57:49Z">
        <w:r>
          <w:delText>icacy Follow-up Visits</w:delText>
        </w:r>
      </w:del>
      <w:ins w:id="12585" w:author="GoldenCorpusHarness" w:date="2026-03-28T21:57:49Z">
        <w:r>
          <w:t xml:space="preserve">essional. A diary will be provided as a tool to aid the participant in collecting BP evaluations between study visits. </w:t>
        </w:r>
      </w:ins>
    </w:p>
    <w:p ns2:paraId="0AD96DFB" ns2:textId="21198BB4" w:rsidR="00D80FE3" w:rsidRPr="00CF3128" w:rsidRDefault="00D80FE3" w:rsidP="00CF3128">
      <w:pPr>
        <w:pStyle w:val="Paragraph0"/>
      </w:pPr>
      <w:del w:id="12586" w:author="GoldenCorpusHarness" w:date="2026-03-28T21:57:49Z">
        <w:r>
          <w:delText>Participants who complete the protocol-required cycles of study intervention or who discontinue study intervention for a reason other than centrally-verified radiographic disease progression will move into  Efficacy Follow-up  and will be assessed as outlined in the SoA (Section 1.3) to monitor disease status. Every effort should be made to collect information regarding disease status until centrally-verified disease progression, the start of new anticancer therapy, death, or the end of the study, whichever occurs first. Information regarding poststudy anticancer treatment will be collected if new treatment is initiated. Participants who completed all efficacy assessments and/or will not have further efficacy assessments must enter Survival Follow-up.</w:delText>
        </w:r>
      </w:del>
    </w:p>
    <w:p ns2:paraId="5459C916" ns2:textId="14C849CE" w:rsidR="00D80FE3" w:rsidRDefault="00D80FE3" w:rsidP="00CF3128">
      <w:pPr>
        <w:pStyle w:val="Paragraph0"/>
      </w:pPr>
      <w:del w:id="12587" w:author="GoldenCorpusHarness" w:date="2026-03-28T21:57:49Z">
        <w:r>
          <w:delText>Participants who are eligib</w:delText>
        </w:r>
      </w:del>
      <w:ins w:id="12588" w:author="GoldenCorpusHarness" w:date="2026-03-28T21:57:49Z">
        <w:r>
          <w:t>E</w:t>
        </w:r>
      </w:ins>
      <w:r>
        <w:t>le</w:t>
      </w:r>
      <w:del w:id="12589" w:author="GoldenCorpusHarness" w:date="2026-03-28T21:57:49Z">
        <w:r>
          <w:delText xml:space="preserve"> to re</w:delText>
        </w:r>
      </w:del>
      <w:r>
        <w:t>c</w:t>
      </w:r>
      <w:del w:id="12590" w:author="GoldenCorpusHarness" w:date="2026-03-28T21:57:49Z">
        <w:r>
          <w:delText>eive re</w:delText>
        </w:r>
      </w:del>
      <w:r>
        <w:t>tr</w:t>
      </w:r>
      <w:del w:id="12591" w:author="GoldenCorpusHarness" w:date="2026-03-28T21:57:49Z">
        <w:r>
          <w:delText>e</w:delText>
        </w:r>
      </w:del>
      <w:ins w:id="12592" w:author="GoldenCorpusHarness" w:date="2026-03-28T21:57:49Z">
        <w:r>
          <w:t>oc</w:t>
        </w:r>
      </w:ins>
      <w:r>
        <w:t>a</w:t>
      </w:r>
      <w:del w:id="12593" w:author="GoldenCorpusHarness" w:date="2026-03-28T21:57:49Z">
        <w:r>
          <w:delText>tment with pembrolizumab acco</w:delText>
        </w:r>
      </w:del>
      <w:r>
        <w:t>rdi</w:t>
      </w:r>
      <w:del w:id="12594" w:author="GoldenCorpusHarness" w:date="2026-03-28T21:57:49Z">
        <w:r>
          <w:delText>ng to the criteria in Section 6.7 will move from Efficacy Follow-up to Second Course when they experience centrally-verified disease pr</w:delText>
        </w:r>
      </w:del>
      <w:r>
        <w:t>ogr</w:t>
      </w:r>
      <w:del w:id="12595" w:author="GoldenCorpusHarness" w:date="2026-03-28T21:57:49Z">
        <w:r>
          <w:delText>e</w:delText>
        </w:r>
      </w:del>
      <w:ins w:id="12596" w:author="GoldenCorpusHarness" w:date="2026-03-28T21:57:49Z">
        <w:r>
          <w:t>am</w:t>
        </w:r>
      </w:ins>
      <w:r>
        <w:t>s</w:t>
      </w:r>
      <w:del w:id="12597" w:author="GoldenCorpusHarness" w:date="2026-03-28T21:57:49Z">
        <w:r>
          <w:delText>sion. Second Course study procedure requirements are provided in the SoA (Section 1.3.2).</w:delText>
        </w:r>
      </w:del>
    </w:p>
    <w:p ns2:paraId="53D8B79B" ns2:textId="18D08DDD" w:rsidR="00D80FE3" w:rsidRDefault="00D80FE3" w:rsidP="00D80FE3">
      <w:pPr>
        <w:pStyle w:val="Heading4"/>
      </w:pPr>
      <w:ins w:id="12598" w:author="GoldenCorpusHarness" w:date="2026-03-28T21:57:49Z">
        <w:r>
          <w:t xml:space="preserve">Electrocardiograms will be obtained as designated in the </w:t>
        </w:r>
      </w:ins>
      <w:r>
        <w:t>S</w:t>
      </w:r>
      <w:del w:id="12599" w:author="GoldenCorpusHarness" w:date="2026-03-28T21:57:49Z">
        <w:r>
          <w:delText>urvival</w:delText>
        </w:r>
      </w:del>
      <w:ins w:id="12600" w:author="GoldenCorpusHarness" w:date="2026-03-28T21:57:49Z">
        <w:r>
          <w:t>oA (Section 1.3). Complete, standardized, 12-lead ECG recordings that permit all 12 leads to be displayed on a single page with an accompanying lead II rhythm strip below the customary 3 × 4 lead format are to be used. In addition to a rhythm strip, a minimum of 3 full complexes should be recorded from each lead simultaneously. Participants must be in the recumbent position for a period of 5 minutes prior to the ECG. The</w:t>
        </w:r>
      </w:ins>
      <w:r>
        <w:t xml:space="preserve"> F</w:t>
      </w:r>
      <w:del w:id="12601" w:author="GoldenCorpusHarness" w:date="2026-03-28T21:57:49Z">
        <w:r>
          <w:delText>ollo</w:delText>
        </w:r>
      </w:del>
      <w:ins w:id="12602" w:author="GoldenCorpusHarness" w:date="2026-03-28T21:57:49Z">
        <w:r>
          <w:t xml:space="preserve">ridericia correction method for calculating QTc </w:t>
        </w:r>
      </w:ins>
      <w:r>
        <w:t>w</w:t>
      </w:r>
      <w:del w:id="12603" w:author="GoldenCorpusHarness" w:date="2026-03-28T21:57:49Z">
        <w:r>
          <w:delText>-up Assessments</w:delText>
        </w:r>
      </w:del>
      <w:ins w:id="12604" w:author="GoldenCorpusHarness" w:date="2026-03-28T21:57:49Z">
        <w:r>
          <w:t>ill be used.</w:t>
        </w:r>
      </w:ins>
    </w:p>
    <w:p ns2:paraId="7C5BE5B1" ns2:textId="1923B3B6" w:rsidR="00A411F9" w:rsidRDefault="00D80FE3" w:rsidP="00D80FE3">
      <w:pPr>
        <w:pStyle w:val="Paragraph0"/>
      </w:pPr>
      <w:del w:id="12605" w:author="GoldenCorpusHarness" w:date="2026-03-28T21:57:49Z">
        <w:r>
          <w:delText>Participant s</w:delText>
        </w:r>
      </w:del>
      <w:ins w:id="12606" w:author="GoldenCorpusHarness" w:date="2026-03-28T21:57:49Z">
        <w:r>
          <w:t>An ECG abnormality may meet the criteria of an AE as described in this protocol (see Appendix 3) and the CRF Completion G</w:t>
        </w:r>
      </w:ins>
      <w:r>
        <w:t>u</w:t>
      </w:r>
      <w:del w:id="12607" w:author="GoldenCorpusHarness" w:date="2026-03-28T21:57:49Z">
        <w:r>
          <w:delText>rvival follo</w:delText>
        </w:r>
      </w:del>
      <w:ins w:id="12608" w:author="GoldenCorpusHarness" w:date="2026-03-28T21:57:49Z">
        <w:r>
          <w:t xml:space="preserve">idelines. In these instances, the AE corresponding to the ECG abnormality </w:t>
        </w:r>
      </w:ins>
      <w:r>
        <w:t>w</w:t>
      </w:r>
      <w:del w:id="12609" w:author="GoldenCorpusHarness" w:date="2026-03-28T21:57:49Z">
        <w:r>
          <w:delText>-up status will be assessed approximately every 12 weeks until death, withdrawal of consent, or the end of the study, whichever occurs first</w:delText>
        </w:r>
      </w:del>
      <w:ins w:id="12610" w:author="GoldenCorpusHarness" w:date="2026-03-28T21:57:49Z">
        <w:r>
          <w:t>ill be recorded on the appropriate CRF</w:t>
        </w:r>
      </w:ins>
      <w:r>
        <w:t>.</w:t>
      </w:r>
    </w:p>
    <w:p ns2:paraId="5B4D08BD" ns2:textId="77777777" w:rsidR="00A411F9" w:rsidRDefault="00A411F9" w:rsidP="00D80FE3">
      <w:pPr>
        <w:pStyle w:val="Paragraph0"/>
      </w:pPr>
      <w:ins w:id="12611" w:author="GoldenCorpusHarness" w:date="2026-03-28T21:57:49Z">
        <w:r>
          <w:t>Q</w:t>
        </w:r>
      </w:ins>
      <w:r>
        <w:t>T</w:t>
      </w:r>
      <w:del w:id="12612" w:author="GoldenCorpusHarness" w:date="2026-03-28T21:57:49Z">
        <w:r>
          <w:delText xml:space="preserve">he </w:delText>
        </w:r>
      </w:del>
      <w:ins w:id="12613" w:author="GoldenCorpusHarness" w:date="2026-03-28T21:57:49Z">
        <w:r>
          <w:t>c prolongation has been seen in some lenvatinib studies. Monitor electrocardiograms every cycle (as speci</w:t>
        </w:r>
      </w:ins>
      <w:r>
        <w:t>fi</w:t>
      </w:r>
      <w:del w:id="12614" w:author="GoldenCorpusHarness" w:date="2026-03-28T21:57:49Z">
        <w:r>
          <w:delText xml:space="preserve">rst survival </w:delText>
        </w:r>
      </w:del>
      <w:ins w:id="12615" w:author="GoldenCorpusHarness" w:date="2026-03-28T21:57:49Z">
        <w:r>
          <w:t>ed in the Schedule o</w:t>
        </w:r>
      </w:ins>
      <w:r>
        <w:t>f</w:t>
      </w:r>
      <w:del w:id="12616" w:author="GoldenCorpusHarness" w:date="2026-03-28T21:57:49Z">
        <w:r>
          <w:delText>ollo</w:delText>
        </w:r>
      </w:del>
      <w:ins w:id="12617" w:author="GoldenCorpusHarness" w:date="2026-03-28T21:57:49Z">
        <w:r>
          <w:t xml:space="preserve"> Assessments) in patients </w:t>
        </w:r>
      </w:ins>
      <w:r>
        <w:t>w</w:t>
      </w:r>
      <w:del w:id="12618" w:author="GoldenCorpusHarness" w:date="2026-03-28T21:57:49Z">
        <w:r>
          <w:delText>-u</w:delText>
        </w:r>
      </w:del>
      <w:ins w:id="12619" w:author="GoldenCorpusHarness" w:date="2026-03-28T21:57:49Z">
        <w:r>
          <w:t xml:space="preserve">ith congenital long QT syndrome, congestive heart failure, bradyarrhythmias, or those who are taking drugs known to </w:t>
        </w:r>
      </w:ins>
      <w:r>
        <w:t>p</w:t>
      </w:r>
      <w:del w:id="12620" w:author="GoldenCorpusHarness" w:date="2026-03-28T21:57:49Z">
        <w:r>
          <w:delText xml:space="preserve"> assessment should </w:delText>
        </w:r>
      </w:del>
      <w:ins w:id="12621" w:author="GoldenCorpusHarness" w:date="2026-03-28T21:57:49Z">
        <w:r>
          <w:t>rolong the QT interval, including Class Ia and III antiarrhythmics. Refer to the lenvatini</w:t>
        </w:r>
      </w:ins>
      <w:r>
        <w:t>b</w:t>
      </w:r>
      <w:del w:id="12622" w:author="GoldenCorpusHarness" w:date="2026-03-28T21:57:49Z">
        <w:r>
          <w:delText>e scheduled as described below:</w:delText>
        </w:r>
      </w:del>
      <w:ins w:id="12623" w:author="GoldenCorpusHarness" w:date="2026-03-28T21:57:49Z">
        <w:r>
          <w:t xml:space="preserve"> IB.</w:t>
        </w:r>
      </w:ins>
    </w:p>
    <w:p ns2:paraId="5FF02530" ns2:textId="3DE24C99" w:rsidR="00A411F9" w:rsidRDefault="00A411F9" w:rsidP="009B6EAD">
      <w:pPr>
        <w:pStyle w:val="Paragraph0"/>
        <w:numPr>
          <w:ilvl w:val="0"/>
          <w:numId w:val="38"/>
        </w:numPr>
        <w:ind w:left="360"/>
      </w:pPr>
      <w:del w:id="12624" w:author="GoldenCorpusHarness" w:date="2026-03-28T21:57:49Z">
        <w:r>
          <w:delText>F</w:delText>
        </w:r>
      </w:del>
      <w:ins w:id="12625" w:author="GoldenCorpusHarness" w:date="2026-03-28T21:57:49Z">
        <w:r>
          <w:t xml:space="preserve">Echocardiogram </w:t>
        </w:r>
      </w:ins>
      <w:r>
        <w:t xml:space="preserve">or </w:t>
      </w:r>
      <w:del w:id="12626" w:author="GoldenCorpusHarness" w:date="2026-03-28T21:57:49Z">
        <w:r>
          <w:delText>par</w:delText>
        </w:r>
      </w:del>
      <w:ins w:id="12627" w:author="GoldenCorpusHarness" w:date="2026-03-28T21:57:49Z">
        <w:r>
          <w:t>Mul</w:t>
        </w:r>
      </w:ins>
      <w:r>
        <w:t>ti</w:t>
      </w:r>
      <w:ins w:id="12628" w:author="GoldenCorpusHarness" w:date="2026-03-28T21:57:49Z">
        <w:r>
          <w:t>ple Gated A</w:t>
        </w:r>
      </w:ins>
      <w:r>
        <w:t>c</w:t>
      </w:r>
      <w:del w:id="12629" w:author="GoldenCorpusHarness" w:date="2026-03-28T21:57:49Z">
        <w:r>
          <w:delText>ipants who d</w:delText>
        </w:r>
      </w:del>
      <w:ins w:id="12630" w:author="GoldenCorpusHarness" w:date="2026-03-28T21:57:49Z">
        <w:r>
          <w:t>qu</w:t>
        </w:r>
      </w:ins>
      <w:r>
        <w:t>is</w:t>
      </w:r>
      <w:del w:id="12631" w:author="GoldenCorpusHarness" w:date="2026-03-28T21:57:49Z">
        <w:r>
          <w:delText>cont</w:delText>
        </w:r>
      </w:del>
      <w:r>
        <w:t>i</w:t>
      </w:r>
      <w:del w:id="12632" w:author="GoldenCorpusHarness" w:date="2026-03-28T21:57:49Z">
        <w:r>
          <w:delText>nue treatment interven</w:delText>
        </w:r>
      </w:del>
      <w:r>
        <w:t xml:space="preserve">tion </w:t>
      </w:r>
      <w:ins w:id="12633" w:author="GoldenCorpusHarness" w:date="2026-03-28T21:57:49Z">
        <w:r>
          <w:t>Sc</w:t>
        </w:r>
      </w:ins>
      <w:r>
        <w:t>an</w:t>
      </w:r>
      <w:del w:id="12634" w:author="GoldenCorpusHarness" w:date="2026-03-28T21:57:49Z">
        <w:r>
          <w:delText>d who will not enter Efficacy Follow-up, the first survival follow-up contact will be scheduled 12 weeks after the discontinuation visit and/or safety follow-up visit (whichever is last).</w:delText>
        </w:r>
      </w:del>
    </w:p>
    <w:bookmarkEnd w:id="258"/>
    <w:p ns2:paraId="3C0897C4" ns2:textId="0F42D816" w:rsidR="00D80FE3" w:rsidRDefault="00A411F9" w:rsidP="009B6EAD">
      <w:pPr>
        <w:pStyle w:val="Paragraph0"/>
        <w:numPr>
          <w:ilvl w:val="0"/>
          <w:numId w:val="38"/>
        </w:numPr>
        <w:ind w:left="360"/>
      </w:pPr>
      <w:ins w:id="12635" w:author="GoldenCorpusHarness" w:date="2026-03-28T21:57:49Z">
        <w:r>
          <w:t>A MUGA scan (using technetium-based tracer) or an echocardiogram will be performed to assess LVE</w:t>
        </w:r>
      </w:ins>
      <w:r>
        <w:t>F</w:t>
      </w:r>
      <w:del w:id="12636" w:author="GoldenCorpusHarness" w:date="2026-03-28T21:57:49Z">
        <w:r>
          <w:delText>or participants</w:delText>
        </w:r>
      </w:del>
      <w:ins w:id="12637" w:author="GoldenCorpusHarness" w:date="2026-03-28T21:57:49Z">
        <w:r>
          <w:t xml:space="preserve"> as designated in the SoA (Section 1.3). MUGA or echocardiogram scans should be performed locally in accordance</w:t>
        </w:r>
      </w:ins>
      <w:r>
        <w:t xml:space="preserve"> w</w:t>
      </w:r>
      <w:del w:id="12638" w:author="GoldenCorpusHarness" w:date="2026-03-28T21:57:49Z">
        <w:r>
          <w:delText xml:space="preserve">ho completed assessments in </w:delText>
        </w:r>
      </w:del>
      <w:ins w:id="12639" w:author="GoldenCorpusHarness" w:date="2026-03-28T21:57:49Z">
        <w:r>
          <w:t>ith the institution’s standard practice. MUGA scans are the preferred modality; however, whichever modality is used for an individual participant at baseline should be repeated for all subsequent LV</w:t>
        </w:r>
      </w:ins>
      <w:r>
        <w:t>E</w:t>
      </w:r>
      <w:ins w:id="12640" w:author="GoldenCorpusHarness" w:date="2026-03-28T21:57:49Z">
        <w:r>
          <w:t xml:space="preserve">F assessments </w:t>
        </w:r>
      </w:ins>
      <w:r>
        <w:t>f</w:t>
      </w:r>
      <w:del w:id="12641" w:author="GoldenCorpusHarness" w:date="2026-03-28T21:57:49Z">
        <w:r>
          <w:delText>ficac</w:delText>
        </w:r>
      </w:del>
      <w:ins w:id="12642" w:author="GoldenCorpusHarness" w:date="2026-03-28T21:57:49Z">
        <w:r>
          <w:t>or that participant. LVEFs as assessed b</w:t>
        </w:r>
      </w:ins>
      <w:r>
        <w:t xml:space="preserve">y </w:t>
      </w:r>
      <w:ins w:id="12643" w:author="GoldenCorpusHarness" w:date="2026-03-28T21:57:49Z">
        <w:r>
          <w:t>the institution will be entered onto the CR</w:t>
        </w:r>
      </w:ins>
      <w:r>
        <w:t>F</w:t>
      </w:r>
      <w:del w:id="12644" w:author="GoldenCorpusHarness" w:date="2026-03-28T21:57:49Z">
        <w:r>
          <w:delText>ollo</w:delText>
        </w:r>
      </w:del>
      <w:ins w:id="12645" w:author="GoldenCorpusHarness" w:date="2026-03-28T21:57:49Z">
        <w:r>
          <w:t xml:space="preserve">. Investigator assessment </w:t>
        </w:r>
      </w:ins>
      <w:r>
        <w:t>w</w:t>
      </w:r>
      <w:del w:id="12646" w:author="GoldenCorpusHarness" w:date="2026-03-28T21:57:49Z">
        <w:r>
          <w:delText>-up, the first survival follow-up contact will be scheduled 12 weeks after the last efficacy assessment follow-up visit has been performed</w:delText>
        </w:r>
      </w:del>
      <w:ins w:id="12647" w:author="GoldenCorpusHarness" w:date="2026-03-28T21:57:49Z">
        <w:r>
          <w:t>ill be based upon institutional reports</w:t>
        </w:r>
      </w:ins>
      <w:r>
        <w:t>.</w:t>
      </w:r>
    </w:p>
    <w:p ns2:paraId="2E631106" ns2:textId="77777777" w:rsidR="00D80FE3" w:rsidRDefault="00D80FE3" w:rsidP="00D80FE3">
      <w:pPr>
        <w:pStyle w:val="Heading3"/>
      </w:pPr>
      <w:del w:id="12648" w:author="GoldenCorpusHarness" w:date="2026-03-28T21:57:49Z">
        <w:r>
          <w:delText>S</w:delText>
        </w:r>
      </w:del>
      <w:ins w:id="12649" w:author="GoldenCorpusHarness" w:date="2026-03-28T21:57:49Z">
        <w:r>
          <w:t>Refer to Appendix 7 for co</w:t>
        </w:r>
      </w:ins>
      <w:r>
        <w:t>u</w:t>
      </w:r>
      <w:ins w:id="12650" w:author="GoldenCorpusHarness" w:date="2026-03-28T21:57:49Z">
        <w:r>
          <w:t>nt</w:t>
        </w:r>
      </w:ins>
      <w:r>
        <w:t>r</w:t>
      </w:r>
      <w:del w:id="12651" w:author="GoldenCorpusHarness" w:date="2026-03-28T21:57:49Z">
        <w:r>
          <w:delText>v</w:delText>
        </w:r>
      </w:del>
      <w:ins w:id="12652" w:author="GoldenCorpusHarness" w:date="2026-03-28T21:57:49Z">
        <w:r>
          <w:t>y-spec</w:t>
        </w:r>
      </w:ins>
      <w:r>
        <w:t>i</w:t>
      </w:r>
      <w:del w:id="12653" w:author="GoldenCorpusHarness" w:date="2026-03-28T21:57:49Z">
        <w:r>
          <w:delText>val</w:delText>
        </w:r>
      </w:del>
      <w:ins w:id="12654" w:author="GoldenCorpusHarness" w:date="2026-03-28T21:57:49Z">
        <w:r>
          <w:t>fic</w:t>
        </w:r>
      </w:ins>
      <w:r>
        <w:t xml:space="preserve"> </w:t>
      </w:r>
      <w:del w:id="12655" w:author="GoldenCorpusHarness" w:date="2026-03-28T21:57:49Z">
        <w:r>
          <w:delText>S</w:delText>
        </w:r>
      </w:del>
      <w:ins w:id="12656" w:author="GoldenCorpusHarness" w:date="2026-03-28T21:57:49Z">
        <w:r>
          <w:t>requiremen</w:t>
        </w:r>
      </w:ins>
      <w:r>
        <w:t>t</w:t>
      </w:r>
      <w:del w:id="12657" w:author="GoldenCorpusHarness" w:date="2026-03-28T21:57:49Z">
        <w:r>
          <w:delText>atu</w:delText>
        </w:r>
      </w:del>
      <w:r>
        <w:t>s</w:t>
      </w:r>
      <w:ins w:id="12658" w:author="GoldenCorpusHarness" w:date="2026-03-28T21:57:49Z">
        <w:r>
          <w:t>.</w:t>
        </w:r>
      </w:ins>
    </w:p>
    <w:p ns2:paraId="356C9A58" ns2:textId="120C30A6" w:rsidR="00D80FE3" w:rsidRDefault="00D80FE3" w:rsidP="00D80FE3">
      <w:pPr>
        <w:pStyle w:val="Paragraph0"/>
      </w:pPr>
      <w:del w:id="12659" w:author="GoldenCorpusHarness" w:date="2026-03-28T21:57:49Z">
        <w:r>
          <w:delText>T</w:delText>
        </w:r>
      </w:del>
      <w:ins w:id="12660" w:author="GoldenCorpusHarness" w:date="2026-03-28T21:57:49Z">
        <w:r>
          <w:t>Clinical Safety Lab</w:t>
        </w:r>
      </w:ins>
      <w:r>
        <w:t>o</w:t>
      </w:r>
      <w:ins w:id="12661" w:author="GoldenCorpusHarness" w:date="2026-03-28T21:57:49Z">
        <w:r>
          <w:t>ratory</w:t>
        </w:r>
      </w:ins>
      <w:r>
        <w:t xml:space="preserve"> </w:t>
      </w:r>
      <w:ins w:id="12662" w:author="GoldenCorpusHarness" w:date="2026-03-28T21:57:49Z">
        <w:r>
          <w:t>Ass</w:t>
        </w:r>
      </w:ins>
      <w:r>
        <w:t>e</w:t>
      </w:r>
      <w:del w:id="12663" w:author="GoldenCorpusHarness" w:date="2026-03-28T21:57:49Z">
        <w:r>
          <w:delText>n</w:delText>
        </w:r>
      </w:del>
      <w:r>
        <w:t>s</w:t>
      </w:r>
      <w:del w:id="12664" w:author="GoldenCorpusHarness" w:date="2026-03-28T21:57:49Z">
        <w:r>
          <w:delText>ure curr</w:delText>
        </w:r>
      </w:del>
      <w:ins w:id="12665" w:author="GoldenCorpusHarness" w:date="2026-03-28T21:57:49Z">
        <w:r>
          <w:t>sm</w:t>
        </w:r>
      </w:ins>
      <w:r>
        <w:t>ent</w:t>
      </w:r>
      <w:del w:id="12666" w:author="GoldenCorpusHarness" w:date="2026-03-28T21:57:49Z">
        <w:r>
          <w:delText xml:space="preserve"> and complete </w:delText>
        </w:r>
      </w:del>
      <w:r>
        <w:t>s</w:t>
      </w:r>
      <w:del w:id="12667" w:author="GoldenCorpusHarness" w:date="2026-03-28T21:57:49Z">
        <w:r>
          <w:delText xml:space="preserve">urvival data is available at the time of database locks, updated survival status may be requested during the course of the study by the Sponsor. For example, updated survival status may be requested prior to but not limited to an eDMC review, interim and/or final analysis. Upon Sponsor notification, all participants who do not/will not have a scheduled study visit or study contact during the Sponsor defined time period will be contacted for their survival status (excluding participants that have a previously recorded death event in the collection tool). </w:delText>
        </w:r>
      </w:del>
    </w:p>
    <w:p ns2:paraId="30B408E7" ns2:textId="77777777" w:rsidR="00753300" w:rsidRDefault="00753300" w:rsidP="008B0D1F">
      <w:pPr>
        <w:pStyle w:val="Heading1"/>
      </w:pPr>
      <w:del w:id="12668" w:author="GoldenCorpusHarness" w:date="2026-03-28T21:57:49Z">
        <w:r>
          <w:delText>S</w:delText>
        </w:r>
      </w:del>
      <w:ins w:id="12669" w:author="GoldenCorpusHarness" w:date="2026-03-28T21:57:49Z">
        <w:r>
          <w:t xml:space="preserve">Refer </w:t>
        </w:r>
      </w:ins>
      <w:r>
        <w:t>t</w:t>
      </w:r>
      <w:del w:id="12670" w:author="GoldenCorpusHarness" w:date="2026-03-28T21:57:49Z">
        <w:r>
          <w:delText>a</w:delText>
        </w:r>
      </w:del>
      <w:ins w:id="12671" w:author="GoldenCorpusHarness" w:date="2026-03-28T21:57:49Z">
        <w:r>
          <w:t xml:space="preserve">o Appendix 2 for </w:t>
        </w:r>
      </w:ins>
      <w:r>
        <w:t>t</w:t>
      </w:r>
      <w:ins w:id="12672" w:author="GoldenCorpusHarness" w:date="2026-03-28T21:57:49Z">
        <w:r>
          <w:t>he l</w:t>
        </w:r>
      </w:ins>
      <w:r>
        <w:t>ist</w:t>
      </w:r>
      <w:ins w:id="12673" w:author="GoldenCorpusHarness" w:date="2026-03-28T21:57:49Z">
        <w:r>
          <w:t xml:space="preserve"> of clin</w:t>
        </w:r>
      </w:ins>
      <w:r>
        <w:t xml:space="preserve">ical </w:t>
      </w:r>
      <w:del w:id="12674" w:author="GoldenCorpusHarness" w:date="2026-03-28T21:57:49Z">
        <w:r>
          <w:delText>An</w:delText>
        </w:r>
      </w:del>
      <w:ins w:id="12675" w:author="GoldenCorpusHarness" w:date="2026-03-28T21:57:49Z">
        <w:r>
          <w:t>l</w:t>
        </w:r>
      </w:ins>
      <w:r>
        <w:t>a</w:t>
      </w:r>
      <w:del w:id="12676" w:author="GoldenCorpusHarness" w:date="2026-03-28T21:57:49Z">
        <w:r>
          <w:delText>l</w:delText>
        </w:r>
      </w:del>
      <w:ins w:id="12677" w:author="GoldenCorpusHarness" w:date="2026-03-28T21:57:49Z">
        <w:r>
          <w:t>borator</w:t>
        </w:r>
      </w:ins>
      <w:r>
        <w:t>y</w:t>
      </w:r>
      <w:ins w:id="12678" w:author="GoldenCorpusHarness" w:date="2026-03-28T21:57:49Z">
        <w:r>
          <w:t xml:space="preserve"> te</w:t>
        </w:r>
      </w:ins>
      <w:r>
        <w:t>s</w:t>
      </w:r>
      <w:del w:id="12679" w:author="GoldenCorpusHarness" w:date="2026-03-28T21:57:49Z">
        <w:r>
          <w:delText>i</w:delText>
        </w:r>
      </w:del>
      <w:ins w:id="12680" w:author="GoldenCorpusHarness" w:date="2026-03-28T21:57:49Z">
        <w:r>
          <w:t>t</w:t>
        </w:r>
      </w:ins>
      <w:r>
        <w:t xml:space="preserve">s </w:t>
      </w:r>
      <w:del w:id="12681" w:author="GoldenCorpusHarness" w:date="2026-03-28T21:57:49Z">
        <w:r>
          <w:delText>Pl</w:delText>
        </w:r>
      </w:del>
      <w:ins w:id="12682" w:author="GoldenCorpusHarness" w:date="2026-03-28T21:57:49Z">
        <w:r>
          <w:t xml:space="preserve">to be performed </w:t>
        </w:r>
      </w:ins>
      <w:r>
        <w:t>an</w:t>
      </w:r>
      <w:ins w:id="12683" w:author="GoldenCorpusHarness" w:date="2026-03-28T21:57:49Z">
        <w:r>
          <w:t>d to the SoA for the timing and frequency.</w:t>
        </w:r>
      </w:ins>
    </w:p>
    <w:p ns2:paraId="74802D90" ns2:textId="4E1D985C" w:rsidR="0071666E" w:rsidRDefault="00D63336" w:rsidP="00C5043E">
      <w:pPr>
        <w:pStyle w:val="Paragraph0"/>
      </w:pPr>
      <w:r>
        <w:t>Th</w:t>
      </w:r>
      <w:del w:id="12684" w:author="GoldenCorpusHarness" w:date="2026-03-28T21:57:49Z">
        <w:r>
          <w:delText xml:space="preserve">is section outlines the statistical analysis strategy and </w:delText>
        </w:r>
      </w:del>
      <w:ins w:id="12685" w:author="GoldenCorpusHarness" w:date="2026-03-28T21:57:49Z">
        <w:r>
          <w:t>e investigator or medically qualified designee (consistent with local requirements) must review the laboratory re</w:t>
        </w:r>
      </w:ins>
      <w:r>
        <w:t>p</w:t>
      </w:r>
      <w:del w:id="12686" w:author="GoldenCorpusHarness" w:date="2026-03-28T21:57:49Z">
        <w:r>
          <w:delText xml:space="preserve">rocedures </w:delText>
        </w:r>
      </w:del>
      <w:ins w:id="12687" w:author="GoldenCorpusHarness" w:date="2026-03-28T21:57:49Z">
        <w:r>
          <w:t>ort, document this review, and record any clinically relevant changes occurring during the study in the AE section o</w:t>
        </w:r>
      </w:ins>
      <w:r>
        <w:t>f</w:t>
      </w:r>
      <w:del w:id="12688" w:author="GoldenCorpusHarness" w:date="2026-03-28T21:57:49Z">
        <w:r>
          <w:delText>or the study</w:delText>
        </w:r>
      </w:del>
      <w:ins w:id="12689" w:author="GoldenCorpusHarness" w:date="2026-03-28T21:57:49Z">
        <w:r>
          <w:t xml:space="preserve"> the CRF</w:t>
        </w:r>
      </w:ins>
      <w:r>
        <w:t xml:space="preserve">. </w:t>
      </w:r>
      <w:del w:id="12690" w:author="GoldenCorpusHarness" w:date="2026-03-28T21:57:49Z">
        <w:r>
          <w:delText>I</w:delText>
        </w:r>
      </w:del>
      <w:ins w:id="12691" w:author="GoldenCorpusHarness" w:date="2026-03-28T21:57:49Z">
        <w:r>
          <w:t xml:space="preserve">The laboratory reports must be </w:t>
        </w:r>
      </w:ins>
      <w:r>
        <w:t>f</w:t>
      </w:r>
      <w:ins w:id="12692" w:author="GoldenCorpusHarness" w:date="2026-03-28T21:57:49Z">
        <w:r>
          <w:t>iled with the source documents. Clinically significant abnormal laboratory findings are those which are not associated with the underlying disease</w:t>
        </w:r>
      </w:ins>
      <w:r>
        <w:t xml:space="preserve">, </w:t>
      </w:r>
      <w:del w:id="12693" w:author="GoldenCorpusHarness" w:date="2026-03-28T21:57:49Z">
        <w:r>
          <w:delText>after the study has begun, changes are made to primary and/or key secondary hypotheses, or the statistical methods related to those hypotheses, then the protocol will be amended (consistent with ICH Guideline E-9). Changes to</w:delText>
        </w:r>
      </w:del>
      <w:ins w:id="12694" w:author="GoldenCorpusHarness" w:date="2026-03-28T21:57:49Z">
        <w:r>
          <w:t>unless judged by the investigator to be more severe than</w:t>
        </w:r>
      </w:ins>
      <w:r>
        <w:t xml:space="preserve"> exp</w:t>
      </w:r>
      <w:del w:id="12695" w:author="GoldenCorpusHarness" w:date="2026-03-28T21:57:49Z">
        <w:r>
          <w:delText>loratory or other noncon</w:delText>
        </w:r>
      </w:del>
      <w:ins w:id="12696" w:author="GoldenCorpusHarness" w:date="2026-03-28T21:57:49Z">
        <w:r>
          <w:t xml:space="preserve">ected </w:t>
        </w:r>
      </w:ins>
      <w:r>
        <w:t>f</w:t>
      </w:r>
      <w:del w:id="12697" w:author="GoldenCorpusHarness" w:date="2026-03-28T21:57:49Z">
        <w:r>
          <w:delText>irmatory analyses made afte</w:delText>
        </w:r>
      </w:del>
      <w:ins w:id="12698" w:author="GoldenCorpusHarness" w:date="2026-03-28T21:57:49Z">
        <w:r>
          <w:t>o</w:t>
        </w:r>
      </w:ins>
      <w:r>
        <w:t>r the p</w:t>
      </w:r>
      <w:del w:id="12699" w:author="GoldenCorpusHarness" w:date="2026-03-28T21:57:49Z">
        <w:r>
          <w:delText>rotocol has been finalized, but before the conduct of any analysis, will be documented in an sSAP and referenced in the CSR for the study</w:delText>
        </w:r>
      </w:del>
      <w:ins w:id="12700" w:author="GoldenCorpusHarness" w:date="2026-03-28T21:57:49Z">
        <w:r>
          <w:t>articipant’s condition</w:t>
        </w:r>
      </w:ins>
      <w:r>
        <w:t>.</w:t>
      </w:r>
      <w:del w:id="12701" w:author="GoldenCorpusHarness" w:date="2026-03-28T21:57:49Z">
        <w:r>
          <w:delText xml:space="preserve"> The PRO analysis plan will also be included in the sSAP.</w:delText>
        </w:r>
      </w:del>
    </w:p>
    <w:p ns2:paraId="7BEED7BD" ns2:textId="16D7DDA8" w:rsidR="00DB1CE7" w:rsidRPr="00430D67" w:rsidRDefault="00DB1CE7" w:rsidP="00DB1CE7">
      <w:pPr>
        <w:pStyle w:val="Paragraph0"/>
      </w:pPr>
      <w:del w:id="12702" w:author="GoldenCorpusHarness" w:date="2026-03-28T21:57:49Z">
        <w:r>
          <w:delText>Detai</w:delText>
        </w:r>
      </w:del>
      <w:ins w:id="12703" w:author="GoldenCorpusHarness" w:date="2026-03-28T21:57:49Z">
        <w:r>
          <w:t>A</w:t>
        </w:r>
      </w:ins>
      <w:r>
        <w:t>l</w:t>
      </w:r>
      <w:del w:id="12704" w:author="GoldenCorpusHarness" w:date="2026-03-28T21:57:49Z">
        <w:r>
          <w:delText>s</w:delText>
        </w:r>
      </w:del>
      <w:ins w:id="12705" w:author="GoldenCorpusHarness" w:date="2026-03-28T21:57:49Z">
        <w:r>
          <w:t>l</w:t>
        </w:r>
      </w:ins>
      <w:r>
        <w:t xml:space="preserve"> p</w:t>
      </w:r>
      <w:del w:id="12706" w:author="GoldenCorpusHarness" w:date="2026-03-28T21:57:49Z">
        <w:r>
          <w:delText>e</w:delText>
        </w:r>
      </w:del>
      <w:r>
        <w:t>r</w:t>
      </w:r>
      <w:del w:id="12707" w:author="GoldenCorpusHarness" w:date="2026-03-28T21:57:49Z">
        <w:r>
          <w:delText xml:space="preserve">taining </w:delText>
        </w:r>
      </w:del>
      <w:ins w:id="12708" w:author="GoldenCorpusHarness" w:date="2026-03-28T21:57:49Z">
        <w:r>
          <w:t>o</w:t>
        </w:r>
      </w:ins>
      <w:r>
        <w:t>to</w:t>
      </w:r>
      <w:ins w:id="12709" w:author="GoldenCorpusHarness" w:date="2026-03-28T21:57:49Z">
        <w:r>
          <w:t>col-required</w:t>
        </w:r>
      </w:ins>
      <w:r>
        <w:t xml:space="preserve"> </w:t>
      </w:r>
      <w:del w:id="12710" w:author="GoldenCorpusHarness" w:date="2026-03-28T21:57:49Z">
        <w:r>
          <w:delText>the st</w:delText>
        </w:r>
      </w:del>
      <w:ins w:id="12711" w:author="GoldenCorpusHarness" w:date="2026-03-28T21:57:49Z">
        <w:r>
          <w:t>labor</w:t>
        </w:r>
      </w:ins>
      <w:r>
        <w:t>at</w:t>
      </w:r>
      <w:del w:id="12712" w:author="GoldenCorpusHarness" w:date="2026-03-28T21:57:49Z">
        <w:r>
          <w:delText>istical</w:delText>
        </w:r>
      </w:del>
      <w:ins w:id="12713" w:author="GoldenCorpusHarness" w:date="2026-03-28T21:57:49Z">
        <w:r>
          <w:t>ory</w:t>
        </w:r>
      </w:ins>
      <w:r>
        <w:t xml:space="preserve"> a</w:t>
      </w:r>
      <w:del w:id="12714" w:author="GoldenCorpusHarness" w:date="2026-03-28T21:57:49Z">
        <w:r>
          <w:delText>naly</w:delText>
        </w:r>
      </w:del>
      <w:ins w:id="12715" w:author="GoldenCorpusHarness" w:date="2026-03-28T21:57:49Z">
        <w:r>
          <w:t>s</w:t>
        </w:r>
      </w:ins>
      <w:r>
        <w:t>ses</w:t>
      </w:r>
      <w:del w:id="12716" w:author="GoldenCorpusHarness" w:date="2026-03-28T21:57:49Z">
        <w:r>
          <w:delText xml:space="preserve"> for participa</w:delText>
        </w:r>
      </w:del>
      <w:ins w:id="12717" w:author="GoldenCorpusHarness" w:date="2026-03-28T21:57:49Z">
        <w:r>
          <w:t>sme</w:t>
        </w:r>
      </w:ins>
      <w:r>
        <w:t>nts</w:t>
      </w:r>
      <w:ins w:id="12718" w:author="GoldenCorpusHarness" w:date="2026-03-28T21:57:49Z">
        <w:r>
          <w:t>,</w:t>
        </w:r>
      </w:ins>
      <w:r>
        <w:t xml:space="preserve"> </w:t>
      </w:r>
      <w:ins w:id="12719" w:author="GoldenCorpusHarness" w:date="2026-03-28T21:57:49Z">
        <w:r>
          <w:t>as d</w:t>
        </w:r>
      </w:ins>
      <w:r>
        <w:t>e</w:t>
      </w:r>
      <w:ins w:id="12720" w:author="GoldenCorpusHarness" w:date="2026-03-28T21:57:49Z">
        <w:r>
          <w:t>fi</w:t>
        </w:r>
      </w:ins>
      <w:r>
        <w:t>n</w:t>
      </w:r>
      <w:del w:id="12721" w:author="GoldenCorpusHarness" w:date="2026-03-28T21:57:49Z">
        <w:r>
          <w:delText>roll</w:delText>
        </w:r>
      </w:del>
      <w:r>
        <w:t xml:space="preserve">ed in </w:t>
      </w:r>
      <w:del w:id="12722" w:author="GoldenCorpusHarness" w:date="2026-03-28T21:57:49Z">
        <w:r>
          <w:delText>Ch</w:delText>
        </w:r>
      </w:del>
      <w:ins w:id="12723" w:author="GoldenCorpusHarness" w:date="2026-03-28T21:57:49Z">
        <w:r>
          <w:t>Append</w:t>
        </w:r>
      </w:ins>
      <w:r>
        <w:t>i</w:t>
      </w:r>
      <w:del w:id="12724" w:author="GoldenCorpusHarness" w:date="2026-03-28T21:57:49Z">
        <w:r>
          <w:delText>na</w:delText>
        </w:r>
      </w:del>
      <w:ins w:id="12725" w:author="GoldenCorpusHarness" w:date="2026-03-28T21:57:49Z">
        <w:r>
          <w:t>x</w:t>
        </w:r>
      </w:ins>
      <w:r>
        <w:t xml:space="preserve"> </w:t>
      </w:r>
      <w:del w:id="12726" w:author="GoldenCorpusHarness" w:date="2026-03-28T21:57:49Z">
        <w:r>
          <w:delText>will</w:delText>
        </w:r>
      </w:del>
      <w:ins w:id="12727" w:author="GoldenCorpusHarness" w:date="2026-03-28T21:57:49Z">
        <w:r>
          <w:t>2, must</w:t>
        </w:r>
      </w:ins>
      <w:r>
        <w:t xml:space="preserve"> be </w:t>
      </w:r>
      <w:del w:id="12728" w:author="GoldenCorpusHarness" w:date="2026-03-28T21:57:49Z">
        <w:r>
          <w:delText>pr</w:delText>
        </w:r>
      </w:del>
      <w:ins w:id="12729" w:author="GoldenCorpusHarness" w:date="2026-03-28T21:57:49Z">
        <w:r>
          <w:t>c</w:t>
        </w:r>
      </w:ins>
      <w:r>
        <w:t>o</w:t>
      </w:r>
      <w:del w:id="12730" w:author="GoldenCorpusHarness" w:date="2026-03-28T21:57:49Z">
        <w:r>
          <w:delText>vi</w:delText>
        </w:r>
      </w:del>
      <w:ins w:id="12731" w:author="GoldenCorpusHarness" w:date="2026-03-28T21:57:49Z">
        <w:r>
          <w:t>n</w:t>
        </w:r>
      </w:ins>
      <w:r>
        <w:t>d</w:t>
      </w:r>
      <w:ins w:id="12732" w:author="GoldenCorpusHarness" w:date="2026-03-28T21:57:49Z">
        <w:r>
          <w:t>uct</w:t>
        </w:r>
      </w:ins>
      <w:r>
        <w:t>ed in a</w:t>
      </w:r>
      <w:ins w:id="12733" w:author="GoldenCorpusHarness" w:date="2026-03-28T21:57:49Z">
        <w:r>
          <w:t>ccordance</w:t>
        </w:r>
      </w:ins>
      <w:r>
        <w:t xml:space="preserve"> </w:t>
      </w:r>
      <w:del w:id="12734" w:author="GoldenCorpusHarness" w:date="2026-03-28T21:57:49Z">
        <w:r>
          <w:delText>s</w:delText>
        </w:r>
      </w:del>
      <w:ins w:id="12735" w:author="GoldenCorpusHarness" w:date="2026-03-28T21:57:49Z">
        <w:r>
          <w:t>with th</w:t>
        </w:r>
      </w:ins>
      <w:r>
        <w:t>e</w:t>
      </w:r>
      <w:del w:id="12736" w:author="GoldenCorpusHarness" w:date="2026-03-28T21:57:49Z">
        <w:r>
          <w:delText>p</w:delText>
        </w:r>
      </w:del>
      <w:ins w:id="12737" w:author="GoldenCorpusHarness" w:date="2026-03-28T21:57:49Z">
        <w:r>
          <w:t xml:space="preserve"> l</w:t>
        </w:r>
      </w:ins>
      <w:r>
        <w:t>a</w:t>
      </w:r>
      <w:ins w:id="12738" w:author="GoldenCorpusHarness" w:date="2026-03-28T21:57:49Z">
        <w:r>
          <w:t>bo</w:t>
        </w:r>
      </w:ins>
      <w:r>
        <w:t>rat</w:t>
      </w:r>
      <w:ins w:id="12739" w:author="GoldenCorpusHarness" w:date="2026-03-28T21:57:49Z">
        <w:r>
          <w:t>ory or study procedures manual and th</w:t>
        </w:r>
      </w:ins>
      <w:r>
        <w:t xml:space="preserve">e </w:t>
      </w:r>
      <w:del w:id="12740" w:author="GoldenCorpusHarness" w:date="2026-03-28T21:57:49Z">
        <w:r>
          <w:delText>s</w:delText>
        </w:r>
      </w:del>
      <w:r>
        <w:t>S</w:t>
      </w:r>
      <w:ins w:id="12741" w:author="GoldenCorpusHarness" w:date="2026-03-28T21:57:49Z">
        <w:r>
          <w:t>o</w:t>
        </w:r>
      </w:ins>
      <w:r>
        <w:t>A</w:t>
      </w:r>
      <w:del w:id="12742" w:author="GoldenCorpusHarness" w:date="2026-03-28T21:57:49Z">
        <w:r>
          <w:delText>P</w:delText>
        </w:r>
      </w:del>
      <w:r>
        <w:t>.</w:t>
      </w:r>
    </w:p>
    <w:p ns2:paraId="23EFD350" ns2:textId="737DEC54" w:rsidR="00D80FE3" w:rsidRDefault="00D80FE3" w:rsidP="00D80FE3">
      <w:pPr>
        <w:pStyle w:val="Heading2"/>
      </w:pPr>
      <w:ins w:id="12743" w:author="GoldenCorpusHarness" w:date="2026-03-28T21:57:49Z">
        <w:r>
          <w:t xml:space="preserve">If laboratory values from nonprotocol-specified laboratory assessments performed at the institution’s local laboratory require a change in study participant management or are considered clinically significant by the investigator (eg, </w:t>
        </w:r>
      </w:ins>
      <w:r>
        <w:t>S</w:t>
      </w:r>
      <w:del w:id="12744" w:author="GoldenCorpusHarness" w:date="2026-03-28T21:57:49Z">
        <w:r>
          <w:delText xml:space="preserve">tatistical </w:delText>
        </w:r>
      </w:del>
      <w:r>
        <w:t>A</w:t>
      </w:r>
      <w:del w:id="12745" w:author="GoldenCorpusHarness" w:date="2026-03-28T21:57:49Z">
        <w:r>
          <w:delText>nalysis Plan</w:delText>
        </w:r>
      </w:del>
      <w:ins w:id="12746" w:author="GoldenCorpusHarness" w:date="2026-03-28T21:57:49Z">
        <w:r>
          <w:t>E or AE or dose modification), then the results must be recorded in the appropriate CRF (eg,</w:t>
        </w:r>
      </w:ins>
      <w:r>
        <w:t xml:space="preserve"> S</w:t>
      </w:r>
      <w:del w:id="12747" w:author="GoldenCorpusHarness" w:date="2026-03-28T21:57:49Z">
        <w:r>
          <w:delText xml:space="preserve">ummary </w:delText>
        </w:r>
      </w:del>
      <w:ins w:id="12748" w:author="GoldenCorpusHarness" w:date="2026-03-28T21:57:49Z">
        <w:r>
          <w:t>LAB).</w:t>
        </w:r>
      </w:ins>
    </w:p>
    <w:p ns2:paraId="428A7A74" ns2:textId="7B7B7DF6" w:rsidR="00D80FE3" w:rsidRPr="00C5043E" w:rsidRDefault="00D63336" w:rsidP="00C5043E">
      <w:pPr>
        <w:pStyle w:val="Paragraph0"/>
      </w:pPr>
      <w:del w:id="12749" w:author="GoldenCorpusHarness" w:date="2026-03-28T21:57:49Z">
        <w:r>
          <w:delText>Key elements of the SAP are summarized belo</w:delText>
        </w:r>
      </w:del>
      <w:ins w:id="12750" w:author="GoldenCorpusHarness" w:date="2026-03-28T21:57:49Z">
        <w:r>
          <w:t xml:space="preserve">For any laboratory tests </w:t>
        </w:r>
      </w:ins>
      <w:r>
        <w:t>w</w:t>
      </w:r>
      <w:ins w:id="12751" w:author="GoldenCorpusHarness" w:date="2026-03-28T21:57:49Z">
        <w:r>
          <w:t>ith values considered 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t>
        </w:r>
      </w:ins>
      <w:r>
        <w:t>.</w:t>
      </w:r>
      <w:del w:id="12752" w:author="GoldenCorpusHarness" w:date="2026-03-28T21:57:49Z">
        <w:r>
          <w:delText xml:space="preserve"> The comprehensive plan is provided in Section 9.2 – Responsibility for Analyses/In-House Blinding through Section 9.12 – Extent of Exposure.</w:delText>
        </w:r>
      </w:del>
    </w:p>
    <w:tbl>
      <w:tblPr>
        <w:tblStyle w:val="TableGrid"/>
        <w:tblW w:w="5000" w:type="pct"/>
        <w:tblLook w:val="04A0" w:firstRow="1" w:lastRow="0" w:firstColumn="1" w:lastColumn="0" w:noHBand="0" w:noVBand="1"/>
      </w:tblPr>
      <w:tblGrid>
        <w:gridCol w:w="2570"/>
        <w:gridCol w:w="6420"/>
      </w:tblGrid>
      <w:tr w:rsidR="002D253F" w:rsidRPr="00DC422F" ns2:paraId="1DE29BB8" ns2:textId="77777777" w:rsidTr="005C7934">
        <w:tc>
          <w:tcPr>
            <w:tcW w:w="2570" w:type="dxa"/>
            <w:tcBorders>
              <w:top w:val="single" w:sz="4" w:space="0" w:color="auto"/>
              <w:left w:val="single" w:sz="4" w:space="0" w:color="auto"/>
              <w:bottom w:val="single" w:sz="4" w:space="0" w:color="auto"/>
              <w:right w:val="single" w:sz="4" w:space="0" w:color="auto"/>
            </w:tcBorders>
          </w:tcPr>
          <w:p ns2:paraId="3544F164" ns2:textId="328CC0CE" w:rsidR="002D253F" w:rsidRPr="00DC422F" w:rsidRDefault="002D253F" w:rsidP="005C3306">
            <w:pPr>
              <w:pStyle w:val="Paragraph0"/>
              <w:spacing w:after="60"/>
              <w:rPr>
                <w:b/>
                <w:sz w:val="22"/>
                <w:szCs w:val="22"/>
              </w:rPr>
            </w:pPr>
            <w:r w:rsidRPr="00DC422F">
              <w:rPr>
                <w:b/>
                <w:sz w:val="22"/>
                <w:szCs w:val="22"/>
              </w:rPr>
              <w:t>Study Design Overview</w:t>
            </w:r>
          </w:p>
        </w:tc>
        <w:tc>
          <w:tcPr>
            <w:tcW w:w="6420" w:type="dxa"/>
            <w:tcBorders>
              <w:top w:val="single" w:sz="4" w:space="0" w:color="auto"/>
              <w:left w:val="single" w:sz="4" w:space="0" w:color="auto"/>
              <w:bottom w:val="single" w:sz="4" w:space="0" w:color="auto"/>
              <w:right w:val="single" w:sz="4" w:space="0" w:color="auto"/>
            </w:tcBorders>
          </w:tcPr>
          <w:p ns2:paraId="30ED6258" ns2:textId="7C23B323" w:rsidR="002D253F" w:rsidRPr="00DC422F" w:rsidRDefault="002D253F" w:rsidP="005C3306">
            <w:pPr>
              <w:pStyle w:val="Paragraph0"/>
              <w:spacing w:after="60"/>
              <w:rPr>
                <w:sz w:val="22"/>
                <w:szCs w:val="22"/>
              </w:rPr>
            </w:pPr>
            <w:r w:rsidRPr="00DC422F">
              <w:rPr>
                <w:sz w:val="22"/>
                <w:szCs w:val="22"/>
              </w:rPr>
              <w:t>A Phase 3 study of pembrolizumab (MK-3475) with or without lenvatinib (E7</w:t>
            </w:r>
            <w:r w:rsidR="00431D3D" w:rsidRPr="00DC422F">
              <w:rPr>
                <w:sz w:val="22"/>
                <w:szCs w:val="22"/>
              </w:rPr>
              <w:t>0</w:t>
            </w:r>
            <w:r w:rsidRPr="00DC422F">
              <w:rPr>
                <w:sz w:val="22"/>
                <w:szCs w:val="22"/>
              </w:rPr>
              <w:t>80/MK-7902) as 1L intervention in a PD-L1 selected population with R/M HNSCC (LEAP-010)</w:t>
            </w:r>
          </w:p>
        </w:tc>
      </w:tr>
      <w:tr w:rsidR="00E5369D" w:rsidRPr="00DC422F" ns2:paraId="1FF8180E"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1B8E3DFB" ns2:textId="77777777" w:rsidR="00E5369D" w:rsidRPr="00DC422F" w:rsidRDefault="00E5369D" w:rsidP="005C3306">
            <w:pPr>
              <w:pStyle w:val="Paragraph0"/>
              <w:spacing w:after="60"/>
              <w:rPr>
                <w:b/>
                <w:iCs/>
                <w:sz w:val="22"/>
                <w:szCs w:val="22"/>
              </w:rPr>
            </w:pPr>
            <w:r w:rsidRPr="00DC422F">
              <w:rPr>
                <w:b/>
                <w:sz w:val="22"/>
                <w:szCs w:val="22"/>
              </w:rPr>
              <w:t>Treatment Assignment</w:t>
            </w:r>
          </w:p>
        </w:tc>
        <w:tc>
          <w:tcPr>
            <w:tcW w:w="6420" w:type="dxa"/>
            <w:tcBorders>
              <w:top w:val="single" w:sz="4" w:space="0" w:color="auto"/>
              <w:left w:val="single" w:sz="4" w:space="0" w:color="auto"/>
              <w:bottom w:val="single" w:sz="4" w:space="0" w:color="auto"/>
              <w:right w:val="single" w:sz="4" w:space="0" w:color="auto"/>
            </w:tcBorders>
            <w:hideMark/>
          </w:tcPr>
          <w:p ns2:paraId="2492FE63" ns2:textId="7D1FD9E1" w:rsidR="00BE7C62" w:rsidRPr="00DC422F" w:rsidRDefault="00E5369D" w:rsidP="005C3306">
            <w:pPr>
              <w:pStyle w:val="Paragraph0"/>
              <w:spacing w:after="60"/>
              <w:rPr>
                <w:sz w:val="22"/>
                <w:szCs w:val="22"/>
              </w:rPr>
            </w:pPr>
            <w:r w:rsidRPr="00DC422F">
              <w:rPr>
                <w:sz w:val="22"/>
                <w:szCs w:val="22"/>
              </w:rPr>
              <w:t xml:space="preserve">Approximately 500 </w:t>
            </w:r>
            <w:r w:rsidR="003B78BC" w:rsidRPr="00DC422F">
              <w:rPr>
                <w:sz w:val="22"/>
                <w:szCs w:val="22"/>
              </w:rPr>
              <w:t>participant</w:t>
            </w:r>
            <w:r w:rsidRPr="00DC422F">
              <w:rPr>
                <w:sz w:val="22"/>
                <w:szCs w:val="22"/>
              </w:rPr>
              <w:t xml:space="preserve">s will be randomized in a 1:1 ratio treatment groups: (1) the pembrolizumab </w:t>
            </w:r>
            <w:r w:rsidR="00971716" w:rsidRPr="00DC422F">
              <w:rPr>
                <w:sz w:val="22"/>
                <w:szCs w:val="22"/>
              </w:rPr>
              <w:t xml:space="preserve">+ </w:t>
            </w:r>
            <w:r w:rsidR="009917A8" w:rsidRPr="00DC422F">
              <w:rPr>
                <w:sz w:val="22"/>
                <w:szCs w:val="22"/>
              </w:rPr>
              <w:t xml:space="preserve">lenvatinib </w:t>
            </w:r>
            <w:r w:rsidRPr="00DC422F">
              <w:rPr>
                <w:sz w:val="22"/>
                <w:szCs w:val="22"/>
              </w:rPr>
              <w:t>arm and (2)</w:t>
            </w:r>
            <w:r w:rsidR="009917A8" w:rsidRPr="00DC422F">
              <w:rPr>
                <w:sz w:val="22"/>
                <w:szCs w:val="22"/>
              </w:rPr>
              <w:t xml:space="preserve"> the pembrolizumab</w:t>
            </w:r>
            <w:r w:rsidRPr="00DC422F">
              <w:rPr>
                <w:sz w:val="22"/>
                <w:szCs w:val="22"/>
              </w:rPr>
              <w:t xml:space="preserve"> </w:t>
            </w:r>
            <w:r w:rsidR="00971716" w:rsidRPr="00DC422F">
              <w:rPr>
                <w:sz w:val="22"/>
                <w:szCs w:val="22"/>
              </w:rPr>
              <w:t xml:space="preserve">+ </w:t>
            </w:r>
            <w:r w:rsidR="00525FE7" w:rsidRPr="00DC422F">
              <w:rPr>
                <w:sz w:val="22"/>
                <w:szCs w:val="22"/>
              </w:rPr>
              <w:t xml:space="preserve">placebo </w:t>
            </w:r>
            <w:r w:rsidRPr="00DC422F">
              <w:rPr>
                <w:sz w:val="22"/>
                <w:szCs w:val="22"/>
              </w:rPr>
              <w:t>arm. Stratification factors are</w:t>
            </w:r>
            <w:r w:rsidR="00BE7C62" w:rsidRPr="00DC422F">
              <w:rPr>
                <w:sz w:val="22"/>
                <w:szCs w:val="22"/>
              </w:rPr>
              <w:t>:</w:t>
            </w:r>
            <w:r w:rsidR="00483184" w:rsidRPr="00DC422F">
              <w:rPr>
                <w:sz w:val="22"/>
                <w:szCs w:val="22"/>
              </w:rPr>
              <w:t xml:space="preserve"> </w:t>
            </w:r>
          </w:p>
          <w:p ns2:paraId="322CE0A5" ns2:textId="38135B86"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PD-L1 tumor expression as determined by PD-L1 immunohistochemistry (TPS &lt;50% </w:t>
            </w:r>
            <w:r w:rsidR="0038636D" w:rsidRPr="00DC422F">
              <w:rPr>
                <w:sz w:val="22"/>
                <w:szCs w:val="22"/>
              </w:rPr>
              <w:t xml:space="preserve">vs. </w:t>
            </w:r>
            <w:r w:rsidRPr="00DC422F">
              <w:rPr>
                <w:sz w:val="22"/>
                <w:szCs w:val="22"/>
              </w:rPr>
              <w:t>≥50%)</w:t>
            </w:r>
          </w:p>
          <w:p ns2:paraId="5BB12BCE" ns2:textId="3CB75387" w:rsidR="00F60679" w:rsidRPr="00DC422F" w:rsidRDefault="00BE7C62" w:rsidP="005C3306">
            <w:pPr>
              <w:pStyle w:val="Paragraph0"/>
              <w:numPr>
                <w:ilvl w:val="0"/>
                <w:numId w:val="27"/>
              </w:numPr>
              <w:spacing w:after="60"/>
              <w:ind w:left="377"/>
              <w:rPr>
                <w:sz w:val="22"/>
                <w:szCs w:val="22"/>
              </w:rPr>
            </w:pPr>
            <w:r w:rsidRPr="00DC422F">
              <w:rPr>
                <w:sz w:val="22"/>
                <w:szCs w:val="22"/>
              </w:rPr>
              <w:t xml:space="preserve">HPV status for oropharynx cancer as determined by p16 immunohistochemistry (positive </w:t>
            </w:r>
            <w:r w:rsidR="0038636D" w:rsidRPr="00DC422F">
              <w:rPr>
                <w:sz w:val="22"/>
                <w:szCs w:val="22"/>
              </w:rPr>
              <w:t>vs.</w:t>
            </w:r>
            <w:r w:rsidRPr="00DC422F">
              <w:rPr>
                <w:sz w:val="22"/>
                <w:szCs w:val="22"/>
              </w:rPr>
              <w:t xml:space="preserve"> negative)</w:t>
            </w:r>
            <w:r w:rsidR="00175F2A" w:rsidRPr="00DC422F">
              <w:rPr>
                <w:sz w:val="22"/>
                <w:szCs w:val="22"/>
              </w:rPr>
              <w:t xml:space="preserve">; HPV status for </w:t>
            </w:r>
            <w:r w:rsidR="00D81BB2" w:rsidRPr="00DC422F">
              <w:rPr>
                <w:sz w:val="22"/>
                <w:szCs w:val="22"/>
              </w:rPr>
              <w:t>participant</w:t>
            </w:r>
            <w:r w:rsidR="00175F2A" w:rsidRPr="00DC422F">
              <w:rPr>
                <w:sz w:val="22"/>
                <w:szCs w:val="22"/>
              </w:rPr>
              <w:t>s without oropharynx cancer (eg</w:t>
            </w:r>
            <w:r w:rsidR="00C20544" w:rsidRPr="00DC422F">
              <w:rPr>
                <w:sz w:val="22"/>
                <w:szCs w:val="22"/>
              </w:rPr>
              <w:t>,</w:t>
            </w:r>
            <w:r w:rsidR="00175F2A" w:rsidRPr="00DC422F">
              <w:rPr>
                <w:sz w:val="22"/>
                <w:szCs w:val="22"/>
              </w:rPr>
              <w:t xml:space="preserve"> </w:t>
            </w:r>
            <w:r w:rsidR="00175F2A" w:rsidRPr="00DC422F">
              <w:rPr>
                <w:rFonts w:eastAsia="TimesNewRoman"/>
                <w:sz w:val="22"/>
                <w:szCs w:val="22"/>
              </w:rPr>
              <w:t>cancers of the oral cavity, hypopharynx and larynx) is considered HPV</w:t>
            </w:r>
            <w:r w:rsidR="00763F04" w:rsidRPr="00DC422F">
              <w:rPr>
                <w:rFonts w:eastAsia="TimesNewRoman"/>
                <w:sz w:val="22"/>
                <w:szCs w:val="22"/>
              </w:rPr>
              <w:t xml:space="preserve"> </w:t>
            </w:r>
            <w:r w:rsidR="00175F2A" w:rsidRPr="00DC422F">
              <w:rPr>
                <w:rFonts w:eastAsia="TimesNewRoman"/>
                <w:sz w:val="22"/>
                <w:szCs w:val="22"/>
              </w:rPr>
              <w:t>negative.</w:t>
            </w:r>
          </w:p>
          <w:p ns2:paraId="4E6BB9C9" ns2:textId="43EA9FE4" w:rsidR="00BE7C62" w:rsidRPr="00DC422F" w:rsidRDefault="00BE7C62" w:rsidP="005C3306">
            <w:pPr>
              <w:pStyle w:val="Paragraph0"/>
              <w:numPr>
                <w:ilvl w:val="0"/>
                <w:numId w:val="27"/>
              </w:numPr>
              <w:spacing w:after="60"/>
              <w:ind w:left="377"/>
              <w:rPr>
                <w:sz w:val="22"/>
                <w:szCs w:val="22"/>
              </w:rPr>
            </w:pPr>
            <w:r w:rsidRPr="00DC422F">
              <w:rPr>
                <w:sz w:val="22"/>
                <w:szCs w:val="22"/>
              </w:rPr>
              <w:t xml:space="preserve">ECOG performance status (0 </w:t>
            </w:r>
            <w:r w:rsidR="0038636D" w:rsidRPr="00DC422F">
              <w:rPr>
                <w:sz w:val="22"/>
                <w:szCs w:val="22"/>
              </w:rPr>
              <w:t>vs.</w:t>
            </w:r>
            <w:r w:rsidRPr="00DC422F">
              <w:rPr>
                <w:sz w:val="22"/>
                <w:szCs w:val="22"/>
              </w:rPr>
              <w:t xml:space="preserve"> 1)</w:t>
            </w:r>
          </w:p>
          <w:p ns2:paraId="3AEC8D5E" ns2:textId="26DDC68F" w:rsidR="00E5369D" w:rsidRPr="00DC422F" w:rsidRDefault="00357593" w:rsidP="005C3306">
            <w:pPr>
              <w:pStyle w:val="Paragraph0"/>
              <w:spacing w:after="60"/>
              <w:rPr>
                <w:sz w:val="22"/>
                <w:szCs w:val="22"/>
              </w:rPr>
            </w:pPr>
            <w:r w:rsidRPr="00DC422F">
              <w:rPr>
                <w:sz w:val="22"/>
                <w:szCs w:val="22"/>
              </w:rPr>
              <w:t xml:space="preserve">This is </w:t>
            </w:r>
            <w:r w:rsidR="00D52BD6" w:rsidRPr="00DC422F">
              <w:rPr>
                <w:sz w:val="22"/>
                <w:szCs w:val="22"/>
              </w:rPr>
              <w:t>a randomized double-blind</w:t>
            </w:r>
            <w:r w:rsidR="00DA0356" w:rsidRPr="00DC422F">
              <w:rPr>
                <w:sz w:val="22"/>
                <w:szCs w:val="22"/>
              </w:rPr>
              <w:t xml:space="preserve"> </w:t>
            </w:r>
            <w:r w:rsidRPr="00DC422F">
              <w:rPr>
                <w:sz w:val="22"/>
                <w:szCs w:val="22"/>
              </w:rPr>
              <w:t>study.</w:t>
            </w:r>
          </w:p>
        </w:tc>
      </w:tr>
      <w:tr w:rsidR="002D253F" w:rsidRPr="00DC422F" ns2:paraId="2702EE35" ns2:textId="77777777" w:rsidTr="005C7934">
        <w:tc>
          <w:tcPr>
            <w:tcW w:w="2570" w:type="dxa"/>
            <w:tcBorders>
              <w:top w:val="single" w:sz="4" w:space="0" w:color="auto"/>
              <w:left w:val="single" w:sz="4" w:space="0" w:color="auto"/>
              <w:bottom w:val="single" w:sz="4" w:space="0" w:color="auto"/>
              <w:right w:val="single" w:sz="4" w:space="0" w:color="auto"/>
            </w:tcBorders>
          </w:tcPr>
          <w:p ns2:paraId="04C811E7" ns2:textId="120153D6" w:rsidR="002D253F" w:rsidRPr="00DC422F" w:rsidRDefault="002D253F" w:rsidP="005C3306">
            <w:pPr>
              <w:pStyle w:val="Paragraph0"/>
              <w:spacing w:after="60"/>
              <w:rPr>
                <w:b/>
                <w:sz w:val="22"/>
                <w:szCs w:val="22"/>
              </w:rPr>
            </w:pPr>
            <w:r w:rsidRPr="00DC422F">
              <w:rPr>
                <w:b/>
                <w:sz w:val="22"/>
                <w:szCs w:val="22"/>
              </w:rPr>
              <w:t>Analysis Populations</w:t>
            </w:r>
          </w:p>
        </w:tc>
        <w:tc>
          <w:tcPr>
            <w:tcW w:w="6420" w:type="dxa"/>
            <w:tcBorders>
              <w:top w:val="single" w:sz="4" w:space="0" w:color="auto"/>
              <w:left w:val="single" w:sz="4" w:space="0" w:color="auto"/>
              <w:bottom w:val="single" w:sz="4" w:space="0" w:color="auto"/>
              <w:right w:val="single" w:sz="4" w:space="0" w:color="auto"/>
            </w:tcBorders>
          </w:tcPr>
          <w:p ns2:paraId="2D46FB81" ns2:textId="3981E073" w:rsidR="002D253F" w:rsidRPr="00DC422F" w:rsidRDefault="00A941DB" w:rsidP="005C3306">
            <w:pPr>
              <w:pStyle w:val="Paragraph0"/>
              <w:spacing w:after="60"/>
              <w:rPr>
                <w:sz w:val="22"/>
                <w:szCs w:val="22"/>
              </w:rPr>
            </w:pPr>
            <w:r w:rsidRPr="00DC422F">
              <w:rPr>
                <w:sz w:val="22"/>
                <w:szCs w:val="22"/>
              </w:rPr>
              <w:t>Efficacy: Intent-to-Treat</w:t>
            </w:r>
          </w:p>
          <w:p ns2:paraId="0A638571" ns2:textId="2411B490" w:rsidR="002D253F" w:rsidRPr="00DC422F" w:rsidRDefault="00A941DB" w:rsidP="005C3306">
            <w:pPr>
              <w:pStyle w:val="Paragraph0"/>
              <w:spacing w:after="60"/>
              <w:rPr>
                <w:sz w:val="22"/>
                <w:szCs w:val="22"/>
              </w:rPr>
            </w:pPr>
            <w:r w:rsidRPr="00DC422F">
              <w:rPr>
                <w:sz w:val="22"/>
                <w:szCs w:val="22"/>
              </w:rPr>
              <w:t>Safety: All</w:t>
            </w:r>
            <w:r w:rsidR="004A2E56" w:rsidRPr="00DC422F">
              <w:rPr>
                <w:sz w:val="22"/>
                <w:szCs w:val="22"/>
              </w:rPr>
              <w:t>-</w:t>
            </w:r>
            <w:r w:rsidRPr="00DC422F">
              <w:rPr>
                <w:sz w:val="22"/>
                <w:szCs w:val="22"/>
              </w:rPr>
              <w:t>Participants</w:t>
            </w:r>
            <w:r w:rsidR="004A2E56" w:rsidRPr="00DC422F">
              <w:rPr>
                <w:sz w:val="22"/>
                <w:szCs w:val="22"/>
              </w:rPr>
              <w:t>-</w:t>
            </w:r>
            <w:r w:rsidRPr="00DC422F">
              <w:rPr>
                <w:sz w:val="22"/>
                <w:szCs w:val="22"/>
              </w:rPr>
              <w:t>as</w:t>
            </w:r>
            <w:r w:rsidR="004A2E56" w:rsidRPr="00DC422F">
              <w:rPr>
                <w:sz w:val="22"/>
                <w:szCs w:val="22"/>
              </w:rPr>
              <w:t>-</w:t>
            </w:r>
            <w:r w:rsidRPr="00DC422F">
              <w:rPr>
                <w:sz w:val="22"/>
                <w:szCs w:val="22"/>
              </w:rPr>
              <w:t>Treated</w:t>
            </w:r>
          </w:p>
        </w:tc>
      </w:tr>
      <w:tr w:rsidR="002D253F" w:rsidRPr="00DC422F" ns2:paraId="4FAC0441" ns2:textId="77777777" w:rsidTr="005C7934">
        <w:tc>
          <w:tcPr>
            <w:tcW w:w="2570" w:type="dxa"/>
            <w:tcBorders>
              <w:top w:val="single" w:sz="4" w:space="0" w:color="auto"/>
              <w:left w:val="single" w:sz="4" w:space="0" w:color="auto"/>
              <w:bottom w:val="single" w:sz="4" w:space="0" w:color="auto"/>
              <w:right w:val="single" w:sz="4" w:space="0" w:color="auto"/>
            </w:tcBorders>
          </w:tcPr>
          <w:p ns2:paraId="3FBED8D9" ns2:textId="3A070829" w:rsidR="002D253F" w:rsidRPr="00DC422F" w:rsidRDefault="002D253F" w:rsidP="005C3306">
            <w:pPr>
              <w:pStyle w:val="Paragraph0"/>
              <w:spacing w:after="60"/>
              <w:rPr>
                <w:b/>
                <w:sz w:val="22"/>
                <w:szCs w:val="22"/>
              </w:rPr>
            </w:pPr>
            <w:r w:rsidRPr="00DC422F">
              <w:rPr>
                <w:b/>
                <w:sz w:val="22"/>
                <w:szCs w:val="22"/>
              </w:rPr>
              <w:t>Primary Endpoints</w:t>
            </w:r>
          </w:p>
        </w:tc>
        <w:tc>
          <w:tcPr>
            <w:tcW w:w="6420" w:type="dxa"/>
            <w:tcBorders>
              <w:top w:val="single" w:sz="4" w:space="0" w:color="auto"/>
              <w:left w:val="single" w:sz="4" w:space="0" w:color="auto"/>
              <w:bottom w:val="single" w:sz="4" w:space="0" w:color="auto"/>
              <w:right w:val="single" w:sz="4" w:space="0" w:color="auto"/>
            </w:tcBorders>
          </w:tcPr>
          <w:p ns2:paraId="1791CE82" ns2:textId="7F0D6337" w:rsidR="002D253F" w:rsidRPr="00DC422F" w:rsidRDefault="00A941DB" w:rsidP="005C3306">
            <w:pPr>
              <w:pStyle w:val="Paragraph0"/>
              <w:spacing w:after="60"/>
              <w:rPr>
                <w:sz w:val="22"/>
                <w:szCs w:val="22"/>
              </w:rPr>
            </w:pPr>
            <w:r w:rsidRPr="00DC422F">
              <w:rPr>
                <w:sz w:val="22"/>
                <w:szCs w:val="22"/>
              </w:rPr>
              <w:t>ORR, PFS, OS</w:t>
            </w:r>
          </w:p>
        </w:tc>
      </w:tr>
      <w:tr w:rsidR="00E5369D" w:rsidRPr="00DC422F" ns2:paraId="1133E2B8"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0BBFA0D0" ns2:textId="77777777" w:rsidR="00E5369D" w:rsidRPr="00DC422F" w:rsidRDefault="00E5369D" w:rsidP="00DC422F">
            <w:pPr>
              <w:pStyle w:val="Paragraph0"/>
              <w:pageBreakBefore/>
              <w:spacing w:after="60"/>
              <w:rPr>
                <w:b/>
                <w:sz w:val="22"/>
                <w:szCs w:val="22"/>
              </w:rPr>
            </w:pPr>
            <w:r w:rsidRPr="00DC422F">
              <w:rPr>
                <w:b/>
                <w:sz w:val="22"/>
                <w:szCs w:val="22"/>
              </w:rPr>
              <w:lastRenderedPageBreak/>
              <w:t>Statistical Methods for Key Efficacy Analyses</w:t>
            </w:r>
          </w:p>
        </w:tc>
        <w:tc>
          <w:tcPr>
            <w:tcW w:w="6420" w:type="dxa"/>
            <w:tcBorders>
              <w:top w:val="single" w:sz="4" w:space="0" w:color="auto"/>
              <w:left w:val="single" w:sz="4" w:space="0" w:color="auto"/>
              <w:bottom w:val="single" w:sz="4" w:space="0" w:color="auto"/>
              <w:right w:val="single" w:sz="4" w:space="0" w:color="auto"/>
            </w:tcBorders>
            <w:hideMark/>
          </w:tcPr>
          <w:p ns2:paraId="5189093A" ns2:textId="2CE14BEE" w:rsidR="00E5369D" w:rsidRPr="00DC422F" w:rsidRDefault="00E5369D" w:rsidP="005C3306">
            <w:pPr>
              <w:pStyle w:val="Paragraph0"/>
              <w:spacing w:after="60"/>
              <w:rPr>
                <w:sz w:val="22"/>
                <w:szCs w:val="22"/>
              </w:rPr>
            </w:pPr>
            <w:r w:rsidRPr="00DC422F">
              <w:rPr>
                <w:sz w:val="22"/>
                <w:szCs w:val="22"/>
              </w:rPr>
              <w:t xml:space="preserve">The primary hypotheses </w:t>
            </w:r>
            <w:r w:rsidR="007320BD" w:rsidRPr="00DC422F">
              <w:rPr>
                <w:sz w:val="22"/>
                <w:szCs w:val="22"/>
              </w:rPr>
              <w:t xml:space="preserve">addressing </w:t>
            </w:r>
            <w:r w:rsidRPr="00DC422F">
              <w:rPr>
                <w:sz w:val="22"/>
                <w:szCs w:val="22"/>
              </w:rPr>
              <w:t xml:space="preserve">PFS and OS will be evaluated by comparing the experimental group to the control group using a stratified log-rank test. The </w:t>
            </w:r>
            <w:r w:rsidR="00CD7ADA" w:rsidRPr="00DC422F">
              <w:rPr>
                <w:sz w:val="22"/>
                <w:szCs w:val="22"/>
              </w:rPr>
              <w:t>hazard ratio</w:t>
            </w:r>
            <w:r w:rsidRPr="00DC422F">
              <w:rPr>
                <w:sz w:val="22"/>
                <w:szCs w:val="22"/>
              </w:rPr>
              <w:t xml:space="preserve"> will be estimated using a stratified Cox regression model. Event rates over time will be estimated within each treatment group using the Kaplan-Meier method. The stratified Miettinen and Nurminen 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 xml:space="preserve"> with strata weighted by sample size will be used for </w:t>
            </w:r>
            <w:r w:rsidR="00472708" w:rsidRPr="00DC422F">
              <w:rPr>
                <w:sz w:val="22"/>
                <w:szCs w:val="22"/>
              </w:rPr>
              <w:t xml:space="preserve">the </w:t>
            </w:r>
            <w:r w:rsidRPr="00DC422F">
              <w:rPr>
                <w:sz w:val="22"/>
                <w:szCs w:val="22"/>
              </w:rPr>
              <w:t xml:space="preserve">analysis of </w:t>
            </w:r>
            <w:r w:rsidR="00650E8A" w:rsidRPr="00DC422F">
              <w:rPr>
                <w:sz w:val="22"/>
                <w:szCs w:val="22"/>
              </w:rPr>
              <w:t>the primary hypothesis</w:t>
            </w:r>
            <w:r w:rsidR="000902AA" w:rsidRPr="00DC422F">
              <w:rPr>
                <w:sz w:val="22"/>
                <w:szCs w:val="22"/>
              </w:rPr>
              <w:t xml:space="preserve"> addressing</w:t>
            </w:r>
            <w:r w:rsidR="00650E8A" w:rsidRPr="00DC422F">
              <w:rPr>
                <w:sz w:val="22"/>
                <w:szCs w:val="22"/>
              </w:rPr>
              <w:t xml:space="preserve"> </w:t>
            </w:r>
            <w:r w:rsidRPr="00DC422F">
              <w:rPr>
                <w:sz w:val="22"/>
                <w:szCs w:val="22"/>
              </w:rPr>
              <w:t xml:space="preserve">ORR. </w:t>
            </w:r>
          </w:p>
        </w:tc>
      </w:tr>
      <w:tr w:rsidR="00E5369D" w:rsidRPr="00DC422F" ns2:paraId="2B7BF60C"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0E8D6EDC" ns2:textId="77777777" w:rsidR="00E5369D" w:rsidRPr="00DC422F" w:rsidRDefault="00E5369D" w:rsidP="005C3306">
            <w:pPr>
              <w:pStyle w:val="Paragraph0"/>
              <w:spacing w:after="60"/>
              <w:rPr>
                <w:iCs/>
                <w:sz w:val="22"/>
                <w:szCs w:val="22"/>
              </w:rPr>
            </w:pPr>
            <w:r w:rsidRPr="00DC422F">
              <w:rPr>
                <w:b/>
                <w:sz w:val="22"/>
                <w:szCs w:val="22"/>
              </w:rPr>
              <w:t>Statistical Methods for Key Safety Analyses</w:t>
            </w:r>
          </w:p>
        </w:tc>
        <w:tc>
          <w:tcPr>
            <w:tcW w:w="6420" w:type="dxa"/>
            <w:tcBorders>
              <w:top w:val="single" w:sz="4" w:space="0" w:color="auto"/>
              <w:left w:val="single" w:sz="4" w:space="0" w:color="auto"/>
              <w:bottom w:val="single" w:sz="4" w:space="0" w:color="auto"/>
              <w:right w:val="single" w:sz="4" w:space="0" w:color="auto"/>
            </w:tcBorders>
            <w:hideMark/>
          </w:tcPr>
          <w:p ns2:paraId="62E2A25F" ns2:textId="31322515" w:rsidR="00E5369D" w:rsidRPr="00DC422F" w:rsidRDefault="00E5369D" w:rsidP="005C3306">
            <w:pPr>
              <w:pStyle w:val="Paragraph0"/>
              <w:spacing w:after="60"/>
              <w:rPr>
                <w:iCs/>
                <w:sz w:val="22"/>
                <w:szCs w:val="22"/>
              </w:rPr>
            </w:pPr>
            <w:r w:rsidRPr="00DC422F">
              <w:rPr>
                <w:sz w:val="22"/>
                <w:szCs w:val="22"/>
              </w:rPr>
              <w:t xml:space="preserve">For analyses in which 95% CIs will be provided for between-treatment differences in the percentage of participants with events, these analyses will be performed using the </w:t>
            </w:r>
            <w:r w:rsidR="0064023F" w:rsidRPr="00DC422F">
              <w:rPr>
                <w:sz w:val="22"/>
                <w:szCs w:val="22"/>
              </w:rPr>
              <w:t xml:space="preserve">Miettinen and Nurminen </w:t>
            </w:r>
            <w:r w:rsidRPr="00DC422F">
              <w:rPr>
                <w:sz w:val="22"/>
                <w:szCs w:val="22"/>
              </w:rPr>
              <w:t xml:space="preserve">method </w:t>
            </w:r>
            <w:r w:rsidR="005B70C9" w:rsidRPr="00DC422F">
              <w:rPr>
                <w:sz w:val="22"/>
                <w:szCs w:val="22"/>
              </w:rPr>
              <w:fldChar w:fldCharType="begin"/>
            </w:r>
            <w:r w:rsidR="005B70C9" w:rsidRPr="00DC422F">
              <w:rPr>
                <w:sz w:val="22"/>
                <w:szCs w:val="22"/>
              </w:rPr>
              <w:instrText xml:space="preserve"> DOCVARIABLE refmgr-00VMQY \* MERGEFORMAT </w:instrText>
            </w:r>
            <w:r w:rsidR="005B70C9" w:rsidRPr="00DC422F">
              <w:rPr>
                <w:sz w:val="22"/>
                <w:szCs w:val="22"/>
              </w:rPr>
              <w:fldChar w:fldCharType="separate"/>
            </w:r>
            <w:r w:rsidR="004173BC">
              <w:rPr>
                <w:sz w:val="22"/>
                <w:szCs w:val="22"/>
              </w:rPr>
              <w:t>[Miettinen, O. and Nurminen, M. 1985]</w:t>
            </w:r>
            <w:r w:rsidR="005B70C9" w:rsidRPr="00DC422F">
              <w:rPr>
                <w:sz w:val="22"/>
                <w:szCs w:val="22"/>
              </w:rPr>
              <w:fldChar w:fldCharType="end"/>
            </w:r>
            <w:r w:rsidRPr="00DC422F">
              <w:rPr>
                <w:sz w:val="22"/>
                <w:szCs w:val="22"/>
              </w:rPr>
              <w:t>.</w:t>
            </w:r>
          </w:p>
        </w:tc>
      </w:tr>
      <w:tr w:rsidR="00E5369D" w:rsidRPr="00DC422F" ns2:paraId="064CBA39"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4D9AF48A" ns2:textId="77777777" w:rsidR="00E5369D" w:rsidRPr="00DC422F" w:rsidRDefault="00E5369D" w:rsidP="005C3306">
            <w:pPr>
              <w:pStyle w:val="Paragraph0"/>
              <w:spacing w:after="60"/>
              <w:rPr>
                <w:iCs/>
                <w:sz w:val="22"/>
                <w:szCs w:val="22"/>
              </w:rPr>
            </w:pPr>
            <w:r w:rsidRPr="00DC422F">
              <w:rPr>
                <w:b/>
                <w:sz w:val="22"/>
                <w:szCs w:val="22"/>
              </w:rPr>
              <w:t>Interim Analyses</w:t>
            </w:r>
          </w:p>
        </w:tc>
        <w:tc>
          <w:tcPr>
            <w:tcW w:w="6420" w:type="dxa"/>
            <w:tcBorders>
              <w:top w:val="single" w:sz="4" w:space="0" w:color="auto"/>
              <w:left w:val="single" w:sz="4" w:space="0" w:color="auto"/>
              <w:bottom w:val="single" w:sz="4" w:space="0" w:color="auto"/>
              <w:right w:val="single" w:sz="4" w:space="0" w:color="auto"/>
            </w:tcBorders>
            <w:hideMark/>
          </w:tcPr>
          <w:p ns2:paraId="15D6B6E1" ns2:textId="77777777" w:rsidR="000C30E3" w:rsidRPr="00DC422F" w:rsidRDefault="000C30E3" w:rsidP="005C3306">
            <w:pPr>
              <w:pStyle w:val="Paragraph0"/>
              <w:spacing w:after="60"/>
              <w:rPr>
                <w:b/>
                <w:sz w:val="22"/>
                <w:szCs w:val="22"/>
                <w:u w:val="single"/>
              </w:rPr>
            </w:pPr>
            <w:r w:rsidRPr="00DC422F">
              <w:rPr>
                <w:b/>
                <w:sz w:val="22"/>
                <w:szCs w:val="22"/>
                <w:u w:val="single"/>
              </w:rPr>
              <w:t>Efficacy</w:t>
            </w:r>
          </w:p>
          <w:p ns2:paraId="50350CC4" ns2:textId="34BEC6A0" w:rsidR="00E5369D" w:rsidRPr="00DC422F" w:rsidRDefault="00E5369D" w:rsidP="005C3306">
            <w:pPr>
              <w:pStyle w:val="Paragraph0"/>
              <w:spacing w:after="60"/>
              <w:rPr>
                <w:sz w:val="22"/>
                <w:szCs w:val="22"/>
              </w:rPr>
            </w:pPr>
            <w:r w:rsidRPr="00DC422F">
              <w:rPr>
                <w:sz w:val="22"/>
                <w:szCs w:val="22"/>
              </w:rPr>
              <w:t>Three interim analyses are planned in this study. Results will be reviewed by an external DMC. Details are provided in Section 9.7.</w:t>
            </w:r>
          </w:p>
          <w:p ns2:paraId="16961F1F" ns2:textId="37CFFAE6" w:rsidR="00E5369D" w:rsidRPr="00DC422F" w:rsidRDefault="00E5369D" w:rsidP="005C3306">
            <w:pPr>
              <w:pStyle w:val="Paragraph0"/>
              <w:numPr>
                <w:ilvl w:val="0"/>
                <w:numId w:val="28"/>
              </w:numPr>
              <w:spacing w:after="60"/>
              <w:ind w:left="376"/>
              <w:rPr>
                <w:sz w:val="22"/>
                <w:szCs w:val="22"/>
              </w:rPr>
            </w:pPr>
            <w:r w:rsidRPr="00DC422F">
              <w:rPr>
                <w:sz w:val="22"/>
                <w:szCs w:val="22"/>
              </w:rPr>
              <w:t>Interim Analysis 1</w:t>
            </w:r>
            <w:r w:rsidR="000C30E3" w:rsidRPr="00DC422F">
              <w:rPr>
                <w:sz w:val="22"/>
                <w:szCs w:val="22"/>
              </w:rPr>
              <w:t xml:space="preserve"> (IA1)</w:t>
            </w:r>
            <w:r w:rsidRPr="00DC422F">
              <w:rPr>
                <w:sz w:val="22"/>
                <w:szCs w:val="22"/>
              </w:rPr>
              <w:t>:</w:t>
            </w:r>
          </w:p>
          <w:p ns2:paraId="59236D37" ns2:textId="6F36C3FD"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Timing: </w:t>
            </w:r>
            <w:r w:rsidR="00874C67" w:rsidRPr="00DC422F">
              <w:rPr>
                <w:sz w:val="22"/>
                <w:szCs w:val="22"/>
              </w:rPr>
              <w:t>to be performed after 350 participants</w:t>
            </w:r>
            <w:r w:rsidR="000902AA" w:rsidRPr="00DC422F">
              <w:rPr>
                <w:sz w:val="22"/>
                <w:szCs w:val="22"/>
              </w:rPr>
              <w:t xml:space="preserve"> are</w:t>
            </w:r>
            <w:r w:rsidR="00874C67" w:rsidRPr="00DC422F">
              <w:rPr>
                <w:sz w:val="22"/>
                <w:szCs w:val="22"/>
              </w:rPr>
              <w:t xml:space="preserve"> randomized with 6 months of follow-up</w:t>
            </w:r>
          </w:p>
          <w:p ns2:paraId="3F21ACC6" ns2:textId="09D3F0CF" w:rsidR="00E5369D" w:rsidRPr="00DC422F" w:rsidRDefault="00E5369D" w:rsidP="005C3306">
            <w:pPr>
              <w:pStyle w:val="Paragraph0"/>
              <w:numPr>
                <w:ilvl w:val="1"/>
                <w:numId w:val="28"/>
              </w:numPr>
              <w:spacing w:after="60"/>
              <w:ind w:left="736"/>
              <w:rPr>
                <w:sz w:val="22"/>
                <w:szCs w:val="22"/>
              </w:rPr>
            </w:pPr>
            <w:r w:rsidRPr="00DC422F">
              <w:rPr>
                <w:sz w:val="22"/>
                <w:szCs w:val="22"/>
              </w:rPr>
              <w:t xml:space="preserve">Primary purpose: efficacy analysis for </w:t>
            </w:r>
            <w:r w:rsidR="007B4EE8" w:rsidRPr="00DC422F">
              <w:rPr>
                <w:sz w:val="22"/>
                <w:szCs w:val="22"/>
              </w:rPr>
              <w:t xml:space="preserve">ORR and </w:t>
            </w:r>
            <w:r w:rsidRPr="00DC422F">
              <w:rPr>
                <w:sz w:val="22"/>
                <w:szCs w:val="22"/>
              </w:rPr>
              <w:t>PFS</w:t>
            </w:r>
          </w:p>
          <w:p ns2:paraId="2359C494" ns2:textId="42DF975C"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2</w:t>
            </w:r>
            <w:r w:rsidR="000C30E3" w:rsidRPr="00DC422F">
              <w:rPr>
                <w:sz w:val="22"/>
                <w:szCs w:val="22"/>
              </w:rPr>
              <w:t xml:space="preserve"> (IA2)</w:t>
            </w:r>
            <w:r w:rsidRPr="00DC422F">
              <w:rPr>
                <w:sz w:val="22"/>
                <w:szCs w:val="22"/>
              </w:rPr>
              <w:t xml:space="preserve">: </w:t>
            </w:r>
          </w:p>
          <w:p ns2:paraId="4EA76A37" ns2:textId="467B75D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 xml:space="preserve">~432 PFS events </w:t>
            </w:r>
            <w:r w:rsidR="00405450" w:rsidRPr="00DC422F">
              <w:rPr>
                <w:sz w:val="22"/>
                <w:szCs w:val="22"/>
              </w:rPr>
              <w:t xml:space="preserve">have been observed </w:t>
            </w:r>
            <w:r w:rsidRPr="00DC422F">
              <w:rPr>
                <w:sz w:val="22"/>
                <w:szCs w:val="22"/>
              </w:rPr>
              <w:t xml:space="preserve">and </w:t>
            </w:r>
            <w:r w:rsidR="002260D2" w:rsidRPr="00DC422F">
              <w:rPr>
                <w:sz w:val="22"/>
                <w:szCs w:val="22"/>
              </w:rPr>
              <w:t>~</w:t>
            </w:r>
            <w:r w:rsidR="00E874B6" w:rsidRPr="00DC422F">
              <w:rPr>
                <w:sz w:val="22"/>
                <w:szCs w:val="22"/>
              </w:rPr>
              <w:t> </w:t>
            </w:r>
            <w:r w:rsidR="002260D2" w:rsidRPr="00DC422F">
              <w:rPr>
                <w:sz w:val="22"/>
                <w:szCs w:val="22"/>
              </w:rPr>
              <w:t>6</w:t>
            </w:r>
            <w:r w:rsidR="00E874B6" w:rsidRPr="00DC422F">
              <w:rPr>
                <w:sz w:val="22"/>
                <w:szCs w:val="22"/>
              </w:rPr>
              <w:t> </w:t>
            </w:r>
            <w:r w:rsidR="002260D2" w:rsidRPr="00DC422F">
              <w:rPr>
                <w:sz w:val="22"/>
                <w:szCs w:val="22"/>
              </w:rPr>
              <w:t xml:space="preserve">months after last </w:t>
            </w:r>
            <w:r w:rsidR="00CE3B3D" w:rsidRPr="00DC422F">
              <w:rPr>
                <w:sz w:val="22"/>
                <w:szCs w:val="22"/>
              </w:rPr>
              <w:t>participant</w:t>
            </w:r>
            <w:r w:rsidR="002260D2" w:rsidRPr="00DC422F">
              <w:rPr>
                <w:sz w:val="22"/>
                <w:szCs w:val="22"/>
              </w:rPr>
              <w:t xml:space="preserve"> randomized</w:t>
            </w:r>
          </w:p>
          <w:p ns2:paraId="2D0F0D7F" ns2:textId="056920A6"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PFS and OS</w:t>
            </w:r>
          </w:p>
          <w:p ns2:paraId="4A28F62B" ns2:textId="7E2CD5BF" w:rsidR="007B4EE8" w:rsidRPr="00DC422F" w:rsidRDefault="007B4EE8" w:rsidP="005C3306">
            <w:pPr>
              <w:pStyle w:val="Paragraph0"/>
              <w:numPr>
                <w:ilvl w:val="0"/>
                <w:numId w:val="28"/>
              </w:numPr>
              <w:spacing w:after="60"/>
              <w:ind w:left="376"/>
              <w:rPr>
                <w:sz w:val="22"/>
                <w:szCs w:val="22"/>
              </w:rPr>
            </w:pPr>
            <w:r w:rsidRPr="00DC422F">
              <w:rPr>
                <w:sz w:val="22"/>
                <w:szCs w:val="22"/>
              </w:rPr>
              <w:t>Interim Analysis 3</w:t>
            </w:r>
            <w:r w:rsidR="000C30E3" w:rsidRPr="00DC422F">
              <w:rPr>
                <w:sz w:val="22"/>
                <w:szCs w:val="22"/>
              </w:rPr>
              <w:t xml:space="preserve"> (IA3)</w:t>
            </w:r>
            <w:r w:rsidRPr="00DC422F">
              <w:rPr>
                <w:sz w:val="22"/>
                <w:szCs w:val="22"/>
              </w:rPr>
              <w:t xml:space="preserve">: </w:t>
            </w:r>
          </w:p>
          <w:p ns2:paraId="2078B9F2" ns2:textId="5F841D02"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~326 OS events have occurred</w:t>
            </w:r>
            <w:r w:rsidR="002260D2" w:rsidRPr="00DC422F">
              <w:rPr>
                <w:sz w:val="22"/>
                <w:szCs w:val="22"/>
              </w:rPr>
              <w:t xml:space="preserve"> and ~ 14 months after last </w:t>
            </w:r>
            <w:r w:rsidR="00CE3B3D" w:rsidRPr="00DC422F">
              <w:rPr>
                <w:sz w:val="22"/>
                <w:szCs w:val="22"/>
              </w:rPr>
              <w:t>participant</w:t>
            </w:r>
            <w:r w:rsidR="002260D2" w:rsidRPr="00DC422F">
              <w:rPr>
                <w:sz w:val="22"/>
                <w:szCs w:val="22"/>
              </w:rPr>
              <w:t xml:space="preserve"> randomized</w:t>
            </w:r>
          </w:p>
          <w:p ns2:paraId="52824916" ns2:textId="30BF42C5" w:rsidR="007B4EE8" w:rsidRPr="00DC422F" w:rsidRDefault="007B4EE8" w:rsidP="005C3306">
            <w:pPr>
              <w:pStyle w:val="Paragraph0"/>
              <w:numPr>
                <w:ilvl w:val="1"/>
                <w:numId w:val="28"/>
              </w:numPr>
              <w:spacing w:after="60"/>
              <w:ind w:left="736"/>
              <w:rPr>
                <w:sz w:val="22"/>
                <w:szCs w:val="22"/>
              </w:rPr>
            </w:pPr>
            <w:r w:rsidRPr="00DC422F">
              <w:rPr>
                <w:sz w:val="22"/>
                <w:szCs w:val="22"/>
              </w:rPr>
              <w:t>Primary purpose: efficacy analysis for OS</w:t>
            </w:r>
          </w:p>
          <w:p ns2:paraId="48472ED3" ns2:textId="5500B856" w:rsidR="007B4EE8" w:rsidRPr="00DC422F" w:rsidRDefault="007B4EE8" w:rsidP="005C3306">
            <w:pPr>
              <w:pStyle w:val="Paragraph0"/>
              <w:numPr>
                <w:ilvl w:val="0"/>
                <w:numId w:val="28"/>
              </w:numPr>
              <w:spacing w:after="60"/>
              <w:ind w:left="376"/>
              <w:rPr>
                <w:sz w:val="22"/>
                <w:szCs w:val="22"/>
              </w:rPr>
            </w:pPr>
            <w:r w:rsidRPr="00DC422F">
              <w:rPr>
                <w:sz w:val="22"/>
                <w:szCs w:val="22"/>
              </w:rPr>
              <w:t>Final Analysis</w:t>
            </w:r>
            <w:r w:rsidR="000C30E3" w:rsidRPr="00DC422F">
              <w:rPr>
                <w:sz w:val="22"/>
                <w:szCs w:val="22"/>
              </w:rPr>
              <w:t xml:space="preserve"> (FA)</w:t>
            </w:r>
            <w:r w:rsidRPr="00DC422F">
              <w:rPr>
                <w:sz w:val="22"/>
                <w:szCs w:val="22"/>
              </w:rPr>
              <w:t xml:space="preserve">: </w:t>
            </w:r>
          </w:p>
          <w:p ns2:paraId="6DDC4352" ns2:textId="296E0489" w:rsidR="007B4EE8" w:rsidRPr="00DC422F" w:rsidRDefault="007B4EE8" w:rsidP="005C3306">
            <w:pPr>
              <w:pStyle w:val="Paragraph0"/>
              <w:numPr>
                <w:ilvl w:val="1"/>
                <w:numId w:val="28"/>
              </w:numPr>
              <w:spacing w:after="60"/>
              <w:ind w:left="736"/>
              <w:rPr>
                <w:sz w:val="22"/>
                <w:szCs w:val="22"/>
              </w:rPr>
            </w:pPr>
            <w:r w:rsidRPr="00DC422F">
              <w:rPr>
                <w:sz w:val="22"/>
                <w:szCs w:val="22"/>
              </w:rPr>
              <w:t xml:space="preserve">Timing: to be performed after </w:t>
            </w:r>
            <w:r w:rsidR="00E710C0" w:rsidRPr="00DC422F">
              <w:rPr>
                <w:sz w:val="22"/>
                <w:szCs w:val="22"/>
              </w:rPr>
              <w:t xml:space="preserve">both </w:t>
            </w:r>
            <w:r w:rsidRPr="00DC422F">
              <w:rPr>
                <w:sz w:val="22"/>
                <w:szCs w:val="22"/>
              </w:rPr>
              <w:t>~361 OS events have occurred</w:t>
            </w:r>
            <w:r w:rsidR="002260D2" w:rsidRPr="00DC422F">
              <w:rPr>
                <w:sz w:val="22"/>
                <w:szCs w:val="22"/>
              </w:rPr>
              <w:t xml:space="preserve"> and ~ 20 months after last </w:t>
            </w:r>
            <w:r w:rsidR="00CE3B3D" w:rsidRPr="00DC422F">
              <w:rPr>
                <w:sz w:val="22"/>
                <w:szCs w:val="22"/>
              </w:rPr>
              <w:t>participant</w:t>
            </w:r>
            <w:r w:rsidR="002260D2" w:rsidRPr="00DC422F">
              <w:rPr>
                <w:sz w:val="22"/>
                <w:szCs w:val="22"/>
              </w:rPr>
              <w:t xml:space="preserve"> randomized</w:t>
            </w:r>
          </w:p>
          <w:p ns2:paraId="5239FAFD" ns2:textId="77777777" w:rsidR="00E5369D" w:rsidRPr="00DC422F" w:rsidRDefault="007B4EE8" w:rsidP="005C3306">
            <w:pPr>
              <w:pStyle w:val="Paragraph0"/>
              <w:numPr>
                <w:ilvl w:val="1"/>
                <w:numId w:val="28"/>
              </w:numPr>
              <w:spacing w:after="60"/>
              <w:ind w:left="736"/>
              <w:rPr>
                <w:iCs/>
                <w:sz w:val="22"/>
                <w:szCs w:val="22"/>
              </w:rPr>
            </w:pPr>
            <w:r w:rsidRPr="00DC422F">
              <w:rPr>
                <w:sz w:val="22"/>
                <w:szCs w:val="22"/>
              </w:rPr>
              <w:t>Primary purpose: efficacy analysis for OS</w:t>
            </w:r>
          </w:p>
          <w:p ns2:paraId="60632E58" ns2:textId="79AB828C" w:rsidR="000C30E3" w:rsidRPr="00DC422F" w:rsidRDefault="000C30E3" w:rsidP="005C3306">
            <w:pPr>
              <w:pStyle w:val="Paragraph0"/>
              <w:spacing w:after="60"/>
              <w:ind w:left="16"/>
              <w:rPr>
                <w:iCs/>
                <w:sz w:val="22"/>
                <w:szCs w:val="22"/>
              </w:rPr>
            </w:pPr>
            <w:r w:rsidRPr="00DC422F">
              <w:rPr>
                <w:iCs/>
                <w:sz w:val="22"/>
                <w:szCs w:val="22"/>
              </w:rPr>
              <w:t xml:space="preserve">Note that for </w:t>
            </w:r>
            <w:r w:rsidR="00D14179" w:rsidRPr="00DC422F">
              <w:rPr>
                <w:iCs/>
                <w:sz w:val="22"/>
                <w:szCs w:val="22"/>
              </w:rPr>
              <w:t xml:space="preserve">IA2, </w:t>
            </w:r>
            <w:r w:rsidRPr="00DC422F">
              <w:rPr>
                <w:iCs/>
                <w:sz w:val="22"/>
                <w:szCs w:val="22"/>
              </w:rPr>
              <w:t xml:space="preserve">IA3 and </w:t>
            </w:r>
            <w:r w:rsidR="00A25086" w:rsidRPr="00DC422F">
              <w:rPr>
                <w:iCs/>
                <w:sz w:val="22"/>
                <w:szCs w:val="22"/>
              </w:rPr>
              <w:t xml:space="preserve">the </w:t>
            </w:r>
            <w:r w:rsidRPr="00DC422F">
              <w:rPr>
                <w:iCs/>
                <w:sz w:val="22"/>
                <w:szCs w:val="22"/>
              </w:rPr>
              <w:t xml:space="preserve">FA, if the events accrue </w:t>
            </w:r>
            <w:r w:rsidR="00A25086" w:rsidRPr="00DC422F">
              <w:rPr>
                <w:iCs/>
                <w:sz w:val="22"/>
                <w:szCs w:val="22"/>
              </w:rPr>
              <w:t xml:space="preserve">more slowly </w:t>
            </w:r>
            <w:r w:rsidRPr="00DC422F">
              <w:rPr>
                <w:iCs/>
                <w:sz w:val="22"/>
                <w:szCs w:val="22"/>
              </w:rPr>
              <w:t>than expected, the analysis can be delayed up to 3 months after the projected timing.</w:t>
            </w:r>
          </w:p>
          <w:p ns2:paraId="70CABBC4" ns2:textId="77777777" w:rsidR="000C30E3" w:rsidRPr="00DC422F" w:rsidRDefault="000C30E3" w:rsidP="005C3306">
            <w:pPr>
              <w:pStyle w:val="Paragraph0"/>
              <w:spacing w:after="60"/>
              <w:ind w:left="16"/>
              <w:rPr>
                <w:b/>
                <w:iCs/>
                <w:sz w:val="22"/>
                <w:szCs w:val="22"/>
                <w:u w:val="single"/>
              </w:rPr>
            </w:pPr>
            <w:r w:rsidRPr="00DC422F">
              <w:rPr>
                <w:b/>
                <w:iCs/>
                <w:sz w:val="22"/>
                <w:szCs w:val="22"/>
                <w:u w:val="single"/>
              </w:rPr>
              <w:t>Safety:</w:t>
            </w:r>
          </w:p>
          <w:p ns2:paraId="46F6D4C1" ns2:textId="580BB1F9" w:rsidR="000C30E3" w:rsidRPr="00DC422F" w:rsidRDefault="00EE31CB" w:rsidP="005C3306">
            <w:pPr>
              <w:pStyle w:val="Paragraph0"/>
              <w:spacing w:after="60"/>
              <w:ind w:left="16"/>
              <w:rPr>
                <w:iCs/>
                <w:sz w:val="22"/>
                <w:szCs w:val="22"/>
              </w:rPr>
            </w:pPr>
            <w:r w:rsidRPr="00DC422F">
              <w:rPr>
                <w:iCs/>
                <w:sz w:val="22"/>
                <w:szCs w:val="22"/>
              </w:rPr>
              <w:t>The first</w:t>
            </w:r>
            <w:r w:rsidR="00D14179" w:rsidRPr="00DC422F">
              <w:rPr>
                <w:iCs/>
                <w:sz w:val="22"/>
                <w:szCs w:val="22"/>
              </w:rPr>
              <w:t xml:space="preserve"> safety </w:t>
            </w:r>
            <w:r w:rsidRPr="00DC422F">
              <w:rPr>
                <w:iCs/>
                <w:sz w:val="22"/>
                <w:szCs w:val="22"/>
              </w:rPr>
              <w:t xml:space="preserve">interim </w:t>
            </w:r>
            <w:r w:rsidR="00D14179" w:rsidRPr="00DC422F">
              <w:rPr>
                <w:iCs/>
                <w:sz w:val="22"/>
                <w:szCs w:val="22"/>
              </w:rPr>
              <w:t xml:space="preserve">analysis will be performed and reviewed by the eDMC </w:t>
            </w:r>
            <w:r w:rsidRPr="00DC422F">
              <w:rPr>
                <w:iCs/>
                <w:sz w:val="22"/>
                <w:szCs w:val="22"/>
              </w:rPr>
              <w:t xml:space="preserve">at </w:t>
            </w:r>
            <w:r w:rsidR="00D14179" w:rsidRPr="00DC422F">
              <w:rPr>
                <w:iCs/>
                <w:sz w:val="22"/>
                <w:szCs w:val="22"/>
              </w:rPr>
              <w:t xml:space="preserve">6 months </w:t>
            </w:r>
            <w:r w:rsidRPr="00DC422F">
              <w:rPr>
                <w:iCs/>
                <w:sz w:val="22"/>
                <w:szCs w:val="22"/>
              </w:rPr>
              <w:t>after the</w:t>
            </w:r>
            <w:r w:rsidR="00D14179" w:rsidRPr="00DC422F">
              <w:rPr>
                <w:iCs/>
                <w:sz w:val="22"/>
                <w:szCs w:val="22"/>
              </w:rPr>
              <w:t xml:space="preserve"> first participant is randomized, or when </w:t>
            </w:r>
            <w:r w:rsidRPr="00DC422F">
              <w:rPr>
                <w:iCs/>
                <w:sz w:val="22"/>
                <w:szCs w:val="22"/>
              </w:rPr>
              <w:t xml:space="preserve">the </w:t>
            </w:r>
            <w:r w:rsidR="00D14179" w:rsidRPr="00DC422F">
              <w:rPr>
                <w:iCs/>
                <w:sz w:val="22"/>
                <w:szCs w:val="22"/>
              </w:rPr>
              <w:t xml:space="preserve">first 60 participants have been randomized, whichever </w:t>
            </w:r>
            <w:r w:rsidRPr="00DC422F">
              <w:rPr>
                <w:iCs/>
                <w:sz w:val="22"/>
                <w:szCs w:val="22"/>
              </w:rPr>
              <w:t>is</w:t>
            </w:r>
            <w:r w:rsidR="00D14179" w:rsidRPr="00DC422F">
              <w:rPr>
                <w:iCs/>
                <w:sz w:val="22"/>
                <w:szCs w:val="22"/>
              </w:rPr>
              <w:t xml:space="preserve"> later. </w:t>
            </w:r>
            <w:r w:rsidR="00E21C61" w:rsidRPr="00DC422F">
              <w:rPr>
                <w:iCs/>
                <w:sz w:val="22"/>
                <w:szCs w:val="22"/>
              </w:rPr>
              <w:t>A</w:t>
            </w:r>
            <w:r w:rsidR="00D14179" w:rsidRPr="00DC422F">
              <w:rPr>
                <w:iCs/>
                <w:sz w:val="22"/>
                <w:szCs w:val="22"/>
              </w:rPr>
              <w:t>fterwards, t</w:t>
            </w:r>
            <w:r w:rsidR="000C30E3" w:rsidRPr="00DC422F">
              <w:rPr>
                <w:iCs/>
                <w:sz w:val="22"/>
                <w:szCs w:val="22"/>
              </w:rPr>
              <w:t xml:space="preserve">he eDMC will review safety data periodically in the study. </w:t>
            </w:r>
            <w:r w:rsidR="00E21C61" w:rsidRPr="00DC422F">
              <w:rPr>
                <w:iCs/>
                <w:sz w:val="22"/>
                <w:szCs w:val="22"/>
              </w:rPr>
              <w:t>D</w:t>
            </w:r>
            <w:r w:rsidR="000C30E3" w:rsidRPr="00DC422F">
              <w:rPr>
                <w:iCs/>
                <w:sz w:val="22"/>
                <w:szCs w:val="22"/>
              </w:rPr>
              <w:t>etails will be included in the DMC charter.</w:t>
            </w:r>
          </w:p>
        </w:tc>
      </w:tr>
      <w:tr w:rsidR="00E5369D" w:rsidRPr="00DC422F" ns2:paraId="6ABCF948"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4890C278" ns2:textId="77777777" w:rsidR="00E5369D" w:rsidRPr="00DC422F" w:rsidRDefault="00E5369D" w:rsidP="00DC422F">
            <w:pPr>
              <w:pStyle w:val="Paragraph0"/>
              <w:pageBreakBefore/>
              <w:spacing w:after="60"/>
              <w:rPr>
                <w:iCs/>
                <w:sz w:val="22"/>
                <w:szCs w:val="22"/>
              </w:rPr>
            </w:pPr>
            <w:r w:rsidRPr="00DC422F">
              <w:rPr>
                <w:b/>
                <w:sz w:val="22"/>
                <w:szCs w:val="22"/>
              </w:rPr>
              <w:lastRenderedPageBreak/>
              <w:t>Multiplicity</w:t>
            </w:r>
          </w:p>
        </w:tc>
        <w:tc>
          <w:tcPr>
            <w:tcW w:w="6420" w:type="dxa"/>
            <w:tcBorders>
              <w:top w:val="single" w:sz="4" w:space="0" w:color="auto"/>
              <w:left w:val="single" w:sz="4" w:space="0" w:color="auto"/>
              <w:bottom w:val="single" w:sz="4" w:space="0" w:color="auto"/>
              <w:right w:val="single" w:sz="4" w:space="0" w:color="auto"/>
            </w:tcBorders>
            <w:hideMark/>
          </w:tcPr>
          <w:p ns2:paraId="22F602C9" ns2:textId="518B450C" w:rsidR="00E5369D" w:rsidRPr="00DC422F" w:rsidRDefault="00E5369D" w:rsidP="005C3306">
            <w:pPr>
              <w:pStyle w:val="Paragraph0"/>
              <w:spacing w:after="60"/>
              <w:rPr>
                <w:sz w:val="22"/>
                <w:szCs w:val="22"/>
              </w:rPr>
            </w:pPr>
            <w:r w:rsidRPr="00DC422F">
              <w:rPr>
                <w:sz w:val="22"/>
                <w:szCs w:val="22"/>
              </w:rPr>
              <w:t xml:space="preserve">The overall </w:t>
            </w:r>
            <w:r w:rsidR="006B1A46" w:rsidRPr="00DC422F">
              <w:rPr>
                <w:sz w:val="22"/>
                <w:szCs w:val="22"/>
              </w:rPr>
              <w:t>T</w:t>
            </w:r>
            <w:r w:rsidRPr="00DC422F">
              <w:rPr>
                <w:sz w:val="22"/>
                <w:szCs w:val="22"/>
              </w:rPr>
              <w:t xml:space="preserve">ype I error over the primary hypotheses is strongly controlled at 2.5% (1-sided), with </w:t>
            </w:r>
            <w:r w:rsidR="009074F3" w:rsidRPr="00DC422F">
              <w:rPr>
                <w:sz w:val="22"/>
                <w:szCs w:val="22"/>
              </w:rPr>
              <w:t>0.25% initially allocated to ORR</w:t>
            </w:r>
            <w:r w:rsidR="000C30E3" w:rsidRPr="00DC422F">
              <w:rPr>
                <w:sz w:val="22"/>
                <w:szCs w:val="22"/>
              </w:rPr>
              <w:t xml:space="preserve"> (H1)</w:t>
            </w:r>
            <w:r w:rsidR="009074F3" w:rsidRPr="00DC422F">
              <w:rPr>
                <w:sz w:val="22"/>
                <w:szCs w:val="22"/>
              </w:rPr>
              <w:t xml:space="preserve">, </w:t>
            </w:r>
            <w:r w:rsidRPr="00DC422F">
              <w:rPr>
                <w:sz w:val="22"/>
                <w:szCs w:val="22"/>
              </w:rPr>
              <w:t>0.1%</w:t>
            </w:r>
            <w:r w:rsidR="002260D2" w:rsidRPr="00DC422F">
              <w:rPr>
                <w:sz w:val="22"/>
                <w:szCs w:val="22"/>
              </w:rPr>
              <w:t xml:space="preserve"> </w:t>
            </w:r>
            <w:r w:rsidRPr="00DC422F">
              <w:rPr>
                <w:sz w:val="22"/>
                <w:szCs w:val="22"/>
              </w:rPr>
              <w:t>to PFS</w:t>
            </w:r>
            <w:r w:rsidR="000C30E3" w:rsidRPr="00DC422F">
              <w:rPr>
                <w:sz w:val="22"/>
                <w:szCs w:val="22"/>
              </w:rPr>
              <w:t xml:space="preserve"> (H2)</w:t>
            </w:r>
            <w:r w:rsidRPr="00DC422F">
              <w:rPr>
                <w:sz w:val="22"/>
                <w:szCs w:val="22"/>
              </w:rPr>
              <w:t xml:space="preserve">, </w:t>
            </w:r>
            <w:r w:rsidR="00BC6C57" w:rsidRPr="00DC422F">
              <w:rPr>
                <w:sz w:val="22"/>
                <w:szCs w:val="22"/>
              </w:rPr>
              <w:t xml:space="preserve">and </w:t>
            </w:r>
            <w:r w:rsidR="002260D2" w:rsidRPr="00DC422F">
              <w:rPr>
                <w:sz w:val="22"/>
                <w:szCs w:val="22"/>
              </w:rPr>
              <w:t>2.15% to OS</w:t>
            </w:r>
            <w:r w:rsidR="000C30E3" w:rsidRPr="00DC422F">
              <w:rPr>
                <w:sz w:val="22"/>
                <w:szCs w:val="22"/>
              </w:rPr>
              <w:t xml:space="preserve"> (H3)</w:t>
            </w:r>
            <w:r w:rsidRPr="00DC422F">
              <w:rPr>
                <w:sz w:val="22"/>
                <w:szCs w:val="22"/>
              </w:rPr>
              <w:t>.</w:t>
            </w:r>
          </w:p>
          <w:p ns2:paraId="52D5AF90" ns2:textId="0FCC0507" w:rsidR="00E5369D" w:rsidRPr="00DC422F" w:rsidRDefault="00E5369D" w:rsidP="005C3306">
            <w:pPr>
              <w:pStyle w:val="Paragraph0"/>
              <w:spacing w:after="60"/>
              <w:rPr>
                <w:iCs/>
                <w:sz w:val="22"/>
                <w:szCs w:val="22"/>
              </w:rPr>
            </w:pPr>
            <w:r w:rsidRPr="00DC422F">
              <w:rPr>
                <w:sz w:val="22"/>
                <w:szCs w:val="22"/>
              </w:rPr>
              <w:t>By using the graphical approach of Mau</w:t>
            </w:r>
            <w:r w:rsidR="00E41D92" w:rsidRPr="00DC422F">
              <w:rPr>
                <w:sz w:val="22"/>
                <w:szCs w:val="22"/>
              </w:rPr>
              <w:t>r</w:t>
            </w:r>
            <w:r w:rsidRPr="00DC422F">
              <w:rPr>
                <w:sz w:val="22"/>
                <w:szCs w:val="22"/>
              </w:rPr>
              <w:t>er and Bretz</w:t>
            </w:r>
            <w:r w:rsidR="0064023F" w:rsidRPr="00DC422F">
              <w:rPr>
                <w:sz w:val="22"/>
                <w:szCs w:val="22"/>
              </w:rPr>
              <w:t xml:space="preserve"> </w:t>
            </w:r>
            <w:r w:rsidR="005B70C9" w:rsidRPr="00DC422F">
              <w:rPr>
                <w:sz w:val="22"/>
                <w:szCs w:val="22"/>
              </w:rPr>
              <w:fldChar w:fldCharType="begin"/>
            </w:r>
            <w:r w:rsidR="005B70C9" w:rsidRPr="00DC422F">
              <w:rPr>
                <w:sz w:val="22"/>
                <w:szCs w:val="22"/>
              </w:rPr>
              <w:instrText xml:space="preserve"> DOCVARIABLE refmgr-03XQVB \* MERGEFORMAT </w:instrText>
            </w:r>
            <w:r w:rsidR="005B70C9" w:rsidRPr="00DC422F">
              <w:rPr>
                <w:sz w:val="22"/>
                <w:szCs w:val="22"/>
              </w:rPr>
              <w:fldChar w:fldCharType="separate"/>
            </w:r>
            <w:r w:rsidR="004173BC">
              <w:rPr>
                <w:sz w:val="22"/>
                <w:szCs w:val="22"/>
              </w:rPr>
              <w:t>[Maurer, W. and Bretz, F. 2013]</w:t>
            </w:r>
            <w:r w:rsidR="005B70C9" w:rsidRPr="00DC422F">
              <w:rPr>
                <w:sz w:val="22"/>
                <w:szCs w:val="22"/>
              </w:rPr>
              <w:fldChar w:fldCharType="end"/>
            </w:r>
            <w:r w:rsidRPr="00DC422F">
              <w:rPr>
                <w:sz w:val="22"/>
                <w:szCs w:val="22"/>
              </w:rPr>
              <w:t>, if one hypothesis is rejected, the alpha will be shifted to other hypotheses</w:t>
            </w:r>
            <w:r w:rsidR="005C3E8A" w:rsidRPr="00DC422F">
              <w:rPr>
                <w:sz w:val="22"/>
                <w:szCs w:val="22"/>
              </w:rPr>
              <w:t xml:space="preserve"> as described in Section 9.8</w:t>
            </w:r>
            <w:r w:rsidRPr="00DC422F">
              <w:rPr>
                <w:sz w:val="22"/>
                <w:szCs w:val="22"/>
              </w:rPr>
              <w:t>.</w:t>
            </w:r>
          </w:p>
        </w:tc>
      </w:tr>
      <w:tr w:rsidR="00E5369D" w:rsidRPr="00DC422F" ns2:paraId="1EB6D479" ns2:textId="77777777" w:rsidTr="005C7934">
        <w:tc>
          <w:tcPr>
            <w:tcW w:w="2570" w:type="dxa"/>
            <w:tcBorders>
              <w:top w:val="single" w:sz="4" w:space="0" w:color="auto"/>
              <w:left w:val="single" w:sz="4" w:space="0" w:color="auto"/>
              <w:bottom w:val="single" w:sz="4" w:space="0" w:color="auto"/>
              <w:right w:val="single" w:sz="4" w:space="0" w:color="auto"/>
            </w:tcBorders>
            <w:hideMark/>
          </w:tcPr>
          <w:p ns2:paraId="6EB4346B" ns2:textId="77777777" w:rsidR="00E5369D" w:rsidRPr="00DC422F" w:rsidRDefault="00E5369D" w:rsidP="005C3306">
            <w:pPr>
              <w:pStyle w:val="Paragraph0"/>
              <w:spacing w:after="60"/>
              <w:rPr>
                <w:iCs/>
                <w:sz w:val="22"/>
                <w:szCs w:val="22"/>
              </w:rPr>
            </w:pPr>
            <w:r w:rsidRPr="00DC422F">
              <w:rPr>
                <w:b/>
                <w:sz w:val="22"/>
                <w:szCs w:val="22"/>
              </w:rPr>
              <w:t>Sample Size and Power</w:t>
            </w:r>
          </w:p>
        </w:tc>
        <w:tc>
          <w:tcPr>
            <w:tcW w:w="6420" w:type="dxa"/>
            <w:tcBorders>
              <w:top w:val="single" w:sz="4" w:space="0" w:color="auto"/>
              <w:left w:val="single" w:sz="4" w:space="0" w:color="auto"/>
              <w:bottom w:val="single" w:sz="4" w:space="0" w:color="auto"/>
              <w:right w:val="single" w:sz="4" w:space="0" w:color="auto"/>
            </w:tcBorders>
          </w:tcPr>
          <w:p ns2:paraId="78809ACA" ns2:textId="4A64EBE8" w:rsidR="00E5369D" w:rsidRPr="00DC422F" w:rsidRDefault="00E5369D" w:rsidP="005C3306">
            <w:pPr>
              <w:pStyle w:val="Paragraph0"/>
              <w:spacing w:after="60"/>
              <w:rPr>
                <w:sz w:val="22"/>
                <w:szCs w:val="22"/>
              </w:rPr>
            </w:pPr>
            <w:r w:rsidRPr="00DC422F">
              <w:rPr>
                <w:sz w:val="22"/>
                <w:szCs w:val="22"/>
              </w:rPr>
              <w:t xml:space="preserve">The planned sample size is approximately </w:t>
            </w:r>
            <w:r w:rsidR="005E42CD" w:rsidRPr="00DC422F">
              <w:rPr>
                <w:sz w:val="22"/>
                <w:szCs w:val="22"/>
              </w:rPr>
              <w:t>500</w:t>
            </w:r>
            <w:r w:rsidRPr="00DC422F">
              <w:rPr>
                <w:sz w:val="22"/>
                <w:szCs w:val="22"/>
              </w:rPr>
              <w:t xml:space="preserve"> participants. </w:t>
            </w:r>
          </w:p>
          <w:p ns2:paraId="1AC85F87" ns2:textId="5F0C53A5" w:rsidR="00284297" w:rsidRPr="00DC422F" w:rsidRDefault="00284297" w:rsidP="005C3306">
            <w:pPr>
              <w:pStyle w:val="Paragraph0"/>
              <w:spacing w:after="60"/>
              <w:rPr>
                <w:sz w:val="22"/>
                <w:szCs w:val="22"/>
              </w:rPr>
            </w:pPr>
            <w:r w:rsidRPr="00DC422F">
              <w:rPr>
                <w:sz w:val="22"/>
                <w:szCs w:val="22"/>
              </w:rPr>
              <w:t>There will be 350 participants randomized with at least 6</w:t>
            </w:r>
            <w:r w:rsidR="00E874B6" w:rsidRPr="00DC422F">
              <w:rPr>
                <w:sz w:val="22"/>
                <w:szCs w:val="22"/>
              </w:rPr>
              <w:t> </w:t>
            </w:r>
            <w:r w:rsidRPr="00DC422F">
              <w:rPr>
                <w:sz w:val="22"/>
                <w:szCs w:val="22"/>
              </w:rPr>
              <w:t xml:space="preserve">months of follow-up at the ORR final analysis. The study has 90.4% power for detecting a 20-percentage point difference between </w:t>
            </w:r>
            <w:r w:rsidR="00B861FE" w:rsidRPr="00DC422F">
              <w:rPr>
                <w:sz w:val="22"/>
                <w:szCs w:val="22"/>
              </w:rPr>
              <w:t>treatment arms with an</w:t>
            </w:r>
            <w:r w:rsidRPr="00DC422F">
              <w:rPr>
                <w:sz w:val="22"/>
                <w:szCs w:val="22"/>
              </w:rPr>
              <w:t xml:space="preserve"> underlying 20% response rate in the control arm at an initially assigned 0.0025 (1-sided) significance level.</w:t>
            </w:r>
          </w:p>
          <w:p ns2:paraId="14927F48" ns2:textId="4BAD8FDF" w:rsidR="00E5369D" w:rsidRPr="00DC422F" w:rsidRDefault="005E42CD" w:rsidP="005C3306">
            <w:pPr>
              <w:pStyle w:val="Paragraph0"/>
              <w:spacing w:after="60"/>
              <w:rPr>
                <w:sz w:val="22"/>
                <w:szCs w:val="22"/>
              </w:rPr>
            </w:pPr>
            <w:r w:rsidRPr="00DC422F">
              <w:rPr>
                <w:sz w:val="22"/>
                <w:szCs w:val="22"/>
              </w:rPr>
              <w:t>It is estimated that there will be ~ 432 events at the PFS final analysis (ie</w:t>
            </w:r>
            <w:r w:rsidR="00B055CF" w:rsidRPr="00DC422F">
              <w:rPr>
                <w:sz w:val="22"/>
                <w:szCs w:val="22"/>
              </w:rPr>
              <w:t>,</w:t>
            </w:r>
            <w:r w:rsidRPr="00DC422F">
              <w:rPr>
                <w:sz w:val="22"/>
                <w:szCs w:val="22"/>
              </w:rPr>
              <w:t xml:space="preserve"> </w:t>
            </w:r>
            <w:r w:rsidR="00B14903" w:rsidRPr="00DC422F">
              <w:rPr>
                <w:sz w:val="22"/>
                <w:szCs w:val="22"/>
              </w:rPr>
              <w:t>IA</w:t>
            </w:r>
            <w:r w:rsidRPr="00DC422F">
              <w:rPr>
                <w:sz w:val="22"/>
                <w:szCs w:val="22"/>
              </w:rPr>
              <w:t xml:space="preserve">2 of the study). With 432 PFS events, the study has &gt;99.9% power for detecting a </w:t>
            </w:r>
            <w:r w:rsidR="00764F0C" w:rsidRPr="00DC422F">
              <w:rPr>
                <w:sz w:val="22"/>
                <w:szCs w:val="22"/>
              </w:rPr>
              <w:t>hazard ratio</w:t>
            </w:r>
            <w:r w:rsidRPr="00DC422F">
              <w:rPr>
                <w:sz w:val="22"/>
                <w:szCs w:val="22"/>
              </w:rPr>
              <w:t xml:space="preserve"> of 0.5 at an initially assigned 0.001 (1-sided) significance level. </w:t>
            </w:r>
          </w:p>
          <w:p ns2:paraId="1D27E632" ns2:textId="6C921835" w:rsidR="00E5369D" w:rsidRPr="00DC422F" w:rsidRDefault="00284297" w:rsidP="005C3306">
            <w:pPr>
              <w:pStyle w:val="Paragraph0"/>
              <w:spacing w:after="60"/>
              <w:rPr>
                <w:iCs/>
                <w:sz w:val="22"/>
                <w:szCs w:val="22"/>
              </w:rPr>
            </w:pPr>
            <w:r w:rsidRPr="00DC422F">
              <w:rPr>
                <w:sz w:val="22"/>
                <w:szCs w:val="22"/>
              </w:rPr>
              <w:t>There will be ~ 361 deaths at the OS final analysis. With 361</w:t>
            </w:r>
            <w:r w:rsidR="00E874B6" w:rsidRPr="00DC422F">
              <w:rPr>
                <w:sz w:val="22"/>
                <w:szCs w:val="22"/>
              </w:rPr>
              <w:t> </w:t>
            </w:r>
            <w:r w:rsidRPr="00DC422F">
              <w:rPr>
                <w:sz w:val="22"/>
                <w:szCs w:val="22"/>
              </w:rPr>
              <w:t xml:space="preserve">deaths, the study has ~90.7% power for detecting a hazard ratio of 0.7 at an initially assigned 0.0215 (1-sided) significance level. </w:t>
            </w:r>
          </w:p>
        </w:tc>
      </w:tr>
    </w:tbl>
    <w:p ns2:paraId="34790725" ns2:textId="77777777" w:rsidR="00D63336" w:rsidRDefault="00D63336" w:rsidP="005B7718">
      <w:ins w:id="12753" w:author="GoldenCorpusHarness" w:date="2026-03-28T21:57:49Z">
        <w:r>
          <w:t>Details regarding specific laboratory procedures/assessments to be performed in this study are provided below. The total amount of blood/tissue to be drawn/collected over the course of the study (from prestudy to poststudy visits), including approximate blood/tissue volumes drawn/collected by visit and by sample type per participant can be found in the Procedures Manual.</w:t>
        </w:r>
      </w:ins>
    </w:p>
    <w:p ns2:paraId="55889E8A" ns2:textId="40E0472E" w:rsidR="00D80FE3" w:rsidRDefault="00D80FE3" w:rsidP="00D80FE3">
      <w:pPr>
        <w:pStyle w:val="Heading2"/>
      </w:pPr>
      <w:r>
        <w:t>Re</w:t>
      </w:r>
      <w:del w:id="12754" w:author="GoldenCorpusHarness" w:date="2026-03-28T21:57:49Z">
        <w:r>
          <w:delText>sp</w:delText>
        </w:r>
      </w:del>
      <w:ins w:id="12755" w:author="GoldenCorpusHarness" w:date="2026-03-28T21:57:49Z">
        <w:r>
          <w:t>fer to the SoA (Secti</w:t>
        </w:r>
      </w:ins>
      <w:r>
        <w:t>on</w:t>
      </w:r>
      <w:del w:id="12756" w:author="GoldenCorpusHarness" w:date="2026-03-28T21:57:49Z">
        <w:r>
          <w:delText>sibility</w:delText>
        </w:r>
      </w:del>
      <w:ins w:id="12757" w:author="GoldenCorpusHarness" w:date="2026-03-28T21:57:49Z">
        <w:r>
          <w:t xml:space="preserve"> 1.3)</w:t>
        </w:r>
      </w:ins>
      <w:r>
        <w:t xml:space="preserve"> for </w:t>
      </w:r>
      <w:del w:id="12758" w:author="GoldenCorpusHarness" w:date="2026-03-28T21:57:49Z">
        <w:r>
          <w:delText>Analyses/In-</w:delText>
        </w:r>
      </w:del>
      <w:ins w:id="12759" w:author="GoldenCorpusHarness" w:date="2026-03-28T21:57:49Z">
        <w:r>
          <w:t>t</w:t>
        </w:r>
      </w:ins>
      <w:r>
        <w:t>h</w:t>
      </w:r>
      <w:del w:id="12760" w:author="GoldenCorpusHarness" w:date="2026-03-28T21:57:49Z">
        <w:r>
          <w:delText>ous</w:delText>
        </w:r>
      </w:del>
      <w:r>
        <w:t xml:space="preserve">e </w:t>
      </w:r>
      <w:del w:id="12761" w:author="GoldenCorpusHarness" w:date="2026-03-28T21:57:49Z">
        <w:r>
          <w:delText>Bl</w:delText>
        </w:r>
      </w:del>
      <w:ins w:id="12762" w:author="GoldenCorpusHarness" w:date="2026-03-28T21:57:49Z">
        <w:r>
          <w:t>t</w:t>
        </w:r>
      </w:ins>
      <w:r>
        <w:t>i</w:t>
      </w:r>
      <w:del w:id="12763" w:author="GoldenCorpusHarness" w:date="2026-03-28T21:57:49Z">
        <w:r>
          <w:delText>nd</w:delText>
        </w:r>
      </w:del>
      <w:ins w:id="12764" w:author="GoldenCorpusHarness" w:date="2026-03-28T21:57:49Z">
        <w:r>
          <w:t>m</w:t>
        </w:r>
      </w:ins>
      <w:r>
        <w:t xml:space="preserve">ing </w:t>
      </w:r>
      <w:ins w:id="12765" w:author="GoldenCorpusHarness" w:date="2026-03-28T21:57:49Z">
        <w:r>
          <w:t>of laboratory assessments</w:t>
        </w:r>
      </w:ins>
    </w:p>
    <w:p ns2:paraId="198638D0" ns2:textId="587BFDD2" w:rsidR="008E2CA8" w:rsidRDefault="008E2CA8" w:rsidP="00C5043E">
      <w:pPr>
        <w:pStyle w:val="Paragraph0"/>
        <w:rPr>
          <w:lang w:eastAsia="zh-CN"/>
        </w:rPr>
      </w:pPr>
      <w:del w:id="12766" w:author="GoldenCorpusHarness" w:date="2026-03-28T21:57:49Z">
        <w:r>
          <w:delText>Th</w:delText>
        </w:r>
      </w:del>
      <w:ins w:id="12767" w:author="GoldenCorpusHarness" w:date="2026-03-28T21:57:49Z">
        <w:r>
          <w:t>Laboratory Saf</w:t>
        </w:r>
      </w:ins>
      <w:r>
        <w:t>e</w:t>
      </w:r>
      <w:ins w:id="12768" w:author="GoldenCorpusHarness" w:date="2026-03-28T21:57:49Z">
        <w:r>
          <w:t>ty</w:t>
        </w:r>
      </w:ins>
      <w:r>
        <w:t xml:space="preserve"> </w:t>
      </w:r>
      <w:del w:id="12769" w:author="GoldenCorpusHarness" w:date="2026-03-28T21:57:49Z">
        <w:r>
          <w:delText>st</w:delText>
        </w:r>
      </w:del>
      <w:ins w:id="12770" w:author="GoldenCorpusHarness" w:date="2026-03-28T21:57:49Z">
        <w:r>
          <w:t>Evalu</w:t>
        </w:r>
      </w:ins>
      <w:r>
        <w:t>ati</w:t>
      </w:r>
      <w:ins w:id="12771" w:author="GoldenCorpusHarness" w:date="2026-03-28T21:57:49Z">
        <w:r>
          <w:t>ons (Hematology, Chemi</w:t>
        </w:r>
      </w:ins>
      <w:r>
        <w:t>st</w:t>
      </w:r>
      <w:del w:id="12772" w:author="GoldenCorpusHarness" w:date="2026-03-28T21:57:49Z">
        <w:r>
          <w:delText>ical</w:delText>
        </w:r>
      </w:del>
      <w:ins w:id="12773" w:author="GoldenCorpusHarness" w:date="2026-03-28T21:57:49Z">
        <w:r>
          <w:t>ry</w:t>
        </w:r>
      </w:ins>
      <w:r>
        <w:t xml:space="preserve"> a</w:t>
      </w:r>
      <w:ins w:id="12774" w:author="GoldenCorpusHarness" w:date="2026-03-28T21:57:49Z">
        <w:r>
          <w:t>nd Uri</w:t>
        </w:r>
      </w:ins>
      <w:r>
        <w:t>nalysis</w:t>
      </w:r>
      <w:del w:id="12775" w:author="GoldenCorpusHarness" w:date="2026-03-28T21:57:49Z">
        <w:r>
          <w:delText xml:space="preserve"> of the data obtained from this study will be the responsibility of the Clinical Biostatistics department of the Sponsor.</w:delText>
        </w:r>
      </w:del>
      <w:ins w:id="12776" w:author="GoldenCorpusHarness" w:date="2026-03-28T21:57:49Z">
        <w:r>
          <w:t>)</w:t>
        </w:r>
      </w:ins>
    </w:p>
    <w:p ns2:paraId="0401F866" ns2:textId="19A55530" w:rsidR="00854769" w:rsidRDefault="00854769" w:rsidP="00854769">
      <w:pPr>
        <w:pStyle w:val="Paragraph0"/>
        <w:rPr>
          <w:lang w:eastAsia="zh-CN"/>
        </w:rPr>
      </w:pPr>
      <w:del w:id="12777" w:author="GoldenCorpusHarness" w:date="2026-03-28T21:57:49Z">
        <w:r>
          <w:delText>T</w:delText>
        </w:r>
      </w:del>
      <w:ins w:id="12778" w:author="GoldenCorpusHarness" w:date="2026-03-28T21:57:49Z">
        <w:r>
          <w:t xml:space="preserve">Laboratory tests for </w:t>
        </w:r>
      </w:ins>
      <w:r>
        <w:t>h</w:t>
      </w:r>
      <w:ins w:id="12779" w:author="GoldenCorpusHarness" w:date="2026-03-28T21:57:49Z">
        <w:r>
          <w:t>ematology, chem</w:t>
        </w:r>
      </w:ins>
      <w:r>
        <w:t>is</w:t>
      </w:r>
      <w:ins w:id="12780" w:author="GoldenCorpusHarness" w:date="2026-03-28T21:57:49Z">
        <w:r>
          <w:t>try,</w:t>
        </w:r>
      </w:ins>
      <w:r>
        <w:t xml:space="preserve"> </w:t>
      </w:r>
      <w:del w:id="12781" w:author="GoldenCorpusHarness" w:date="2026-03-28T21:57:49Z">
        <w:r>
          <w:delText>study will be co</w:delText>
        </w:r>
      </w:del>
      <w:ins w:id="12782" w:author="GoldenCorpusHarness" w:date="2026-03-28T21:57:49Z">
        <w:r>
          <w:t>a</w:t>
        </w:r>
      </w:ins>
      <w:r>
        <w:t>nd</w:t>
      </w:r>
      <w:del w:id="12783" w:author="GoldenCorpusHarness" w:date="2026-03-28T21:57:49Z">
        <w:r>
          <w:delText>ucted as a double-blinded study</w:delText>
        </w:r>
      </w:del>
      <w:r>
        <w:t xml:space="preserve"> u</w:t>
      </w:r>
      <w:del w:id="12784" w:author="GoldenCorpusHarness" w:date="2026-03-28T21:57:49Z">
        <w:r>
          <w:delText>nde</w:delText>
        </w:r>
      </w:del>
      <w:r>
        <w:t>r</w:t>
      </w:r>
      <w:del w:id="12785" w:author="GoldenCorpusHarness" w:date="2026-03-28T21:57:49Z">
        <w:r>
          <w:delText xml:space="preserve"> in-house blinding procedures. The official, f</w:delText>
        </w:r>
      </w:del>
      <w:r>
        <w:t>inal</w:t>
      </w:r>
      <w:ins w:id="12786" w:author="GoldenCorpusHarness" w:date="2026-03-28T21:57:49Z">
        <w:r>
          <w:t>ysis are specified in Appendix 2. Refer to Section 6.6 for required</w:t>
        </w:r>
      </w:ins>
      <w:r>
        <w:t xml:space="preserve"> d</w:t>
      </w:r>
      <w:del w:id="12787" w:author="GoldenCorpusHarness" w:date="2026-03-28T21:57:49Z">
        <w:r>
          <w:delText>ataba</w:delText>
        </w:r>
      </w:del>
      <w:ins w:id="12788" w:author="GoldenCorpusHarness" w:date="2026-03-28T21:57:49Z">
        <w:r>
          <w:t>o</w:t>
        </w:r>
      </w:ins>
      <w:r>
        <w:t xml:space="preserve">se </w:t>
      </w:r>
      <w:del w:id="12789" w:author="GoldenCorpusHarness" w:date="2026-03-28T21:57:49Z">
        <w:r>
          <w:delText>will n</w:delText>
        </w:r>
      </w:del>
      <w:ins w:id="12790" w:author="GoldenCorpusHarness" w:date="2026-03-28T21:57:49Z">
        <w:r>
          <w:t>m</w:t>
        </w:r>
      </w:ins>
      <w:r>
        <w:t>o</w:t>
      </w:r>
      <w:del w:id="12791" w:author="GoldenCorpusHarness" w:date="2026-03-28T21:57:49Z">
        <w:r>
          <w:delText>t be unblin</w:delText>
        </w:r>
      </w:del>
      <w:r>
        <w:t>d</w:t>
      </w:r>
      <w:del w:id="12792" w:author="GoldenCorpusHarness" w:date="2026-03-28T21:57:49Z">
        <w:r>
          <w:delText>ed until medical/scient</w:delText>
        </w:r>
      </w:del>
      <w:r>
        <w:t>ific</w:t>
      </w:r>
      <w:del w:id="12793" w:author="GoldenCorpusHarness" w:date="2026-03-28T21:57:49Z">
        <w:r>
          <w:delText xml:space="preserve"> review has been performed, protocol devi</w:delText>
        </w:r>
      </w:del>
      <w:r>
        <w:t xml:space="preserve">ations </w:t>
      </w:r>
      <w:del w:id="12794" w:author="GoldenCorpusHarness" w:date="2026-03-28T21:57:49Z">
        <w:r>
          <w:delText>have been identi</w:delText>
        </w:r>
      </w:del>
      <w:r>
        <w:t>f</w:t>
      </w:r>
      <w:del w:id="12795" w:author="GoldenCorpusHarness" w:date="2026-03-28T21:57:49Z">
        <w:r>
          <w:delText>ied, and</w:delText>
        </w:r>
      </w:del>
      <w:ins w:id="12796" w:author="GoldenCorpusHarness" w:date="2026-03-28T21:57:49Z">
        <w:r>
          <w:t>or</w:t>
        </w:r>
      </w:ins>
      <w:r>
        <w:t xml:space="preserve"> d</w:t>
      </w:r>
      <w:ins w:id="12797" w:author="GoldenCorpusHarness" w:date="2026-03-28T21:57:49Z">
        <w:r>
          <w:t>rug-rel</w:t>
        </w:r>
      </w:ins>
      <w:r>
        <w:t>at</w:t>
      </w:r>
      <w:del w:id="12798" w:author="GoldenCorpusHarness" w:date="2026-03-28T21:57:49Z">
        <w:r>
          <w:delText>a have been declar</w:delText>
        </w:r>
      </w:del>
      <w:r>
        <w:t xml:space="preserve">ed </w:t>
      </w:r>
      <w:del w:id="12799" w:author="GoldenCorpusHarness" w:date="2026-03-28T21:57:49Z">
        <w:r>
          <w:delText>fin</w:delText>
        </w:r>
      </w:del>
      <w:ins w:id="12800" w:author="GoldenCorpusHarness" w:date="2026-03-28T21:57:49Z">
        <w:r>
          <w:t>l</w:t>
        </w:r>
      </w:ins>
      <w:r>
        <w:t>a</w:t>
      </w:r>
      <w:del w:id="12801" w:author="GoldenCorpusHarness" w:date="2026-03-28T21:57:49Z">
        <w:r>
          <w:delText>l</w:delText>
        </w:r>
      </w:del>
      <w:ins w:id="12802" w:author="GoldenCorpusHarness" w:date="2026-03-28T21:57:49Z">
        <w:r>
          <w:t>boratory</w:t>
        </w:r>
      </w:ins>
      <w:r>
        <w:t xml:space="preserve"> </w:t>
      </w:r>
      <w:del w:id="12803" w:author="GoldenCorpusHarness" w:date="2026-03-28T21:57:49Z">
        <w:r>
          <w:delText>and complete</w:delText>
        </w:r>
      </w:del>
      <w:ins w:id="12804" w:author="GoldenCorpusHarness" w:date="2026-03-28T21:57:49Z">
        <w:r>
          <w:t>AEs</w:t>
        </w:r>
      </w:ins>
      <w:r>
        <w:t>.</w:t>
      </w:r>
    </w:p>
    <w:p ns2:paraId="4D3E38FC" ns2:textId="4A2B7380" w:rsidR="008E2CA8" w:rsidRDefault="008E2CA8" w:rsidP="00C5043E">
      <w:pPr>
        <w:pStyle w:val="Paragraph0"/>
        <w:rPr>
          <w:lang w:eastAsia="zh-CN"/>
        </w:rPr>
      </w:pPr>
      <w:del w:id="12805" w:author="GoldenCorpusHarness" w:date="2026-03-28T21:57:49Z">
        <w:r>
          <w:delText>Th</w:delText>
        </w:r>
      </w:del>
      <w:ins w:id="12806" w:author="GoldenCorpusHarness" w:date="2026-03-28T21:57:49Z">
        <w:r>
          <w:t>H</w:t>
        </w:r>
      </w:ins>
      <w:r>
        <w:t>e</w:t>
      </w:r>
      <w:del w:id="12807" w:author="GoldenCorpusHarness" w:date="2026-03-28T21:57:49Z">
        <w:r>
          <w:delText xml:space="preserve"> Sponsor will gener</w:delText>
        </w:r>
      </w:del>
      <w:ins w:id="12808" w:author="GoldenCorpusHarness" w:date="2026-03-28T21:57:49Z">
        <w:r>
          <w:t>m</w:t>
        </w:r>
      </w:ins>
      <w:r>
        <w:t>at</w:t>
      </w:r>
      <w:del w:id="12809" w:author="GoldenCorpusHarness" w:date="2026-03-28T21:57:49Z">
        <w:r>
          <w:delText>e the rand</w:delText>
        </w:r>
      </w:del>
      <w:r>
        <w:t>o</w:t>
      </w:r>
      <w:del w:id="12810" w:author="GoldenCorpusHarness" w:date="2026-03-28T21:57:49Z">
        <w:r>
          <w:delText>mized al</w:delText>
        </w:r>
      </w:del>
      <w:r>
        <w:t>lo</w:t>
      </w:r>
      <w:del w:id="12811" w:author="GoldenCorpusHarness" w:date="2026-03-28T21:57:49Z">
        <w:r>
          <w:delText>cation schedule for stud</w:delText>
        </w:r>
      </w:del>
      <w:ins w:id="12812" w:author="GoldenCorpusHarness" w:date="2026-03-28T21:57:49Z">
        <w:r>
          <w:t>g</w:t>
        </w:r>
      </w:ins>
      <w:r>
        <w:t>y</w:t>
      </w:r>
      <w:del w:id="12813" w:author="GoldenCorpusHarness" w:date="2026-03-28T21:57:49Z">
        <w:r>
          <w:delText xml:space="preserve"> treatment assignment for this protocol</w:delText>
        </w:r>
      </w:del>
      <w:r>
        <w:t xml:space="preserve"> and </w:t>
      </w:r>
      <w:del w:id="12814" w:author="GoldenCorpusHarness" w:date="2026-03-28T21:57:49Z">
        <w:r>
          <w:delText>t</w:delText>
        </w:r>
      </w:del>
      <w:ins w:id="12815" w:author="GoldenCorpusHarness" w:date="2026-03-28T21:57:49Z">
        <w:r>
          <w:t>Clinical C</w:t>
        </w:r>
      </w:ins>
      <w:r>
        <w:t>he</w:t>
      </w:r>
      <w:del w:id="12816" w:author="GoldenCorpusHarness" w:date="2026-03-28T21:57:49Z">
        <w:r>
          <w:delText xml:space="preserve"> rando</w:delText>
        </w:r>
      </w:del>
      <w:r>
        <w:t>mi</w:t>
      </w:r>
      <w:del w:id="12817" w:author="GoldenCorpusHarness" w:date="2026-03-28T21:57:49Z">
        <w:r>
          <w:delText>za</w:delText>
        </w:r>
      </w:del>
      <w:ins w:id="12818" w:author="GoldenCorpusHarness" w:date="2026-03-28T21:57:49Z">
        <w:r>
          <w:t>s</w:t>
        </w:r>
      </w:ins>
      <w:r>
        <w:t>t</w:t>
      </w:r>
      <w:del w:id="12819" w:author="GoldenCorpusHarness" w:date="2026-03-28T21:57:49Z">
        <w:r>
          <w:delText>ion will be implemented in IVRS/IWRS.</w:delText>
        </w:r>
      </w:del>
      <w:ins w:id="12820" w:author="GoldenCorpusHarness" w:date="2026-03-28T21:57:49Z">
        <w:r>
          <w:t>ry</w:t>
        </w:r>
      </w:ins>
    </w:p>
    <w:p ns2:paraId="3742992F" ns2:textId="1983AE05" w:rsidR="00B25A09" w:rsidRDefault="005C3E8A" w:rsidP="00C5043E">
      <w:pPr>
        <w:pStyle w:val="Paragraph0"/>
      </w:pPr>
      <w:del w:id="12821" w:author="GoldenCorpusHarness" w:date="2026-03-28T21:57:49Z">
        <w:r>
          <w:delText>The in</w:delText>
        </w:r>
      </w:del>
      <w:ins w:id="12822" w:author="GoldenCorpusHarness" w:date="2026-03-28T21:57:49Z">
        <w:r>
          <w:t>Hematology (CBC with differential) and clinical chemistry will be performed within 7 days before the first dose of study inter</w:t>
        </w:r>
      </w:ins>
      <w:r>
        <w:t>ve</w:t>
      </w:r>
      <w:del w:id="12823" w:author="GoldenCorpusHarness" w:date="2026-03-28T21:57:49Z">
        <w:r>
          <w:delText>stigator and the study team at the</w:delText>
        </w:r>
      </w:del>
      <w:ins w:id="12824" w:author="GoldenCorpusHarness" w:date="2026-03-28T21:57:49Z">
        <w:r>
          <w:t>ntion. Results from</w:t>
        </w:r>
      </w:ins>
      <w:r>
        <w:t xml:space="preserve"> S</w:t>
      </w:r>
      <w:del w:id="12825" w:author="GoldenCorpusHarness" w:date="2026-03-28T21:57:49Z">
        <w:r>
          <w:delText>ponsor consisting of clinical, statistical, statistical programming and data management personnel will be blinded to participant-l</w:delText>
        </w:r>
      </w:del>
      <w:ins w:id="12826" w:author="GoldenCorpusHarness" w:date="2026-03-28T21:57:49Z">
        <w:r>
          <w:t>creening laboratory tests must be r</w:t>
        </w:r>
      </w:ins>
      <w:r>
        <w:t>ev</w:t>
      </w:r>
      <w:del w:id="12827" w:author="GoldenCorpusHarness" w:date="2026-03-28T21:57:49Z">
        <w:r>
          <w:delText>el P</w:delText>
        </w:r>
      </w:del>
      <w:ins w:id="12828" w:author="GoldenCorpusHarness" w:date="2026-03-28T21:57:49Z">
        <w:r>
          <w:t>iewed before randomization to confirm eligibility. Labs obtained and reviewed on C1</w:t>
        </w:r>
      </w:ins>
      <w:r>
        <w:t>D</w:t>
      </w:r>
      <w:del w:id="12829" w:author="GoldenCorpusHarness" w:date="2026-03-28T21:57:49Z">
        <w:r>
          <w:delText>-L</w:delText>
        </w:r>
      </w:del>
      <w:r>
        <w:t>1 b</w:t>
      </w:r>
      <w:del w:id="12830" w:author="GoldenCorpusHarness" w:date="2026-03-28T21:57:49Z">
        <w:r>
          <w:delText>iomarker score</w:delText>
        </w:r>
      </w:del>
      <w:ins w:id="12831" w:author="GoldenCorpusHarness" w:date="2026-03-28T21:57:49Z">
        <w:r>
          <w:t>efore randomization may also be used as the screening value to determine eligibility</w:t>
        </w:r>
      </w:ins>
      <w:r>
        <w:t>.</w:t>
      </w:r>
      <w:del w:id="12832" w:author="GoldenCorpusHarness" w:date="2026-03-28T21:57:49Z">
        <w:r>
          <w:delText xml:space="preserve"> An unblinded Sponsor statistician and unblinded Sponsor statistical programmer will have access to the participant-level PD-L1 results for the purpose of data review and will have no other responsibilities associated with the study. A summary of PDL1 biomarker prevalence may be provided to the study team at the Sponsor by the unblinded Sponsor statistician. In addition, the independent radiologist(s) will perform the central imaging review without knowledge of treatment group assignment.  </w:delText>
        </w:r>
      </w:del>
    </w:p>
    <w:p ns2:paraId="4930AD06" ns2:textId="001D5E71" w:rsidR="00FB38AF" w:rsidRDefault="005C3E8A" w:rsidP="00C5043E">
      <w:pPr>
        <w:pStyle w:val="Paragraph0"/>
        <w:rPr>
          <w:rFonts w:eastAsiaTheme="minorHAnsi"/>
          <w:lang w:eastAsia="zh-CN"/>
        </w:rPr>
      </w:pPr>
      <w:del w:id="12833" w:author="GoldenCorpusHarness" w:date="2026-03-28T21:57:49Z">
        <w:r>
          <w:delText>B</w:delText>
        </w:r>
      </w:del>
      <w:ins w:id="12834" w:author="GoldenCorpusHarness" w:date="2026-03-28T21:57:49Z">
        <w:r>
          <w:t>In subsequent cycles, hematology and c</w:t>
        </w:r>
      </w:ins>
      <w:r>
        <w:t>lin</w:t>
      </w:r>
      <w:ins w:id="12835" w:author="GoldenCorpusHarness" w:date="2026-03-28T21:57:49Z">
        <w:r>
          <w:t>ical chemistry will be performe</w:t>
        </w:r>
      </w:ins>
      <w:r>
        <w:t>d</w:t>
      </w:r>
      <w:ins w:id="12836" w:author="GoldenCorpusHarness" w:date="2026-03-28T21:57:49Z">
        <w:r>
          <w:t xml:space="preserve"> within 3 days before dos</w:t>
        </w:r>
      </w:ins>
      <w:r>
        <w:t>ing</w:t>
      </w:r>
      <w:ins w:id="12837" w:author="GoldenCorpusHarness" w:date="2026-03-28T21:57:49Z">
        <w:r>
          <w:t>,</w:t>
        </w:r>
      </w:ins>
      <w:r>
        <w:t xml:space="preserve"> </w:t>
      </w:r>
      <w:del w:id="12838" w:author="GoldenCorpusHarness" w:date="2026-03-28T21:57:49Z">
        <w:r>
          <w:delText>issues</w:delText>
        </w:r>
      </w:del>
      <w:ins w:id="12839" w:author="GoldenCorpusHarness" w:date="2026-03-28T21:57:49Z">
        <w:r>
          <w:t>and</w:t>
        </w:r>
      </w:ins>
      <w:r>
        <w:t xml:space="preserve"> re</w:t>
      </w:r>
      <w:ins w:id="12840" w:author="GoldenCorpusHarness" w:date="2026-03-28T21:57:49Z">
        <w:r>
          <w:t>su</w:t>
        </w:r>
      </w:ins>
      <w:r>
        <w:t>l</w:t>
      </w:r>
      <w:del w:id="12841" w:author="GoldenCorpusHarness" w:date="2026-03-28T21:57:49Z">
        <w:r>
          <w:delText>a</w:delText>
        </w:r>
      </w:del>
      <w:r>
        <w:t>t</w:t>
      </w:r>
      <w:ins w:id="12842" w:author="GoldenCorpusHarness" w:date="2026-03-28T21:57:49Z">
        <w:r>
          <w:t>s must be review</w:t>
        </w:r>
      </w:ins>
      <w:r>
        <w:t xml:space="preserve">ed </w:t>
      </w:r>
      <w:del w:id="12843" w:author="GoldenCorpusHarness" w:date="2026-03-28T21:57:49Z">
        <w:r>
          <w:delText>t</w:delText>
        </w:r>
      </w:del>
      <w:ins w:id="12844" w:author="GoldenCorpusHarness" w:date="2026-03-28T21:57:49Z">
        <w:r>
          <w:t>bef</w:t>
        </w:r>
      </w:ins>
      <w:r>
        <w:t>o</w:t>
      </w:r>
      <w:del w:id="12845" w:author="GoldenCorpusHarness" w:date="2026-03-28T21:57:49Z">
        <w:r>
          <w:delText xml:space="preserve"> th</w:delText>
        </w:r>
      </w:del>
      <w:ins w:id="12846" w:author="GoldenCorpusHarness" w:date="2026-03-28T21:57:49Z">
        <w:r>
          <w:t>r</w:t>
        </w:r>
      </w:ins>
      <w:r>
        <w:t xml:space="preserve">e </w:t>
      </w:r>
      <w:del w:id="12847" w:author="GoldenCorpusHarness" w:date="2026-03-28T21:57:49Z">
        <w:r>
          <w:delText>pl</w:delText>
        </w:r>
      </w:del>
      <w:r>
        <w:t>a</w:t>
      </w:r>
      <w:ins w:id="12848" w:author="GoldenCorpusHarness" w:date="2026-03-28T21:57:49Z">
        <w:r>
          <w:t>dmi</w:t>
        </w:r>
      </w:ins>
      <w:r>
        <w:t>n</w:t>
      </w:r>
      <w:ins w:id="12849" w:author="GoldenCorpusHarness" w:date="2026-03-28T21:57:49Z">
        <w:r>
          <w:t>istratio</w:t>
        </w:r>
      </w:ins>
      <w:r>
        <w:t>n</w:t>
      </w:r>
      <w:del w:id="12850" w:author="GoldenCorpusHarness" w:date="2026-03-28T21:57:49Z">
        <w:r>
          <w:delText>e</w:delText>
        </w:r>
      </w:del>
      <w:ins w:id="12851" w:author="GoldenCorpusHarness" w:date="2026-03-28T21:57:49Z">
        <w:r>
          <w:t xml:space="preserve"> of stu</w:t>
        </w:r>
      </w:ins>
      <w:r>
        <w:t>d</w:t>
      </w:r>
      <w:ins w:id="12852" w:author="GoldenCorpusHarness" w:date="2026-03-28T21:57:49Z">
        <w:r>
          <w:t>y</w:t>
        </w:r>
      </w:ins>
      <w:r>
        <w:t xml:space="preserve"> inter</w:t>
      </w:r>
      <w:del w:id="12853" w:author="GoldenCorpusHarness" w:date="2026-03-28T21:57:49Z">
        <w:r>
          <w:delText>im a</w:delText>
        </w:r>
      </w:del>
      <w:ins w:id="12854" w:author="GoldenCorpusHarness" w:date="2026-03-28T21:57:49Z">
        <w:r>
          <w:t>ve</w:t>
        </w:r>
      </w:ins>
      <w:r>
        <w:t>n</w:t>
      </w:r>
      <w:del w:id="12855" w:author="GoldenCorpusHarness" w:date="2026-03-28T21:57:49Z">
        <w:r>
          <w:delText>alyses are described in Sec</w:delText>
        </w:r>
      </w:del>
      <w:r>
        <w:t>tion</w:t>
      </w:r>
      <w:del w:id="12856" w:author="GoldenCorpusHarness" w:date="2026-03-28T21:57:49Z">
        <w:r>
          <w:delText xml:space="preserve"> 9</w:delText>
        </w:r>
      </w:del>
      <w:r>
        <w:t>.</w:t>
      </w:r>
      <w:del w:id="12857" w:author="GoldenCorpusHarness" w:date="2026-03-28T21:57:49Z">
        <w:r>
          <w:delText xml:space="preserve">7.  </w:delText>
        </w:r>
      </w:del>
    </w:p>
    <w:p ns2:paraId="56ECBFC9" ns2:textId="77178281" w:rsidR="00D80FE3" w:rsidRDefault="00D80FE3" w:rsidP="00D80FE3">
      <w:pPr>
        <w:pStyle w:val="Heading2"/>
      </w:pPr>
      <w:del w:id="12858" w:author="GoldenCorpusHarness" w:date="2026-03-28T21:57:49Z">
        <w:r>
          <w:delText>Hypotheses/Esti</w:delText>
        </w:r>
      </w:del>
      <w:ins w:id="12859" w:author="GoldenCorpusHarness" w:date="2026-03-28T21:57:49Z">
        <w:r>
          <w:t>For sites not able to test lipase locally, lipase testing will be perfor</w:t>
        </w:r>
      </w:ins>
      <w:r>
        <w:t>m</w:t>
      </w:r>
      <w:del w:id="12860" w:author="GoldenCorpusHarness" w:date="2026-03-28T21:57:49Z">
        <w:r>
          <w:delText xml:space="preserve">ation </w:delText>
        </w:r>
      </w:del>
      <w:ins w:id="12861" w:author="GoldenCorpusHarness" w:date="2026-03-28T21:57:49Z">
        <w:r>
          <w:t>ed using central laboratory and within 3 days of each subsequent cycle. Participants may be dosed while lipase test results are pending, however the results must be reviewed by the investigator when available.</w:t>
        </w:r>
      </w:ins>
    </w:p>
    <w:p ns2:paraId="566C672D" ns2:textId="37668117" w:rsidR="008E2CA8" w:rsidRPr="004F1B58" w:rsidRDefault="008E2CA8" w:rsidP="00FB06F1">
      <w:pPr>
        <w:pStyle w:val="Paragraph0"/>
        <w:rPr>
          <w:lang w:bidi="th-TH"/>
        </w:rPr>
      </w:pPr>
      <w:del w:id="12862" w:author="GoldenCorpusHarness" w:date="2026-03-28T21:57:49Z">
        <w:r>
          <w:delText>Obj</w:delText>
        </w:r>
      </w:del>
      <w:ins w:id="12863" w:author="GoldenCorpusHarness" w:date="2026-03-28T21:57:49Z">
        <w:r>
          <w:t>Urin</w:t>
        </w:r>
      </w:ins>
      <w:r>
        <w:t>e</w:t>
      </w:r>
      <w:del w:id="12864" w:author="GoldenCorpusHarness" w:date="2026-03-28T21:57:49Z">
        <w:r>
          <w:delText>c</w:delText>
        </w:r>
      </w:del>
      <w:ins w:id="12865" w:author="GoldenCorpusHarness" w:date="2026-03-28T21:57:49Z">
        <w:r>
          <w:t xml:space="preserve"> Dips</w:t>
        </w:r>
      </w:ins>
      <w:r>
        <w:t>ti</w:t>
      </w:r>
      <w:del w:id="12866" w:author="GoldenCorpusHarness" w:date="2026-03-28T21:57:49Z">
        <w:r>
          <w:delText>v</w:delText>
        </w:r>
      </w:del>
      <w:ins w:id="12867" w:author="GoldenCorpusHarness" w:date="2026-03-28T21:57:49Z">
        <w:r>
          <w:t>ck T</w:t>
        </w:r>
      </w:ins>
      <w:r>
        <w:t>es</w:t>
      </w:r>
      <w:del w:id="12868" w:author="GoldenCorpusHarness" w:date="2026-03-28T21:57:49Z">
        <w:r>
          <w:delText xml:space="preserve"> and hypo</w:delText>
        </w:r>
      </w:del>
      <w:r>
        <w:t>t</w:t>
      </w:r>
      <w:del w:id="12869" w:author="GoldenCorpusHarness" w:date="2026-03-28T21:57:49Z">
        <w:r>
          <w:delText xml:space="preserve">heses of the study are stated </w:delText>
        </w:r>
      </w:del>
      <w:r>
        <w:t>in</w:t>
      </w:r>
      <w:del w:id="12870" w:author="GoldenCorpusHarness" w:date="2026-03-28T21:57:49Z">
        <w:r>
          <w:delText xml:space="preserve"> Section 3.0 – Hypotheses, Objectives and Endpo</w:delText>
        </w:r>
      </w:del>
      <w:ins w:id="12871" w:author="GoldenCorpusHarness" w:date="2026-03-28T21:57:49Z">
        <w:r>
          <w:t>g/Ur</w:t>
        </w:r>
      </w:ins>
      <w:r>
        <w:t>in</w:t>
      </w:r>
      <w:del w:id="12872" w:author="GoldenCorpusHarness" w:date="2026-03-28T21:57:49Z">
        <w:r>
          <w:delText>t</w:delText>
        </w:r>
      </w:del>
      <w:ins w:id="12873" w:author="GoldenCorpusHarness" w:date="2026-03-28T21:57:49Z">
        <w:r>
          <w:t>aly</w:t>
        </w:r>
      </w:ins>
      <w:r>
        <w:t>s</w:t>
      </w:r>
      <w:del w:id="12874" w:author="GoldenCorpusHarness" w:date="2026-03-28T21:57:49Z">
        <w:r>
          <w:delText>.</w:delText>
        </w:r>
      </w:del>
      <w:ins w:id="12875" w:author="GoldenCorpusHarness" w:date="2026-03-28T21:57:49Z">
        <w:r>
          <w:t>is</w:t>
        </w:r>
      </w:ins>
    </w:p>
    <w:p ns2:paraId="63AFE1E7" ns2:textId="111FA567" w:rsidR="00D80FE3" w:rsidRDefault="00D80FE3" w:rsidP="00D80FE3">
      <w:pPr>
        <w:pStyle w:val="Heading2"/>
      </w:pPr>
      <w:del w:id="12876" w:author="GoldenCorpusHarness" w:date="2026-03-28T21:57:49Z">
        <w:r>
          <w:delText>A</w:delText>
        </w:r>
      </w:del>
      <w:ins w:id="12877" w:author="GoldenCorpusHarness" w:date="2026-03-28T21:57:49Z">
        <w:r>
          <w:t>Urine dipstick testing and uri</w:t>
        </w:r>
      </w:ins>
      <w:r>
        <w:t xml:space="preserve">nalysis </w:t>
      </w:r>
      <w:del w:id="12878" w:author="GoldenCorpusHarness" w:date="2026-03-28T21:57:49Z">
        <w:r>
          <w:delText>E</w:delText>
        </w:r>
      </w:del>
      <w:ins w:id="12879" w:author="GoldenCorpusHarness" w:date="2026-03-28T21:57:49Z">
        <w:r>
          <w:t>will be performed locally withi</w:t>
        </w:r>
      </w:ins>
      <w:r>
        <w:t>n</w:t>
      </w:r>
      <w:ins w:id="12880" w:author="GoldenCorpusHarness" w:date="2026-03-28T21:57:49Z">
        <w:r>
          <w:t xml:space="preserve"> 7 </w:t>
        </w:r>
      </w:ins>
      <w:r>
        <w:t>d</w:t>
      </w:r>
      <w:del w:id="12881" w:author="GoldenCorpusHarness" w:date="2026-03-28T21:57:49Z">
        <w:r>
          <w:delText>p</w:delText>
        </w:r>
      </w:del>
      <w:ins w:id="12882" w:author="GoldenCorpusHarness" w:date="2026-03-28T21:57:49Z">
        <w:r>
          <w:t>ays bef</w:t>
        </w:r>
      </w:ins>
      <w:r>
        <w:t>o</w:t>
      </w:r>
      <w:ins w:id="12883" w:author="GoldenCorpusHarness" w:date="2026-03-28T21:57:49Z">
        <w:r>
          <w:t xml:space="preserve">re the start of study </w:t>
        </w:r>
      </w:ins>
      <w:r>
        <w:t>int</w:t>
      </w:r>
      <w:ins w:id="12884" w:author="GoldenCorpusHarness" w:date="2026-03-28T21:57:49Z">
        <w:r>
          <w:t>ervention. Result</w:t>
        </w:r>
      </w:ins>
      <w:r>
        <w:t xml:space="preserve">s </w:t>
      </w:r>
      <w:ins w:id="12885" w:author="GoldenCorpusHarness" w:date="2026-03-28T21:57:49Z">
        <w:r>
          <w:t>must be reviewed before randomization to confirm eligibility.</w:t>
        </w:r>
      </w:ins>
    </w:p>
    <w:p ns2:paraId="359A1AD6" ns2:textId="6970DB48" w:rsidR="00FB38AF" w:rsidRDefault="00C372C0" w:rsidP="00C5043E">
      <w:pPr>
        <w:pStyle w:val="Paragraph0"/>
      </w:pPr>
      <w:del w:id="12886" w:author="GoldenCorpusHarness" w:date="2026-03-28T21:57:49Z">
        <w:r>
          <w:delText>Effi</w:delText>
        </w:r>
      </w:del>
      <w:ins w:id="12887" w:author="GoldenCorpusHarness" w:date="2026-03-28T21:57:49Z">
        <w:r>
          <w:t>Urinalysis obtained and reviewed on C1D1 before randomization may also be used as the s</w:t>
        </w:r>
      </w:ins>
      <w:r>
        <w:t>c</w:t>
      </w:r>
      <w:del w:id="12888" w:author="GoldenCorpusHarness" w:date="2026-03-28T21:57:49Z">
        <w:r>
          <w:delText>a</w:delText>
        </w:r>
      </w:del>
      <w:ins w:id="12889" w:author="GoldenCorpusHarness" w:date="2026-03-28T21:57:49Z">
        <w:r>
          <w:t xml:space="preserve">reening value to determine eligibility. If 24-hour urine </w:t>
        </w:r>
      </w:ins>
      <w:r>
        <w:t>c</w:t>
      </w:r>
      <w:del w:id="12890" w:author="GoldenCorpusHarness" w:date="2026-03-28T21:57:49Z">
        <w:r>
          <w:delText>y and safety endpoints that will be evaluated are listed below</w:delText>
        </w:r>
      </w:del>
      <w:ins w:id="12891" w:author="GoldenCorpusHarness" w:date="2026-03-28T21:57:49Z">
        <w:r>
          <w:t>ollection for quantitative assessment of proteinuria is required, randomization and C1D1 is postponed to after proteinuria result is available</w:t>
        </w:r>
      </w:ins>
      <w:r>
        <w:t>.</w:t>
      </w:r>
    </w:p>
    <w:p ns2:paraId="47A64460" ns2:textId="70F183CC" w:rsidR="00ED0621" w:rsidRDefault="00ED0621" w:rsidP="005B7718">
      <w:pPr>
        <w:pStyle w:val="Heading3"/>
      </w:pPr>
      <w:del w:id="12892" w:author="GoldenCorpusHarness" w:date="2026-03-28T21:57:49Z">
        <w:r>
          <w:delText>Efficacy Endpoints</w:delText>
        </w:r>
      </w:del>
      <w:ins w:id="12893" w:author="GoldenCorpusHarness" w:date="2026-03-28T21:57:49Z">
        <w:r>
          <w:t xml:space="preserve">After Screening, urine dipstick testing will be performed within 3 days before Day 1 of every cycle while participants are taking lenvatinib/placebo. Refer to Section 6.6.2.2 for additional testing and monitoring requirements if proteinuria is detected. </w:t>
        </w:r>
      </w:ins>
    </w:p>
    <w:p ns2:paraId="3C109586" ns2:textId="77777777" w:rsidR="00ED0621" w:rsidRPr="00FB06F1" w:rsidRDefault="00ED0621" w:rsidP="00FB06F1">
      <w:pPr>
        <w:pStyle w:val="Paragraph0"/>
        <w:rPr>
          <w:b/>
          <w:u w:val="single"/>
        </w:rPr>
      </w:pPr>
      <w:del w:id="12894" w:author="GoldenCorpusHarness" w:date="2026-03-28T21:57:49Z">
        <w:r>
          <w:delText>Primary</w:delText>
        </w:r>
      </w:del>
      <w:ins w:id="12895" w:author="GoldenCorpusHarness" w:date="2026-03-28T21:57:49Z">
        <w:r>
          <w:t>Urinalysis will be performed for all participants according to the SoA. For cycles where urinalysis is required, urinalysis will be performed within 3 days before dosing, and results must be reviewed before administration of study intervention.</w:t>
        </w:r>
      </w:ins>
    </w:p>
    <w:p ns2:paraId="09221219" ns2:textId="3B2E226F" w:rsidR="000060BA" w:rsidRPr="0049217F" w:rsidRDefault="000060BA" w:rsidP="009B6EAD">
      <w:pPr>
        <w:pStyle w:val="Paragraph0"/>
        <w:numPr>
          <w:ilvl w:val="0"/>
          <w:numId w:val="38"/>
        </w:numPr>
        <w:ind w:left="360"/>
      </w:pPr>
      <w:del w:id="12896" w:author="GoldenCorpusHarness" w:date="2026-03-28T21:57:49Z">
        <w:r>
          <w:delText>Obje</w:delText>
        </w:r>
      </w:del>
      <w:ins w:id="12897" w:author="GoldenCorpusHarness" w:date="2026-03-28T21:57:49Z">
        <w:r>
          <w:t>Thyroid Fun</w:t>
        </w:r>
      </w:ins>
      <w:r>
        <w:t>cti</w:t>
      </w:r>
      <w:del w:id="12898" w:author="GoldenCorpusHarness" w:date="2026-03-28T21:57:49Z">
        <w:r>
          <w:delText>ve</w:delText>
        </w:r>
      </w:del>
      <w:ins w:id="12899" w:author="GoldenCorpusHarness" w:date="2026-03-28T21:57:49Z">
        <w:r>
          <w:t>on</w:t>
        </w:r>
      </w:ins>
      <w:r>
        <w:t xml:space="preserve"> </w:t>
      </w:r>
      <w:del w:id="12900" w:author="GoldenCorpusHarness" w:date="2026-03-28T21:57:49Z">
        <w:r>
          <w:delText>R</w:delText>
        </w:r>
      </w:del>
      <w:ins w:id="12901" w:author="GoldenCorpusHarness" w:date="2026-03-28T21:57:49Z">
        <w:r>
          <w:t>T</w:t>
        </w:r>
      </w:ins>
      <w:r>
        <w:t>es</w:t>
      </w:r>
      <w:del w:id="12902" w:author="GoldenCorpusHarness" w:date="2026-03-28T21:57:49Z">
        <w:r>
          <w:delText>po</w:delText>
        </w:r>
      </w:del>
      <w:ins w:id="12903" w:author="GoldenCorpusHarness" w:date="2026-03-28T21:57:49Z">
        <w:r>
          <w:t>ti</w:t>
        </w:r>
      </w:ins>
      <w:r>
        <w:t>n</w:t>
      </w:r>
      <w:del w:id="12904" w:author="GoldenCorpusHarness" w:date="2026-03-28T21:57:49Z">
        <w:r>
          <w:delText>se Rate</w:delText>
        </w:r>
      </w:del>
      <w:ins w:id="12905" w:author="GoldenCorpusHarness" w:date="2026-03-28T21:57:49Z">
        <w:r>
          <w:t>g</w:t>
        </w:r>
      </w:ins>
    </w:p>
    <w:p ns2:paraId="7B1CEE51" ns2:textId="77777777" w:rsidR="000060BA" w:rsidRDefault="000060BA" w:rsidP="000060BA">
      <w:pPr>
        <w:pStyle w:val="Paragraph0"/>
      </w:pPr>
      <w:r>
        <w:t xml:space="preserve">The </w:t>
      </w:r>
      <w:del w:id="12906" w:author="GoldenCorpusHarness" w:date="2026-03-28T21:57:49Z">
        <w:r>
          <w:delText xml:space="preserve">ORR is defined as the </w:delText>
        </w:r>
      </w:del>
      <w:ins w:id="12907" w:author="GoldenCorpusHarness" w:date="2026-03-28T21:57:49Z">
        <w:r>
          <w:t>screening blood sam</w:t>
        </w:r>
      </w:ins>
      <w:r>
        <w:t>p</w:t>
      </w:r>
      <w:del w:id="12908" w:author="GoldenCorpusHarness" w:date="2026-03-28T21:57:49Z">
        <w:r>
          <w:delText>er</w:delText>
        </w:r>
      </w:del>
      <w:ins w:id="12909" w:author="GoldenCorpusHarness" w:date="2026-03-28T21:57:49Z">
        <w:r>
          <w:t>le for thyroid fun</w:t>
        </w:r>
      </w:ins>
      <w:r>
        <w:t>c</w:t>
      </w:r>
      <w:del w:id="12910" w:author="GoldenCorpusHarness" w:date="2026-03-28T21:57:49Z">
        <w:r>
          <w:delText>entage of parti</w:delText>
        </w:r>
      </w:del>
      <w:ins w:id="12911" w:author="GoldenCorpusHarness" w:date="2026-03-28T21:57:49Z">
        <w:r>
          <w:t>tion testing will be obtained within 7 days before the first dose of study intervention. Labs obtained and reviewed on C1D1 before randomization may also be used as the s</w:t>
        </w:r>
      </w:ins>
      <w:r>
        <w:t>c</w:t>
      </w:r>
      <w:del w:id="12912" w:author="GoldenCorpusHarness" w:date="2026-03-28T21:57:49Z">
        <w:r>
          <w:delText>ipants who achie</w:delText>
        </w:r>
      </w:del>
      <w:ins w:id="12913" w:author="GoldenCorpusHarness" w:date="2026-03-28T21:57:49Z">
        <w:r>
          <w:t xml:space="preserve">reening </w:t>
        </w:r>
      </w:ins>
      <w:r>
        <w:t>v</w:t>
      </w:r>
      <w:del w:id="12914" w:author="GoldenCorpusHarness" w:date="2026-03-28T21:57:49Z">
        <w:r>
          <w:delText>e a confirmed complete response or partial response per RECIST 1</w:delText>
        </w:r>
      </w:del>
      <w:ins w:id="12915" w:author="GoldenCorpusHarness" w:date="2026-03-28T21:57:49Z">
        <w:r>
          <w:t>alue to determine eligibility</w:t>
        </w:r>
      </w:ins>
      <w:r>
        <w:t>.</w:t>
      </w:r>
      <w:del w:id="12916" w:author="GoldenCorpusHarness" w:date="2026-03-28T21:57:49Z">
        <w:r>
          <w:delText>1 as assessed by BICR.</w:delText>
        </w:r>
      </w:del>
    </w:p>
    <w:p ns2:paraId="7E6B8110" ns2:textId="332469DE" w:rsidR="00ED0621" w:rsidRPr="0049217F" w:rsidRDefault="00ED0621" w:rsidP="009B6EAD">
      <w:pPr>
        <w:pStyle w:val="Paragraph0"/>
        <w:numPr>
          <w:ilvl w:val="0"/>
          <w:numId w:val="38"/>
        </w:numPr>
        <w:ind w:left="360"/>
      </w:pPr>
      <w:ins w:id="12917" w:author="GoldenCorpusHarness" w:date="2026-03-28T21:57:49Z">
        <w:r>
          <w:t xml:space="preserve">Thyroid function testing will be performed within 3 days of each subsequent cycle. </w:t>
        </w:r>
      </w:ins>
      <w:r>
        <w:t>P</w:t>
      </w:r>
      <w:del w:id="12918" w:author="GoldenCorpusHarness" w:date="2026-03-28T21:57:49Z">
        <w:r>
          <w:delText>ro</w:delText>
        </w:r>
      </w:del>
      <w:ins w:id="12919" w:author="GoldenCorpusHarness" w:date="2026-03-28T21:57:49Z">
        <w:r>
          <w:t>articipants may be dosed while thyroid function test results are pendin</w:t>
        </w:r>
      </w:ins>
      <w:r>
        <w:t>g</w:t>
      </w:r>
      <w:del w:id="12920" w:author="GoldenCorpusHarness" w:date="2026-03-28T21:57:49Z">
        <w:r>
          <w:delText xml:space="preserve">ression-free Survival </w:delText>
        </w:r>
      </w:del>
      <w:ins w:id="12921" w:author="GoldenCorpusHarness" w:date="2026-03-28T21:57:49Z">
        <w:r>
          <w:t>, however the results must be reviewed by the investigator when available.</w:t>
        </w:r>
      </w:ins>
    </w:p>
    <w:p ns2:paraId="7D434CE7" ns2:textId="014B6369" w:rsidR="00ED0621" w:rsidRPr="00C5043E" w:rsidRDefault="00ED0621" w:rsidP="00C5043E">
      <w:pPr>
        <w:pStyle w:val="Paragraph0"/>
      </w:pPr>
      <w:r>
        <w:t>P</w:t>
      </w:r>
      <w:del w:id="12922" w:author="GoldenCorpusHarness" w:date="2026-03-28T21:57:49Z">
        <w:r>
          <w:delText>FS is d</w:delText>
        </w:r>
      </w:del>
      <w:ins w:id="12923" w:author="GoldenCorpusHarness" w:date="2026-03-28T21:57:49Z">
        <w:r>
          <w:t>r</w:t>
        </w:r>
      </w:ins>
      <w:r>
        <w:t>e</w:t>
      </w:r>
      <w:del w:id="12924" w:author="GoldenCorpusHarness" w:date="2026-03-28T21:57:49Z">
        <w:r>
          <w:delText>fi</w:delText>
        </w:r>
      </w:del>
      <w:ins w:id="12925" w:author="GoldenCorpusHarness" w:date="2026-03-28T21:57:49Z">
        <w:r>
          <w:t>g</w:t>
        </w:r>
      </w:ins>
      <w:r>
        <w:t>n</w:t>
      </w:r>
      <w:del w:id="12926" w:author="GoldenCorpusHarness" w:date="2026-03-28T21:57:49Z">
        <w:r>
          <w:delText>ed as the time from r</w:delText>
        </w:r>
      </w:del>
      <w:r>
        <w:t>an</w:t>
      </w:r>
      <w:del w:id="12927" w:author="GoldenCorpusHarness" w:date="2026-03-28T21:57:49Z">
        <w:r>
          <w:delText>domization to the first do</w:delText>
        </w:r>
      </w:del>
      <w:r>
        <w:t>c</w:t>
      </w:r>
      <w:del w:id="12928" w:author="GoldenCorpusHarness" w:date="2026-03-28T21:57:49Z">
        <w:r>
          <w:delText>umented disease progression per RECIST 1.1 b</w:delText>
        </w:r>
      </w:del>
      <w:r>
        <w:t xml:space="preserve">y </w:t>
      </w:r>
      <w:del w:id="12929" w:author="GoldenCorpusHarness" w:date="2026-03-28T21:57:49Z">
        <w:r>
          <w:delText>BICR or d</w:delText>
        </w:r>
      </w:del>
      <w:ins w:id="12930" w:author="GoldenCorpusHarness" w:date="2026-03-28T21:57:49Z">
        <w:r>
          <w:t>T</w:t>
        </w:r>
      </w:ins>
      <w:r>
        <w:t>e</w:t>
      </w:r>
      <w:del w:id="12931" w:author="GoldenCorpusHarness" w:date="2026-03-28T21:57:49Z">
        <w:r>
          <w:delText>ath due to any cause, whichever occurs first. See Section 9.6.1 – Stati</w:delText>
        </w:r>
      </w:del>
      <w:r>
        <w:t>sti</w:t>
      </w:r>
      <w:del w:id="12932" w:author="GoldenCorpusHarness" w:date="2026-03-28T21:57:49Z">
        <w:r>
          <w:delText>cal Methods for Efficacy Analyses for definition of censori</w:delText>
        </w:r>
      </w:del>
      <w:r>
        <w:t>ng</w:t>
      </w:r>
      <w:del w:id="12933" w:author="GoldenCorpusHarness" w:date="2026-03-28T21:57:49Z">
        <w:r>
          <w:delText>.</w:delText>
        </w:r>
      </w:del>
    </w:p>
    <w:p ns2:paraId="007DCC2D" ns2:textId="5B67717A" w:rsidR="000060BA" w:rsidRPr="0049217F" w:rsidRDefault="000060BA" w:rsidP="009B6EAD">
      <w:pPr>
        <w:pStyle w:val="Paragraph0"/>
        <w:numPr>
          <w:ilvl w:val="0"/>
          <w:numId w:val="38"/>
        </w:numPr>
        <w:ind w:left="360"/>
      </w:pPr>
      <w:del w:id="12934" w:author="GoldenCorpusHarness" w:date="2026-03-28T21:57:49Z">
        <w:r>
          <w:delText>O</w:delText>
        </w:r>
      </w:del>
      <w:ins w:id="12935" w:author="GoldenCorpusHarness" w:date="2026-03-28T21:57:49Z">
        <w:r>
          <w:t>All women who are being considered for participation in the study, and who are not surgically sterilized or postmenopausal, must be tested for pregnancy within 24 hours of the first dose of study inter</w:t>
        </w:r>
      </w:ins>
      <w:r>
        <w:t>ve</w:t>
      </w:r>
      <w:del w:id="12936" w:author="GoldenCorpusHarness" w:date="2026-03-28T21:57:49Z">
        <w:r>
          <w:delText>rall Sur</w:delText>
        </w:r>
      </w:del>
      <w:ins w:id="12937" w:author="GoldenCorpusHarness" w:date="2026-03-28T21:57:49Z">
        <w:r>
          <w:t>ntion. If a urine test is positi</w:t>
        </w:r>
      </w:ins>
      <w:r>
        <w:t>v</w:t>
      </w:r>
      <w:del w:id="12938" w:author="GoldenCorpusHarness" w:date="2026-03-28T21:57:49Z">
        <w:r>
          <w:delText>i</w:delText>
        </w:r>
      </w:del>
      <w:ins w:id="12939" w:author="GoldenCorpusHarness" w:date="2026-03-28T21:57:49Z">
        <w:r>
          <w:t>e or not e</w:t>
        </w:r>
      </w:ins>
      <w:r>
        <w:t>val</w:t>
      </w:r>
      <w:ins w:id="12940" w:author="GoldenCorpusHarness" w:date="2026-03-28T21:57:49Z">
        <w:r>
          <w:t>uable, a serum test will be required. Participants must be excluded/discontinued from the study in the event of a positive test result. Repeated pregnancy test (such as monthly testing) may be conducted if required by local regulation.</w:t>
        </w:r>
      </w:ins>
    </w:p>
    <w:p ns2:paraId="5A22B4C5" ns2:textId="0ADCC8DD" w:rsidR="000060BA" w:rsidRPr="00C5043E" w:rsidRDefault="000060BA" w:rsidP="00C5043E">
      <w:pPr>
        <w:pStyle w:val="Paragraph0"/>
      </w:pPr>
      <w:del w:id="12941" w:author="GoldenCorpusHarness" w:date="2026-03-28T21:57:49Z">
        <w:r>
          <w:delText>OS</w:delText>
        </w:r>
      </w:del>
      <w:ins w:id="12942" w:author="GoldenCorpusHarness" w:date="2026-03-28T21:57:49Z">
        <w:r>
          <w:t>Pregnancy</w:t>
        </w:r>
      </w:ins>
      <w:r>
        <w:t xml:space="preserve"> </w:t>
      </w:r>
      <w:del w:id="12943" w:author="GoldenCorpusHarness" w:date="2026-03-28T21:57:49Z">
        <w:r>
          <w:delText>i</w:delText>
        </w:r>
      </w:del>
      <w:ins w:id="12944" w:author="GoldenCorpusHarness" w:date="2026-03-28T21:57:49Z">
        <w:r>
          <w:t>te</w:t>
        </w:r>
      </w:ins>
      <w:r>
        <w:t>s</w:t>
      </w:r>
      <w:del w:id="12945" w:author="GoldenCorpusHarness" w:date="2026-03-28T21:57:49Z">
        <w:r>
          <w:delText xml:space="preserve"> def</w:delText>
        </w:r>
      </w:del>
      <w:ins w:id="12946" w:author="GoldenCorpusHarness" w:date="2026-03-28T21:57:49Z">
        <w:r>
          <w:t>t</w:t>
        </w:r>
      </w:ins>
      <w:r>
        <w:t>in</w:t>
      </w:r>
      <w:del w:id="12947" w:author="GoldenCorpusHarness" w:date="2026-03-28T21:57:49Z">
        <w:r>
          <w:delText>ed as the time from randomization to death due to any cause.</w:delText>
        </w:r>
      </w:del>
      <w:ins w:id="12948" w:author="GoldenCorpusHarness" w:date="2026-03-28T21:57:49Z">
        <w:r>
          <w:t>g:</w:t>
        </w:r>
      </w:ins>
    </w:p>
    <w:p ns2:paraId="594528CD" ns2:textId="4C4AA3F0" w:rsidR="00304D5B" w:rsidRPr="00FB06F1" w:rsidRDefault="007345FC" w:rsidP="00FB06F1">
      <w:pPr>
        <w:pStyle w:val="Paragraph0"/>
        <w:rPr>
          <w:b/>
          <w:color w:val="000000"/>
          <w:u w:val="single"/>
        </w:rPr>
      </w:pPr>
      <w:ins w:id="12949" w:author="GoldenCorpusHarness" w:date="2026-03-28T21:57:49Z">
        <w:r>
          <w:t xml:space="preserve">Pregnancy testing requirements for study inclusion are described in </w:t>
        </w:r>
      </w:ins>
      <w:r>
        <w:t>Sec</w:t>
      </w:r>
      <w:ins w:id="12950" w:author="GoldenCorpusHarness" w:date="2026-03-28T21:57:49Z">
        <w:r>
          <w:t>ti</w:t>
        </w:r>
      </w:ins>
      <w:r>
        <w:t>on</w:t>
      </w:r>
      <w:del w:id="12951" w:author="GoldenCorpusHarness" w:date="2026-03-28T21:57:49Z">
        <w:r>
          <w:delText>dary</w:delText>
        </w:r>
      </w:del>
      <w:ins w:id="12952" w:author="GoldenCorpusHarness" w:date="2026-03-28T21:57:49Z">
        <w:r>
          <w:t xml:space="preserve"> 5.1.</w:t>
        </w:r>
      </w:ins>
    </w:p>
    <w:p ns2:paraId="3299F994" ns2:textId="77777777" w:rsidR="0049217F" w:rsidRDefault="00ED0621" w:rsidP="009B6EAD">
      <w:pPr>
        <w:pStyle w:val="Paragraph0"/>
        <w:numPr>
          <w:ilvl w:val="0"/>
          <w:numId w:val="38"/>
        </w:numPr>
        <w:ind w:left="360"/>
      </w:pPr>
      <w:del w:id="12953" w:author="GoldenCorpusHarness" w:date="2026-03-28T21:57:49Z">
        <w:r>
          <w:delText>D</w:delText>
        </w:r>
      </w:del>
      <w:ins w:id="12954" w:author="GoldenCorpusHarness" w:date="2026-03-28T21:57:49Z">
        <w:r>
          <w:t>Pregnancy testing (</w:t>
        </w:r>
      </w:ins>
      <w:r>
        <w:t>ur</w:t>
      </w:r>
      <w:ins w:id="12955" w:author="GoldenCorpusHarness" w:date="2026-03-28T21:57:49Z">
        <w:r>
          <w:t xml:space="preserve">ine or serum) should be conducted </w:t>
        </w:r>
      </w:ins>
      <w:r>
        <w:t>at</w:t>
      </w:r>
      <w:del w:id="12956" w:author="GoldenCorpusHarness" w:date="2026-03-28T21:57:49Z">
        <w:r>
          <w:delText>i</w:delText>
        </w:r>
      </w:del>
      <w:ins w:id="12957" w:author="GoldenCorpusHarness" w:date="2026-03-28T21:57:49Z">
        <w:r>
          <w:t xml:space="preserve"> every pr</w:t>
        </w:r>
      </w:ins>
      <w:r>
        <w:t>o</w:t>
      </w:r>
      <w:ins w:id="12958" w:author="GoldenCorpusHarness" w:date="2026-03-28T21:57:49Z">
        <w:r>
          <w:t>tocol treatme</w:t>
        </w:r>
      </w:ins>
      <w:r>
        <w:t>n</w:t>
      </w:r>
      <w:ins w:id="12959" w:author="GoldenCorpusHarness" w:date="2026-03-28T21:57:49Z">
        <w:r>
          <w:t>t</w:t>
        </w:r>
      </w:ins>
      <w:r>
        <w:t xml:space="preserve"> </w:t>
      </w:r>
      <w:ins w:id="12960" w:author="GoldenCorpusHarness" w:date="2026-03-28T21:57:49Z">
        <w:r>
          <w:t>cycle , as per S</w:t>
        </w:r>
      </w:ins>
      <w:r>
        <w:t>o</w:t>
      </w:r>
      <w:del w:id="12961" w:author="GoldenCorpusHarness" w:date="2026-03-28T21:57:49Z">
        <w:r>
          <w:delText>f Response</w:delText>
        </w:r>
      </w:del>
      <w:ins w:id="12962" w:author="GoldenCorpusHarness" w:date="2026-03-28T21:57:49Z">
        <w:r>
          <w:t>A.</w:t>
        </w:r>
      </w:ins>
    </w:p>
    <w:p ns2:paraId="293796EE" ns2:textId="53B77A38" w:rsidR="00ED0621" w:rsidRDefault="00ED0621" w:rsidP="00C5043E">
      <w:pPr>
        <w:pStyle w:val="Paragraph0"/>
      </w:pPr>
      <w:del w:id="12963" w:author="GoldenCorpusHarness" w:date="2026-03-28T21:57:49Z">
        <w:r>
          <w:delText>For participants</w:delText>
        </w:r>
      </w:del>
      <w:ins w:id="12964" w:author="GoldenCorpusHarness" w:date="2026-03-28T21:57:49Z">
        <w:r>
          <w:t>Pregnancy testing (urine or serum) should be conducted for the time required to eliminate systemic exposure after the last dose of each study intervention and should correspond</w:t>
        </w:r>
      </w:ins>
      <w:r>
        <w:t xml:space="preserve"> w</w:t>
      </w:r>
      <w:del w:id="12965" w:author="GoldenCorpusHarness" w:date="2026-03-28T21:57:49Z">
        <w:r>
          <w:delText>ho show confirmed CR or PR</w:delText>
        </w:r>
      </w:del>
      <w:ins w:id="12966" w:author="GoldenCorpusHarness" w:date="2026-03-28T21:57:49Z">
        <w:r>
          <w:t>ith the time frame for the participant’s contraception</w:t>
        </w:r>
      </w:ins>
      <w:r>
        <w:t xml:space="preserve">, </w:t>
      </w:r>
      <w:del w:id="12967" w:author="GoldenCorpusHarness" w:date="2026-03-28T21:57:49Z">
        <w:r>
          <w:delText>duration of response is defined as the time from the first documented e</w:delText>
        </w:r>
      </w:del>
      <w:ins w:id="12968" w:author="GoldenCorpusHarness" w:date="2026-03-28T21:57:49Z">
        <w:r>
          <w:t>as noted in Section 5.1. The length of time required to continue pregnancy testing for each study inter</w:t>
        </w:r>
      </w:ins>
      <w:r>
        <w:t>v</w:t>
      </w:r>
      <w:del w:id="12969" w:author="GoldenCorpusHarness" w:date="2026-03-28T21:57:49Z">
        <w:r>
          <w:delText>idence of CR or PR until disease progression or death due to any cause, whichever occurs first.</w:delText>
        </w:r>
      </w:del>
      <w:ins w:id="12970" w:author="GoldenCorpusHarness" w:date="2026-03-28T21:57:49Z">
        <w:r>
          <w:t>ention is:</w:t>
        </w:r>
      </w:ins>
    </w:p>
    <w:p ns2:paraId="30590C2F" ns2:textId="1E84B30C" w:rsidR="00ED0621" w:rsidRPr="00FC1EAA" w:rsidRDefault="00ED0621" w:rsidP="005B7718">
      <w:pPr>
        <w:pStyle w:val="Heading3"/>
      </w:pPr>
      <w:del w:id="12971" w:author="GoldenCorpusHarness" w:date="2026-03-28T21:57:49Z">
        <w:r>
          <w:delText>Safety Endpoints</w:delText>
        </w:r>
      </w:del>
    </w:p>
    <w:p ns2:paraId="0864F818" ns2:textId="461967E9" w:rsidR="00ED0621" w:rsidRDefault="009B1FE1" w:rsidP="00C5043E">
      <w:pPr>
        <w:pStyle w:val="Paragraph0"/>
      </w:pPr>
      <w:del w:id="12972" w:author="GoldenCorpusHarness" w:date="2026-03-28T21:57:49Z">
        <w:r>
          <w:delText>S</w:delText>
        </w:r>
      </w:del>
      <w:ins w:id="12973" w:author="GoldenCorpusHarness" w:date="2026-03-28T21:57:49Z">
        <w:r>
          <w:t>120 d</w:t>
        </w:r>
      </w:ins>
      <w:r>
        <w:t>a</w:t>
      </w:r>
      <w:del w:id="12974" w:author="GoldenCorpusHarness" w:date="2026-03-28T21:57:49Z">
        <w:r>
          <w:delText>fet</w:delText>
        </w:r>
      </w:del>
      <w:r>
        <w:t>y</w:t>
      </w:r>
      <w:del w:id="12975" w:author="GoldenCorpusHarness" w:date="2026-03-28T21:57:49Z">
        <w:r>
          <w:delText xml:space="preserve"> measurement</w:delText>
        </w:r>
      </w:del>
      <w:r>
        <w:t>s a</w:t>
      </w:r>
      <w:ins w:id="12976" w:author="GoldenCorpusHarness" w:date="2026-03-28T21:57:49Z">
        <w:r>
          <w:t>fte</w:t>
        </w:r>
      </w:ins>
      <w:r>
        <w:t>r</w:t>
      </w:r>
      <w:ins w:id="12977" w:author="GoldenCorpusHarness" w:date="2026-03-28T21:57:49Z">
        <w:r>
          <w:t xml:space="preserve"> th</w:t>
        </w:r>
      </w:ins>
      <w:r>
        <w:t xml:space="preserve">e </w:t>
      </w:r>
      <w:ins w:id="12978" w:author="GoldenCorpusHarness" w:date="2026-03-28T21:57:49Z">
        <w:r>
          <w:t xml:space="preserve">last </w:t>
        </w:r>
      </w:ins>
      <w:r>
        <w:t>d</w:t>
      </w:r>
      <w:del w:id="12979" w:author="GoldenCorpusHarness" w:date="2026-03-28T21:57:49Z">
        <w:r>
          <w:delText>escribed in Secti</w:delText>
        </w:r>
      </w:del>
      <w:r>
        <w:t>o</w:t>
      </w:r>
      <w:del w:id="12980" w:author="GoldenCorpusHarness" w:date="2026-03-28T21:57:49Z">
        <w:r>
          <w:delText>n 4.2.1.2 – Safety Endpoints and Section 8 – Study As</w:delText>
        </w:r>
      </w:del>
      <w:r>
        <w:t>se</w:t>
      </w:r>
      <w:del w:id="12981" w:author="GoldenCorpusHarness" w:date="2026-03-28T21:57:49Z">
        <w:r>
          <w:delText>ssments and Procedures. Safety and tolerability will be assessed by clinical review</w:delText>
        </w:r>
      </w:del>
      <w:r>
        <w:t xml:space="preserve"> of </w:t>
      </w:r>
      <w:del w:id="12982" w:author="GoldenCorpusHarness" w:date="2026-03-28T21:57:49Z">
        <w:r>
          <w:delText>a</w:delText>
        </w:r>
      </w:del>
      <w:ins w:id="12983" w:author="GoldenCorpusHarness" w:date="2026-03-28T21:57:49Z">
        <w:r>
          <w:t>pembro</w:t>
        </w:r>
      </w:ins>
      <w:r>
        <w:t>l</w:t>
      </w:r>
      <w:del w:id="12984" w:author="GoldenCorpusHarness" w:date="2026-03-28T21:57:49Z">
        <w:r>
          <w:delText>l relevant para</w:delText>
        </w:r>
      </w:del>
      <w:ins w:id="12985" w:author="GoldenCorpusHarness" w:date="2026-03-28T21:57:49Z">
        <w:r>
          <w:t>izu</w:t>
        </w:r>
      </w:ins>
      <w:r>
        <w:t>m</w:t>
      </w:r>
      <w:del w:id="12986" w:author="GoldenCorpusHarness" w:date="2026-03-28T21:57:49Z">
        <w:r>
          <w:delText>eters including AEs, l</w:delText>
        </w:r>
      </w:del>
      <w:r>
        <w:t>ab</w:t>
      </w:r>
      <w:del w:id="12987" w:author="GoldenCorpusHarness" w:date="2026-03-28T21:57:49Z">
        <w:r>
          <w:delText xml:space="preserve">oratory tests and vital signs. Safety parameters to be analyzed include, but are not limited to, AEs, SAEs, fatal AEs, and laboratory changes. </w:delText>
        </w:r>
      </w:del>
    </w:p>
    <w:p ns2:paraId="248E71C2" ns2:textId="0E77EE12" w:rsidR="00ED0621" w:rsidRPr="00FC1EAA" w:rsidRDefault="00E0143B" w:rsidP="005B7718">
      <w:pPr>
        <w:pStyle w:val="Heading3"/>
      </w:pPr>
      <w:del w:id="12988" w:author="GoldenCorpusHarness" w:date="2026-03-28T21:57:49Z">
        <w:r>
          <w:delText>P</w:delText>
        </w:r>
      </w:del>
      <w:ins w:id="12989" w:author="GoldenCorpusHarness" w:date="2026-03-28T21:57:49Z">
        <w:r>
          <w:t>30 days after the last dose of lenv</w:t>
        </w:r>
      </w:ins>
      <w:r>
        <w:t>ati</w:t>
      </w:r>
      <w:ins w:id="12990" w:author="GoldenCorpusHarness" w:date="2026-03-28T21:57:49Z">
        <w:r>
          <w:t>nib/plac</w:t>
        </w:r>
      </w:ins>
      <w:r>
        <w:t>e</w:t>
      </w:r>
      <w:del w:id="12991" w:author="GoldenCorpusHarness" w:date="2026-03-28T21:57:49Z">
        <w:r>
          <w:delText>nt-Rep</w:delText>
        </w:r>
      </w:del>
      <w:ins w:id="12992" w:author="GoldenCorpusHarness" w:date="2026-03-28T21:57:49Z">
        <w:r>
          <w:t>b</w:t>
        </w:r>
      </w:ins>
      <w:r>
        <w:t>o</w:t>
      </w:r>
      <w:del w:id="12993" w:author="GoldenCorpusHarness" w:date="2026-03-28T21:57:49Z">
        <w:r>
          <w:delText>rted Outcome Endpoints</w:delText>
        </w:r>
      </w:del>
    </w:p>
    <w:p ns2:paraId="29332D8B" ns2:textId="482BE5DC" w:rsidR="008C2D85" w:rsidRPr="00E41D92" w:rsidRDefault="007149C1" w:rsidP="008C2D85">
      <w:pPr>
        <w:pStyle w:val="Paragraph0"/>
      </w:pPr>
      <w:del w:id="12994" w:author="GoldenCorpusHarness" w:date="2026-03-28T21:57:49Z">
        <w:r>
          <w:delText xml:space="preserve">Changes </w:delText>
        </w:r>
      </w:del>
      <w:ins w:id="12995" w:author="GoldenCorpusHarness" w:date="2026-03-28T21:57:49Z">
        <w:r>
          <w:t>Additional serum or urine pregnancy tests may be per</w:t>
        </w:r>
      </w:ins>
      <w:r>
        <w:t>f</w:t>
      </w:r>
      <w:del w:id="12996" w:author="GoldenCorpusHarness" w:date="2026-03-28T21:57:49Z">
        <w:r>
          <w:delText>rom baseline in the global health status/</w:delText>
        </w:r>
      </w:del>
      <w:ins w:id="12997" w:author="GoldenCorpusHarness" w:date="2026-03-28T21:57:49Z">
        <w:r>
          <w:t>ormed, as determined necessary by the investigator or re</w:t>
        </w:r>
      </w:ins>
      <w:r>
        <w:t>qu</w:t>
      </w:r>
      <w:del w:id="12998" w:author="GoldenCorpusHarness" w:date="2026-03-28T21:57:49Z">
        <w:r>
          <w:delText>ality</w:delText>
        </w:r>
      </w:del>
      <w:ins w:id="12999" w:author="GoldenCorpusHarness" w:date="2026-03-28T21:57:49Z">
        <w:r>
          <w:t>ired by local regulation, to establish the absence</w:t>
        </w:r>
      </w:ins>
      <w:r>
        <w:t xml:space="preserve"> of </w:t>
      </w:r>
      <w:del w:id="13000" w:author="GoldenCorpusHarness" w:date="2026-03-28T21:57:49Z">
        <w:r>
          <w:delText>life and physical functioning scores of the EORTC QLQ-C30 will be evaluated as overall measures of HRQoL</w:delText>
        </w:r>
      </w:del>
      <w:ins w:id="13001" w:author="GoldenCorpusHarness" w:date="2026-03-28T21:57:49Z">
        <w:r>
          <w:t>pregnancy at any time during the participant’s participation in the study</w:t>
        </w:r>
      </w:ins>
      <w:r>
        <w:t>.</w:t>
      </w:r>
      <w:del w:id="13002" w:author="GoldenCorpusHarness" w:date="2026-03-28T21:57:49Z">
        <w:r>
          <w:delText xml:space="preserve"> Additional details of the PRO endpoints, including analyses of the remaining functioning and symptom scores of the EORTC QLQ-C30 and EORTC QLQ-H&amp;N35 and health status scores of the EQ-5D-5L, will be described in the sSAP.</w:delText>
        </w:r>
      </w:del>
    </w:p>
    <w:p ns2:paraId="086E584D" ns2:textId="1B34C3DC" w:rsidR="00D80FE3" w:rsidRDefault="00D80FE3" w:rsidP="00D80FE3">
      <w:pPr>
        <w:pStyle w:val="Heading2"/>
      </w:pPr>
      <w:del w:id="13003" w:author="GoldenCorpusHarness" w:date="2026-03-28T21:57:49Z">
        <w:r>
          <w:delText xml:space="preserve">Analysis Populations </w:delText>
        </w:r>
      </w:del>
    </w:p>
    <w:p ns2:paraId="7B7644AA" ns2:textId="6D2D13A4" w:rsidR="00ED0621" w:rsidRDefault="00ED0621" w:rsidP="005B7718">
      <w:pPr>
        <w:pStyle w:val="Heading3"/>
      </w:pPr>
      <w:del w:id="13004" w:author="GoldenCorpusHarness" w:date="2026-03-28T21:57:49Z">
        <w:r>
          <w:delText>E</w:delText>
        </w:r>
      </w:del>
      <w:ins w:id="13005" w:author="GoldenCorpusHarness" w:date="2026-03-28T21:57:49Z">
        <w:r>
          <w:t>Per</w:t>
        </w:r>
      </w:ins>
      <w:r>
        <w:t>f</w:t>
      </w:r>
      <w:del w:id="13006" w:author="GoldenCorpusHarness" w:date="2026-03-28T21:57:49Z">
        <w:r>
          <w:delText>fi</w:delText>
        </w:r>
      </w:del>
      <w:ins w:id="13007" w:author="GoldenCorpusHarness" w:date="2026-03-28T21:57:49Z">
        <w:r>
          <w:t>orman</w:t>
        </w:r>
      </w:ins>
      <w:r>
        <w:t>c</w:t>
      </w:r>
      <w:del w:id="13008" w:author="GoldenCorpusHarness" w:date="2026-03-28T21:57:49Z">
        <w:r>
          <w:delText>acy</w:delText>
        </w:r>
      </w:del>
      <w:ins w:id="13009" w:author="GoldenCorpusHarness" w:date="2026-03-28T21:57:49Z">
        <w:r>
          <w:t>e</w:t>
        </w:r>
      </w:ins>
      <w:r>
        <w:t xml:space="preserve"> A</w:t>
      </w:r>
      <w:ins w:id="13010" w:author="GoldenCorpusHarness" w:date="2026-03-28T21:57:49Z">
        <w:r>
          <w:t>ssessme</w:t>
        </w:r>
      </w:ins>
      <w:r>
        <w:t>n</w:t>
      </w:r>
      <w:del w:id="13011" w:author="GoldenCorpusHarness" w:date="2026-03-28T21:57:49Z">
        <w:r>
          <w:delText>aly</w:delText>
        </w:r>
      </w:del>
      <w:ins w:id="13012" w:author="GoldenCorpusHarness" w:date="2026-03-28T21:57:49Z">
        <w:r>
          <w:t>t</w:t>
        </w:r>
      </w:ins>
      <w:r>
        <w:t>s</w:t>
      </w:r>
      <w:del w:id="13013" w:author="GoldenCorpusHarness" w:date="2026-03-28T21:57:49Z">
        <w:r>
          <w:delText>is Populations</w:delText>
        </w:r>
      </w:del>
    </w:p>
    <w:p ns2:paraId="01219AB1" ns2:textId="3EB9A3A4" w:rsidR="00F109A3" w:rsidRDefault="00F51F53" w:rsidP="00FB06F1">
      <w:pPr>
        <w:pStyle w:val="Paragraph0"/>
        <w:rPr>
          <w:lang w:bidi="th-TH"/>
        </w:rPr>
      </w:pPr>
      <w:del w:id="13014" w:author="GoldenCorpusHarness" w:date="2026-03-28T21:57:49Z">
        <w:r>
          <w:delText>Th</w:delText>
        </w:r>
      </w:del>
      <w:ins w:id="13015" w:author="GoldenCorpusHarness" w:date="2026-03-28T21:57:49Z">
        <w:r>
          <w:t>East</w:t>
        </w:r>
      </w:ins>
      <w:r>
        <w:t>e</w:t>
      </w:r>
      <w:ins w:id="13016" w:author="GoldenCorpusHarness" w:date="2026-03-28T21:57:49Z">
        <w:r>
          <w:t>rn</w:t>
        </w:r>
      </w:ins>
      <w:r>
        <w:t xml:space="preserve"> </w:t>
      </w:r>
      <w:del w:id="13017" w:author="GoldenCorpusHarness" w:date="2026-03-28T21:57:49Z">
        <w:r>
          <w:delText>ITT p</w:delText>
        </w:r>
      </w:del>
      <w:ins w:id="13018" w:author="GoldenCorpusHarness" w:date="2026-03-28T21:57:49Z">
        <w:r>
          <w:t>Co</w:t>
        </w:r>
      </w:ins>
      <w:r>
        <w:t>op</w:t>
      </w:r>
      <w:del w:id="13019" w:author="GoldenCorpusHarness" w:date="2026-03-28T21:57:49Z">
        <w:r>
          <w:delText>ul</w:delText>
        </w:r>
      </w:del>
      <w:ins w:id="13020" w:author="GoldenCorpusHarness" w:date="2026-03-28T21:57:49Z">
        <w:r>
          <w:t>er</w:t>
        </w:r>
      </w:ins>
      <w:r>
        <w:t>ati</w:t>
      </w:r>
      <w:del w:id="13021" w:author="GoldenCorpusHarness" w:date="2026-03-28T21:57:49Z">
        <w:r>
          <w:delText>on will ser</w:delText>
        </w:r>
      </w:del>
      <w:r>
        <w:t xml:space="preserve">ve </w:t>
      </w:r>
      <w:del w:id="13022" w:author="GoldenCorpusHarness" w:date="2026-03-28T21:57:49Z">
        <w:r>
          <w:delText>as the p</w:delText>
        </w:r>
      </w:del>
      <w:ins w:id="13023" w:author="GoldenCorpusHarness" w:date="2026-03-28T21:57:49Z">
        <w:r>
          <w:t>Onc</w:t>
        </w:r>
      </w:ins>
      <w:r>
        <w:t>o</w:t>
      </w:r>
      <w:del w:id="13024" w:author="GoldenCorpusHarness" w:date="2026-03-28T21:57:49Z">
        <w:r>
          <w:delText>pu</w:delText>
        </w:r>
      </w:del>
      <w:r>
        <w:t>l</w:t>
      </w:r>
      <w:del w:id="13025" w:author="GoldenCorpusHarness" w:date="2026-03-28T21:57:49Z">
        <w:r>
          <w:delText>ati</w:delText>
        </w:r>
      </w:del>
      <w:r>
        <w:t>o</w:t>
      </w:r>
      <w:del w:id="13026" w:author="GoldenCorpusHarness" w:date="2026-03-28T21:57:49Z">
        <w:r>
          <w:delText>n for the primar</w:delText>
        </w:r>
      </w:del>
      <w:ins w:id="13027" w:author="GoldenCorpusHarness" w:date="2026-03-28T21:57:49Z">
        <w:r>
          <w:t>g</w:t>
        </w:r>
      </w:ins>
      <w:r>
        <w:t xml:space="preserve">y </w:t>
      </w:r>
      <w:del w:id="13028" w:author="GoldenCorpusHarness" w:date="2026-03-28T21:57:49Z">
        <w:r>
          <w:delText>efficacy analyses. 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w:delText>
        </w:r>
      </w:del>
      <w:ins w:id="13029" w:author="GoldenCorpusHarness" w:date="2026-03-28T21:57:49Z">
        <w:r>
          <w:t>G</w:t>
        </w:r>
      </w:ins>
      <w:r>
        <w:t xml:space="preserve">roup </w:t>
      </w:r>
      <w:del w:id="13030" w:author="GoldenCorpusHarness" w:date="2026-03-28T21:57:49Z">
        <w:r>
          <w:delText>t</w:delText>
        </w:r>
      </w:del>
      <w:ins w:id="13031" w:author="GoldenCorpusHarness" w:date="2026-03-28T21:57:49Z">
        <w:r>
          <w:t>Perf</w:t>
        </w:r>
      </w:ins>
      <w:r>
        <w:t>o</w:t>
      </w:r>
      <w:del w:id="13032" w:author="GoldenCorpusHarness" w:date="2026-03-28T21:57:49Z">
        <w:r>
          <w:delText xml:space="preserve"> whi</w:delText>
        </w:r>
      </w:del>
      <w:ins w:id="13033" w:author="GoldenCorpusHarness" w:date="2026-03-28T21:57:49Z">
        <w:r>
          <w:t>rman</w:t>
        </w:r>
      </w:ins>
      <w:r>
        <w:t>c</w:t>
      </w:r>
      <w:del w:id="13034" w:author="GoldenCorpusHarness" w:date="2026-03-28T21:57:49Z">
        <w:r>
          <w:delText>h they ar</w:delText>
        </w:r>
      </w:del>
      <w:r>
        <w:t xml:space="preserve">e </w:t>
      </w:r>
      <w:del w:id="13035" w:author="GoldenCorpusHarness" w:date="2026-03-28T21:57:49Z">
        <w:r>
          <w:delText>r</w:delText>
        </w:r>
      </w:del>
      <w:ins w:id="13036" w:author="GoldenCorpusHarness" w:date="2026-03-28T21:57:49Z">
        <w:r>
          <w:t>St</w:t>
        </w:r>
      </w:ins>
      <w:r>
        <w:t>a</w:t>
      </w:r>
      <w:del w:id="13037" w:author="GoldenCorpusHarness" w:date="2026-03-28T21:57:49Z">
        <w:r>
          <w:delText xml:space="preserve">ndomized. </w:delText>
        </w:r>
      </w:del>
      <w:ins w:id="13038" w:author="GoldenCorpusHarness" w:date="2026-03-28T21:57:49Z">
        <w:r>
          <w:t>tus</w:t>
        </w:r>
      </w:ins>
    </w:p>
    <w:p ns2:paraId="27A1A59A" ns2:textId="720FB6BA" w:rsidR="00ED0621" w:rsidRDefault="00ED0621" w:rsidP="005B7718">
      <w:pPr>
        <w:pStyle w:val="Heading3"/>
      </w:pPr>
      <w:ins w:id="13039" w:author="GoldenCorpusHarness" w:date="2026-03-28T21:57:49Z">
        <w:r>
          <w:t xml:space="preserve">The ECOG Performance </w:t>
        </w:r>
      </w:ins>
      <w:r>
        <w:t>S</w:t>
      </w:r>
      <w:del w:id="13040" w:author="GoldenCorpusHarness" w:date="2026-03-28T21:57:49Z">
        <w:r>
          <w:delText>afety Analysis Po</w:delText>
        </w:r>
      </w:del>
      <w:ins w:id="13041" w:author="GoldenCorpusHarness" w:date="2026-03-28T21:57:49Z">
        <w:r>
          <w:t>tatus is standardized criteria to measure how cancer im</w:t>
        </w:r>
      </w:ins>
      <w:r>
        <w:t>p</w:t>
      </w:r>
      <w:del w:id="13042" w:author="GoldenCorpusHarness" w:date="2026-03-28T21:57:49Z">
        <w:r>
          <w:delText>ulations</w:delText>
        </w:r>
      </w:del>
      <w:ins w:id="13043" w:author="GoldenCorpusHarness" w:date="2026-03-28T21:57:49Z">
        <w:r>
          <w:t>acts level of functioning (performance status) in terms of ability to care for oneself, daily activity, and physical ability (walking, working, etc) with grades 0 to 5.</w:t>
        </w:r>
      </w:ins>
    </w:p>
    <w:p ns2:paraId="0F3B9AF0" ns2:textId="2378687D" w:rsidR="00F109A3" w:rsidRPr="000707BF" w:rsidRDefault="00F51F53" w:rsidP="000707BF">
      <w:pPr>
        <w:pStyle w:val="Paragraph0"/>
        <w:rPr>
          <w:lang w:bidi="th-TH"/>
        </w:rPr>
      </w:pPr>
      <w:ins w:id="13044" w:author="GoldenCorpusHarness" w:date="2026-03-28T21:57:49Z">
        <w:r>
          <w:t xml:space="preserve">The investigator or qualified designee will assess ECOG status (see Appendix 9) at screening, before the administration of each dose of study intervention and during the followup period as specified in the </w:t>
        </w:r>
      </w:ins>
      <w:r>
        <w:t>S</w:t>
      </w:r>
      <w:del w:id="13045" w:author="GoldenCorpusHarness" w:date="2026-03-28T21:57:49Z">
        <w:r>
          <w:delText xml:space="preserve">afety analyses will be conducted in the </w:delText>
        </w:r>
      </w:del>
      <w:ins w:id="13046" w:author="GoldenCorpusHarness" w:date="2026-03-28T21:57:49Z">
        <w:r>
          <w:t>o</w:t>
        </w:r>
      </w:ins>
      <w:r>
        <w:t>A</w:t>
      </w:r>
      <w:del w:id="13047" w:author="GoldenCorpusHarness" w:date="2026-03-28T21:57:49Z">
        <w:r>
          <w:delText>PaT population, which consists of all randomized participants who received at least one dose of study treatment</w:delText>
        </w:r>
      </w:del>
      <w:ins w:id="13048" w:author="GoldenCorpusHarness" w:date="2026-03-28T21:57:49Z">
        <w:r>
          <w:t xml:space="preserve"> (Section 1</w:t>
        </w:r>
      </w:ins>
      <w:r>
        <w:t>.</w:t>
      </w:r>
      <w:del w:id="13049" w:author="GoldenCorpusHarness" w:date="2026-03-28T21:57:49Z">
        <w:r>
          <w:delText xml:space="preserve"> Participants will be included in the treatment group corresponding to the study treatment they actually received for the analysis of safety data using the APaT population</w:delText>
        </w:r>
      </w:del>
      <w:ins w:id="13050" w:author="GoldenCorpusHarness" w:date="2026-03-28T21:57:49Z">
        <w:r>
          <w:t>3)</w:t>
        </w:r>
      </w:ins>
      <w:r>
        <w:t>.</w:t>
      </w:r>
      <w:del w:id="13051" w:author="GoldenCorpusHarness" w:date="2026-03-28T21:57:49Z">
        <w:r>
          <w:delText xml:space="preserve"> This will be the treatment group to which they are randomized except for participants who take incorrect study treatment for the entire treatment period; such participants will be included in the treatment group corresponding to the study treatment actually received.</w:delText>
        </w:r>
      </w:del>
    </w:p>
    <w:p ns2:paraId="7CB39218" ns2:textId="4E627548" w:rsidR="00F109A3" w:rsidRDefault="00F109A3" w:rsidP="00FB06F1">
      <w:pPr>
        <w:pStyle w:val="Paragraph0"/>
        <w:rPr>
          <w:lang w:bidi="th-TH"/>
        </w:rPr>
      </w:pPr>
      <w:r>
        <w:t>A</w:t>
      </w:r>
      <w:del w:id="13052" w:author="GoldenCorpusHarness" w:date="2026-03-28T21:57:49Z">
        <w:r>
          <w:delText>t</w:delText>
        </w:r>
      </w:del>
      <w:ins w:id="13053" w:author="GoldenCorpusHarness" w:date="2026-03-28T21:57:49Z">
        <w:r>
          <w:t>dverse</w:t>
        </w:r>
      </w:ins>
      <w:r>
        <w:t xml:space="preserve"> </w:t>
      </w:r>
      <w:del w:id="13054" w:author="GoldenCorpusHarness" w:date="2026-03-28T21:57:49Z">
        <w:r>
          <w:delText xml:space="preserve">least 1 laboratory or </w:delText>
        </w:r>
      </w:del>
      <w:ins w:id="13055" w:author="GoldenCorpusHarness" w:date="2026-03-28T21:57:49Z">
        <w:r>
          <w:t>E</w:t>
        </w:r>
      </w:ins>
      <w:r>
        <w:t>v</w:t>
      </w:r>
      <w:del w:id="13056" w:author="GoldenCorpusHarness" w:date="2026-03-28T21:57:49Z">
        <w:r>
          <w:delText>ital sign measurem</w:delText>
        </w:r>
      </w:del>
      <w:r>
        <w:t>ent</w:t>
      </w:r>
      <w:ins w:id="13057" w:author="GoldenCorpusHarness" w:date="2026-03-28T21:57:49Z">
        <w:r>
          <w:t>s,</w:t>
        </w:r>
      </w:ins>
      <w:r>
        <w:t xml:space="preserve"> </w:t>
      </w:r>
      <w:ins w:id="13058" w:author="GoldenCorpusHarness" w:date="2026-03-28T21:57:49Z">
        <w:r>
          <w:t>Seri</w:t>
        </w:r>
      </w:ins>
      <w:r>
        <w:t>o</w:t>
      </w:r>
      <w:del w:id="13059" w:author="GoldenCorpusHarness" w:date="2026-03-28T21:57:49Z">
        <w:r>
          <w:delText>b</w:delText>
        </w:r>
      </w:del>
      <w:ins w:id="13060" w:author="GoldenCorpusHarness" w:date="2026-03-28T21:57:49Z">
        <w:r>
          <w:t>us Adverse Even</w:t>
        </w:r>
      </w:ins>
      <w:r>
        <w:t>t</w:t>
      </w:r>
      <w:ins w:id="13061" w:author="GoldenCorpusHarness" w:date="2026-03-28T21:57:49Z">
        <w:r>
          <w:t xml:space="preserve">s, </w:t>
        </w:r>
      </w:ins>
      <w:r>
        <w:t>a</w:t>
      </w:r>
      <w:del w:id="13062" w:author="GoldenCorpusHarness" w:date="2026-03-28T21:57:49Z">
        <w:r>
          <w:delText>i</w:delText>
        </w:r>
      </w:del>
      <w:r>
        <w:t>n</w:t>
      </w:r>
      <w:del w:id="13063" w:author="GoldenCorpusHarness" w:date="2026-03-28T21:57:49Z">
        <w:r>
          <w:delText>e</w:delText>
        </w:r>
      </w:del>
      <w:r>
        <w:t xml:space="preserve">d </w:t>
      </w:r>
      <w:del w:id="13064" w:author="GoldenCorpusHarness" w:date="2026-03-28T21:57:49Z">
        <w:r>
          <w:delText>af</w:delText>
        </w:r>
      </w:del>
      <w:ins w:id="13065" w:author="GoldenCorpusHarness" w:date="2026-03-28T21:57:49Z">
        <w:r>
          <w:t>O</w:t>
        </w:r>
      </w:ins>
      <w:r>
        <w:t>t</w:t>
      </w:r>
      <w:ins w:id="13066" w:author="GoldenCorpusHarness" w:date="2026-03-28T21:57:49Z">
        <w:r>
          <w:t>h</w:t>
        </w:r>
      </w:ins>
      <w:r>
        <w:t xml:space="preserve">er </w:t>
      </w:r>
      <w:ins w:id="13067" w:author="GoldenCorpusHarness" w:date="2026-03-28T21:57:49Z">
        <w:r>
          <w:t>Report</w:t>
        </w:r>
      </w:ins>
      <w:r>
        <w:t>a</w:t>
      </w:r>
      <w:del w:id="13068" w:author="GoldenCorpusHarness" w:date="2026-03-28T21:57:49Z">
        <w:r>
          <w:delText xml:space="preserve">t </w:delText>
        </w:r>
      </w:del>
      <w:ins w:id="13069" w:author="GoldenCorpusHarness" w:date="2026-03-28T21:57:49Z">
        <w:r>
          <w:t>b</w:t>
        </w:r>
      </w:ins>
      <w:r>
        <w:t>le</w:t>
      </w:r>
      <w:ins w:id="13070" w:author="GoldenCorpusHarness" w:date="2026-03-28T21:57:49Z">
        <w:r>
          <w:t xml:space="preserve"> S</w:t>
        </w:r>
      </w:ins>
      <w:r>
        <w:t>a</w:t>
      </w:r>
      <w:del w:id="13071" w:author="GoldenCorpusHarness" w:date="2026-03-28T21:57:49Z">
        <w:r>
          <w:delText>s</w:delText>
        </w:r>
      </w:del>
      <w:ins w:id="13072" w:author="GoldenCorpusHarness" w:date="2026-03-28T21:57:49Z">
        <w:r>
          <w:t>fe</w:t>
        </w:r>
      </w:ins>
      <w:r>
        <w:t>t</w:t>
      </w:r>
      <w:del w:id="13073" w:author="GoldenCorpusHarness" w:date="2026-03-28T21:57:49Z">
        <w:r>
          <w:delText xml:space="preserve"> 1 dose of stud</w:delText>
        </w:r>
      </w:del>
      <w:r>
        <w:t xml:space="preserve">y </w:t>
      </w:r>
      <w:del w:id="13074" w:author="GoldenCorpusHarness" w:date="2026-03-28T21:57:49Z">
        <w:r>
          <w:delText>treatm</w:delText>
        </w:r>
      </w:del>
      <w:ins w:id="13075" w:author="GoldenCorpusHarness" w:date="2026-03-28T21:57:49Z">
        <w:r>
          <w:t>Ev</w:t>
        </w:r>
      </w:ins>
      <w:r>
        <w:t>ent</w:t>
      </w:r>
      <w:del w:id="13076" w:author="GoldenCorpusHarness" w:date="2026-03-28T21:57:49Z">
        <w:r>
          <w:delText xml:space="preserve"> i</w:delText>
        </w:r>
      </w:del>
      <w:r>
        <w:t>s</w:t>
      </w:r>
      <w:del w:id="13077" w:author="GoldenCorpusHarness" w:date="2026-03-28T21:57:49Z">
        <w:r>
          <w:delText xml:space="preserve"> required for inclusion in the analysis of each specific parameter. To assess change from baseline, a baseline measurement is also required.</w:delText>
        </w:r>
      </w:del>
    </w:p>
    <w:p ns2:paraId="0D7BC6E8" ns2:textId="3ADBDD67" w:rsidR="00ED0621" w:rsidRPr="00F109A3" w:rsidRDefault="00E0143B" w:rsidP="005B7718">
      <w:pPr>
        <w:pStyle w:val="Heading3"/>
      </w:pPr>
      <w:del w:id="13078" w:author="GoldenCorpusHarness" w:date="2026-03-28T21:57:49Z">
        <w:r>
          <w:delText>Patient-Reported Outco</w:delText>
        </w:r>
      </w:del>
      <w:ins w:id="13079" w:author="GoldenCorpusHarness" w:date="2026-03-28T21:57:49Z">
        <w:r>
          <w:t xml:space="preserve">The definitions of an AE or SAE, as well as the </w:t>
        </w:r>
      </w:ins>
      <w:r>
        <w:t>me</w:t>
      </w:r>
      <w:del w:id="13080" w:author="GoldenCorpusHarness" w:date="2026-03-28T21:57:49Z">
        <w:r>
          <w:delText xml:space="preserve"> Anal</w:delText>
        </w:r>
      </w:del>
      <w:ins w:id="13081" w:author="GoldenCorpusHarness" w:date="2026-03-28T21:57:49Z">
        <w:r>
          <w:t>thod of recording, evaluating, and assessing causalit</w:t>
        </w:r>
      </w:ins>
      <w:r>
        <w:t>y</w:t>
      </w:r>
      <w:del w:id="13082" w:author="GoldenCorpusHarness" w:date="2026-03-28T21:57:49Z">
        <w:r>
          <w:delText>sis Populations</w:delText>
        </w:r>
      </w:del>
      <w:ins w:id="13083" w:author="GoldenCorpusHarness" w:date="2026-03-28T21:57:49Z">
        <w:r>
          <w:t xml:space="preserve"> of AE and SAE and the procedures for completing and transmitting AE, SAE, and other reportable safety event reports can be found in Appendix 3.</w:t>
        </w:r>
      </w:ins>
    </w:p>
    <w:p ns2:paraId="49B61EC5" ns2:textId="40C68FD5" w:rsidR="00ED0621" w:rsidRDefault="00F109A3" w:rsidP="00FB06F1">
      <w:pPr>
        <w:pStyle w:val="Paragraph0"/>
      </w:pPr>
      <w:del w:id="13084" w:author="GoldenCorpusHarness" w:date="2026-03-28T21:57:49Z">
        <w:r>
          <w:delText xml:space="preserve">The </w:delText>
        </w:r>
      </w:del>
      <w:r>
        <w:t>P</w:t>
      </w:r>
      <w:del w:id="13085" w:author="GoldenCorpusHarness" w:date="2026-03-28T21:57:49Z">
        <w:r>
          <w:delText>RO analys</w:delText>
        </w:r>
      </w:del>
      <w:ins w:id="13086" w:author="GoldenCorpusHarness" w:date="2026-03-28T21:57:49Z">
        <w:r>
          <w:t>rogr</w:t>
        </w:r>
      </w:ins>
      <w:r>
        <w:t>es</w:t>
      </w:r>
      <w:del w:id="13087" w:author="GoldenCorpusHarness" w:date="2026-03-28T21:57:49Z">
        <w:r>
          <w:delText xml:space="preserve"> are ba</w:delText>
        </w:r>
      </w:del>
      <w:r>
        <w:t>s</w:t>
      </w:r>
      <w:del w:id="13088" w:author="GoldenCorpusHarness" w:date="2026-03-28T21:57:49Z">
        <w:r>
          <w:delText>ed on the PRO FAS populat</w:delText>
        </w:r>
      </w:del>
      <w:r>
        <w:t>ion</w:t>
      </w:r>
      <w:del w:id="13089" w:author="GoldenCorpusHarness" w:date="2026-03-28T21:57:49Z">
        <w:r>
          <w:delText>, defined as participants who have at least 1 PRO assessment available for the specific endpoint and have received at least 1 dose</w:delText>
        </w:r>
      </w:del>
      <w:r>
        <w:t xml:space="preserve"> of the </w:t>
      </w:r>
      <w:ins w:id="13090" w:author="GoldenCorpusHarness" w:date="2026-03-28T21:57:49Z">
        <w:r>
          <w:t xml:space="preserve">cancer under </w:t>
        </w:r>
      </w:ins>
      <w:r>
        <w:t>study i</w:t>
      </w:r>
      <w:ins w:id="13091" w:author="GoldenCorpusHarness" w:date="2026-03-28T21:57:49Z">
        <w:r>
          <w:t xml:space="preserve">s </w:t>
        </w:r>
      </w:ins>
      <w:r>
        <w:t>n</w:t>
      </w:r>
      <w:ins w:id="13092" w:author="GoldenCorpusHarness" w:date="2026-03-28T21:57:49Z">
        <w:r>
          <w:t>o</w:t>
        </w:r>
      </w:ins>
      <w:r>
        <w:t>t</w:t>
      </w:r>
      <w:ins w:id="13093" w:author="GoldenCorpusHarness" w:date="2026-03-28T21:57:49Z">
        <w:r>
          <w:t xml:space="preserve"> consid</w:t>
        </w:r>
      </w:ins>
      <w:r>
        <w:t>er</w:t>
      </w:r>
      <w:del w:id="13094" w:author="GoldenCorpusHarness" w:date="2026-03-28T21:57:49Z">
        <w:r>
          <w:delText>v</w:delText>
        </w:r>
      </w:del>
      <w:r>
        <w:t>e</w:t>
      </w:r>
      <w:ins w:id="13095" w:author="GoldenCorpusHarness" w:date="2026-03-28T21:57:49Z">
        <w:r>
          <w:t>d a</w:t>
        </w:r>
      </w:ins>
      <w:r>
        <w:t>n</w:t>
      </w:r>
      <w:ins w:id="13096" w:author="GoldenCorpusHarness" w:date="2026-03-28T21:57:49Z">
        <w:r>
          <w:t xml:space="preserve"> AE as described in Sec</w:t>
        </w:r>
      </w:ins>
      <w:r>
        <w:t>tion</w:t>
      </w:r>
      <w:ins w:id="13097" w:author="GoldenCorpusHarness" w:date="2026-03-28T21:57:49Z">
        <w:r>
          <w:t xml:space="preserve"> 8</w:t>
        </w:r>
      </w:ins>
      <w:r>
        <w:t>.</w:t>
      </w:r>
      <w:ins w:id="13098" w:author="GoldenCorpusHarness" w:date="2026-03-28T21:57:49Z">
        <w:r>
          <w:t>4.6 and Appendix 3.</w:t>
        </w:r>
      </w:ins>
    </w:p>
    <w:p ns2:paraId="3A159D4C" ns2:textId="718F2462" w:rsidR="003F4787" w:rsidRPr="003F4787" w:rsidRDefault="003F4787" w:rsidP="005B7718">
      <w:pPr>
        <w:pStyle w:val="Heading3"/>
      </w:pPr>
      <w:del w:id="13099" w:author="GoldenCorpusHarness" w:date="2026-03-28T21:57:49Z">
        <w:r>
          <w:delText>P</w:delText>
        </w:r>
      </w:del>
      <w:ins w:id="13100" w:author="GoldenCorpusHarness" w:date="2026-03-28T21:57:49Z">
        <w:r>
          <w:t>Adverse events, SAEs, and other reportable safety events will be reported by the participant (or, when appr</w:t>
        </w:r>
      </w:ins>
      <w:r>
        <w:t>op</w:t>
      </w:r>
      <w:ins w:id="13101" w:author="GoldenCorpusHarness" w:date="2026-03-28T21:57:49Z">
        <w:r>
          <w:t>riate, by a caregiver, s</w:t>
        </w:r>
      </w:ins>
      <w:r>
        <w:t>u</w:t>
      </w:r>
      <w:ins w:id="13102" w:author="GoldenCorpusHarness" w:date="2026-03-28T21:57:49Z">
        <w:r>
          <w:t xml:space="preserve">rrogate, or the participant’s </w:t>
        </w:r>
      </w:ins>
      <w:r>
        <w:t>l</w:t>
      </w:r>
      <w:ins w:id="13103" w:author="GoldenCorpusHarness" w:date="2026-03-28T21:57:49Z">
        <w:r>
          <w:t>egally authorized represent</w:t>
        </w:r>
      </w:ins>
      <w:r>
        <w:t>ati</w:t>
      </w:r>
      <w:del w:id="13104" w:author="GoldenCorpusHarness" w:date="2026-03-28T21:57:49Z">
        <w:r>
          <w:delText>on Pharmacokin</w:delText>
        </w:r>
      </w:del>
      <w:ins w:id="13105" w:author="GoldenCorpusHarness" w:date="2026-03-28T21:57:49Z">
        <w:r>
          <w:t>v</w:t>
        </w:r>
      </w:ins>
      <w:r>
        <w:t>e</w:t>
      </w:r>
      <w:del w:id="13106" w:author="GoldenCorpusHarness" w:date="2026-03-28T21:57:49Z">
        <w:r>
          <w:delText>tic Analysis Set</w:delText>
        </w:r>
      </w:del>
      <w:ins w:id="13107" w:author="GoldenCorpusHarness" w:date="2026-03-28T21:57:49Z">
        <w:r>
          <w:t>).</w:t>
        </w:r>
      </w:ins>
    </w:p>
    <w:p ns2:paraId="6A403C42" ns2:textId="71A69484" w:rsidR="003F4787" w:rsidRPr="00F21818" w:rsidRDefault="005F565E" w:rsidP="003F4787">
      <w:pPr>
        <w:pStyle w:val="Paragraph0"/>
      </w:pPr>
      <w:del w:id="13108" w:author="GoldenCorpusHarness" w:date="2026-03-28T21:57:49Z">
        <w:r>
          <w:delText xml:space="preserve">No </w:delText>
        </w:r>
      </w:del>
      <w:ins w:id="13109" w:author="GoldenCorpusHarness" w:date="2026-03-28T21:57:49Z">
        <w:r>
          <w:t>The investigator and any designees are res</w:t>
        </w:r>
      </w:ins>
      <w:r>
        <w:t>p</w:t>
      </w:r>
      <w:del w:id="13110" w:author="GoldenCorpusHarness" w:date="2026-03-28T21:57:49Z">
        <w:r>
          <w:delText>harmacokinetic end</w:delText>
        </w:r>
      </w:del>
      <w:ins w:id="13111" w:author="GoldenCorpusHarness" w:date="2026-03-28T21:57:49Z">
        <w:r>
          <w:t>onsible for detecting, documenting, and re</w:t>
        </w:r>
      </w:ins>
      <w:r>
        <w:t>po</w:t>
      </w:r>
      <w:del w:id="13112" w:author="GoldenCorpusHarness" w:date="2026-03-28T21:57:49Z">
        <w:r>
          <w:delText xml:space="preserve">ints are </w:delText>
        </w:r>
      </w:del>
      <w:ins w:id="13113" w:author="GoldenCorpusHarness" w:date="2026-03-28T21:57:49Z">
        <w:r>
          <w:t>rting events that meet the definition of an AE or SAE as well as other re</w:t>
        </w:r>
      </w:ins>
      <w:r>
        <w:t>p</w:t>
      </w:r>
      <w:del w:id="13114" w:author="GoldenCorpusHarness" w:date="2026-03-28T21:57:49Z">
        <w:r>
          <w:delText>lanned for this stud</w:delText>
        </w:r>
      </w:del>
      <w:ins w:id="13115" w:author="GoldenCorpusHarness" w:date="2026-03-28T21:57:49Z">
        <w:r>
          <w:t>ortable safet</w:t>
        </w:r>
      </w:ins>
      <w:r>
        <w:t>y</w:t>
      </w:r>
      <w:ins w:id="13116" w:author="GoldenCorpusHarness" w:date="2026-03-28T21:57:49Z">
        <w:r>
          <w:t xml:space="preserve"> events</w:t>
        </w:r>
      </w:ins>
      <w:r>
        <w:t>.</w:t>
      </w:r>
      <w:ins w:id="13117" w:author="GoldenCorpusHarness" w:date="2026-03-28T21:57:49Z">
        <w:r>
          <w:t xml:space="preserve"> Investigators need to document if an SAE was associated with a medication error, misuse, or abuse.</w:t>
        </w:r>
      </w:ins>
    </w:p>
    <w:p ns2:paraId="4AF9BE6A" ns2:textId="328597D7" w:rsidR="00D80FE3" w:rsidRDefault="00D80FE3" w:rsidP="00D80FE3">
      <w:pPr>
        <w:pStyle w:val="Heading2"/>
      </w:pPr>
      <w:ins w:id="13118" w:author="GoldenCorpusHarness" w:date="2026-03-28T21:57:49Z">
        <w:r>
          <w:t xml:space="preserve">Investigators remain responsible for following up AEs, </w:t>
        </w:r>
      </w:ins>
      <w:r>
        <w:t>S</w:t>
      </w:r>
      <w:del w:id="13119" w:author="GoldenCorpusHarness" w:date="2026-03-28T21:57:49Z">
        <w:r>
          <w:delText xml:space="preserve">tatistical Methods </w:delText>
        </w:r>
      </w:del>
      <w:ins w:id="13120" w:author="GoldenCorpusHarness" w:date="2026-03-28T21:57:49Z">
        <w:r>
          <w:t>AEs, and other reportable safety events for outcome according to Section 8.4.3. The investigator, who is a qualified physician, will assess events that meet the definition of an AE or SAE as well as other reportable safety events with respect to seriousness, intensity/toxicity, and causality.</w:t>
        </w:r>
      </w:ins>
    </w:p>
    <w:p ns2:paraId="452A4FCB" ns2:textId="16CD8E1F" w:rsidR="00A70D33" w:rsidRDefault="00A70D33" w:rsidP="005B7718">
      <w:pPr>
        <w:pStyle w:val="Heading3"/>
      </w:pPr>
      <w:del w:id="13121" w:author="GoldenCorpusHarness" w:date="2026-03-28T21:57:49Z">
        <w:r>
          <w:delText xml:space="preserve">Statistical Methods for </w:delText>
        </w:r>
      </w:del>
      <w:ins w:id="13122" w:author="GoldenCorpusHarness" w:date="2026-03-28T21:57:49Z">
        <w:r>
          <w:t>Adverse events 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w:t>
        </w:r>
      </w:ins>
      <w:r>
        <w:t>E</w:t>
      </w:r>
      <w:del w:id="13123" w:author="GoldenCorpusHarness" w:date="2026-03-28T21:57:49Z">
        <w:r>
          <w:delText>fficacy</w:delText>
        </w:r>
      </w:del>
      <w:ins w:id="13124" w:author="GoldenCorpusHarness" w:date="2026-03-28T21:57:49Z">
        <w:r>
          <w:t>s will be captured according to guidelines for standard</w:t>
        </w:r>
      </w:ins>
      <w:r>
        <w:t xml:space="preserve"> A</w:t>
      </w:r>
      <w:del w:id="13125" w:author="GoldenCorpusHarness" w:date="2026-03-28T21:57:49Z">
        <w:r>
          <w:delText>nalyses</w:delText>
        </w:r>
      </w:del>
      <w:ins w:id="13126" w:author="GoldenCorpusHarness" w:date="2026-03-28T21:57:49Z">
        <w:r>
          <w:t>E reporting.</w:t>
        </w:r>
      </w:ins>
    </w:p>
    <w:p ns2:paraId="68D4EF59" ns2:textId="4C9F1EE0" w:rsidR="00F147D6" w:rsidRDefault="00F147D6" w:rsidP="00E41D92">
      <w:pPr>
        <w:pStyle w:val="Paragraph0"/>
        <w:rPr>
          <w:lang w:bidi="th-TH"/>
        </w:rPr>
      </w:pPr>
      <w:r>
        <w:t>T</w:t>
      </w:r>
      <w:del w:id="13127" w:author="GoldenCorpusHarness" w:date="2026-03-28T21:57:49Z">
        <w:r>
          <w:delText>h</w:delText>
        </w:r>
      </w:del>
      <w:r>
        <w:t>i</w:t>
      </w:r>
      <w:del w:id="13128" w:author="GoldenCorpusHarness" w:date="2026-03-28T21:57:49Z">
        <w:r>
          <w:delText>s</w:delText>
        </w:r>
      </w:del>
      <w:ins w:id="13129" w:author="GoldenCorpusHarness" w:date="2026-03-28T21:57:49Z">
        <w:r>
          <w:t>me</w:t>
        </w:r>
      </w:ins>
      <w:r>
        <w:t xml:space="preserve"> </w:t>
      </w:r>
      <w:del w:id="13130" w:author="GoldenCorpusHarness" w:date="2026-03-28T21:57:49Z">
        <w:r>
          <w:delText>s</w:delText>
        </w:r>
      </w:del>
      <w:ins w:id="13131" w:author="GoldenCorpusHarness" w:date="2026-03-28T21:57:49Z">
        <w:r>
          <w:t>P</w:t>
        </w:r>
      </w:ins>
      <w:r>
        <w:t>e</w:t>
      </w:r>
      <w:del w:id="13132" w:author="GoldenCorpusHarness" w:date="2026-03-28T21:57:49Z">
        <w:r>
          <w:delText>ct</w:delText>
        </w:r>
      </w:del>
      <w:ins w:id="13133" w:author="GoldenCorpusHarness" w:date="2026-03-28T21:57:49Z">
        <w:r>
          <w:t>r</w:t>
        </w:r>
      </w:ins>
      <w:r>
        <w:t>io</w:t>
      </w:r>
      <w:del w:id="13134" w:author="GoldenCorpusHarness" w:date="2026-03-28T21:57:49Z">
        <w:r>
          <w:delText xml:space="preserve">n </w:delText>
        </w:r>
      </w:del>
      <w:r>
        <w:t>d</w:t>
      </w:r>
      <w:del w:id="13135" w:author="GoldenCorpusHarness" w:date="2026-03-28T21:57:49Z">
        <w:r>
          <w:delText>escribes the statistical methods that address the primary</w:delText>
        </w:r>
      </w:del>
      <w:r>
        <w:t xml:space="preserve"> and </w:t>
      </w:r>
      <w:del w:id="13136" w:author="GoldenCorpusHarness" w:date="2026-03-28T21:57:49Z">
        <w:r>
          <w:delText>s</w:delText>
        </w:r>
      </w:del>
      <w:ins w:id="13137" w:author="GoldenCorpusHarness" w:date="2026-03-28T21:57:49Z">
        <w:r>
          <w:t>Fr</w:t>
        </w:r>
      </w:ins>
      <w:r>
        <w:t>e</w:t>
      </w:r>
      <w:ins w:id="13138" w:author="GoldenCorpusHarness" w:date="2026-03-28T21:57:49Z">
        <w:r>
          <w:t>quen</w:t>
        </w:r>
      </w:ins>
      <w:r>
        <w:t>c</w:t>
      </w:r>
      <w:del w:id="13139" w:author="GoldenCorpusHarness" w:date="2026-03-28T21:57:49Z">
        <w:r>
          <w:delText>ondar</w:delText>
        </w:r>
      </w:del>
      <w:r>
        <w:t xml:space="preserve">y </w:t>
      </w:r>
      <w:ins w:id="13140" w:author="GoldenCorpusHarness" w:date="2026-03-28T21:57:49Z">
        <w:r>
          <w:t>f</w:t>
        </w:r>
      </w:ins>
      <w:r>
        <w:t>o</w:t>
      </w:r>
      <w:del w:id="13141" w:author="GoldenCorpusHarness" w:date="2026-03-28T21:57:49Z">
        <w:r>
          <w:delText>bj</w:delText>
        </w:r>
      </w:del>
      <w:ins w:id="13142" w:author="GoldenCorpusHarness" w:date="2026-03-28T21:57:49Z">
        <w:r>
          <w:t>r Coll</w:t>
        </w:r>
      </w:ins>
      <w:r>
        <w:t>ecti</w:t>
      </w:r>
      <w:del w:id="13143" w:author="GoldenCorpusHarness" w:date="2026-03-28T21:57:49Z">
        <w:r>
          <w:delText>ves.</w:delText>
        </w:r>
      </w:del>
      <w:ins w:id="13144" w:author="GoldenCorpusHarness" w:date="2026-03-28T21:57:49Z">
        <w:r>
          <w:t>ng</w:t>
        </w:r>
      </w:ins>
      <w:r>
        <w:t xml:space="preserve"> </w:t>
      </w:r>
      <w:del w:id="13145" w:author="GoldenCorpusHarness" w:date="2026-03-28T21:57:49Z">
        <w:r>
          <w:delText>Methods</w:delText>
        </w:r>
      </w:del>
      <w:ins w:id="13146" w:author="GoldenCorpusHarness" w:date="2026-03-28T21:57:49Z">
        <w:r>
          <w:t>AE,</w:t>
        </w:r>
      </w:ins>
      <w:r>
        <w:t xml:space="preserve"> </w:t>
      </w:r>
      <w:del w:id="13147" w:author="GoldenCorpusHarness" w:date="2026-03-28T21:57:49Z">
        <w:r>
          <w:delText>rel</w:delText>
        </w:r>
      </w:del>
      <w:ins w:id="13148" w:author="GoldenCorpusHarness" w:date="2026-03-28T21:57:49Z">
        <w:r>
          <w:t xml:space="preserve">SAE, </w:t>
        </w:r>
      </w:ins>
      <w:r>
        <w:t>a</w:t>
      </w:r>
      <w:del w:id="13149" w:author="GoldenCorpusHarness" w:date="2026-03-28T21:57:49Z">
        <w:r>
          <w:delText>te</w:delText>
        </w:r>
      </w:del>
      <w:ins w:id="13150" w:author="GoldenCorpusHarness" w:date="2026-03-28T21:57:49Z">
        <w:r>
          <w:t>n</w:t>
        </w:r>
      </w:ins>
      <w:r>
        <w:t xml:space="preserve">d </w:t>
      </w:r>
      <w:del w:id="13151" w:author="GoldenCorpusHarness" w:date="2026-03-28T21:57:49Z">
        <w:r>
          <w:delText xml:space="preserve">to exploratory objectives will be described in </w:delText>
        </w:r>
      </w:del>
      <w:ins w:id="13152" w:author="GoldenCorpusHarness" w:date="2026-03-28T21:57:49Z">
        <w:r>
          <w:t>O</w:t>
        </w:r>
      </w:ins>
      <w:r>
        <w:t>the</w:t>
      </w:r>
      <w:ins w:id="13153" w:author="GoldenCorpusHarness" w:date="2026-03-28T21:57:49Z">
        <w:r>
          <w:t>r</w:t>
        </w:r>
      </w:ins>
      <w:r>
        <w:t xml:space="preserve"> </w:t>
      </w:r>
      <w:del w:id="13154" w:author="GoldenCorpusHarness" w:date="2026-03-28T21:57:49Z">
        <w:r>
          <w:delText>su</w:delText>
        </w:r>
      </w:del>
      <w:ins w:id="13155" w:author="GoldenCorpusHarness" w:date="2026-03-28T21:57:49Z">
        <w:r>
          <w:t>Re</w:t>
        </w:r>
      </w:ins>
      <w:r>
        <w:t>p</w:t>
      </w:r>
      <w:del w:id="13156" w:author="GoldenCorpusHarness" w:date="2026-03-28T21:57:49Z">
        <w:r>
          <w:delText>p</w:delText>
        </w:r>
      </w:del>
      <w:ins w:id="13157" w:author="GoldenCorpusHarness" w:date="2026-03-28T21:57:49Z">
        <w:r>
          <w:t>ortab</w:t>
        </w:r>
      </w:ins>
      <w:r>
        <w:t>le</w:t>
      </w:r>
      <w:del w:id="13158" w:author="GoldenCorpusHarness" w:date="2026-03-28T21:57:49Z">
        <w:r>
          <w:delText>m</w:delText>
        </w:r>
      </w:del>
      <w:ins w:id="13159" w:author="GoldenCorpusHarness" w:date="2026-03-28T21:57:49Z">
        <w:r>
          <w:t xml:space="preserve"> Safety Ev</w:t>
        </w:r>
      </w:ins>
      <w:r>
        <w:t>ent</w:t>
      </w:r>
      <w:ins w:id="13160" w:author="GoldenCorpusHarness" w:date="2026-03-28T21:57:49Z">
        <w:r>
          <w:t xml:space="preserve"> Inform</w:t>
        </w:r>
      </w:ins>
      <w:r>
        <w:t>a</w:t>
      </w:r>
      <w:del w:id="13161" w:author="GoldenCorpusHarness" w:date="2026-03-28T21:57:49Z">
        <w:r>
          <w:delText>l SAP.</w:delText>
        </w:r>
      </w:del>
      <w:ins w:id="13162" w:author="GoldenCorpusHarness" w:date="2026-03-28T21:57:49Z">
        <w:r>
          <w:t>tion</w:t>
        </w:r>
      </w:ins>
    </w:p>
    <w:p ns2:paraId="728C692F" ns2:textId="33A49970" w:rsidR="00E12165" w:rsidRDefault="00E12165" w:rsidP="00E41D92">
      <w:pPr>
        <w:pStyle w:val="Paragraph0"/>
        <w:rPr>
          <w:rFonts w:eastAsia="MS Mincho"/>
          <w:lang w:eastAsia="ja-JP"/>
        </w:rPr>
      </w:pPr>
      <w:ins w:id="13163" w:author="GoldenCorpusHarness" w:date="2026-03-28T21:57:49Z">
        <w:r>
          <w:t>All A</w:t>
        </w:r>
      </w:ins>
      <w:r>
        <w:t>E</w:t>
      </w:r>
      <w:del w:id="13164" w:author="GoldenCorpusHarness" w:date="2026-03-28T21:57:49Z">
        <w:r>
          <w:delText>fficac</w:delText>
        </w:r>
      </w:del>
      <w:ins w:id="13165" w:author="GoldenCorpusHarness" w:date="2026-03-28T21:57:49Z">
        <w:r>
          <w:t>s, SAEs, and other reportable safet</w:t>
        </w:r>
      </w:ins>
      <w:r>
        <w:t xml:space="preserve">y </w:t>
      </w:r>
      <w:del w:id="13166" w:author="GoldenCorpusHarness" w:date="2026-03-28T21:57:49Z">
        <w:r>
          <w:delText>results that</w:delText>
        </w:r>
      </w:del>
      <w:ins w:id="13167" w:author="GoldenCorpusHarness" w:date="2026-03-28T21:57:49Z">
        <w:r>
          <w:t>events that occur after the participant provides documented informed consent, but before intervention allocation/randomization, must be reported by the investigator if the participant is receiving placebo run-in or other run-in treatment, if the event cause the participant to be excluded from the study, or is the result of a protocol-specified intervention, including, but not limited to</w:t>
        </w:r>
      </w:ins>
      <w:r>
        <w:t xml:space="preserve"> w</w:t>
      </w:r>
      <w:del w:id="13168" w:author="GoldenCorpusHarness" w:date="2026-03-28T21:57:49Z">
        <w:r>
          <w:delText>ill be deemed to be statisticall</w:delText>
        </w:r>
      </w:del>
      <w:ins w:id="13169" w:author="GoldenCorpusHarness" w:date="2026-03-28T21:57:49Z">
        <w:r>
          <w:t>ashout or discontinuation of usual therap</w:t>
        </w:r>
      </w:ins>
      <w:r>
        <w:t>y</w:t>
      </w:r>
      <w:del w:id="13170" w:author="GoldenCorpusHarness" w:date="2026-03-28T21:57:49Z">
        <w:r>
          <w:delText xml:space="preserve"> significant after consideration of the Type I error control strategy are described in Section 9</w:delText>
        </w:r>
      </w:del>
      <w:ins w:id="13171" w:author="GoldenCorpusHarness" w:date="2026-03-28T21:57:49Z">
        <w:r>
          <w:t>, diet, or a procedure</w:t>
        </w:r>
      </w:ins>
      <w:r>
        <w:t>.</w:t>
      </w:r>
      <w:del w:id="13172" w:author="GoldenCorpusHarness" w:date="2026-03-28T21:57:49Z">
        <w:r>
          <w:delText>8, Multiplicity. Nominal p-values may be computed for other efficacy analyses but should be interpreted with caution due to potential issues of multiplicity and sample size.</w:delText>
        </w:r>
      </w:del>
    </w:p>
    <w:p ns2:paraId="684CB10B" ns2:textId="3DF12185" w:rsidR="00F109A3" w:rsidRDefault="00E12165" w:rsidP="00E41D92">
      <w:pPr>
        <w:pStyle w:val="Paragraph0"/>
        <w:rPr>
          <w:rFonts w:eastAsia="MS Mincho"/>
          <w:color w:val="000000"/>
          <w:lang w:eastAsia="ja-JP"/>
        </w:rPr>
      </w:pPr>
      <w:del w:id="13173" w:author="GoldenCorpusHarness" w:date="2026-03-28T21:57:49Z">
        <w:r>
          <w:delText>T</w:delText>
        </w:r>
      </w:del>
      <w:ins w:id="13174" w:author="GoldenCorpusHarness" w:date="2026-03-28T21:57:49Z">
        <w:r>
          <w:t>All AEs from t</w:t>
        </w:r>
      </w:ins>
      <w:r>
        <w:t xml:space="preserve">he </w:t>
      </w:r>
      <w:del w:id="13175" w:author="GoldenCorpusHarness" w:date="2026-03-28T21:57:49Z">
        <w:r>
          <w:delText>stra</w:delText>
        </w:r>
      </w:del>
      <w:r>
        <w:t>ti</w:t>
      </w:r>
      <w:ins w:id="13176" w:author="GoldenCorpusHarness" w:date="2026-03-28T21:57:49Z">
        <w:r>
          <w:t>me o</w:t>
        </w:r>
      </w:ins>
      <w:r>
        <w:t>f</w:t>
      </w:r>
      <w:ins w:id="13177" w:author="GoldenCorpusHarness" w:date="2026-03-28T21:57:49Z">
        <w:r>
          <w:t xml:space="preserve"> </w:t>
        </w:r>
      </w:ins>
      <w:r>
        <w:t>i</w:t>
      </w:r>
      <w:del w:id="13178" w:author="GoldenCorpusHarness" w:date="2026-03-28T21:57:49Z">
        <w:r>
          <w:delText>ca</w:delText>
        </w:r>
      </w:del>
      <w:ins w:id="13179" w:author="GoldenCorpusHarness" w:date="2026-03-28T21:57:49Z">
        <w:r>
          <w:t>nterven</w:t>
        </w:r>
      </w:ins>
      <w:r>
        <w:t>tion</w:t>
      </w:r>
      <w:del w:id="13180" w:author="GoldenCorpusHarness" w:date="2026-03-28T21:57:49Z">
        <w:r>
          <w:delText xml:space="preserve"> factors used for</w:delText>
        </w:r>
      </w:del>
      <w:r>
        <w:t xml:space="preserve"> randomization </w:t>
      </w:r>
      <w:del w:id="13181" w:author="GoldenCorpusHarness" w:date="2026-03-28T21:57:49Z">
        <w:r>
          <w:delText>(</w:delText>
        </w:r>
      </w:del>
      <w:ins w:id="13182" w:author="GoldenCorpusHarness" w:date="2026-03-28T21:57:49Z">
        <w:r>
          <w:t>through 30 day</w:t>
        </w:r>
      </w:ins>
      <w:r>
        <w:t>s</w:t>
      </w:r>
      <w:ins w:id="13183" w:author="GoldenCorpusHarness" w:date="2026-03-28T21:57:49Z">
        <w:r>
          <w:t xml:space="preserve"> following c</w:t>
        </w:r>
      </w:ins>
      <w:r>
        <w:t>e</w:t>
      </w:r>
      <w:del w:id="13184" w:author="GoldenCorpusHarness" w:date="2026-03-28T21:57:49Z">
        <w:r>
          <w:delText>e Sec</w:delText>
        </w:r>
      </w:del>
      <w:ins w:id="13185" w:author="GoldenCorpusHarness" w:date="2026-03-28T21:57:49Z">
        <w:r>
          <w:t>ssa</w:t>
        </w:r>
      </w:ins>
      <w:r>
        <w:t xml:space="preserve">tion </w:t>
      </w:r>
      <w:del w:id="13186" w:author="GoldenCorpusHarness" w:date="2026-03-28T21:57:49Z">
        <w:r>
          <w:delText>6.3.2 - Strati</w:delText>
        </w:r>
      </w:del>
      <w:ins w:id="13187" w:author="GoldenCorpusHarness" w:date="2026-03-28T21:57:49Z">
        <w:r>
          <w:t>o</w:t>
        </w:r>
      </w:ins>
      <w:r>
        <w:t>f</w:t>
      </w:r>
      <w:del w:id="13188" w:author="GoldenCorpusHarness" w:date="2026-03-28T21:57:49Z">
        <w:r>
          <w:delText>ication) will be applied to all</w:delText>
        </w:r>
      </w:del>
      <w:r>
        <w:t xml:space="preserve"> st</w:t>
      </w:r>
      <w:del w:id="13189" w:author="GoldenCorpusHarness" w:date="2026-03-28T21:57:49Z">
        <w:r>
          <w:delText>ratifie</w:delText>
        </w:r>
      </w:del>
      <w:ins w:id="13190" w:author="GoldenCorpusHarness" w:date="2026-03-28T21:57:49Z">
        <w:r>
          <w:t>u</w:t>
        </w:r>
      </w:ins>
      <w:r>
        <w:t>d</w:t>
      </w:r>
      <w:del w:id="13191" w:author="GoldenCorpusHarness" w:date="2026-03-28T21:57:49Z">
        <w:r>
          <w:delText xml:space="preserve"> analyses, in particular, the stratified log-rank test, stratified Cox model, and stratified Miettinen and Nurminen method [Miettinen, O. and Nurminen, M. 1985]. If there are small strata, for the purpose of analysis, strata will be combined to ensure sufficient number of participants, responses or events in each stratum. Details regarding the pooling strategy will be prespecified in the sSAP before the database lock for the first efficac</w:delText>
        </w:r>
      </w:del>
      <w:r>
        <w:t>y inter</w:t>
      </w:r>
      <w:del w:id="13192" w:author="GoldenCorpusHarness" w:date="2026-03-28T21:57:49Z">
        <w:r>
          <w:delText>im a</w:delText>
        </w:r>
      </w:del>
      <w:ins w:id="13193" w:author="GoldenCorpusHarness" w:date="2026-03-28T21:57:49Z">
        <w:r>
          <w:t>ve</w:t>
        </w:r>
      </w:ins>
      <w:r>
        <w:t>n</w:t>
      </w:r>
      <w:del w:id="13194" w:author="GoldenCorpusHarness" w:date="2026-03-28T21:57:49Z">
        <w:r>
          <w:delText>alysis, and decis</w:delText>
        </w:r>
      </w:del>
      <w:ins w:id="13195" w:author="GoldenCorpusHarness" w:date="2026-03-28T21:57:49Z">
        <w:r>
          <w:t>t</w:t>
        </w:r>
      </w:ins>
      <w:r>
        <w:t>ion</w:t>
      </w:r>
      <w:ins w:id="13196" w:author="GoldenCorpusHarness" w:date="2026-03-28T21:57:49Z">
        <w:r>
          <w:t xml:space="preserve"> mu</w:t>
        </w:r>
      </w:ins>
      <w:r>
        <w:t>s</w:t>
      </w:r>
      <w:ins w:id="13197" w:author="GoldenCorpusHarness" w:date="2026-03-28T21:57:49Z">
        <w:r>
          <w:t>t be</w:t>
        </w:r>
      </w:ins>
      <w:r>
        <w:t xml:space="preserve"> re</w:t>
      </w:r>
      <w:del w:id="13198" w:author="GoldenCorpusHarness" w:date="2026-03-28T21:57:49Z">
        <w:r>
          <w:delText>ga</w:delText>
        </w:r>
      </w:del>
      <w:ins w:id="13199" w:author="GoldenCorpusHarness" w:date="2026-03-28T21:57:49Z">
        <w:r>
          <w:t>po</w:t>
        </w:r>
      </w:ins>
      <w:r>
        <w:t>r</w:t>
      </w:r>
      <w:ins w:id="13200" w:author="GoldenCorpusHarness" w:date="2026-03-28T21:57:49Z">
        <w:r>
          <w:t>te</w:t>
        </w:r>
      </w:ins>
      <w:r>
        <w:t>d</w:t>
      </w:r>
      <w:del w:id="13201" w:author="GoldenCorpusHarness" w:date="2026-03-28T21:57:49Z">
        <w:r>
          <w:delText>ing</w:delText>
        </w:r>
      </w:del>
      <w:ins w:id="13202" w:author="GoldenCorpusHarness" w:date="2026-03-28T21:57:49Z">
        <w:r>
          <w:t xml:space="preserve"> by</w:t>
        </w:r>
      </w:ins>
      <w:r>
        <w:t xml:space="preserve"> the </w:t>
      </w:r>
      <w:del w:id="13203" w:author="GoldenCorpusHarness" w:date="2026-03-28T21:57:49Z">
        <w:r>
          <w:delText>pool</w:delText>
        </w:r>
      </w:del>
      <w:r>
        <w:t>in</w:t>
      </w:r>
      <w:del w:id="13204" w:author="GoldenCorpusHarness" w:date="2026-03-28T21:57:49Z">
        <w:r>
          <w:delText>g will be based on a blinded re</w:delText>
        </w:r>
      </w:del>
      <w:r>
        <w:t>v</w:t>
      </w:r>
      <w:del w:id="13205" w:author="GoldenCorpusHarness" w:date="2026-03-28T21:57:49Z">
        <w:r>
          <w:delText>iew of r</w:delText>
        </w:r>
      </w:del>
      <w:r>
        <w:t>es</w:t>
      </w:r>
      <w:del w:id="13206" w:author="GoldenCorpusHarness" w:date="2026-03-28T21:57:49Z">
        <w:r>
          <w:delText>ponse and even</w:delText>
        </w:r>
      </w:del>
      <w:r>
        <w:t>t</w:t>
      </w:r>
      <w:del w:id="13207" w:author="GoldenCorpusHarness" w:date="2026-03-28T21:57:49Z">
        <w:r>
          <w:delText xml:space="preserve"> counts by str</w:delText>
        </w:r>
      </w:del>
      <w:ins w:id="13208" w:author="GoldenCorpusHarness" w:date="2026-03-28T21:57:49Z">
        <w:r>
          <w:t>ig</w:t>
        </w:r>
      </w:ins>
      <w:r>
        <w:t>at</w:t>
      </w:r>
      <w:del w:id="13209" w:author="GoldenCorpusHarness" w:date="2026-03-28T21:57:49Z">
        <w:r>
          <w:delText>um</w:delText>
        </w:r>
      </w:del>
      <w:ins w:id="13210" w:author="GoldenCorpusHarness" w:date="2026-03-28T21:57:49Z">
        <w:r>
          <w:t>or</w:t>
        </w:r>
      </w:ins>
      <w:r>
        <w:t>.</w:t>
      </w:r>
    </w:p>
    <w:p ns2:paraId="3DFC3840" ns2:textId="5A53A47E" w:rsidR="000060BA" w:rsidRPr="000060BA" w:rsidRDefault="000060BA" w:rsidP="000060BA">
      <w:pPr>
        <w:pStyle w:val="Heading4"/>
      </w:pPr>
      <w:del w:id="13211" w:author="GoldenCorpusHarness" w:date="2026-03-28T21:57:49Z">
        <w:r>
          <w:delText>O</w:delText>
        </w:r>
      </w:del>
      <w:ins w:id="13212" w:author="GoldenCorpusHarness" w:date="2026-03-28T21:57:49Z">
        <w:r>
          <w:t xml:space="preserve">All AEs meeting serious criteria, from the time of intervention allocation/randomization through 90 days following cessation of study intervention or 30 days following cessation of study intervention if the participant initiates new anticancer therapy, whichever is earlier, must </w:t>
        </w:r>
      </w:ins>
      <w:r>
        <w:t>b</w:t>
      </w:r>
      <w:del w:id="13213" w:author="GoldenCorpusHarness" w:date="2026-03-28T21:57:49Z">
        <w:r>
          <w:delText>jective Res</w:delText>
        </w:r>
      </w:del>
      <w:ins w:id="13214" w:author="GoldenCorpusHarness" w:date="2026-03-28T21:57:49Z">
        <w:r>
          <w:t>e re</w:t>
        </w:r>
      </w:ins>
      <w:r>
        <w:t>po</w:t>
      </w:r>
      <w:del w:id="13215" w:author="GoldenCorpusHarness" w:date="2026-03-28T21:57:49Z">
        <w:r>
          <w:delText>nse Rate</w:delText>
        </w:r>
      </w:del>
      <w:ins w:id="13216" w:author="GoldenCorpusHarness" w:date="2026-03-28T21:57:49Z">
        <w:r>
          <w:t>rted by the investigator.</w:t>
        </w:r>
      </w:ins>
    </w:p>
    <w:p ns2:paraId="3F4B11F2" ns2:textId="0BF76DAE" w:rsidR="000060BA" w:rsidRPr="007D49D7" w:rsidRDefault="000060BA" w:rsidP="00E41D92">
      <w:pPr>
        <w:pStyle w:val="Paragraph0"/>
        <w:rPr>
          <w:lang w:bidi="th-TH"/>
        </w:rPr>
      </w:pPr>
      <w:del w:id="13217" w:author="GoldenCorpusHarness" w:date="2026-03-28T21:57:49Z">
        <w:r>
          <w:delText>The stratified Miettinen and Nurminen method [Miettinen</w:delText>
        </w:r>
      </w:del>
      <w:ins w:id="13218" w:author="GoldenCorpusHarness" w:date="2026-03-28T21:57:49Z">
        <w:r>
          <w:t>All pregnancies and exposure during breastfeeding</w:t>
        </w:r>
      </w:ins>
      <w:r>
        <w:t xml:space="preserve">, </w:t>
      </w:r>
      <w:del w:id="13219" w:author="GoldenCorpusHarness" w:date="2026-03-28T21:57:49Z">
        <w:r>
          <w:delText>O</w:delText>
        </w:r>
      </w:del>
      <w:ins w:id="13220" w:author="GoldenCorpusHarness" w:date="2026-03-28T21:57:49Z">
        <w:r>
          <w:t>from the time of treatment allocation/randomization through 120 days following pembrolizumab or 30 days following cessation of lenvatinib/placebo, whichever occurs last, must be reported by the investigator</w:t>
        </w:r>
      </w:ins>
      <w:r>
        <w:t xml:space="preserve">. </w:t>
      </w:r>
      <w:del w:id="13221" w:author="GoldenCorpusHarness" w:date="2026-03-28T21:57:49Z">
        <w:r>
          <w:delText>and Nurmine</w:delText>
        </w:r>
      </w:del>
      <w:ins w:id="13222" w:author="GoldenCorpusHarness" w:date="2026-03-28T21:57:49Z">
        <w:r>
          <w:t>If the participant initiates new anticancer therapy following discontinuation of study interventio</w:t>
        </w:r>
      </w:ins>
      <w:r>
        <w:t xml:space="preserve">n, </w:t>
      </w:r>
      <w:del w:id="13223" w:author="GoldenCorpusHarness" w:date="2026-03-28T21:57:49Z">
        <w:r>
          <w:delText>M</w:delText>
        </w:r>
      </w:del>
      <w:ins w:id="13224" w:author="GoldenCorpusHarness" w:date="2026-03-28T21:57:49Z">
        <w:r>
          <w:t>the time period for reporting pregnancies and exposure during breastfeeding is reduced to 30 days following cessation of study intervention</w:t>
        </w:r>
      </w:ins>
      <w:r>
        <w:t>.</w:t>
      </w:r>
      <w:del w:id="13225" w:author="GoldenCorpusHarness" w:date="2026-03-28T21:57:49Z">
        <w:r>
          <w:delText xml:space="preserve"> 1985]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[Clopper, C. J. and Pearson, E. S. 1934]. Supportive analyses may be performed for comparison of ORR based on investigator’s assessment.</w:delText>
        </w:r>
      </w:del>
    </w:p>
    <w:p ns2:paraId="55A6BFB0" ns2:textId="0C0F7D39" w:rsidR="00A70D33" w:rsidRPr="00D970C0" w:rsidRDefault="00A70D33" w:rsidP="000060BA">
      <w:pPr>
        <w:pStyle w:val="Heading4"/>
        <w:rPr>
          <w:lang w:bidi="th-TH"/>
        </w:rPr>
      </w:pPr>
      <w:del w:id="13226" w:author="GoldenCorpusHarness" w:date="2026-03-28T21:57:49Z">
        <w:r>
          <w:delText>Pro</w:delText>
        </w:r>
      </w:del>
      <w:ins w:id="13227" w:author="GoldenCorpusHarness" w:date="2026-03-28T21:57:49Z">
        <w:r>
          <w:t>Additionally, any SAE brou</w:t>
        </w:r>
      </w:ins>
      <w:r>
        <w:t>g</w:t>
      </w:r>
      <w:del w:id="13228" w:author="GoldenCorpusHarness" w:date="2026-03-28T21:57:49Z">
        <w:r>
          <w:delText>ression-fre</w:delText>
        </w:r>
      </w:del>
      <w:ins w:id="13229" w:author="GoldenCorpusHarness" w:date="2026-03-28T21:57:49Z">
        <w:r>
          <w:t>ht to the attention of an investigator at any time outside of the time period specified above must be reported immediately to th</w:t>
        </w:r>
      </w:ins>
      <w:r>
        <w:t>e S</w:t>
      </w:r>
      <w:del w:id="13230" w:author="GoldenCorpusHarness" w:date="2026-03-28T21:57:49Z">
        <w:r>
          <w:delText>urvival</w:delText>
        </w:r>
      </w:del>
      <w:ins w:id="13231" w:author="GoldenCorpusHarness" w:date="2026-03-28T21:57:49Z">
        <w:r>
          <w:t>ponsor if the event is considered related to study intervention.</w:t>
        </w:r>
      </w:ins>
    </w:p>
    <w:p ns2:paraId="79149F19" ns2:textId="5CE889DD" w:rsidR="00A70D33" w:rsidRPr="007817C2" w:rsidRDefault="00A70D33" w:rsidP="00E41D92">
      <w:pPr>
        <w:pStyle w:val="Paragraph0"/>
      </w:pPr>
      <w:del w:id="13232" w:author="GoldenCorpusHarness" w:date="2026-03-28T21:57:49Z">
        <w:r>
          <w:delText>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interval from the stratified Cox model with Efron’s method of tie handling and with a single treatment covariate will be reported. The stratification factors used for randomization (See Section 6.3.2 - Stratification) will be applied to both the stratified log-rank test and the stratified Cox model. Supportive analyses may be performed for comparison of PFS based on investigator’s assessment.</w:delText>
        </w:r>
      </w:del>
    </w:p>
    <w:p ns2:paraId="363E13AE" ns2:textId="5FFDD447" w:rsidR="00A70D33" w:rsidRPr="0061755F" w:rsidRDefault="00A70D33" w:rsidP="00E41D92">
      <w:pPr>
        <w:pStyle w:val="Paragraph0"/>
      </w:pPr>
      <w:ins w:id="13233" w:author="GoldenCorpusHarness" w:date="2026-03-28T21:57:49Z">
        <w:r>
          <w:t xml:space="preserve">Investigators are not obligated to actively seek AEs or </w:t>
        </w:r>
      </w:ins>
      <w:r>
        <w:t>S</w:t>
      </w:r>
      <w:del w:id="13234" w:author="GoldenCorpusHarness" w:date="2026-03-28T21:57:49Z">
        <w:r>
          <w:delText>ince disease progression is assessed periodically</w:delText>
        </w:r>
      </w:del>
      <w:ins w:id="13235" w:author="GoldenCorpusHarness" w:date="2026-03-28T21:57:49Z">
        <w:r>
          <w:t>AEs or other reportable safety events in former study participants. However</w:t>
        </w:r>
      </w:ins>
      <w:r>
        <w:t xml:space="preserve">, </w:t>
      </w:r>
      <w:del w:id="13236" w:author="GoldenCorpusHarness" w:date="2026-03-28T21:57:49Z">
        <w:r>
          <w:delText>PD can occur</w:delText>
        </w:r>
      </w:del>
      <w:ins w:id="13237" w:author="GoldenCorpusHarness" w:date="2026-03-28T21:57:49Z">
        <w:r>
          <w:t>if the investigator learns of any SAE, including a death, at</w:t>
        </w:r>
      </w:ins>
      <w:r>
        <w:t xml:space="preserve"> any time </w:t>
      </w:r>
      <w:del w:id="13238" w:author="GoldenCorpusHarness" w:date="2026-03-28T21:57:49Z">
        <w:r>
          <w:delText>in the ti</w:delText>
        </w:r>
      </w:del>
      <w:ins w:id="13239" w:author="GoldenCorpusHarness" w:date="2026-03-28T21:57:49Z">
        <w:r>
          <w:t>after a participant has been discharged fro</w:t>
        </w:r>
      </w:ins>
      <w:r>
        <w:t>m</w:t>
      </w:r>
      <w:del w:id="13240" w:author="GoldenCorpusHarness" w:date="2026-03-28T21:57:49Z">
        <w:r>
          <w:delText>e interval</w:delText>
        </w:r>
      </w:del>
      <w:ins w:id="13241" w:author="GoldenCorpusHarness" w:date="2026-03-28T21:57:49Z">
        <w:r>
          <w:t xml:space="preserve"> the study, and the investigator considers the event to</w:t>
        </w:r>
      </w:ins>
      <w:r>
        <w:t xml:space="preserve"> be</w:t>
      </w:r>
      <w:del w:id="13242" w:author="GoldenCorpusHarness" w:date="2026-03-28T21:57:49Z">
        <w:r>
          <w:delText>tween the last assess</w:delText>
        </w:r>
      </w:del>
      <w:ins w:id="13243" w:author="GoldenCorpusHarness" w:date="2026-03-28T21:57:49Z">
        <w:r>
          <w:t xml:space="preserve"> reasonably related to the study intervention or study participation, the investigator </w:t>
        </w:r>
      </w:ins>
      <w:r>
        <w:t>m</w:t>
      </w:r>
      <w:del w:id="13244" w:author="GoldenCorpusHarness" w:date="2026-03-28T21:57:49Z">
        <w:r>
          <w:delText>ent where PD was not docu</w:delText>
        </w:r>
      </w:del>
      <w:ins w:id="13245" w:author="GoldenCorpusHarness" w:date="2026-03-28T21:57:49Z">
        <w:r>
          <w:t>ust pro</w:t>
        </w:r>
      </w:ins>
      <w:r>
        <w:t>m</w:t>
      </w:r>
      <w:del w:id="13246" w:author="GoldenCorpusHarness" w:date="2026-03-28T21:57:49Z">
        <w:r>
          <w:delText>ented and the assessment when PD is documented</w:delText>
        </w:r>
      </w:del>
      <w:ins w:id="13247" w:author="GoldenCorpusHarness" w:date="2026-03-28T21:57:49Z">
        <w:r>
          <w:t>ptly notify the Sponsor</w:t>
        </w:r>
      </w:ins>
      <w:r>
        <w:t>.</w:t>
      </w:r>
      <w:del w:id="13248" w:author="GoldenCorpusHarness" w:date="2026-03-28T21:57:49Z">
        <w:r>
          <w:delText xml:space="preserve"> The true date of disease progression will be approximated by the earlier of the date of the first assessment at which PD is objectively documented per RECIST 1.1 by BICR and the date of death. Death is considered a PD event.</w:delText>
        </w:r>
      </w:del>
    </w:p>
    <w:p ns2:paraId="540B6C16" ns2:textId="5E8C7B36" w:rsidR="00A70D33" w:rsidRPr="0061755F" w:rsidRDefault="00A70D33" w:rsidP="00E41D92">
      <w:pPr>
        <w:pStyle w:val="Paragraph0"/>
      </w:pPr>
      <w:del w:id="13249" w:author="GoldenCorpusHarness" w:date="2026-03-28T21:57:49Z">
        <w:r>
          <w:delText>For</w:delText>
        </w:r>
      </w:del>
      <w:ins w:id="13250" w:author="GoldenCorpusHarness" w:date="2026-03-28T21:57:49Z">
        <w:r>
          <w:t>All</w:t>
        </w:r>
      </w:ins>
      <w:r>
        <w:t xml:space="preserve"> </w:t>
      </w:r>
      <w:ins w:id="13251" w:author="GoldenCorpusHarness" w:date="2026-03-28T21:57:49Z">
        <w:r>
          <w:t>ini</w:t>
        </w:r>
      </w:ins>
      <w:r>
        <w:t>t</w:t>
      </w:r>
      <w:del w:id="13252" w:author="GoldenCorpusHarness" w:date="2026-03-28T21:57:49Z">
        <w:r>
          <w:delText>he pr</w:delText>
        </w:r>
      </w:del>
      <w:r>
        <w:t>i</w:t>
      </w:r>
      <w:del w:id="13253" w:author="GoldenCorpusHarness" w:date="2026-03-28T21:57:49Z">
        <w:r>
          <w:delText>m</w:delText>
        </w:r>
      </w:del>
      <w:r>
        <w:t>a</w:t>
      </w:r>
      <w:del w:id="13254" w:author="GoldenCorpusHarness" w:date="2026-03-28T21:57:49Z">
        <w:r>
          <w:delText>ry</w:delText>
        </w:r>
      </w:del>
      <w:ins w:id="13255" w:author="GoldenCorpusHarness" w:date="2026-03-28T21:57:49Z">
        <w:r>
          <w:t>l</w:t>
        </w:r>
      </w:ins>
      <w:r>
        <w:t xml:space="preserve"> an</w:t>
      </w:r>
      <w:del w:id="13256" w:author="GoldenCorpusHarness" w:date="2026-03-28T21:57:49Z">
        <w:r>
          <w:delText>a</w:delText>
        </w:r>
      </w:del>
      <w:ins w:id="13257" w:author="GoldenCorpusHarness" w:date="2026-03-28T21:57:49Z">
        <w:r>
          <w:t>d fo</w:t>
        </w:r>
      </w:ins>
      <w:r>
        <w:t>l</w:t>
      </w:r>
      <w:del w:id="13258" w:author="GoldenCorpusHarness" w:date="2026-03-28T21:57:49Z">
        <w:r>
          <w:delText>y</w:delText>
        </w:r>
      </w:del>
      <w:ins w:id="13259" w:author="GoldenCorpusHarness" w:date="2026-03-28T21:57:49Z">
        <w:r>
          <w:t>low-up AE</w:t>
        </w:r>
      </w:ins>
      <w:r>
        <w:t>s</w:t>
      </w:r>
      <w:del w:id="13260" w:author="GoldenCorpusHarness" w:date="2026-03-28T21:57:49Z">
        <w:r>
          <w:delText>i</w:delText>
        </w:r>
      </w:del>
      <w:ins w:id="13261" w:author="GoldenCorpusHarness" w:date="2026-03-28T21:57:49Z">
        <w:r>
          <w:t>, SAE</w:t>
        </w:r>
      </w:ins>
      <w:r>
        <w:t>s, an</w:t>
      </w:r>
      <w:del w:id="13262" w:author="GoldenCorpusHarness" w:date="2026-03-28T21:57:49Z">
        <w:r>
          <w:delText>y</w:delText>
        </w:r>
      </w:del>
      <w:ins w:id="13263" w:author="GoldenCorpusHarness" w:date="2026-03-28T21:57:49Z">
        <w:r>
          <w:t>d</w:t>
        </w:r>
      </w:ins>
      <w:r>
        <w:t xml:space="preserve"> </w:t>
      </w:r>
      <w:ins w:id="13264" w:author="GoldenCorpusHarness" w:date="2026-03-28T21:57:49Z">
        <w:r>
          <w:t>other re</w:t>
        </w:r>
      </w:ins>
      <w:r>
        <w:t>p</w:t>
      </w:r>
      <w:del w:id="13265" w:author="GoldenCorpusHarness" w:date="2026-03-28T21:57:49Z">
        <w:r>
          <w:delText>a</w:delText>
        </w:r>
      </w:del>
      <w:ins w:id="13266" w:author="GoldenCorpusHarness" w:date="2026-03-28T21:57:49Z">
        <w:r>
          <w:t>o</w:t>
        </w:r>
      </w:ins>
      <w:r>
        <w:t>rt</w:t>
      </w:r>
      <w:del w:id="13267" w:author="GoldenCorpusHarness" w:date="2026-03-28T21:57:49Z">
        <w:r>
          <w:delText>icip</w:delText>
        </w:r>
      </w:del>
      <w:r>
        <w:t>a</w:t>
      </w:r>
      <w:del w:id="13268" w:author="GoldenCorpusHarness" w:date="2026-03-28T21:57:49Z">
        <w:r>
          <w:delText>n</w:delText>
        </w:r>
      </w:del>
      <w:ins w:id="13269" w:author="GoldenCorpusHarness" w:date="2026-03-28T21:57:49Z">
        <w:r>
          <w:t>ble safe</w:t>
        </w:r>
      </w:ins>
      <w:r>
        <w:t>t</w:t>
      </w:r>
      <w:del w:id="13270" w:author="GoldenCorpusHarness" w:date="2026-03-28T21:57:49Z">
        <w:r>
          <w:delText xml:space="preserve"> who experiences an</w:delText>
        </w:r>
      </w:del>
      <w:ins w:id="13271" w:author="GoldenCorpusHarness" w:date="2026-03-28T21:57:49Z">
        <w:r>
          <w:t>y</w:t>
        </w:r>
      </w:ins>
      <w:r>
        <w:t xml:space="preserve"> ev</w:t>
      </w:r>
      <w:del w:id="13272" w:author="GoldenCorpusHarness" w:date="2026-03-28T21:57:49Z">
        <w:r>
          <w:delText>ent (PD or death) immediately after 2 or more missed disease assessm</w:delText>
        </w:r>
      </w:del>
      <w:r>
        <w:t xml:space="preserve">ents will be </w:t>
      </w:r>
      <w:ins w:id="13273" w:author="GoldenCorpusHarness" w:date="2026-03-28T21:57:49Z">
        <w:r>
          <w:t>re</w:t>
        </w:r>
      </w:ins>
      <w:r>
        <w:t>c</w:t>
      </w:r>
      <w:del w:id="13274" w:author="GoldenCorpusHarness" w:date="2026-03-28T21:57:49Z">
        <w:r>
          <w:delText>ens</w:delText>
        </w:r>
      </w:del>
      <w:r>
        <w:t>or</w:t>
      </w:r>
      <w:ins w:id="13275" w:author="GoldenCorpusHarness" w:date="2026-03-28T21:57:49Z">
        <w:r>
          <w:t>d</w:t>
        </w:r>
      </w:ins>
      <w:r>
        <w:t>ed a</w:t>
      </w:r>
      <w:ins w:id="13276" w:author="GoldenCorpusHarness" w:date="2026-03-28T21:57:49Z">
        <w:r>
          <w:t>nd repor</w:t>
        </w:r>
      </w:ins>
      <w:r>
        <w:t>t</w:t>
      </w:r>
      <w:ins w:id="13277" w:author="GoldenCorpusHarness" w:date="2026-03-28T21:57:49Z">
        <w:r>
          <w:t>ed to</w:t>
        </w:r>
      </w:ins>
      <w:r>
        <w:t xml:space="preserve"> the </w:t>
      </w:r>
      <w:del w:id="13278" w:author="GoldenCorpusHarness" w:date="2026-03-28T21:57:49Z">
        <w:r>
          <w:delText>la</w:delText>
        </w:r>
      </w:del>
      <w:ins w:id="13279" w:author="GoldenCorpusHarness" w:date="2026-03-28T21:57:49Z">
        <w:r>
          <w:t>Spon</w:t>
        </w:r>
      </w:ins>
      <w:r>
        <w:t>s</w:t>
      </w:r>
      <w:del w:id="13280" w:author="GoldenCorpusHarness" w:date="2026-03-28T21:57:49Z">
        <w:r>
          <w:delText>t</w:delText>
        </w:r>
      </w:del>
      <w:ins w:id="13281" w:author="GoldenCorpusHarness" w:date="2026-03-28T21:57:49Z">
        <w:r>
          <w:t>or or</w:t>
        </w:r>
      </w:ins>
      <w:r>
        <w:t xml:space="preserve"> d</w:t>
      </w:r>
      <w:ins w:id="13282" w:author="GoldenCorpusHarness" w:date="2026-03-28T21:57:49Z">
        <w:r>
          <w:t>es</w:t>
        </w:r>
      </w:ins>
      <w:r>
        <w:t>i</w:t>
      </w:r>
      <w:del w:id="13283" w:author="GoldenCorpusHarness" w:date="2026-03-28T21:57:49Z">
        <w:r>
          <w:delText>s</w:delText>
        </w:r>
      </w:del>
      <w:ins w:id="13284" w:author="GoldenCorpusHarness" w:date="2026-03-28T21:57:49Z">
        <w:r>
          <w:t>gn</w:t>
        </w:r>
      </w:ins>
      <w:r>
        <w:t>e</w:t>
      </w:r>
      <w:del w:id="13285" w:author="GoldenCorpusHarness" w:date="2026-03-28T21:57:49Z">
        <w:r>
          <w:delText>as</w:delText>
        </w:r>
      </w:del>
      <w:r>
        <w:t xml:space="preserve">e </w:t>
      </w:r>
      <w:del w:id="13286" w:author="GoldenCorpusHarness" w:date="2026-03-28T21:57:49Z">
        <w:r>
          <w:delText>assessme</w:delText>
        </w:r>
      </w:del>
      <w:ins w:id="13287" w:author="GoldenCorpusHarness" w:date="2026-03-28T21:57:49Z">
        <w:r>
          <w:t>withi</w:t>
        </w:r>
      </w:ins>
      <w:r>
        <w:t>n</w:t>
      </w:r>
      <w:del w:id="13288" w:author="GoldenCorpusHarness" w:date="2026-03-28T21:57:49Z">
        <w:r>
          <w:delText>t before</w:delText>
        </w:r>
      </w:del>
      <w:r>
        <w:t xml:space="preserve"> the </w:t>
      </w:r>
      <w:ins w:id="13289" w:author="GoldenCorpusHarness" w:date="2026-03-28T21:57:49Z">
        <w:r>
          <w:t>ti</w:t>
        </w:r>
      </w:ins>
      <w:r>
        <w:t>m</w:t>
      </w:r>
      <w:ins w:id="13290" w:author="GoldenCorpusHarness" w:date="2026-03-28T21:57:49Z">
        <w:r>
          <w:t xml:space="preserve">e frames as </w:t>
        </w:r>
      </w:ins>
      <w:r>
        <w:t>i</w:t>
      </w:r>
      <w:del w:id="13291" w:author="GoldenCorpusHarness" w:date="2026-03-28T21:57:49Z">
        <w:r>
          <w:delText>ss</w:delText>
        </w:r>
      </w:del>
      <w:ins w:id="13292" w:author="GoldenCorpusHarness" w:date="2026-03-28T21:57:49Z">
        <w:r>
          <w:t>ndicat</w:t>
        </w:r>
      </w:ins>
      <w:r>
        <w:t xml:space="preserve">ed </w:t>
      </w:r>
      <w:del w:id="13293" w:author="GoldenCorpusHarness" w:date="2026-03-28T21:57:49Z">
        <w:r>
          <w:delText>v</w:delText>
        </w:r>
      </w:del>
      <w:r>
        <w:t>i</w:t>
      </w:r>
      <w:del w:id="13294" w:author="GoldenCorpusHarness" w:date="2026-03-28T21:57:49Z">
        <w:r>
          <w:delText>sits. I</w:delText>
        </w:r>
      </w:del>
      <w:r>
        <w:t xml:space="preserve">n </w:t>
      </w:r>
      <w:ins w:id="13295" w:author="GoldenCorpusHarness" w:date="2026-03-28T21:57:49Z">
        <w:r>
          <w:t>T</w:t>
        </w:r>
      </w:ins>
      <w:r>
        <w:t>a</w:t>
      </w:r>
      <w:del w:id="13296" w:author="GoldenCorpusHarness" w:date="2026-03-28T21:57:49Z">
        <w:r>
          <w:delText xml:space="preserve">ddition, any participant who initiates new anticancer therapy will </w:delText>
        </w:r>
      </w:del>
      <w:r>
        <w:t>b</w:t>
      </w:r>
      <w:del w:id="13297" w:author="GoldenCorpusHarness" w:date="2026-03-28T21:57:49Z">
        <w:r>
          <w:delText>e censored at the last disease assessment before the initiation of new anticancer therapy. Participants who do not start new anticancer therapy and who do not experience an event will be censored at the last disease assessment. If a participant meets multip</w:delText>
        </w:r>
      </w:del>
      <w:r>
        <w:t>le</w:t>
      </w:r>
      <w:del w:id="13298" w:author="GoldenCorpusHarness" w:date="2026-03-28T21:57:49Z">
        <w:r>
          <w:delText xml:space="preserve"> criteria for censoring, the censoring criterion that occurs earliest will be applied</w:delText>
        </w:r>
      </w:del>
      <w:ins w:id="13299" w:author="GoldenCorpusHarness" w:date="2026-03-28T21:57:49Z">
        <w:r>
          <w:t xml:space="preserve"> 8</w:t>
        </w:r>
      </w:ins>
      <w:r>
        <w:t>.</w:t>
      </w:r>
      <w:del w:id="13300" w:author="GoldenCorpusHarness" w:date="2026-03-28T21:57:49Z">
        <w:r>
          <w:delText xml:space="preserve">  </w:delText>
        </w:r>
      </w:del>
    </w:p>
    <w:p ns2:paraId="2824D109" ns2:textId="324A19BA" w:rsidR="00D52F46" w:rsidRPr="009B1D45" w:rsidRDefault="008A75F1" w:rsidP="00D52F46">
      <w:pPr>
        <w:pStyle w:val="Paragraph0"/>
      </w:pPr>
      <w:del w:id="13301" w:author="GoldenCorpusHarness" w:date="2026-03-28T21:57:49Z">
        <w:r>
          <w:delText>T</w:delText>
        </w:r>
      </w:del>
      <w:ins w:id="13302" w:author="GoldenCorpusHarness" w:date="2026-03-28T21:57:49Z">
        <w:r>
          <w:t>Excepti</w:t>
        </w:r>
      </w:ins>
      <w:r>
        <w:t>o</w:t>
      </w:r>
      <w:ins w:id="13303" w:author="GoldenCorpusHarness" w:date="2026-03-28T21:57:49Z">
        <w:r>
          <w:t>n:</w:t>
        </w:r>
      </w:ins>
      <w:r>
        <w:t xml:space="preserve"> </w:t>
      </w:r>
      <w:ins w:id="13304" w:author="GoldenCorpusHarness" w:date="2026-03-28T21:57:49Z">
        <w:r>
          <w:t>A positiv</w:t>
        </w:r>
      </w:ins>
      <w:r>
        <w:t>e</w:t>
      </w:r>
      <w:del w:id="13305" w:author="GoldenCorpusHarness" w:date="2026-03-28T21:57:49Z">
        <w:r>
          <w:delText>v</w:delText>
        </w:r>
      </w:del>
      <w:ins w:id="13306" w:author="GoldenCorpusHarness" w:date="2026-03-28T21:57:49Z">
        <w:r>
          <w:t xml:space="preserve"> pregn</w:t>
        </w:r>
      </w:ins>
      <w:r>
        <w:t>a</w:t>
      </w:r>
      <w:del w:id="13307" w:author="GoldenCorpusHarness" w:date="2026-03-28T21:57:49Z">
        <w:r>
          <w:delText>lu</w:delText>
        </w:r>
      </w:del>
      <w:ins w:id="13308" w:author="GoldenCorpusHarness" w:date="2026-03-28T21:57:49Z">
        <w:r>
          <w:t xml:space="preserve">ncy test </w:t>
        </w:r>
      </w:ins>
      <w:r>
        <w:t>at</w:t>
      </w:r>
      <w:del w:id="13309" w:author="GoldenCorpusHarness" w:date="2026-03-28T21:57:49Z">
        <w:r>
          <w:delText>e</w:delText>
        </w:r>
      </w:del>
      <w:r>
        <w:t xml:space="preserve"> the </w:t>
      </w:r>
      <w:del w:id="13310" w:author="GoldenCorpusHarness" w:date="2026-03-28T21:57:49Z">
        <w:r>
          <w:delText>robus</w:delText>
        </w:r>
      </w:del>
      <w:r>
        <w:t>t</w:t>
      </w:r>
      <w:del w:id="13311" w:author="GoldenCorpusHarness" w:date="2026-03-28T21:57:49Z">
        <w:r>
          <w:delText>n</w:delText>
        </w:r>
      </w:del>
      <w:ins w:id="13312" w:author="GoldenCorpusHarness" w:date="2026-03-28T21:57:49Z">
        <w:r>
          <w:t>im</w:t>
        </w:r>
      </w:ins>
      <w:r>
        <w:t>e</w:t>
      </w:r>
      <w:del w:id="13313" w:author="GoldenCorpusHarness" w:date="2026-03-28T21:57:49Z">
        <w:r>
          <w:delText>ss</w:delText>
        </w:r>
      </w:del>
      <w:r>
        <w:t xml:space="preserve"> of</w:t>
      </w:r>
      <w:del w:id="13314" w:author="GoldenCorpusHarness" w:date="2026-03-28T21:57:49Z">
        <w:r>
          <w:delText xml:space="preserve"> the PFS endpoint per RECIST 1.1 by BICR, 2 sensitivity analyses with different sets of censoring rules will be performed. The first sensitivity analysis follows the intention-to-treat principle. That is, PDs/deaths are counted as events regardless of missed study visits or</w:delText>
        </w:r>
      </w:del>
      <w:r>
        <w:t xml:space="preserve"> initia</w:t>
      </w:r>
      <w:del w:id="13315" w:author="GoldenCorpusHarness" w:date="2026-03-28T21:57:49Z">
        <w:r>
          <w:delText>tion of new anticancer therapy. The</w:delText>
        </w:r>
      </w:del>
      <w:ins w:id="13316" w:author="GoldenCorpusHarness" w:date="2026-03-28T21:57:49Z">
        <w:r>
          <w:t>l</w:t>
        </w:r>
      </w:ins>
      <w:r>
        <w:t xml:space="preserve"> s</w:t>
      </w:r>
      <w:ins w:id="13317" w:author="GoldenCorpusHarness" w:date="2026-03-28T21:57:49Z">
        <w:r>
          <w:t>cr</w:t>
        </w:r>
      </w:ins>
      <w:r>
        <w:t>e</w:t>
      </w:r>
      <w:del w:id="13318" w:author="GoldenCorpusHarness" w:date="2026-03-28T21:57:49Z">
        <w:r>
          <w:delText>cond s</w:delText>
        </w:r>
      </w:del>
      <w:r>
        <w:t>en</w:t>
      </w:r>
      <w:del w:id="13319" w:author="GoldenCorpusHarness" w:date="2026-03-28T21:57:49Z">
        <w:r>
          <w:delText>s</w:delText>
        </w:r>
      </w:del>
      <w:r>
        <w:t>i</w:t>
      </w:r>
      <w:del w:id="13320" w:author="GoldenCorpusHarness" w:date="2026-03-28T21:57:49Z">
        <w:r>
          <w:delText>tivity</w:delText>
        </w:r>
      </w:del>
      <w:ins w:id="13321" w:author="GoldenCorpusHarness" w:date="2026-03-28T21:57:49Z">
        <w:r>
          <w:t>ng</w:t>
        </w:r>
      </w:ins>
      <w:r>
        <w:t xml:space="preserve"> </w:t>
      </w:r>
      <w:del w:id="13322" w:author="GoldenCorpusHarness" w:date="2026-03-28T21:57:49Z">
        <w:r>
          <w:delText>analys</w:delText>
        </w:r>
      </w:del>
      <w:r>
        <w:t xml:space="preserve">is </w:t>
      </w:r>
      <w:del w:id="13323" w:author="GoldenCorpusHarness" w:date="2026-03-28T21:57:49Z">
        <w:r>
          <w:delText>c</w:delText>
        </w:r>
      </w:del>
      <w:ins w:id="13324" w:author="GoldenCorpusHarness" w:date="2026-03-28T21:57:49Z">
        <w:r>
          <w:t>n</w:t>
        </w:r>
      </w:ins>
      <w:r>
        <w:t>o</w:t>
      </w:r>
      <w:del w:id="13325" w:author="GoldenCorpusHarness" w:date="2026-03-28T21:57:49Z">
        <w:r>
          <w:delText>nsiders discontinuation of treatmen</w:delText>
        </w:r>
      </w:del>
      <w:r>
        <w:t xml:space="preserve">t </w:t>
      </w:r>
      <w:del w:id="13326" w:author="GoldenCorpusHarness" w:date="2026-03-28T21:57:49Z">
        <w:r>
          <w:delText>due to</w:delText>
        </w:r>
      </w:del>
      <w:ins w:id="13327" w:author="GoldenCorpusHarness" w:date="2026-03-28T21:57:49Z">
        <w:r>
          <w:t>a</w:t>
        </w:r>
      </w:ins>
      <w:r>
        <w:t xml:space="preserve"> re</w:t>
      </w:r>
      <w:ins w:id="13328" w:author="GoldenCorpusHarness" w:date="2026-03-28T21:57:49Z">
        <w:r>
          <w:t>port</w:t>
        </w:r>
      </w:ins>
      <w:r>
        <w:t>a</w:t>
      </w:r>
      <w:del w:id="13329" w:author="GoldenCorpusHarness" w:date="2026-03-28T21:57:49Z">
        <w:r>
          <w:delText>sons other than comp</w:delText>
        </w:r>
      </w:del>
      <w:ins w:id="13330" w:author="GoldenCorpusHarness" w:date="2026-03-28T21:57:49Z">
        <w:r>
          <w:t>b</w:t>
        </w:r>
      </w:ins>
      <w:r>
        <w:t>le</w:t>
      </w:r>
      <w:del w:id="13331" w:author="GoldenCorpusHarness" w:date="2026-03-28T21:57:49Z">
        <w:r>
          <w:delText>te response or initiation of new anticancer treatment, whichever occurs later, to be a PD</w:delText>
        </w:r>
      </w:del>
      <w:r>
        <w:t xml:space="preserve"> event </w:t>
      </w:r>
      <w:del w:id="13332" w:author="GoldenCorpusHarness" w:date="2026-03-28T21:57:49Z">
        <w:r>
          <w:delText>for participa</w:delText>
        </w:r>
      </w:del>
      <w:ins w:id="13333" w:author="GoldenCorpusHarness" w:date="2026-03-28T21:57:49Z">
        <w:r>
          <w:t>u</w:t>
        </w:r>
      </w:ins>
      <w:r>
        <w:t>n</w:t>
      </w:r>
      <w:del w:id="13334" w:author="GoldenCorpusHarness" w:date="2026-03-28T21:57:49Z">
        <w:r>
          <w:delText>t</w:delText>
        </w:r>
      </w:del>
      <w:ins w:id="13335" w:author="GoldenCorpusHarness" w:date="2026-03-28T21:57:49Z">
        <w:r>
          <w:t>les</w:t>
        </w:r>
      </w:ins>
      <w:r>
        <w:t xml:space="preserve">s </w:t>
      </w:r>
      <w:del w:id="13336" w:author="GoldenCorpusHarness" w:date="2026-03-28T21:57:49Z">
        <w:r>
          <w:delText>wi</w:delText>
        </w:r>
      </w:del>
      <w:r>
        <w:t>th</w:t>
      </w:r>
      <w:del w:id="13337" w:author="GoldenCorpusHarness" w:date="2026-03-28T21:57:49Z">
        <w:r>
          <w:delText>out docum</w:delText>
        </w:r>
      </w:del>
      <w:r>
        <w:t>e</w:t>
      </w:r>
      <w:del w:id="13338" w:author="GoldenCorpusHarness" w:date="2026-03-28T21:57:49Z">
        <w:r>
          <w:delText>nted PD or death. If a</w:delText>
        </w:r>
      </w:del>
      <w:r>
        <w:t xml:space="preserve"> participant </w:t>
      </w:r>
      <w:del w:id="13339" w:author="GoldenCorpusHarness" w:date="2026-03-28T21:57:49Z">
        <w:r>
          <w:delText>meet</w:delText>
        </w:r>
      </w:del>
      <w:ins w:id="13340" w:author="GoldenCorpusHarness" w:date="2026-03-28T21:57:49Z">
        <w:r>
          <w:t>ha</w:t>
        </w:r>
      </w:ins>
      <w:r>
        <w:t xml:space="preserve">s </w:t>
      </w:r>
      <w:del w:id="13341" w:author="GoldenCorpusHarness" w:date="2026-03-28T21:57:49Z">
        <w:r>
          <w:delText>m</w:delText>
        </w:r>
      </w:del>
      <w:ins w:id="13342" w:author="GoldenCorpusHarness" w:date="2026-03-28T21:57:49Z">
        <w:r>
          <w:t>received st</w:t>
        </w:r>
      </w:ins>
      <w:r>
        <w:t>u</w:t>
      </w:r>
      <w:del w:id="13343" w:author="GoldenCorpusHarness" w:date="2026-03-28T21:57:49Z">
        <w:r>
          <w:delText>lt</w:delText>
        </w:r>
      </w:del>
      <w:ins w:id="13344" w:author="GoldenCorpusHarness" w:date="2026-03-28T21:57:49Z">
        <w:r>
          <w:t xml:space="preserve">dy </w:t>
        </w:r>
      </w:ins>
      <w:r>
        <w:t>i</w:t>
      </w:r>
      <w:del w:id="13345" w:author="GoldenCorpusHarness" w:date="2026-03-28T21:57:49Z">
        <w:r>
          <w:delText>ple cri</w:delText>
        </w:r>
      </w:del>
      <w:ins w:id="13346" w:author="GoldenCorpusHarness" w:date="2026-03-28T21:57:49Z">
        <w:r>
          <w:t>n</w:t>
        </w:r>
      </w:ins>
      <w:r>
        <w:t>ter</w:t>
      </w:r>
      <w:del w:id="13347" w:author="GoldenCorpusHarness" w:date="2026-03-28T21:57:49Z">
        <w:r>
          <w:delText>ia for c</w:delText>
        </w:r>
      </w:del>
      <w:ins w:id="13348" w:author="GoldenCorpusHarness" w:date="2026-03-28T21:57:49Z">
        <w:r>
          <w:t>v</w:t>
        </w:r>
      </w:ins>
      <w:r>
        <w:t>en</w:t>
      </w:r>
      <w:del w:id="13349" w:author="GoldenCorpusHarness" w:date="2026-03-28T21:57:49Z">
        <w:r>
          <w:delText xml:space="preserve">soring, </w:delText>
        </w:r>
      </w:del>
      <w:r>
        <w:t>t</w:t>
      </w:r>
      <w:del w:id="13350" w:author="GoldenCorpusHarness" w:date="2026-03-28T21:57:49Z">
        <w:r>
          <w:delText>he censoring criter</w:delText>
        </w:r>
      </w:del>
      <w:r>
        <w:t>ion</w:t>
      </w:r>
      <w:del w:id="13351" w:author="GoldenCorpusHarness" w:date="2026-03-28T21:57:49Z">
        <w:r>
          <w:delText xml:space="preserve"> that occurs earliest will be applied</w:delText>
        </w:r>
      </w:del>
      <w:r>
        <w:t>.</w:t>
      </w:r>
      <w:del w:id="13352" w:author="GoldenCorpusHarness" w:date="2026-03-28T21:57:49Z">
        <w:r>
          <w:delText xml:space="preserve"> The censoring rules for the primary and sensitivity analyses are summarized in Table 9.   </w:delText>
        </w:r>
      </w:del>
    </w:p>
    <w:p ns2:paraId="50C9F66B" ns2:textId="6A8F069B" w:rsidR="00A70D33" w:rsidRPr="00337395" w:rsidRDefault="009B1D45" w:rsidP="002D1EA4">
      <w:pPr>
        <w:pStyle w:val="Caption"/>
      </w:pPr>
      <w:del w:id="13353" w:author="GoldenCorpusHarness" w:date="2026-03-28T21:57:49Z">
        <w:r>
          <w:delText xml:space="preserve">Table 9Censoring Rules for Primary and Sensitivity Analyses of PFS </w:delText>
        </w:r>
      </w:del>
    </w:p>
    <w:tbl>
      <w:tblPr>
        <w:tblStyle w:val="TableGrid"/>
        <w:tblW w:w="5000" w:type="pct"/>
        <w:tblLook w:val="04A0" w:firstRow="1" w:lastRow="0" w:firstColumn="1" w:lastColumn="0" w:noHBand="0" w:noVBand="1"/>
      </w:tblPr>
      <w:tblGrid>
        <w:gridCol w:w="2377"/>
        <w:gridCol w:w="2001"/>
        <w:gridCol w:w="2188"/>
        <w:gridCol w:w="2424"/>
      </w:tblGrid>
      <w:tr w:rsidR="00A70D33" w:rsidRPr="009C1801" ns2:paraId="4075C3F3" ns2:textId="77777777" w:rsidTr="005C3306">
        <w:trPr>
          <w:tblHeader/>
        </w:trPr>
        <w:tc>
          <w:tcPr>
            <w:tcW w:w="1322" w:type="pct"/>
            <w:vAlign w:val="center"/>
          </w:tcPr>
          <w:p ns2:paraId="6EFF3A30" ns2:textId="77777777" w:rsidR="00A70D33" w:rsidRPr="009C1801" w:rsidRDefault="00A70D33" w:rsidP="005B7718">
            <w:pPr>
              <w:pStyle w:val="AllText0"/>
              <w:spacing w:before="60" w:after="60"/>
              <w:jc w:val="center"/>
              <w:rPr>
                <w:b/>
              </w:rPr>
            </w:pPr>
            <w:r w:rsidRPr="009C1801">
              <w:rPr>
                <w:b/>
                <w:bCs/>
              </w:rPr>
              <w:t>Situation</w:t>
            </w:r>
          </w:p>
        </w:tc>
        <w:tc>
          <w:tcPr>
            <w:tcW w:w="1113" w:type="pct"/>
            <w:vAlign w:val="center"/>
          </w:tcPr>
          <w:p ns2:paraId="5068430A" ns2:textId="77777777" w:rsidR="00A70D33" w:rsidRPr="009C1801" w:rsidRDefault="00A70D33" w:rsidP="005B7718">
            <w:pPr>
              <w:pStyle w:val="AllText0"/>
              <w:spacing w:before="60" w:after="60"/>
              <w:jc w:val="center"/>
              <w:rPr>
                <w:b/>
              </w:rPr>
            </w:pPr>
            <w:r w:rsidRPr="009C1801">
              <w:rPr>
                <w:b/>
                <w:bCs/>
              </w:rPr>
              <w:t>Primary Analysis</w:t>
            </w:r>
          </w:p>
        </w:tc>
        <w:tc>
          <w:tcPr>
            <w:tcW w:w="1217" w:type="pct"/>
            <w:vAlign w:val="center"/>
          </w:tcPr>
          <w:p ns2:paraId="4AE0BD5C" ns2:textId="77777777" w:rsidR="00A70D33" w:rsidRPr="009C1801" w:rsidRDefault="00A70D33" w:rsidP="005B7718">
            <w:pPr>
              <w:pStyle w:val="AllText0"/>
              <w:spacing w:before="60" w:after="60"/>
              <w:jc w:val="center"/>
              <w:rPr>
                <w:rFonts w:eastAsiaTheme="minorHAnsi"/>
                <w:b/>
                <w:bCs/>
              </w:rPr>
            </w:pPr>
            <w:r w:rsidRPr="009C1801">
              <w:rPr>
                <w:b/>
                <w:bCs/>
              </w:rPr>
              <w:t>Sensitivity</w:t>
            </w:r>
          </w:p>
          <w:p ns2:paraId="2ACD4D63" ns2:textId="77777777" w:rsidR="00A70D33" w:rsidRPr="009C1801" w:rsidRDefault="00A70D33" w:rsidP="005B7718">
            <w:pPr>
              <w:pStyle w:val="AllText0"/>
              <w:spacing w:before="60" w:after="60"/>
              <w:jc w:val="center"/>
              <w:rPr>
                <w:b/>
              </w:rPr>
            </w:pPr>
            <w:r w:rsidRPr="009C1801">
              <w:rPr>
                <w:b/>
                <w:bCs/>
              </w:rPr>
              <w:t>Analysis 1</w:t>
            </w:r>
          </w:p>
        </w:tc>
        <w:tc>
          <w:tcPr>
            <w:tcW w:w="1348" w:type="pct"/>
            <w:vAlign w:val="center"/>
          </w:tcPr>
          <w:p ns2:paraId="211E9613" ns2:textId="77777777" w:rsidR="00A70D33" w:rsidRPr="009C1801" w:rsidRDefault="00A70D33" w:rsidP="005B7718">
            <w:pPr>
              <w:pStyle w:val="AllText0"/>
              <w:spacing w:before="60" w:after="60"/>
              <w:jc w:val="center"/>
              <w:rPr>
                <w:rFonts w:eastAsiaTheme="minorHAnsi"/>
                <w:b/>
                <w:bCs/>
              </w:rPr>
            </w:pPr>
            <w:r w:rsidRPr="009C1801">
              <w:rPr>
                <w:b/>
                <w:bCs/>
              </w:rPr>
              <w:t>Sensitivity</w:t>
            </w:r>
          </w:p>
          <w:p ns2:paraId="2D7018D7" ns2:textId="77777777" w:rsidR="00A70D33" w:rsidRPr="009C1801" w:rsidRDefault="00A70D33" w:rsidP="005B7718">
            <w:pPr>
              <w:pStyle w:val="AllText0"/>
              <w:spacing w:before="60" w:after="60"/>
              <w:jc w:val="center"/>
              <w:rPr>
                <w:b/>
              </w:rPr>
            </w:pPr>
            <w:r w:rsidRPr="009C1801">
              <w:rPr>
                <w:b/>
                <w:bCs/>
              </w:rPr>
              <w:t>Analysis 2</w:t>
            </w:r>
          </w:p>
        </w:tc>
      </w:tr>
      <w:tr w:rsidR="00A70D33" w:rsidRPr="009C1801" ns2:paraId="25044724" ns2:textId="77777777" w:rsidTr="00FF4248">
        <w:tc>
          <w:tcPr>
            <w:tcW w:w="1322" w:type="pct"/>
          </w:tcPr>
          <w:p ns2:paraId="00EB24F0" ns2:textId="3735FE78" w:rsidR="00A70D33" w:rsidRPr="009C1801" w:rsidRDefault="00A70D33" w:rsidP="005B7718">
            <w:pPr>
              <w:pStyle w:val="AllText0"/>
              <w:spacing w:before="60" w:after="60"/>
              <w:jc w:val="left"/>
            </w:pPr>
            <w:r w:rsidRPr="009C1801">
              <w:t>PD or death documented after ≤1</w:t>
            </w:r>
            <w:r w:rsidR="00942A57" w:rsidRPr="009C1801">
              <w:t> </w:t>
            </w:r>
            <w:r w:rsidRPr="009C1801">
              <w:t xml:space="preserve">missed disease assessment, and before new </w:t>
            </w:r>
            <w:r w:rsidR="00F34BCA">
              <w:t>anticancer</w:t>
            </w:r>
            <w:r w:rsidRPr="009C1801">
              <w:t xml:space="preserve"> therapy, if any</w:t>
            </w:r>
          </w:p>
        </w:tc>
        <w:tc>
          <w:tcPr>
            <w:tcW w:w="1113" w:type="pct"/>
          </w:tcPr>
          <w:p ns2:paraId="60DC2D1B" ns2:textId="358EA29F" w:rsidR="00A70D33" w:rsidRPr="005B7718" w:rsidRDefault="00A70D33" w:rsidP="005B7718">
            <w:pPr>
              <w:pStyle w:val="AllText0"/>
              <w:spacing w:before="60" w:after="60"/>
              <w:jc w:val="left"/>
            </w:pPr>
            <w:r w:rsidRPr="009C1801">
              <w:t>Progressed at date of documented PD or death</w:t>
            </w:r>
          </w:p>
        </w:tc>
        <w:tc>
          <w:tcPr>
            <w:tcW w:w="1217" w:type="pct"/>
          </w:tcPr>
          <w:p ns2:paraId="20F485BE" ns2:textId="580E8974" w:rsidR="00A70D33" w:rsidRPr="005B7718" w:rsidRDefault="00A70D33" w:rsidP="005B7718">
            <w:pPr>
              <w:pStyle w:val="AllText0"/>
              <w:spacing w:before="60" w:after="60"/>
              <w:jc w:val="left"/>
            </w:pPr>
            <w:r w:rsidRPr="009C1801">
              <w:t>Progressed at date of documented PD or death</w:t>
            </w:r>
          </w:p>
        </w:tc>
        <w:tc>
          <w:tcPr>
            <w:tcW w:w="1348" w:type="pct"/>
          </w:tcPr>
          <w:p ns2:paraId="3BA4314E" ns2:textId="3B390505" w:rsidR="00A70D33" w:rsidRPr="005B7718" w:rsidRDefault="00A70D33" w:rsidP="005B7718">
            <w:pPr>
              <w:pStyle w:val="AllText0"/>
              <w:spacing w:before="60" w:after="60"/>
              <w:jc w:val="left"/>
            </w:pPr>
            <w:r w:rsidRPr="009C1801">
              <w:t>Progressed at date of documented PD or death</w:t>
            </w:r>
          </w:p>
        </w:tc>
      </w:tr>
      <w:tr w:rsidR="00A70D33" w:rsidRPr="009C1801" ns2:paraId="4697A9A1" ns2:textId="77777777" w:rsidTr="00FF4248">
        <w:tc>
          <w:tcPr>
            <w:tcW w:w="1322" w:type="pct"/>
          </w:tcPr>
          <w:p ns2:paraId="302A06B2" ns2:textId="2D70240D" w:rsidR="00A70D33" w:rsidRPr="009C1801" w:rsidRDefault="00A70D33" w:rsidP="005B7718">
            <w:pPr>
              <w:pStyle w:val="AllText0"/>
              <w:spacing w:before="60" w:after="60"/>
              <w:jc w:val="left"/>
            </w:pPr>
            <w:r w:rsidRPr="009C1801">
              <w:t>PD or death documented immediately after ≥2</w:t>
            </w:r>
            <w:r w:rsidR="00942A57" w:rsidRPr="009C1801">
              <w:t> </w:t>
            </w:r>
            <w:r w:rsidRPr="009C1801">
              <w:t xml:space="preserve">consecutive missed disease assessments or after new </w:t>
            </w:r>
            <w:r w:rsidR="00F34BCA">
              <w:t>anticancer</w:t>
            </w:r>
            <w:r w:rsidRPr="009C1801">
              <w:t xml:space="preserve"> therapy, if any</w:t>
            </w:r>
          </w:p>
        </w:tc>
        <w:tc>
          <w:tcPr>
            <w:tcW w:w="1113" w:type="pct"/>
          </w:tcPr>
          <w:p ns2:paraId="574FB39A" ns2:textId="21564DB9" w:rsidR="00A70D33" w:rsidRPr="009C1801" w:rsidRDefault="00A70D33" w:rsidP="005B7718">
            <w:pPr>
              <w:pStyle w:val="AllText0"/>
              <w:spacing w:before="60" w:after="60"/>
              <w:jc w:val="left"/>
            </w:pPr>
            <w:r w:rsidRPr="009C1801">
              <w:t xml:space="preserve">Censored at last disease assessment </w:t>
            </w:r>
            <w:r w:rsidR="009B1AC6">
              <w:t>before</w:t>
            </w:r>
            <w:r w:rsidRPr="009C1801">
              <w:t xml:space="preserve"> the earlier date of ≥2</w:t>
            </w:r>
            <w:r w:rsidR="00942A57" w:rsidRPr="009C1801">
              <w:t> </w:t>
            </w:r>
            <w:r w:rsidRPr="009C1801">
              <w:t xml:space="preserve">consecutive missed disease assessment and new </w:t>
            </w:r>
            <w:r w:rsidR="00F34BCA">
              <w:t>anticancer</w:t>
            </w:r>
            <w:r w:rsidRPr="009C1801">
              <w:t xml:space="preserve"> therapy, if any</w:t>
            </w:r>
          </w:p>
        </w:tc>
        <w:tc>
          <w:tcPr>
            <w:tcW w:w="1217" w:type="pct"/>
          </w:tcPr>
          <w:p ns2:paraId="419E8C79" ns2:textId="6F48231A" w:rsidR="00A70D33" w:rsidRPr="005B7718" w:rsidRDefault="00A70D33" w:rsidP="005B7718">
            <w:pPr>
              <w:pStyle w:val="AllText0"/>
              <w:spacing w:before="60" w:after="60"/>
              <w:jc w:val="left"/>
            </w:pPr>
            <w:r w:rsidRPr="009C1801">
              <w:t>Progressed at date of documented PD or death</w:t>
            </w:r>
          </w:p>
        </w:tc>
        <w:tc>
          <w:tcPr>
            <w:tcW w:w="1348" w:type="pct"/>
          </w:tcPr>
          <w:p ns2:paraId="131C7A97" ns2:textId="274AB5AA" w:rsidR="00A70D33" w:rsidRPr="005B7718" w:rsidRDefault="00A70D33" w:rsidP="005B7718">
            <w:pPr>
              <w:pStyle w:val="AllText0"/>
              <w:spacing w:before="60" w:after="60"/>
              <w:jc w:val="left"/>
            </w:pPr>
            <w:r w:rsidRPr="009C1801">
              <w:t>Progressed at date of documented PD or death</w:t>
            </w:r>
          </w:p>
        </w:tc>
      </w:tr>
      <w:tr w:rsidR="00A70D33" w:rsidRPr="009C1801" ns2:paraId="164696FD" ns2:textId="77777777" w:rsidTr="00FF4248">
        <w:tc>
          <w:tcPr>
            <w:tcW w:w="1322" w:type="pct"/>
          </w:tcPr>
          <w:p ns2:paraId="6F3819CC" ns2:textId="7A8CD815" w:rsidR="00A70D33" w:rsidRPr="005B7718" w:rsidRDefault="00A70D33" w:rsidP="005B7718">
            <w:pPr>
              <w:pStyle w:val="AllText0"/>
              <w:spacing w:before="60" w:after="60"/>
              <w:jc w:val="left"/>
            </w:pPr>
            <w:r w:rsidRPr="009C1801">
              <w:t>No PD and no death; and new anticancer treatment is not initiated</w:t>
            </w:r>
          </w:p>
        </w:tc>
        <w:tc>
          <w:tcPr>
            <w:tcW w:w="1113" w:type="pct"/>
          </w:tcPr>
          <w:p ns2:paraId="56D45154" ns2:textId="07B0E625" w:rsidR="00A70D33" w:rsidRPr="005B7718" w:rsidRDefault="00A70D33" w:rsidP="005B7718">
            <w:pPr>
              <w:pStyle w:val="AllText0"/>
              <w:spacing w:before="60" w:after="60"/>
              <w:jc w:val="left"/>
            </w:pPr>
            <w:r w:rsidRPr="009C1801">
              <w:t xml:space="preserve">Censored at last disease assessment </w:t>
            </w:r>
          </w:p>
        </w:tc>
        <w:tc>
          <w:tcPr>
            <w:tcW w:w="1217" w:type="pct"/>
          </w:tcPr>
          <w:p ns2:paraId="15815D58" ns2:textId="68B9C8D9" w:rsidR="00A70D33" w:rsidRPr="005B7718" w:rsidRDefault="00A70D33" w:rsidP="005B7718">
            <w:pPr>
              <w:pStyle w:val="AllText0"/>
              <w:spacing w:before="60" w:after="60"/>
              <w:jc w:val="left"/>
            </w:pPr>
            <w:r w:rsidRPr="009C1801">
              <w:t xml:space="preserve">Censored at last disease assessment </w:t>
            </w:r>
          </w:p>
        </w:tc>
        <w:tc>
          <w:tcPr>
            <w:tcW w:w="1348" w:type="pct"/>
          </w:tcPr>
          <w:p ns2:paraId="1EE6C5FF" ns2:textId="77777777" w:rsidR="00A70D33" w:rsidRPr="009C1801" w:rsidRDefault="00A70D33" w:rsidP="005B7718">
            <w:pPr>
              <w:pStyle w:val="AllText0"/>
              <w:spacing w:before="60" w:after="60"/>
              <w:jc w:val="left"/>
            </w:pPr>
            <w:r w:rsidRPr="009C1801">
              <w:t>Progressed at treatment discontinuation due to reasons other than complete response; otherwise censored at last disease assessment if still on study treatment or completed study treatment.</w:t>
            </w:r>
          </w:p>
        </w:tc>
      </w:tr>
      <w:tr w:rsidR="00A70D33" w:rsidRPr="009C1801" ns2:paraId="08F7B77C" ns2:textId="77777777" w:rsidTr="00FF4248">
        <w:tc>
          <w:tcPr>
            <w:tcW w:w="1322" w:type="pct"/>
          </w:tcPr>
          <w:p ns2:paraId="06047EF9" ns2:textId="7DCB733A" w:rsidR="00A70D33" w:rsidRPr="005B7718" w:rsidRDefault="00A70D33" w:rsidP="005B7718">
            <w:pPr>
              <w:spacing w:before="60" w:after="60"/>
              <w:rPr>
                <w:b/>
                <w:sz w:val="20"/>
                <w:szCs w:val="20"/>
              </w:rPr>
            </w:pPr>
            <w:r w:rsidRPr="009C1801">
              <w:rPr>
                <w:sz w:val="20"/>
                <w:szCs w:val="20"/>
              </w:rPr>
              <w:t>No PD and no death; new anticancer treatment is initiated</w:t>
            </w:r>
          </w:p>
        </w:tc>
        <w:tc>
          <w:tcPr>
            <w:tcW w:w="1113" w:type="pct"/>
          </w:tcPr>
          <w:p ns2:paraId="7587D698" ns2:textId="77777777" w:rsidR="00A70D33" w:rsidRPr="009C1801" w:rsidRDefault="00A70D33" w:rsidP="005B7718">
            <w:pPr>
              <w:pStyle w:val="AllText0"/>
              <w:spacing w:before="60" w:after="60"/>
              <w:jc w:val="left"/>
              <w:rPr>
                <w:b/>
              </w:rPr>
            </w:pPr>
            <w:r w:rsidRPr="009C1801">
              <w:t>Censored at last disease assessment before new anticancer treatment  </w:t>
            </w:r>
          </w:p>
        </w:tc>
        <w:tc>
          <w:tcPr>
            <w:tcW w:w="1217" w:type="pct"/>
          </w:tcPr>
          <w:p ns2:paraId="774071A3" ns2:textId="77777777" w:rsidR="00A70D33" w:rsidRPr="009C1801" w:rsidRDefault="00A70D33" w:rsidP="005B7718">
            <w:pPr>
              <w:pStyle w:val="AllText0"/>
              <w:spacing w:before="60" w:after="60"/>
              <w:jc w:val="left"/>
              <w:rPr>
                <w:b/>
              </w:rPr>
            </w:pPr>
            <w:r w:rsidRPr="009C1801">
              <w:t>Censored at last disease assessment</w:t>
            </w:r>
          </w:p>
        </w:tc>
        <w:tc>
          <w:tcPr>
            <w:tcW w:w="1348" w:type="pct"/>
          </w:tcPr>
          <w:p ns2:paraId="7E54741F" ns2:textId="77777777" w:rsidR="00A70D33" w:rsidRPr="009C1801" w:rsidRDefault="00A70D33" w:rsidP="005B7718">
            <w:pPr>
              <w:pStyle w:val="AllText0"/>
              <w:spacing w:before="60" w:after="60"/>
              <w:jc w:val="left"/>
            </w:pPr>
            <w:r w:rsidRPr="009C1801">
              <w:t>Progressed at date of new anticancer treatment</w:t>
            </w:r>
          </w:p>
        </w:tc>
      </w:tr>
      <w:tr w:rsidR="00DA00BD" w:rsidRPr="009C1801" ns2:paraId="3A5AACEA" ns2:textId="77777777" w:rsidTr="00DA00BD">
        <w:tc>
          <w:tcPr>
            <w:tcW w:w="5000" w:type="pct"/>
            <w:gridSpan w:val="4"/>
          </w:tcPr>
          <w:p ns2:paraId="1EAEFE33" ns2:textId="7133D025" w:rsidR="00DA00BD" w:rsidRPr="009C1801" w:rsidRDefault="00DA00BD" w:rsidP="005B7718">
            <w:pPr>
              <w:pStyle w:val="AllText0"/>
              <w:spacing w:before="60" w:after="60"/>
              <w:jc w:val="left"/>
            </w:pPr>
            <w:r w:rsidRPr="009C1801">
              <w:t>Abbreviations: PD = disease progression; PFS = progression-free survival.</w:t>
            </w:r>
          </w:p>
        </w:tc>
      </w:tr>
    </w:tbl>
    <w:p ns2:paraId="6634122D" ns2:textId="77777777" w:rsidR="005B7718" w:rsidRDefault="005B7718" w:rsidP="005C3306">
      <w:bookmarkStart w:id="292" w:name="_Toc404160276"/>
      <w:bookmarkStart w:id="293" w:name="_Toc405847843"/>
      <w:bookmarkStart w:id="294" w:name="_Toc405998943"/>
      <w:bookmarkStart w:id="295" w:name="_Toc408235393"/>
    </w:p>
    <w:p ns2:paraId="44C8301B" ns2:textId="4CCCC1CF" w:rsidR="00A70D33" w:rsidRPr="005C3306" w:rsidRDefault="00A70D33" w:rsidP="005C3306">
      <w:pPr>
        <w:pStyle w:val="Heading4"/>
      </w:pPr>
      <w:bookmarkStart w:id="296" w:name="_Toc107570749"/>
      <w:r w:rsidRPr="005C3306">
        <w:lastRenderedPageBreak/>
        <w:t>Overall Survival</w:t>
      </w:r>
      <w:bookmarkEnd w:id="292"/>
      <w:bookmarkEnd w:id="293"/>
      <w:bookmarkEnd w:id="294"/>
      <w:bookmarkEnd w:id="295"/>
      <w:bookmarkEnd w:id="296"/>
    </w:p>
    <w:p ns2:paraId="7C557820" ns2:textId="51094A45" w:rsidR="00A70D33" w:rsidRDefault="00A70D33" w:rsidP="00E41D92">
      <w:pPr>
        <w:pStyle w:val="Paragraph0"/>
      </w:pPr>
      <w:del w:id="13354" w:author="GoldenCorpusHarness" w:date="2026-03-28T21:57:49Z">
        <w:r>
          <w:delText xml:space="preserve">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hazard ratio). The hazard ratio and its 95% confidence interval from the stratified Cox model with a single treatment covariate will be reported. The stratification factors used for randomization (See Section 6.3.2 - Stratification) will be applied to both the stratified log-rank test and the stratified Cox model. Participants without documented death at the time of analysis will be censored at the date the participant was last known to be alive. </w:delText>
        </w:r>
      </w:del>
    </w:p>
    <w:p ns2:paraId="65F15FFB" ns2:textId="4207580B" w:rsidR="00A70D33" w:rsidRPr="00057E4B" w:rsidRDefault="00A70D33" w:rsidP="000060BA">
      <w:pPr>
        <w:pStyle w:val="Heading4"/>
      </w:pPr>
      <w:del w:id="13355" w:author="GoldenCorpusHarness" w:date="2026-03-28T21:57:49Z">
        <w:r>
          <w:delText>Dura</w:delText>
        </w:r>
      </w:del>
      <w:ins w:id="13356" w:author="GoldenCorpusHarness" w:date="2026-03-28T21:57:49Z">
        <w:r>
          <w:t>Me</w:t>
        </w:r>
      </w:ins>
      <w:r>
        <w:t>t</w:t>
      </w:r>
      <w:del w:id="13357" w:author="GoldenCorpusHarness" w:date="2026-03-28T21:57:49Z">
        <w:r>
          <w:delText>i</w:delText>
        </w:r>
      </w:del>
      <w:ins w:id="13358" w:author="GoldenCorpusHarness" w:date="2026-03-28T21:57:49Z">
        <w:r>
          <w:t>h</w:t>
        </w:r>
      </w:ins>
      <w:r>
        <w:t>o</w:t>
      </w:r>
      <w:del w:id="13359" w:author="GoldenCorpusHarness" w:date="2026-03-28T21:57:49Z">
        <w:r>
          <w:delText>n</w:delText>
        </w:r>
      </w:del>
      <w:ins w:id="13360" w:author="GoldenCorpusHarness" w:date="2026-03-28T21:57:49Z">
        <w:r>
          <w:t>d</w:t>
        </w:r>
      </w:ins>
      <w:r>
        <w:t xml:space="preserve"> of </w:t>
      </w:r>
      <w:ins w:id="13361" w:author="GoldenCorpusHarness" w:date="2026-03-28T21:57:49Z">
        <w:r>
          <w:t xml:space="preserve">Detecting AEs, SAEs, and Other </w:t>
        </w:r>
      </w:ins>
      <w:r>
        <w:t>Re</w:t>
      </w:r>
      <w:del w:id="13362" w:author="GoldenCorpusHarness" w:date="2026-03-28T21:57:49Z">
        <w:r>
          <w:delText>s</w:delText>
        </w:r>
      </w:del>
      <w:r>
        <w:t>po</w:t>
      </w:r>
      <w:ins w:id="13363" w:author="GoldenCorpusHarness" w:date="2026-03-28T21:57:49Z">
        <w:r>
          <w:t>rtable Safety Eve</w:t>
        </w:r>
      </w:ins>
      <w:r>
        <w:t>n</w:t>
      </w:r>
      <w:ins w:id="13364" w:author="GoldenCorpusHarness" w:date="2026-03-28T21:57:49Z">
        <w:r>
          <w:t>t</w:t>
        </w:r>
      </w:ins>
      <w:r>
        <w:t>s</w:t>
      </w:r>
      <w:del w:id="13365" w:author="GoldenCorpusHarness" w:date="2026-03-28T21:57:49Z">
        <w:r>
          <w:delText>e</w:delText>
        </w:r>
      </w:del>
    </w:p>
    <w:p ns2:paraId="77FC0928" ns2:textId="1885E64D" w:rsidR="00A70D33" w:rsidRPr="00057E4B" w:rsidRDefault="00A70D33" w:rsidP="00E41D92">
      <w:pPr>
        <w:pStyle w:val="Paragraph0"/>
      </w:pPr>
      <w:del w:id="13366" w:author="GoldenCorpusHarness" w:date="2026-03-28T21:57:49Z">
        <w:r>
          <w:delText>I</w:delText>
        </w:r>
      </w:del>
      <w:ins w:id="13367" w:author="GoldenCorpusHarness" w:date="2026-03-28T21:57:49Z">
        <w:r>
          <w:t>Care will be taken not to introduce bias when detecting AEs and/or SAEs and other reportable sa</w:t>
        </w:r>
      </w:ins>
      <w:r>
        <w:t>f</w:t>
      </w:r>
      <w:del w:id="13368" w:author="GoldenCorpusHarness" w:date="2026-03-28T21:57:49Z">
        <w:r>
          <w:delText xml:space="preserve"> sa</w:delText>
        </w:r>
      </w:del>
      <w:ins w:id="13369" w:author="GoldenCorpusHarness" w:date="2026-03-28T21:57:49Z">
        <w:r>
          <w:t xml:space="preserve">ety events. Open-ended and nonleading verbal questioning of the participant is the preferred </w:t>
        </w:r>
      </w:ins>
      <w:r>
        <w:t>m</w:t>
      </w:r>
      <w:del w:id="13370" w:author="GoldenCorpusHarness" w:date="2026-03-28T21:57:49Z">
        <w:r>
          <w:delText xml:space="preserve">ple size permits, DOR will be summarized descriptively using Kaplan-Meier medians and </w:delText>
        </w:r>
      </w:del>
      <w:ins w:id="13371" w:author="GoldenCorpusHarness" w:date="2026-03-28T21:57:49Z">
        <w:r>
          <w:t>ethod to in</w:t>
        </w:r>
      </w:ins>
      <w:r>
        <w:t>qu</w:t>
      </w:r>
      <w:del w:id="13372" w:author="GoldenCorpusHarness" w:date="2026-03-28T21:57:49Z">
        <w:r>
          <w:delText>artiles</w:delText>
        </w:r>
      </w:del>
      <w:ins w:id="13373" w:author="GoldenCorpusHarness" w:date="2026-03-28T21:57:49Z">
        <w:r>
          <w:t>ire about AE occurrence</w:t>
        </w:r>
      </w:ins>
      <w:r>
        <w:t>.</w:t>
      </w:r>
      <w:del w:id="13374" w:author="GoldenCorpusHarness" w:date="2026-03-28T21:57:49Z">
        <w:r>
          <w:delText xml:space="preserve"> Only the subset of participants who show a confirmed complete response or partial response will be included in this analysis. </w:delText>
        </w:r>
      </w:del>
    </w:p>
    <w:p ns2:paraId="1AF82FBB" ns2:textId="7B4AA936" w:rsidR="00A70D33" w:rsidRPr="00057E4B" w:rsidRDefault="00A70D33" w:rsidP="00E41D92">
      <w:pPr>
        <w:pStyle w:val="Paragraph0"/>
      </w:pPr>
      <w:del w:id="13375" w:author="GoldenCorpusHarness" w:date="2026-03-28T21:57:49Z">
        <w:r>
          <w:delText>C</w:delText>
        </w:r>
      </w:del>
      <w:ins w:id="13376" w:author="GoldenCorpusHarness" w:date="2026-03-28T21:57:49Z">
        <w:r>
          <w:t>Follow-up of AE, SAE, and Oth</w:t>
        </w:r>
      </w:ins>
      <w:r>
        <w:t>e</w:t>
      </w:r>
      <w:del w:id="13377" w:author="GoldenCorpusHarness" w:date="2026-03-28T21:57:49Z">
        <w:r>
          <w:delText>ns</w:delText>
        </w:r>
      </w:del>
      <w:ins w:id="13378" w:author="GoldenCorpusHarness" w:date="2026-03-28T21:57:49Z">
        <w:r>
          <w:t>r Rep</w:t>
        </w:r>
      </w:ins>
      <w:r>
        <w:t>or</w:t>
      </w:r>
      <w:del w:id="13379" w:author="GoldenCorpusHarness" w:date="2026-03-28T21:57:49Z">
        <w:r>
          <w:delText>ing rules for DOR are summarized in T</w:delText>
        </w:r>
      </w:del>
      <w:ins w:id="13380" w:author="GoldenCorpusHarness" w:date="2026-03-28T21:57:49Z">
        <w:r>
          <w:t>t</w:t>
        </w:r>
      </w:ins>
      <w:r>
        <w:t xml:space="preserve">able </w:t>
      </w:r>
      <w:del w:id="13381" w:author="GoldenCorpusHarness" w:date="2026-03-28T21:57:49Z">
        <w:r>
          <w:delText>10.</w:delText>
        </w:r>
      </w:del>
      <w:ins w:id="13382" w:author="GoldenCorpusHarness" w:date="2026-03-28T21:57:49Z">
        <w:r>
          <w:t>Safety</w:t>
        </w:r>
      </w:ins>
      <w:r>
        <w:t xml:space="preserve"> </w:t>
      </w:r>
      <w:ins w:id="13383" w:author="GoldenCorpusHarness" w:date="2026-03-28T21:57:49Z">
        <w:r>
          <w:t>Event Information</w:t>
        </w:r>
      </w:ins>
    </w:p>
    <w:p ns2:paraId="3E4BD780" ns2:textId="758501F5" w:rsidR="00A70D33" w:rsidRPr="00057E4B" w:rsidRDefault="00A70D33" w:rsidP="00E41D92">
      <w:pPr>
        <w:pStyle w:val="Paragraph0"/>
      </w:pPr>
      <w:ins w:id="13384" w:author="GoldenCorpusHarness" w:date="2026-03-28T21:57:49Z">
        <w:r>
          <w:t xml:space="preserve">After the initial AE/SAE report, the investigator is required to proactively follow each participant at subsequent visits/contacts. SAEs and other reportable safety events, including pregnancy and exposure during breastfeeding, ECIs, cancer, and overdose will be followed until resolution, stabilization, until the event is otherwise explained, or the participant is lost to follow-up (as defined in Section 7.3). The investigator will also make every attempt to follow nonserious AEs that occur in randomized participants for outcome. </w:t>
        </w:r>
      </w:ins>
      <w:r>
        <w:t>F</w:t>
      </w:r>
      <w:del w:id="13385" w:author="GoldenCorpusHarness" w:date="2026-03-28T21:57:49Z">
        <w:r>
          <w:delText>or each DOR analysis, a correspondin</w:delText>
        </w:r>
      </w:del>
      <w:ins w:id="13386" w:author="GoldenCorpusHarness" w:date="2026-03-28T21:57:49Z">
        <w:r>
          <w:t xml:space="preserve">urther information on follow-up procedures is </w:t>
        </w:r>
      </w:ins>
      <w:r>
        <w:t>g</w:t>
      </w:r>
      <w:del w:id="13387" w:author="GoldenCorpusHarness" w:date="2026-03-28T21:57:49Z">
        <w:r>
          <w:delText xml:space="preserve"> summary of the reasons responding participants are censored will also be provided</w:delText>
        </w:r>
      </w:del>
      <w:ins w:id="13388" w:author="GoldenCorpusHarness" w:date="2026-03-28T21:57:49Z">
        <w:r>
          <w:t>iven in Appendix 3</w:t>
        </w:r>
      </w:ins>
      <w:r>
        <w:t>.</w:t>
      </w:r>
      <w:del w:id="13389" w:author="GoldenCorpusHarness" w:date="2026-03-28T21:57:49Z">
        <w:r>
          <w:delText xml:space="preserve"> Responding participants who are alive, have not progressed, have not initiated new anticancer treatment, have not been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delText>
        </w:r>
      </w:del>
    </w:p>
    <w:p ns2:paraId="45259156" ns2:textId="429602E0" w:rsidR="00FB38AF" w:rsidRPr="00337395" w:rsidRDefault="00F80F9A" w:rsidP="002D1EA4">
      <w:pPr>
        <w:pStyle w:val="Caption"/>
      </w:pPr>
      <w:del w:id="13390" w:author="GoldenCorpusHarness" w:date="2026-03-28T21:57:49Z">
        <w:r>
          <w:delText>T</w:delText>
        </w:r>
      </w:del>
      <w:ins w:id="13391" w:author="GoldenCorpusHarness" w:date="2026-03-28T21:57:49Z">
        <w:r>
          <w:t>Regul</w:t>
        </w:r>
      </w:ins>
      <w:r>
        <w:t>a</w:t>
      </w:r>
      <w:del w:id="13392" w:author="GoldenCorpusHarness" w:date="2026-03-28T21:57:49Z">
        <w:r>
          <w:delText>ble 10Cens</w:delText>
        </w:r>
      </w:del>
      <w:ins w:id="13393" w:author="GoldenCorpusHarness" w:date="2026-03-28T21:57:49Z">
        <w:r>
          <w:t>t</w:t>
        </w:r>
      </w:ins>
      <w:r>
        <w:t>or</w:t>
      </w:r>
      <w:ins w:id="13394" w:author="GoldenCorpusHarness" w:date="2026-03-28T21:57:49Z">
        <w:r>
          <w:t>y Report</w:t>
        </w:r>
      </w:ins>
      <w:r>
        <w:t>ing R</w:t>
      </w:r>
      <w:ins w:id="13395" w:author="GoldenCorpusHarness" w:date="2026-03-28T21:57:49Z">
        <w:r>
          <w:t>eq</w:t>
        </w:r>
      </w:ins>
      <w:r>
        <w:t>u</w:t>
      </w:r>
      <w:del w:id="13396" w:author="GoldenCorpusHarness" w:date="2026-03-28T21:57:49Z">
        <w:r>
          <w:delText>l</w:delText>
        </w:r>
      </w:del>
      <w:ins w:id="13397" w:author="GoldenCorpusHarness" w:date="2026-03-28T21:57:49Z">
        <w:r>
          <w:t>ir</w:t>
        </w:r>
      </w:ins>
      <w:r>
        <w:t>e</w:t>
      </w:r>
      <w:ins w:id="13398" w:author="GoldenCorpusHarness" w:date="2026-03-28T21:57:49Z">
        <w:r>
          <w:t>ment</w:t>
        </w:r>
      </w:ins>
      <w:r>
        <w:t xml:space="preserve">s for </w:t>
      </w:r>
      <w:del w:id="13399" w:author="GoldenCorpusHarness" w:date="2026-03-28T21:57:49Z">
        <w:r>
          <w:delText xml:space="preserve">DOR </w:delText>
        </w:r>
      </w:del>
      <w:ins w:id="13400" w:author="GoldenCorpusHarness" w:date="2026-03-28T21:57:49Z">
        <w:r>
          <w:t>SAE</w:t>
        </w:r>
      </w:ins>
    </w:p>
    <w:tbl>
      <w:tblPr>
        <w:tblStyle w:val="TableGrid"/>
        <w:tblW w:w="5000" w:type="pct"/>
        <w:tblLook w:val="04A0" w:firstRow="1" w:lastRow="0" w:firstColumn="1" w:lastColumn="0" w:noHBand="0" w:noVBand="1"/>
      </w:tblPr>
      <w:tblGrid>
        <w:gridCol w:w="3898"/>
        <w:gridCol w:w="3228"/>
        <w:gridCol w:w="1856"/>
        <w:gridCol w:w="8"/>
      </w:tblGrid>
      <w:tr w:rsidR="00A70D33" w:rsidRPr="009C1801" ns2:paraId="15686642" ns2:textId="77777777" w:rsidTr="005C3306">
        <w:trPr>
          <w:gridAfter w:val="1"/>
          <w:wAfter w:w="8" w:type="dxa"/>
          <w:tblHeader/>
        </w:trPr>
        <w:tc>
          <w:tcPr>
            <w:tcW w:w="3865" w:type="dxa"/>
            <w:vAlign w:val="bottom"/>
          </w:tcPr>
          <w:p ns2:paraId="054DC823" ns2:textId="77777777" w:rsidR="00A70D33" w:rsidRPr="009C1801" w:rsidRDefault="00A70D33" w:rsidP="009B6EAD">
            <w:pPr>
              <w:spacing w:before="60" w:after="60"/>
              <w:rPr>
                <w:b/>
                <w:sz w:val="20"/>
                <w:szCs w:val="20"/>
              </w:rPr>
            </w:pPr>
            <w:r w:rsidRPr="009C1801">
              <w:rPr>
                <w:b/>
                <w:sz w:val="20"/>
                <w:szCs w:val="20"/>
              </w:rPr>
              <w:t>Situation</w:t>
            </w:r>
          </w:p>
        </w:tc>
        <w:tc>
          <w:tcPr>
            <w:tcW w:w="3200" w:type="dxa"/>
            <w:vAlign w:val="bottom"/>
          </w:tcPr>
          <w:p ns2:paraId="14039FBD" ns2:textId="77777777" w:rsidR="00A70D33" w:rsidRPr="009C1801" w:rsidRDefault="00A70D33" w:rsidP="009B6EAD">
            <w:pPr>
              <w:spacing w:before="60" w:after="60"/>
              <w:rPr>
                <w:b/>
                <w:sz w:val="20"/>
                <w:szCs w:val="20"/>
              </w:rPr>
            </w:pPr>
            <w:r w:rsidRPr="009C1801">
              <w:rPr>
                <w:b/>
                <w:sz w:val="20"/>
                <w:szCs w:val="20"/>
              </w:rPr>
              <w:t>Date of Progression or Censoring</w:t>
            </w:r>
          </w:p>
        </w:tc>
        <w:tc>
          <w:tcPr>
            <w:tcW w:w="1840" w:type="dxa"/>
            <w:vAlign w:val="bottom"/>
          </w:tcPr>
          <w:p ns2:paraId="6A13D1E6" ns2:textId="77777777" w:rsidR="00A70D33" w:rsidRPr="009C1801" w:rsidRDefault="00A70D33" w:rsidP="009B6EAD">
            <w:pPr>
              <w:spacing w:before="60" w:after="60"/>
              <w:rPr>
                <w:b/>
                <w:sz w:val="20"/>
                <w:szCs w:val="20"/>
              </w:rPr>
            </w:pPr>
            <w:r w:rsidRPr="009C1801">
              <w:rPr>
                <w:b/>
                <w:sz w:val="20"/>
                <w:szCs w:val="20"/>
              </w:rPr>
              <w:t>Outcome</w:t>
            </w:r>
          </w:p>
        </w:tc>
      </w:tr>
      <w:tr w:rsidR="00A70D33" w:rsidRPr="009C1801" ns2:paraId="3ED8EEBC" ns2:textId="77777777" w:rsidTr="005C3306">
        <w:trPr>
          <w:gridAfter w:val="1"/>
          <w:wAfter w:w="8" w:type="dxa"/>
        </w:trPr>
        <w:tc>
          <w:tcPr>
            <w:tcW w:w="3865" w:type="dxa"/>
          </w:tcPr>
          <w:p ns2:paraId="6127B58F" ns2:textId="0AA90F31" w:rsidR="00A70D33" w:rsidRPr="009C1801" w:rsidRDefault="00A70D33" w:rsidP="005B7718">
            <w:pPr>
              <w:spacing w:before="60" w:after="60"/>
              <w:rPr>
                <w:sz w:val="20"/>
                <w:szCs w:val="20"/>
              </w:rPr>
            </w:pPr>
            <w:r w:rsidRPr="009C1801">
              <w:rPr>
                <w:sz w:val="20"/>
                <w:szCs w:val="20"/>
              </w:rPr>
              <w:t xml:space="preserve">No progression nor death, no new </w:t>
            </w:r>
            <w:r w:rsidR="00F34BCA">
              <w:rPr>
                <w:sz w:val="20"/>
                <w:szCs w:val="20"/>
              </w:rPr>
              <w:t>anticancer</w:t>
            </w:r>
            <w:r w:rsidRPr="009C1801">
              <w:rPr>
                <w:sz w:val="20"/>
                <w:szCs w:val="20"/>
              </w:rPr>
              <w:t xml:space="preserve"> therapy initiated</w:t>
            </w:r>
          </w:p>
        </w:tc>
        <w:tc>
          <w:tcPr>
            <w:tcW w:w="3200" w:type="dxa"/>
          </w:tcPr>
          <w:p ns2:paraId="4B6D2902" ns2:textId="77777777" w:rsidR="00A70D33" w:rsidRPr="009C1801" w:rsidRDefault="00A70D33" w:rsidP="005B7718">
            <w:pPr>
              <w:spacing w:before="60" w:after="60"/>
              <w:rPr>
                <w:sz w:val="20"/>
                <w:szCs w:val="20"/>
              </w:rPr>
            </w:pPr>
            <w:r w:rsidRPr="009C1801">
              <w:rPr>
                <w:sz w:val="20"/>
                <w:szCs w:val="20"/>
              </w:rPr>
              <w:t>Last adequate disease assessment</w:t>
            </w:r>
          </w:p>
        </w:tc>
        <w:tc>
          <w:tcPr>
            <w:tcW w:w="1840" w:type="dxa"/>
          </w:tcPr>
          <w:p ns2:paraId="35CB0772" ns2:textId="77777777" w:rsidR="00A70D33" w:rsidRPr="009C1801" w:rsidRDefault="00A70D33" w:rsidP="005B7718">
            <w:pPr>
              <w:spacing w:before="60" w:after="60"/>
              <w:rPr>
                <w:sz w:val="20"/>
                <w:szCs w:val="20"/>
              </w:rPr>
            </w:pPr>
            <w:r w:rsidRPr="009C1801">
              <w:rPr>
                <w:sz w:val="20"/>
                <w:szCs w:val="20"/>
              </w:rPr>
              <w:t>Censor</w:t>
            </w:r>
          </w:p>
          <w:p ns2:paraId="48E97276" ns2:textId="10E28C33" w:rsidR="00A70D33" w:rsidRPr="009C1801" w:rsidRDefault="00A70D33" w:rsidP="005B7718">
            <w:pPr>
              <w:spacing w:before="60" w:after="60"/>
              <w:rPr>
                <w:sz w:val="20"/>
                <w:szCs w:val="20"/>
              </w:rPr>
            </w:pPr>
            <w:r w:rsidRPr="009C1801">
              <w:rPr>
                <w:sz w:val="20"/>
                <w:szCs w:val="20"/>
              </w:rPr>
              <w:t>(non-event)</w:t>
            </w:r>
          </w:p>
        </w:tc>
      </w:tr>
      <w:tr w:rsidR="00A70D33" w:rsidRPr="009C1801" ns2:paraId="4D4BB887" ns2:textId="77777777" w:rsidTr="005C3306">
        <w:trPr>
          <w:gridAfter w:val="1"/>
          <w:wAfter w:w="8" w:type="dxa"/>
        </w:trPr>
        <w:tc>
          <w:tcPr>
            <w:tcW w:w="3865" w:type="dxa"/>
          </w:tcPr>
          <w:p ns2:paraId="234B8248" ns2:textId="12B86F98" w:rsidR="00A70D33" w:rsidRPr="009C1801" w:rsidRDefault="00A70D33" w:rsidP="005B7718">
            <w:pPr>
              <w:spacing w:before="60" w:after="60"/>
              <w:rPr>
                <w:sz w:val="20"/>
                <w:szCs w:val="20"/>
              </w:rPr>
            </w:pPr>
            <w:r w:rsidRPr="009C1801">
              <w:rPr>
                <w:sz w:val="20"/>
                <w:szCs w:val="20"/>
              </w:rPr>
              <w:t xml:space="preserve">No progression nor death, new </w:t>
            </w:r>
            <w:r w:rsidR="00F34BCA">
              <w:rPr>
                <w:sz w:val="20"/>
                <w:szCs w:val="20"/>
              </w:rPr>
              <w:t>anticancer</w:t>
            </w:r>
            <w:r w:rsidRPr="009C1801">
              <w:rPr>
                <w:sz w:val="20"/>
                <w:szCs w:val="20"/>
              </w:rPr>
              <w:t xml:space="preserve"> therapy initiated</w:t>
            </w:r>
          </w:p>
        </w:tc>
        <w:tc>
          <w:tcPr>
            <w:tcW w:w="3200" w:type="dxa"/>
          </w:tcPr>
          <w:p ns2:paraId="22D1D1C9" ns2:textId="489DD4D0" w:rsidR="00A70D33" w:rsidRPr="009C1801" w:rsidRDefault="00A70D33" w:rsidP="005B7718">
            <w:pPr>
              <w:spacing w:before="60" w:after="60"/>
              <w:rPr>
                <w:sz w:val="20"/>
                <w:szCs w:val="20"/>
              </w:rPr>
            </w:pPr>
            <w:r w:rsidRPr="009C1801">
              <w:rPr>
                <w:sz w:val="20"/>
                <w:szCs w:val="20"/>
              </w:rPr>
              <w:t xml:space="preserve">Last adequate disease assessment before new </w:t>
            </w:r>
            <w:r w:rsidR="00F34BCA">
              <w:rPr>
                <w:sz w:val="20"/>
                <w:szCs w:val="20"/>
              </w:rPr>
              <w:t>anticancer</w:t>
            </w:r>
            <w:r w:rsidRPr="009C1801">
              <w:rPr>
                <w:sz w:val="20"/>
                <w:szCs w:val="20"/>
              </w:rPr>
              <w:t xml:space="preserve"> therapy initiated</w:t>
            </w:r>
          </w:p>
        </w:tc>
        <w:tc>
          <w:tcPr>
            <w:tcW w:w="1840" w:type="dxa"/>
          </w:tcPr>
          <w:p ns2:paraId="6669C663" ns2:textId="77777777" w:rsidR="00A70D33" w:rsidRPr="009C1801" w:rsidRDefault="00A70D33" w:rsidP="005B7718">
            <w:pPr>
              <w:spacing w:before="60" w:after="60"/>
              <w:rPr>
                <w:sz w:val="20"/>
                <w:szCs w:val="20"/>
              </w:rPr>
            </w:pPr>
            <w:r w:rsidRPr="009C1801">
              <w:rPr>
                <w:sz w:val="20"/>
                <w:szCs w:val="20"/>
              </w:rPr>
              <w:t>Censor</w:t>
            </w:r>
          </w:p>
          <w:p ns2:paraId="02ECB0EA" ns2:textId="55615A27" w:rsidR="00A70D33" w:rsidRPr="009C1801" w:rsidRDefault="00A70D33" w:rsidP="005B7718">
            <w:pPr>
              <w:spacing w:before="60" w:after="60"/>
              <w:rPr>
                <w:sz w:val="20"/>
                <w:szCs w:val="20"/>
              </w:rPr>
            </w:pPr>
            <w:r w:rsidRPr="009C1801">
              <w:rPr>
                <w:sz w:val="20"/>
                <w:szCs w:val="20"/>
              </w:rPr>
              <w:t>(non-event)</w:t>
            </w:r>
          </w:p>
        </w:tc>
      </w:tr>
      <w:tr w:rsidR="00A70D33" w:rsidRPr="009C1801" ns2:paraId="43E83AC8" ns2:textId="77777777" w:rsidTr="005C3306">
        <w:trPr>
          <w:gridAfter w:val="1"/>
          <w:wAfter w:w="8" w:type="dxa"/>
        </w:trPr>
        <w:tc>
          <w:tcPr>
            <w:tcW w:w="3865" w:type="dxa"/>
          </w:tcPr>
          <w:p ns2:paraId="6CF303BC" ns2:textId="69FA0B0C" w:rsidR="00A70D33" w:rsidRPr="009C1801" w:rsidRDefault="00A70D33" w:rsidP="005B7718">
            <w:pPr>
              <w:spacing w:before="60" w:after="60"/>
              <w:rPr>
                <w:sz w:val="20"/>
                <w:szCs w:val="20"/>
              </w:rPr>
            </w:pPr>
            <w:r w:rsidRPr="009C1801">
              <w:rPr>
                <w:sz w:val="20"/>
                <w:szCs w:val="20"/>
              </w:rPr>
              <w:t xml:space="preserve">Death or progression immediately after ≥2 consecutive missed disease assessments or after new </w:t>
            </w:r>
            <w:r w:rsidR="00F34BCA">
              <w:rPr>
                <w:sz w:val="20"/>
                <w:szCs w:val="20"/>
              </w:rPr>
              <w:t>anticancer</w:t>
            </w:r>
            <w:r w:rsidRPr="009C1801">
              <w:rPr>
                <w:sz w:val="20"/>
                <w:szCs w:val="20"/>
              </w:rPr>
              <w:t xml:space="preserve"> therapy, if any</w:t>
            </w:r>
          </w:p>
        </w:tc>
        <w:tc>
          <w:tcPr>
            <w:tcW w:w="3200" w:type="dxa"/>
          </w:tcPr>
          <w:p ns2:paraId="41E33B55" ns2:textId="6C731513" w:rsidR="00A70D33" w:rsidRPr="009C1801" w:rsidRDefault="00A70D33" w:rsidP="005B7718">
            <w:pPr>
              <w:spacing w:before="60" w:after="60"/>
              <w:rPr>
                <w:sz w:val="20"/>
                <w:szCs w:val="20"/>
              </w:rPr>
            </w:pPr>
            <w:r w:rsidRPr="009C1801">
              <w:rPr>
                <w:sz w:val="20"/>
                <w:szCs w:val="20"/>
              </w:rPr>
              <w:t xml:space="preserve">Earlier date of last adequate disease assessment </w:t>
            </w:r>
            <w:r w:rsidR="009B1AC6">
              <w:rPr>
                <w:sz w:val="20"/>
                <w:szCs w:val="20"/>
              </w:rPr>
              <w:t>before</w:t>
            </w:r>
            <w:r w:rsidRPr="009C1801">
              <w:rPr>
                <w:sz w:val="20"/>
                <w:szCs w:val="20"/>
              </w:rPr>
              <w:t xml:space="preserve"> ≥2 missed adequate disease assessments and new </w:t>
            </w:r>
            <w:r w:rsidR="00F34BCA">
              <w:rPr>
                <w:sz w:val="20"/>
                <w:szCs w:val="20"/>
              </w:rPr>
              <w:t>anticancer</w:t>
            </w:r>
            <w:r w:rsidRPr="009C1801">
              <w:rPr>
                <w:sz w:val="20"/>
                <w:szCs w:val="20"/>
              </w:rPr>
              <w:t xml:space="preserve"> therapy, if any</w:t>
            </w:r>
          </w:p>
        </w:tc>
        <w:tc>
          <w:tcPr>
            <w:tcW w:w="1840" w:type="dxa"/>
          </w:tcPr>
          <w:p ns2:paraId="4568056B" ns2:textId="77777777" w:rsidR="00A70D33" w:rsidRPr="009C1801" w:rsidRDefault="00A70D33" w:rsidP="005B7718">
            <w:pPr>
              <w:spacing w:before="60" w:after="60"/>
              <w:rPr>
                <w:sz w:val="20"/>
                <w:szCs w:val="20"/>
              </w:rPr>
            </w:pPr>
            <w:r w:rsidRPr="009C1801">
              <w:rPr>
                <w:sz w:val="20"/>
                <w:szCs w:val="20"/>
              </w:rPr>
              <w:t>Censor</w:t>
            </w:r>
          </w:p>
          <w:p ns2:paraId="42A4B608" ns2:textId="77777777" w:rsidR="00A70D33" w:rsidRPr="009C1801" w:rsidRDefault="00A70D33" w:rsidP="005B7718">
            <w:pPr>
              <w:spacing w:before="60" w:after="60"/>
              <w:rPr>
                <w:sz w:val="20"/>
                <w:szCs w:val="20"/>
              </w:rPr>
            </w:pPr>
            <w:r w:rsidRPr="009C1801">
              <w:rPr>
                <w:sz w:val="20"/>
                <w:szCs w:val="20"/>
              </w:rPr>
              <w:t>(non-event)</w:t>
            </w:r>
          </w:p>
        </w:tc>
      </w:tr>
      <w:tr w:rsidR="00A70D33" w:rsidRPr="009C1801" ns2:paraId="4CFDB9E2" ns2:textId="77777777" w:rsidTr="005C3306">
        <w:trPr>
          <w:gridAfter w:val="1"/>
          <w:wAfter w:w="8" w:type="dxa"/>
        </w:trPr>
        <w:tc>
          <w:tcPr>
            <w:tcW w:w="3865" w:type="dxa"/>
          </w:tcPr>
          <w:p ns2:paraId="3F23D762" ns2:textId="24FD1357" w:rsidR="00A70D33" w:rsidRPr="009C1801" w:rsidRDefault="00A70D33" w:rsidP="005B7718">
            <w:pPr>
              <w:spacing w:before="60" w:after="60"/>
              <w:rPr>
                <w:sz w:val="20"/>
                <w:szCs w:val="20"/>
              </w:rPr>
            </w:pPr>
            <w:r w:rsidRPr="009C1801">
              <w:rPr>
                <w:sz w:val="20"/>
                <w:szCs w:val="20"/>
              </w:rPr>
              <w:t xml:space="preserve">Death or progression after ≤ 1 missed disease assessments and before new </w:t>
            </w:r>
            <w:r w:rsidR="00F34BCA">
              <w:rPr>
                <w:sz w:val="20"/>
                <w:szCs w:val="20"/>
              </w:rPr>
              <w:t>anticancer</w:t>
            </w:r>
            <w:r w:rsidRPr="009C1801">
              <w:rPr>
                <w:sz w:val="20"/>
                <w:szCs w:val="20"/>
              </w:rPr>
              <w:t xml:space="preserve"> therapy, if any</w:t>
            </w:r>
          </w:p>
        </w:tc>
        <w:tc>
          <w:tcPr>
            <w:tcW w:w="3200" w:type="dxa"/>
          </w:tcPr>
          <w:p ns2:paraId="5D0AA470" ns2:textId="77777777" w:rsidR="00A70D33" w:rsidRPr="009C1801" w:rsidRDefault="00A70D33" w:rsidP="005B7718">
            <w:pPr>
              <w:spacing w:before="60" w:after="60"/>
              <w:rPr>
                <w:sz w:val="20"/>
                <w:szCs w:val="20"/>
              </w:rPr>
            </w:pPr>
            <w:r w:rsidRPr="009C1801">
              <w:rPr>
                <w:sz w:val="20"/>
                <w:szCs w:val="20"/>
              </w:rPr>
              <w:t>PD or death</w:t>
            </w:r>
          </w:p>
        </w:tc>
        <w:tc>
          <w:tcPr>
            <w:tcW w:w="1840" w:type="dxa"/>
          </w:tcPr>
          <w:p ns2:paraId="7C5354B8" ns2:textId="77777777" w:rsidR="00A70D33" w:rsidRPr="009C1801" w:rsidRDefault="00A70D33" w:rsidP="005B7718">
            <w:pPr>
              <w:spacing w:before="60" w:after="60"/>
              <w:rPr>
                <w:sz w:val="20"/>
                <w:szCs w:val="20"/>
              </w:rPr>
            </w:pPr>
            <w:r w:rsidRPr="009C1801">
              <w:rPr>
                <w:sz w:val="20"/>
                <w:szCs w:val="20"/>
              </w:rPr>
              <w:t>End of response</w:t>
            </w:r>
          </w:p>
          <w:p ns2:paraId="23E61699" ns2:textId="77777777" w:rsidR="00A70D33" w:rsidRPr="009C1801" w:rsidRDefault="00A70D33" w:rsidP="005B7718">
            <w:pPr>
              <w:spacing w:before="60" w:after="60"/>
              <w:rPr>
                <w:sz w:val="20"/>
                <w:szCs w:val="20"/>
              </w:rPr>
            </w:pPr>
            <w:r w:rsidRPr="009C1801">
              <w:rPr>
                <w:sz w:val="20"/>
                <w:szCs w:val="20"/>
              </w:rPr>
              <w:t>(Event)</w:t>
            </w:r>
          </w:p>
        </w:tc>
      </w:tr>
      <w:tr w:rsidR="00057E4B" w:rsidRPr="009C1801" ns2:paraId="657A377B" ns2:textId="77777777" w:rsidTr="005C3306">
        <w:tc>
          <w:tcPr>
            <w:tcW w:w="8913" w:type="dxa"/>
            <w:gridSpan w:val="4"/>
          </w:tcPr>
          <w:p ns2:paraId="21887E94" ns2:textId="567C0369" w:rsidR="00ED5BF7" w:rsidRPr="009C1801" w:rsidRDefault="00ED5BF7" w:rsidP="005B7718">
            <w:pPr>
              <w:spacing w:before="60" w:after="60"/>
              <w:rPr>
                <w:sz w:val="20"/>
                <w:szCs w:val="20"/>
              </w:rPr>
            </w:pPr>
            <w:r w:rsidRPr="009C1801">
              <w:rPr>
                <w:sz w:val="20"/>
                <w:szCs w:val="20"/>
              </w:rPr>
              <w:t>Abbreviations: DOR = duration of response; PD = disease progression.</w:t>
            </w:r>
          </w:p>
          <w:p ns2:paraId="350D9782" ns2:textId="4A9DC482" w:rsidR="00A70D33" w:rsidRPr="009C1801" w:rsidRDefault="00A70D33" w:rsidP="005B7718">
            <w:pPr>
              <w:spacing w:before="60" w:after="60"/>
              <w:rPr>
                <w:strike/>
                <w:sz w:val="20"/>
                <w:szCs w:val="20"/>
              </w:rPr>
            </w:pPr>
            <w:r w:rsidRPr="009C1801">
              <w:rPr>
                <w:sz w:val="20"/>
                <w:szCs w:val="20"/>
              </w:rPr>
              <w:t xml:space="preserve">A missed disease assessment includes any assessment that is not obtained or is considered inadequate for evaluation of response.  </w:t>
            </w:r>
          </w:p>
        </w:tc>
      </w:tr>
    </w:tbl>
    <w:p ns2:paraId="1CAF610C" ns2:textId="77777777" w:rsidR="00A70D33" w:rsidRDefault="00A70D33" w:rsidP="009B6EAD">
      <w:pPr>
        <w:pStyle w:val="ListEnd"/>
      </w:pPr>
      <w:ins w:id="13401" w:author="GoldenCorpusHarness" w:date="2026-03-28T21:57:49Z">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ins>
    </w:p>
    <w:p ns2:paraId="0F2ACA67" ns2:textId="2EC9658E" w:rsidR="00A70D33" w:rsidRDefault="00A70D33" w:rsidP="000060BA">
      <w:pPr>
        <w:pStyle w:val="Heading4"/>
      </w:pPr>
      <w:del w:id="13402" w:author="GoldenCorpusHarness" w:date="2026-03-28T21:57:49Z">
        <w:r>
          <w:delText>A</w:delText>
        </w:r>
      </w:del>
      <w:ins w:id="13403" w:author="GoldenCorpusHarness" w:date="2026-03-28T21:57:49Z">
        <w:r>
          <w:t>I</w:t>
        </w:r>
      </w:ins>
      <w:r>
        <w:t>n</w:t>
      </w:r>
      <w:ins w:id="13404" w:author="GoldenCorpusHarness" w:date="2026-03-28T21:57:49Z">
        <w:r>
          <w:t>vestig</w:t>
        </w:r>
      </w:ins>
      <w:r>
        <w:t>a</w:t>
      </w:r>
      <w:del w:id="13405" w:author="GoldenCorpusHarness" w:date="2026-03-28T21:57:49Z">
        <w:r>
          <w:delText>l</w:delText>
        </w:r>
      </w:del>
      <w:ins w:id="13406" w:author="GoldenCorpusHarness" w:date="2026-03-28T21:57:49Z">
        <w:r>
          <w:t>tor safet</w:t>
        </w:r>
      </w:ins>
      <w:r>
        <w:t>y</w:t>
      </w:r>
      <w:del w:id="13407" w:author="GoldenCorpusHarness" w:date="2026-03-28T21:57:49Z">
        <w:r>
          <w:delText>si</w:delText>
        </w:r>
      </w:del>
      <w:ins w:id="13408" w:author="GoldenCorpusHarness" w:date="2026-03-28T21:57:49Z">
        <w:r>
          <w:t xml:space="preserve"> report</w:t>
        </w:r>
      </w:ins>
      <w:r>
        <w:t xml:space="preserve">s </w:t>
      </w:r>
      <w:del w:id="13409" w:author="GoldenCorpusHarness" w:date="2026-03-28T21:57:49Z">
        <w:r>
          <w:delText>S</w:delText>
        </w:r>
      </w:del>
      <w:ins w:id="13410" w:author="GoldenCorpusHarness" w:date="2026-03-28T21:57:49Z">
        <w:r>
          <w:t>mus</w:t>
        </w:r>
      </w:ins>
      <w:r>
        <w:t>t</w:t>
      </w:r>
      <w:ins w:id="13411" w:author="GoldenCorpusHarness" w:date="2026-03-28T21:57:49Z">
        <w:r>
          <w:t xml:space="preserve"> be p</w:t>
        </w:r>
      </w:ins>
      <w:r>
        <w:t>r</w:t>
      </w:r>
      <w:ins w:id="13412" w:author="GoldenCorpusHarness" w:date="2026-03-28T21:57:49Z">
        <w:r>
          <w:t>ep</w:t>
        </w:r>
      </w:ins>
      <w:r>
        <w:t>a</w:t>
      </w:r>
      <w:del w:id="13413" w:author="GoldenCorpusHarness" w:date="2026-03-28T21:57:49Z">
        <w:r>
          <w:delText>t</w:delText>
        </w:r>
      </w:del>
      <w:ins w:id="13414" w:author="GoldenCorpusHarness" w:date="2026-03-28T21:57:49Z">
        <w:r>
          <w:t>r</w:t>
        </w:r>
      </w:ins>
      <w:r>
        <w:t>e</w:t>
      </w:r>
      <w:del w:id="13415" w:author="GoldenCorpusHarness" w:date="2026-03-28T21:57:49Z">
        <w:r>
          <w:delText>gy</w:delText>
        </w:r>
      </w:del>
      <w:ins w:id="13416" w:author="GoldenCorpusHarness" w:date="2026-03-28T21:57:49Z">
        <w:r>
          <w:t>d</w:t>
        </w:r>
      </w:ins>
      <w:r>
        <w:t xml:space="preserve"> for </w:t>
      </w:r>
      <w:del w:id="13417" w:author="GoldenCorpusHarness" w:date="2026-03-28T21:57:49Z">
        <w:r>
          <w:delText>K</w:delText>
        </w:r>
      </w:del>
      <w:ins w:id="13418" w:author="GoldenCorpusHarness" w:date="2026-03-28T21:57:49Z">
        <w:r>
          <w:t>SUSARs according to local r</w:t>
        </w:r>
      </w:ins>
      <w:r>
        <w:t>e</w:t>
      </w:r>
      <w:ins w:id="13419" w:author="GoldenCorpusHarness" w:date="2026-03-28T21:57:49Z">
        <w:r>
          <w:t>gulator</w:t>
        </w:r>
      </w:ins>
      <w:r>
        <w:t xml:space="preserve">y </w:t>
      </w:r>
      <w:del w:id="13420" w:author="GoldenCorpusHarness" w:date="2026-03-28T21:57:49Z">
        <w:r>
          <w:delText>Eff</w:delText>
        </w:r>
      </w:del>
      <w:ins w:id="13421" w:author="GoldenCorpusHarness" w:date="2026-03-28T21:57:49Z">
        <w:r>
          <w:t>requ</w:t>
        </w:r>
      </w:ins>
      <w:r>
        <w:t>i</w:t>
      </w:r>
      <w:del w:id="13422" w:author="GoldenCorpusHarness" w:date="2026-03-28T21:57:49Z">
        <w:r>
          <w:delText>c</w:delText>
        </w:r>
      </w:del>
      <w:ins w:id="13423" w:author="GoldenCorpusHarness" w:date="2026-03-28T21:57:49Z">
        <w:r>
          <w:t xml:space="preserve">rements </w:t>
        </w:r>
      </w:ins>
      <w:r>
        <w:t>a</w:t>
      </w:r>
      <w:ins w:id="13424" w:author="GoldenCorpusHarness" w:date="2026-03-28T21:57:49Z">
        <w:r>
          <w:t>nd Sponsor poli</w:t>
        </w:r>
      </w:ins>
      <w:r>
        <w:t xml:space="preserve">cy </w:t>
      </w:r>
      <w:del w:id="13425" w:author="GoldenCorpusHarness" w:date="2026-03-28T21:57:49Z">
        <w:r>
          <w:delText>V</w:delText>
        </w:r>
      </w:del>
      <w:ins w:id="13426" w:author="GoldenCorpusHarness" w:date="2026-03-28T21:57:49Z">
        <w:r>
          <w:t>and forw</w:t>
        </w:r>
      </w:ins>
      <w:r>
        <w:t>ar</w:t>
      </w:r>
      <w:ins w:id="13427" w:author="GoldenCorpusHarness" w:date="2026-03-28T21:57:49Z">
        <w:r>
          <w:t xml:space="preserve">ded to </w:t>
        </w:r>
      </w:ins>
      <w:r>
        <w:t>i</w:t>
      </w:r>
      <w:del w:id="13428" w:author="GoldenCorpusHarness" w:date="2026-03-28T21:57:49Z">
        <w:r>
          <w:delText>abl</w:delText>
        </w:r>
      </w:del>
      <w:ins w:id="13429" w:author="GoldenCorpusHarness" w:date="2026-03-28T21:57:49Z">
        <w:r>
          <w:t>nv</w:t>
        </w:r>
      </w:ins>
      <w:r>
        <w:t>es</w:t>
      </w:r>
      <w:ins w:id="13430" w:author="GoldenCorpusHarness" w:date="2026-03-28T21:57:49Z">
        <w:r>
          <w:t>tigators</w:t>
        </w:r>
      </w:ins>
      <w:r>
        <w:t xml:space="preserve"> </w:t>
      </w:r>
      <w:ins w:id="13431" w:author="GoldenCorpusHarness" w:date="2026-03-28T21:57:49Z">
        <w:r>
          <w:t>as necessary.</w:t>
        </w:r>
      </w:ins>
    </w:p>
    <w:p ns2:paraId="06E0D0A2" ns2:textId="29A68E57" w:rsidR="00A70D33" w:rsidRDefault="00A70D33" w:rsidP="0061755F">
      <w:pPr>
        <w:pStyle w:val="Paragraph0"/>
      </w:pPr>
      <w:r>
        <w:t>A</w:t>
      </w:r>
      <w:ins w:id="13432" w:author="GoldenCorpusHarness" w:date="2026-03-28T21:57:49Z">
        <w:r>
          <w:t>n investigator who receives an investigator safety report describing an SAE or other specific safety information (eg,</w:t>
        </w:r>
      </w:ins>
      <w:r>
        <w:t xml:space="preserve"> summary o</w:t>
      </w:r>
      <w:del w:id="13433" w:author="GoldenCorpusHarness" w:date="2026-03-28T21:57:49Z">
        <w:r>
          <w:delText>f the primary analysis strategy for the key efficacy e</w:delText>
        </w:r>
      </w:del>
      <w:ins w:id="13434" w:author="GoldenCorpusHarness" w:date="2026-03-28T21:57:49Z">
        <w:r>
          <w:t>r listing of SAEs) from the Sponsor will file it along with the IB a</w:t>
        </w:r>
      </w:ins>
      <w:r>
        <w:t>nd</w:t>
      </w:r>
      <w:del w:id="13435" w:author="GoldenCorpusHarness" w:date="2026-03-28T21:57:49Z">
        <w:r>
          <w:delText>points is provi</w:delText>
        </w:r>
      </w:del>
      <w:ins w:id="13436" w:author="GoldenCorpusHarness" w:date="2026-03-28T21:57:49Z">
        <w:r>
          <w:t xml:space="preserve"> will notify the IRB/IEC, if appropriate accor</w:t>
        </w:r>
      </w:ins>
      <w:r>
        <w:t>d</w:t>
      </w:r>
      <w:del w:id="13437" w:author="GoldenCorpusHarness" w:date="2026-03-28T21:57:49Z">
        <w:r>
          <w:delText>ed in Table 11</w:delText>
        </w:r>
      </w:del>
      <w:ins w:id="13438" w:author="GoldenCorpusHarness" w:date="2026-03-28T21:57:49Z">
        <w:r>
          <w:t>ing to local requirements</w:t>
        </w:r>
      </w:ins>
      <w:r>
        <w:t>.</w:t>
      </w:r>
    </w:p>
    <w:p ns2:paraId="06E810F9" ns2:textId="3FD243EA" w:rsidR="00A70D33" w:rsidRPr="00337395" w:rsidRDefault="00F80F9A" w:rsidP="002D1EA4">
      <w:pPr>
        <w:pStyle w:val="Caption"/>
      </w:pPr>
      <w:del w:id="13439" w:author="GoldenCorpusHarness" w:date="2026-03-28T21:57:49Z">
        <w:r>
          <w:delText>Tabl</w:delText>
        </w:r>
      </w:del>
      <w:ins w:id="13440" w:author="GoldenCorpusHarness" w:date="2026-03-28T21:57:49Z">
        <w:r>
          <w:t>Pr</w:t>
        </w:r>
      </w:ins>
      <w:r>
        <w:t>e</w:t>
      </w:r>
      <w:del w:id="13441" w:author="GoldenCorpusHarness" w:date="2026-03-28T21:57:49Z">
        <w:r>
          <w:delText xml:space="preserve"> 11A</w:delText>
        </w:r>
      </w:del>
      <w:ins w:id="13442" w:author="GoldenCorpusHarness" w:date="2026-03-28T21:57:49Z">
        <w:r>
          <w:t>g</w:t>
        </w:r>
      </w:ins>
      <w:r>
        <w:t>na</w:t>
      </w:r>
      <w:del w:id="13443" w:author="GoldenCorpusHarness" w:date="2026-03-28T21:57:49Z">
        <w:r>
          <w:delText>lysis Strategy for Key Effica</w:delText>
        </w:r>
      </w:del>
      <w:ins w:id="13444" w:author="GoldenCorpusHarness" w:date="2026-03-28T21:57:49Z">
        <w:r>
          <w:t>n</w:t>
        </w:r>
      </w:ins>
      <w:r>
        <w:t xml:space="preserve">cy </w:t>
      </w:r>
      <w:del w:id="13445" w:author="GoldenCorpusHarness" w:date="2026-03-28T21:57:49Z">
        <w:r>
          <w:delText>V</w:delText>
        </w:r>
      </w:del>
      <w:r>
        <w:t>a</w:t>
      </w:r>
      <w:ins w:id="13446" w:author="GoldenCorpusHarness" w:date="2026-03-28T21:57:49Z">
        <w:r>
          <w:t>nd Exposure Du</w:t>
        </w:r>
      </w:ins>
      <w:r>
        <w:t>ri</w:t>
      </w:r>
      <w:ins w:id="13447" w:author="GoldenCorpusHarness" w:date="2026-03-28T21:57:49Z">
        <w:r>
          <w:t>ng Bre</w:t>
        </w:r>
      </w:ins>
      <w:r>
        <w:t>a</w:t>
      </w:r>
      <w:del w:id="13448" w:author="GoldenCorpusHarness" w:date="2026-03-28T21:57:49Z">
        <w:r>
          <w:delText>bl</w:delText>
        </w:r>
      </w:del>
      <w:ins w:id="13449" w:author="GoldenCorpusHarness" w:date="2026-03-28T21:57:49Z">
        <w:r>
          <w:t>stf</w:t>
        </w:r>
      </w:ins>
      <w:r>
        <w:t>e</w:t>
      </w:r>
      <w:del w:id="13450" w:author="GoldenCorpusHarness" w:date="2026-03-28T21:57:49Z">
        <w:r>
          <w:delText xml:space="preserve">s </w:delText>
        </w:r>
      </w:del>
      <w:ins w:id="13451" w:author="GoldenCorpusHarness" w:date="2026-03-28T21:57:49Z">
        <w:r>
          <w:t>eding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6"/>
        <w:gridCol w:w="2867"/>
        <w:gridCol w:w="1200"/>
        <w:gridCol w:w="3047"/>
      </w:tblGrid>
      <w:tr w:rsidR="00A70D33" w:rsidRPr="005B7718" ns2:paraId="1387FFF1" ns2:textId="77777777" w:rsidTr="005B7718">
        <w:trPr>
          <w:cantSplit/>
          <w:trHeight w:val="20"/>
          <w:tblHeader/>
        </w:trPr>
        <w:tc>
          <w:tcPr>
            <w:tcW w:w="1922" w:type="dxa"/>
            <w:tcBorders>
              <w:top w:val="single" w:sz="4" w:space="0" w:color="auto"/>
              <w:left w:val="single" w:sz="4" w:space="0" w:color="auto"/>
              <w:bottom w:val="single" w:sz="4" w:space="0" w:color="auto"/>
              <w:right w:val="single" w:sz="4" w:space="0" w:color="auto"/>
            </w:tcBorders>
            <w:vAlign w:val="center"/>
          </w:tcPr>
          <w:bookmarkEnd w:id="308"/>
          <w:p ns2:paraId="0FDFD596" ns2:textId="77777777" w:rsidR="00A70D33" w:rsidRPr="005B7718" w:rsidRDefault="00A70D33" w:rsidP="005C3306">
            <w:pPr>
              <w:spacing w:before="60" w:after="60"/>
              <w:jc w:val="center"/>
              <w:rPr>
                <w:b/>
                <w:bCs/>
                <w:sz w:val="20"/>
                <w:szCs w:val="20"/>
              </w:rPr>
            </w:pPr>
            <w:r w:rsidRPr="005B7718">
              <w:rPr>
                <w:b/>
                <w:bCs/>
                <w:sz w:val="20"/>
                <w:szCs w:val="20"/>
              </w:rPr>
              <w:t>Endpoint/Variable</w:t>
            </w:r>
          </w:p>
        </w:tc>
        <w:tc>
          <w:tcPr>
            <w:tcW w:w="2941" w:type="dxa"/>
            <w:tcBorders>
              <w:top w:val="single" w:sz="4" w:space="0" w:color="auto"/>
              <w:left w:val="single" w:sz="4" w:space="0" w:color="auto"/>
              <w:bottom w:val="single" w:sz="4" w:space="0" w:color="auto"/>
              <w:right w:val="single" w:sz="4" w:space="0" w:color="auto"/>
            </w:tcBorders>
            <w:vAlign w:val="center"/>
          </w:tcPr>
          <w:p ns2:paraId="191186A7" ns2:textId="77777777" w:rsidR="00A70D33" w:rsidRPr="005B7718" w:rsidRDefault="00A70D33" w:rsidP="005C3306">
            <w:pPr>
              <w:spacing w:before="60" w:after="60"/>
              <w:jc w:val="center"/>
              <w:rPr>
                <w:b/>
                <w:bCs/>
                <w:sz w:val="20"/>
                <w:szCs w:val="20"/>
              </w:rPr>
            </w:pPr>
            <w:r w:rsidRPr="005B7718">
              <w:rPr>
                <w:b/>
                <w:bCs/>
                <w:sz w:val="20"/>
                <w:szCs w:val="20"/>
              </w:rPr>
              <w:t>Statistical Method</w:t>
            </w:r>
          </w:p>
        </w:tc>
        <w:tc>
          <w:tcPr>
            <w:tcW w:w="1227" w:type="dxa"/>
            <w:tcBorders>
              <w:top w:val="single" w:sz="4" w:space="0" w:color="auto"/>
              <w:left w:val="single" w:sz="4" w:space="0" w:color="auto"/>
              <w:bottom w:val="single" w:sz="4" w:space="0" w:color="auto"/>
              <w:right w:val="single" w:sz="4" w:space="0" w:color="auto"/>
            </w:tcBorders>
            <w:vAlign w:val="center"/>
          </w:tcPr>
          <w:p ns2:paraId="5067801F" ns2:textId="77777777" w:rsidR="00A70D33" w:rsidRPr="005B7718" w:rsidRDefault="00A70D33" w:rsidP="005C3306">
            <w:pPr>
              <w:spacing w:before="60" w:after="60"/>
              <w:jc w:val="center"/>
              <w:rPr>
                <w:b/>
                <w:bCs/>
                <w:sz w:val="20"/>
                <w:szCs w:val="20"/>
              </w:rPr>
            </w:pPr>
            <w:r w:rsidRPr="005B7718">
              <w:rPr>
                <w:b/>
                <w:bCs/>
                <w:sz w:val="20"/>
                <w:szCs w:val="20"/>
              </w:rPr>
              <w:t>Analysis Population</w:t>
            </w:r>
          </w:p>
        </w:tc>
        <w:tc>
          <w:tcPr>
            <w:tcW w:w="3126" w:type="dxa"/>
            <w:tcBorders>
              <w:top w:val="single" w:sz="4" w:space="0" w:color="auto"/>
              <w:left w:val="single" w:sz="4" w:space="0" w:color="auto"/>
              <w:bottom w:val="single" w:sz="4" w:space="0" w:color="auto"/>
              <w:right w:val="single" w:sz="4" w:space="0" w:color="auto"/>
            </w:tcBorders>
            <w:vAlign w:val="center"/>
          </w:tcPr>
          <w:p ns2:paraId="2DAAFBBB" ns2:textId="77777777" w:rsidR="00A70D33" w:rsidRPr="005B7718" w:rsidRDefault="00A70D33" w:rsidP="005C3306">
            <w:pPr>
              <w:spacing w:before="60" w:after="60"/>
              <w:jc w:val="center"/>
              <w:rPr>
                <w:b/>
                <w:bCs/>
                <w:sz w:val="20"/>
                <w:szCs w:val="20"/>
              </w:rPr>
            </w:pPr>
            <w:r w:rsidRPr="005B7718">
              <w:rPr>
                <w:b/>
                <w:bCs/>
                <w:sz w:val="20"/>
                <w:szCs w:val="20"/>
              </w:rPr>
              <w:t>Missing Data Approach</w:t>
            </w:r>
          </w:p>
        </w:tc>
      </w:tr>
      <w:tr w:rsidR="00A70D33" w:rsidRPr="005B7718" ns2:paraId="37D46DFC" ns2:textId="77777777" w:rsidTr="00ED0621">
        <w:trPr>
          <w:cantSplit/>
          <w:trHeight w:val="20"/>
        </w:trPr>
        <w:tc>
          <w:tcPr>
            <w:tcW w:w="9216" w:type="dxa"/>
            <w:gridSpan w:val="4"/>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vAlign w:val="bottom"/>
          </w:tcPr>
          <w:p ns2:paraId="63726D35" ns2:textId="77777777" w:rsidR="00A70D33" w:rsidRPr="005B7718" w:rsidRDefault="00A70D33" w:rsidP="005C3306">
            <w:pPr>
              <w:spacing w:before="60" w:after="60"/>
              <w:ind w:left="43"/>
              <w:rPr>
                <w:b/>
                <w:sz w:val="20"/>
                <w:szCs w:val="20"/>
              </w:rPr>
            </w:pPr>
            <w:r w:rsidRPr="005B7718">
              <w:rPr>
                <w:b/>
                <w:sz w:val="20"/>
                <w:szCs w:val="20"/>
              </w:rPr>
              <w:t>Primary Analyses</w:t>
            </w:r>
          </w:p>
        </w:tc>
      </w:tr>
      <w:tr w:rsidR="000060BA" w:rsidRPr="005B7718" ns2:paraId="6CF18980" ns2: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5EEBCCE3" ns2:textId="0374A6FF" w:rsidR="000060BA" w:rsidRPr="005B7718" w:rsidRDefault="000060BA" w:rsidP="005C3306">
            <w:pPr>
              <w:spacing w:before="60" w:after="60"/>
              <w:ind w:left="27"/>
              <w:rPr>
                <w:sz w:val="20"/>
                <w:szCs w:val="20"/>
              </w:rPr>
            </w:pPr>
            <w:r w:rsidRPr="005B7718">
              <w:rPr>
                <w:sz w:val="20"/>
                <w:szCs w:val="20"/>
              </w:rPr>
              <w:t>ORR per RECIST 1.1 by 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172009F7" ns2:textId="2D372AA0" w:rsidR="000060BA" w:rsidRPr="005B7718" w:rsidRDefault="000060BA" w:rsidP="005C3306">
            <w:pPr>
              <w:spacing w:before="60" w:after="60"/>
              <w:rPr>
                <w:sz w:val="20"/>
                <w:szCs w:val="20"/>
              </w:rPr>
            </w:pPr>
            <w:r w:rsidRPr="005B7718">
              <w:rPr>
                <w:sz w:val="20"/>
                <w:szCs w:val="20"/>
              </w:rPr>
              <w:t>Testing and estimation:</w:t>
            </w:r>
            <w:r w:rsidRPr="005B7718">
              <w:rPr>
                <w:sz w:val="20"/>
                <w:szCs w:val="20"/>
              </w:rPr>
              <w:br/>
              <w:t>stratified Miettinen and Nurminen method</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432B18FB" ns2:textId="386B197D" w:rsidR="000060BA" w:rsidRPr="005B7718" w:rsidRDefault="000060BA"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76A1D43" ns2:textId="15FC7C35" w:rsidR="000060BA" w:rsidRPr="005B7718" w:rsidRDefault="000060BA" w:rsidP="005C3306">
            <w:pPr>
              <w:spacing w:before="60" w:after="60"/>
              <w:rPr>
                <w:sz w:val="20"/>
                <w:szCs w:val="20"/>
              </w:rPr>
            </w:pPr>
            <w:r w:rsidRPr="005B7718">
              <w:rPr>
                <w:sz w:val="20"/>
                <w:szCs w:val="20"/>
              </w:rPr>
              <w:t xml:space="preserve">Participants with missing data are considered </w:t>
            </w:r>
            <w:r w:rsidR="009B1AC6">
              <w:rPr>
                <w:sz w:val="20"/>
                <w:szCs w:val="20"/>
              </w:rPr>
              <w:t>non</w:t>
            </w:r>
            <w:r w:rsidRPr="005B7718">
              <w:rPr>
                <w:sz w:val="20"/>
                <w:szCs w:val="20"/>
              </w:rPr>
              <w:t>responders</w:t>
            </w:r>
          </w:p>
        </w:tc>
      </w:tr>
      <w:tr w:rsidR="00A70D33" w:rsidRPr="005B7718" ns2:paraId="39A21D12" ns2:textId="77777777" w:rsidTr="00ED0621">
        <w:trPr>
          <w:cantSplit/>
          <w:trHeight w:val="20"/>
        </w:trPr>
        <w:tc>
          <w:tcPr>
            <w:tcW w:w="1922"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B8C2D51" ns2:textId="77777777" w:rsidR="00A70D33" w:rsidRPr="005B7718" w:rsidRDefault="00A70D33" w:rsidP="005C3306">
            <w:pPr>
              <w:spacing w:before="60" w:after="60"/>
              <w:ind w:left="27"/>
              <w:rPr>
                <w:sz w:val="20"/>
                <w:szCs w:val="20"/>
              </w:rPr>
            </w:pPr>
            <w:r w:rsidRPr="005B7718">
              <w:rPr>
                <w:sz w:val="20"/>
                <w:szCs w:val="20"/>
              </w:rPr>
              <w:t>PFS per RECIST 1.1</w:t>
            </w:r>
            <w:r w:rsidRPr="005B7718" w:rsidDel="00C751F9">
              <w:rPr>
                <w:sz w:val="20"/>
                <w:szCs w:val="20"/>
              </w:rPr>
              <w:t xml:space="preserve"> by </w:t>
            </w:r>
            <w:r w:rsidRPr="005B7718">
              <w:rPr>
                <w:sz w:val="20"/>
                <w:szCs w:val="20"/>
              </w:rPr>
              <w:t>BICR</w:t>
            </w:r>
          </w:p>
        </w:tc>
        <w:tc>
          <w:tcPr>
            <w:tcW w:w="2941"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7BB37548" ns2:textId="77777777" w:rsidR="00A70D33" w:rsidRPr="005B7718" w:rsidRDefault="00A70D33" w:rsidP="005C3306">
            <w:pPr>
              <w:spacing w:before="60" w:after="60"/>
              <w:rPr>
                <w:sz w:val="20"/>
                <w:szCs w:val="20"/>
              </w:rPr>
            </w:pPr>
            <w:r w:rsidRPr="005B7718">
              <w:rPr>
                <w:sz w:val="20"/>
                <w:szCs w:val="20"/>
              </w:rPr>
              <w:t>Testing: stratified log-rank test</w:t>
            </w:r>
          </w:p>
          <w:p ns2:paraId="2EA74AE9" ns2:textId="77777777" w:rsidR="00A70D33" w:rsidRPr="005B7718" w:rsidRDefault="00A70D33" w:rsidP="005C3306">
            <w:pPr>
              <w:spacing w:before="60" w:after="60"/>
              <w:rPr>
                <w:sz w:val="20"/>
                <w:szCs w:val="20"/>
              </w:rPr>
            </w:pPr>
            <w:r w:rsidRPr="005B7718">
              <w:rPr>
                <w:sz w:val="20"/>
                <w:szCs w:val="20"/>
              </w:rPr>
              <w:t xml:space="preserve">Estimation: Stratified Cox model with Efron’s tie handling method </w:t>
            </w:r>
          </w:p>
        </w:tc>
        <w:tc>
          <w:tcPr>
            <w:tcW w:w="1227"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2F19AF1" ns2: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4" w:space="0" w:color="auto"/>
              <w:left w:val="single" w:sz="4" w:space="0" w:color="auto"/>
              <w:bottom w:val="single" w:sz="2" w:space="0" w:color="auto"/>
              <w:right w:val="single" w:sz="4" w:space="0" w:color="auto"/>
            </w:tcBorders>
            <w:tcMar>
              <w:top w:w="29" w:type="dxa"/>
              <w:left w:w="115" w:type="dxa"/>
              <w:bottom w:w="29" w:type="dxa"/>
              <w:right w:w="115" w:type="dxa"/>
            </w:tcMar>
          </w:tcPr>
          <w:p ns2:paraId="69D208A2" ns2:textId="67AE4C92" w:rsidR="00A70D33" w:rsidRPr="005B7718" w:rsidRDefault="00A70D33" w:rsidP="005C3306">
            <w:pPr>
              <w:spacing w:before="60" w:after="60"/>
              <w:rPr>
                <w:sz w:val="20"/>
                <w:szCs w:val="20"/>
              </w:rPr>
            </w:pPr>
            <w:r w:rsidRPr="005B7718">
              <w:rPr>
                <w:sz w:val="20"/>
                <w:szCs w:val="20"/>
              </w:rPr>
              <w:t xml:space="preserve">Censored according to rules in </w:t>
            </w:r>
            <w:r w:rsidR="00A6448E" w:rsidRPr="005B7718">
              <w:rPr>
                <w:sz w:val="20"/>
                <w:szCs w:val="20"/>
              </w:rPr>
              <w:fldChar w:fldCharType="begin"/>
            </w:r>
            <w:r w:rsidR="00A6448E" w:rsidRPr="005B7718">
              <w:rPr>
                <w:sz w:val="20"/>
                <w:szCs w:val="20"/>
              </w:rPr>
              <w:instrText xml:space="preserve"> REF _Ref14165866 \h </w:instrText>
            </w:r>
            <w:r w:rsidR="005B7718" w:rsidRPr="005B7718">
              <w:rPr>
                <w:sz w:val="20"/>
                <w:szCs w:val="20"/>
              </w:rPr>
              <w:instrText xml:space="preserve"> \* MERGEFORMAT </w:instrText>
            </w:r>
            <w:r w:rsidR="00A6448E" w:rsidRPr="005B7718">
              <w:rPr>
                <w:sz w:val="20"/>
                <w:szCs w:val="20"/>
              </w:rPr>
            </w:r>
            <w:r w:rsidR="00A6448E" w:rsidRPr="005B7718">
              <w:rPr>
                <w:sz w:val="20"/>
                <w:szCs w:val="20"/>
              </w:rPr>
              <w:fldChar w:fldCharType="separate"/>
            </w:r>
            <w:r w:rsidR="004173BC" w:rsidRPr="004173BC">
              <w:rPr>
                <w:sz w:val="20"/>
                <w:szCs w:val="20"/>
              </w:rPr>
              <w:t xml:space="preserve">Table </w:t>
            </w:r>
            <w:r w:rsidR="004173BC" w:rsidRPr="004173BC">
              <w:rPr>
                <w:noProof/>
                <w:sz w:val="20"/>
                <w:szCs w:val="20"/>
              </w:rPr>
              <w:t>9</w:t>
            </w:r>
            <w:r w:rsidR="00A6448E" w:rsidRPr="005B7718">
              <w:rPr>
                <w:sz w:val="20"/>
                <w:szCs w:val="20"/>
              </w:rPr>
              <w:fldChar w:fldCharType="end"/>
            </w:r>
          </w:p>
        </w:tc>
      </w:tr>
      <w:tr w:rsidR="00A70D33" w:rsidRPr="005B7718" ns2:paraId="49B6DBB1" ns2:textId="77777777" w:rsidTr="00ED0621">
        <w:trPr>
          <w:cantSplit/>
          <w:trHeight w:val="20"/>
        </w:trPr>
        <w:tc>
          <w:tcPr>
            <w:tcW w:w="1922"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1B421CCC" ns2:textId="77777777" w:rsidR="00A70D33" w:rsidRPr="005B7718" w:rsidRDefault="00A70D33" w:rsidP="005C3306">
            <w:pPr>
              <w:spacing w:before="60" w:after="60"/>
              <w:ind w:left="27"/>
              <w:rPr>
                <w:sz w:val="20"/>
                <w:szCs w:val="20"/>
              </w:rPr>
            </w:pPr>
            <w:r w:rsidRPr="005B7718">
              <w:rPr>
                <w:sz w:val="20"/>
                <w:szCs w:val="20"/>
              </w:rPr>
              <w:t>OS</w:t>
            </w:r>
          </w:p>
        </w:tc>
        <w:tc>
          <w:tcPr>
            <w:tcW w:w="2941"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52578F1B" ns2:textId="77777777" w:rsidR="00A70D33" w:rsidRPr="005B7718" w:rsidRDefault="00A70D33" w:rsidP="005C3306">
            <w:pPr>
              <w:spacing w:before="60" w:after="60"/>
              <w:rPr>
                <w:sz w:val="20"/>
                <w:szCs w:val="20"/>
              </w:rPr>
            </w:pPr>
            <w:r w:rsidRPr="005B7718">
              <w:rPr>
                <w:sz w:val="20"/>
                <w:szCs w:val="20"/>
              </w:rPr>
              <w:t>Testing: stratified log-rank test</w:t>
            </w:r>
          </w:p>
          <w:p ns2:paraId="0419E637" ns2:textId="77777777" w:rsidR="00A70D33" w:rsidRPr="005B7718" w:rsidRDefault="00A70D33" w:rsidP="005C3306">
            <w:pPr>
              <w:spacing w:before="60" w:after="60"/>
              <w:rPr>
                <w:sz w:val="20"/>
                <w:szCs w:val="20"/>
              </w:rPr>
            </w:pPr>
            <w:r w:rsidRPr="005B7718">
              <w:rPr>
                <w:sz w:val="20"/>
                <w:szCs w:val="20"/>
              </w:rPr>
              <w:t>Estimation: Stratified Cox model with Efron’s tie handling method</w:t>
            </w:r>
          </w:p>
        </w:tc>
        <w:tc>
          <w:tcPr>
            <w:tcW w:w="1227"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70A17291" ns2:textId="77777777" w:rsidR="00A70D33" w:rsidRPr="005B7718" w:rsidRDefault="00A70D33" w:rsidP="005C3306">
            <w:pPr>
              <w:spacing w:before="60" w:after="60"/>
              <w:rPr>
                <w:sz w:val="20"/>
                <w:szCs w:val="20"/>
              </w:rPr>
            </w:pPr>
            <w:r w:rsidRPr="005B7718">
              <w:rPr>
                <w:sz w:val="20"/>
                <w:szCs w:val="20"/>
              </w:rPr>
              <w:t>ITT</w:t>
            </w:r>
          </w:p>
        </w:tc>
        <w:tc>
          <w:tcPr>
            <w:tcW w:w="3126" w:type="dxa"/>
            <w:tcBorders>
              <w:top w:val="single" w:sz="2" w:space="0" w:color="auto"/>
              <w:left w:val="single" w:sz="4" w:space="0" w:color="auto"/>
              <w:bottom w:val="single" w:sz="2" w:space="0" w:color="auto"/>
              <w:right w:val="single" w:sz="4" w:space="0" w:color="auto"/>
            </w:tcBorders>
            <w:tcMar>
              <w:top w:w="29" w:type="dxa"/>
              <w:left w:w="115" w:type="dxa"/>
              <w:bottom w:w="29" w:type="dxa"/>
              <w:right w:w="115" w:type="dxa"/>
            </w:tcMar>
          </w:tcPr>
          <w:p ns2:paraId="7CB5136B" ns2:textId="77777777" w:rsidR="00A70D33" w:rsidRPr="005B7718" w:rsidRDefault="00A70D33" w:rsidP="005C3306">
            <w:pPr>
              <w:spacing w:before="60" w:after="60"/>
              <w:rPr>
                <w:sz w:val="20"/>
                <w:szCs w:val="20"/>
              </w:rPr>
            </w:pPr>
            <w:r w:rsidRPr="005B7718">
              <w:rPr>
                <w:sz w:val="20"/>
                <w:szCs w:val="20"/>
              </w:rPr>
              <w:t>Censored at participant’s last known alive date</w:t>
            </w:r>
          </w:p>
        </w:tc>
      </w:tr>
      <w:tr w:rsidR="00A70D33" w:rsidRPr="005B7718" ns2:paraId="63E17A70" ns2:textId="77777777" w:rsidTr="00ED0621">
        <w:trPr>
          <w:cantSplit/>
          <w:trHeight w:val="20"/>
        </w:trPr>
        <w:tc>
          <w:tcPr>
            <w:tcW w:w="9216" w:type="dxa"/>
            <w:gridSpan w:val="4"/>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ns2:paraId="509E4C49" ns2:textId="77777777" w:rsidR="00A70D33" w:rsidRPr="005B7718" w:rsidRDefault="00A70D33" w:rsidP="005C3306">
            <w:pPr>
              <w:pStyle w:val="Footer"/>
              <w:spacing w:after="60"/>
              <w:rPr>
                <w:sz w:val="20"/>
              </w:rPr>
            </w:pPr>
            <w:r w:rsidRPr="005B7718">
              <w:rPr>
                <w:sz w:val="20"/>
              </w:rPr>
              <w:t>Abbreviations: BICR = blinded independent central review; ITT = intent-to-treat; ORR = objective response rate; OS = overall survival; PFS = progression-free survival; RECIST 1.1 = Response Evaluation Criteria in Solid Tumors.</w:t>
            </w:r>
          </w:p>
        </w:tc>
      </w:tr>
    </w:tbl>
    <w:p ns2:paraId="7C92727D" ns2:textId="77777777" w:rsidR="005B7718" w:rsidRDefault="005B7718" w:rsidP="005C3306">
      <w:ins w:id="13452" w:author="GoldenCorpusHarness" w:date="2026-03-28T21:57:49Z">
        <w:r>
          <w:t>All reported pregnancies must be followed to the completion/termination of the pregnancy.</w:t>
        </w:r>
      </w:ins>
    </w:p>
    <w:p ns2:paraId="5C23066F" ns2:textId="2EBF50FB" w:rsidR="00A70D33" w:rsidRPr="0061755F" w:rsidRDefault="00A70D33" w:rsidP="005C3306">
      <w:pPr>
        <w:pStyle w:val="Paragraph0"/>
      </w:pPr>
      <w:del w:id="13453" w:author="GoldenCorpusHarness" w:date="2026-03-28T21:57:49Z">
        <w:r>
          <w:delText>The</w:delText>
        </w:r>
      </w:del>
      <w:ins w:id="13454" w:author="GoldenCorpusHarness" w:date="2026-03-28T21:57:49Z">
        <w:r>
          <w:t>Any</w:t>
        </w:r>
      </w:ins>
      <w:r>
        <w:t xml:space="preserve"> </w:t>
      </w:r>
      <w:del w:id="13455" w:author="GoldenCorpusHarness" w:date="2026-03-28T21:57:49Z">
        <w:r>
          <w:delText>st</w:delText>
        </w:r>
      </w:del>
      <w:ins w:id="13456" w:author="GoldenCorpusHarness" w:date="2026-03-28T21:57:49Z">
        <w:r>
          <w:t>p</w:t>
        </w:r>
      </w:ins>
      <w:r>
        <w:t>r</w:t>
      </w:r>
      <w:del w:id="13457" w:author="GoldenCorpusHarness" w:date="2026-03-28T21:57:49Z">
        <w:r>
          <w:delText>at</w:delText>
        </w:r>
      </w:del>
      <w:r>
        <w:t>eg</w:t>
      </w:r>
      <w:ins w:id="13458" w:author="GoldenCorpusHarness" w:date="2026-03-28T21:57:49Z">
        <w:r>
          <w:t>nanc</w:t>
        </w:r>
      </w:ins>
      <w:r>
        <w:t xml:space="preserve">y </w:t>
      </w:r>
      <w:del w:id="13459" w:author="GoldenCorpusHarness" w:date="2026-03-28T21:57:49Z">
        <w:r>
          <w:delText>t</w:delText>
        </w:r>
      </w:del>
      <w:ins w:id="13460" w:author="GoldenCorpusHarness" w:date="2026-03-28T21:57:49Z">
        <w:r>
          <w:t>c</w:t>
        </w:r>
      </w:ins>
      <w:r>
        <w:t>o</w:t>
      </w:r>
      <w:del w:id="13461" w:author="GoldenCorpusHarness" w:date="2026-03-28T21:57:49Z">
        <w:r>
          <w:delText xml:space="preserve"> address </w:delText>
        </w:r>
      </w:del>
      <w:r>
        <w:t>m</w:t>
      </w:r>
      <w:del w:id="13462" w:author="GoldenCorpusHarness" w:date="2026-03-28T21:57:49Z">
        <w:r>
          <w:delText>ulti</w:delText>
        </w:r>
      </w:del>
      <w:r>
        <w:t>plic</w:t>
      </w:r>
      <w:del w:id="13463" w:author="GoldenCorpusHarness" w:date="2026-03-28T21:57:49Z">
        <w:r>
          <w:delText>ity issues with reg</w:delText>
        </w:r>
      </w:del>
      <w:r>
        <w:t>a</w:t>
      </w:r>
      <w:del w:id="13464" w:author="GoldenCorpusHarness" w:date="2026-03-28T21:57:49Z">
        <w:r>
          <w:delText>rd to multiple endpoints and interim analyses is described in Sec</w:delText>
        </w:r>
      </w:del>
      <w:r>
        <w:t xml:space="preserve">tion </w:t>
      </w:r>
      <w:del w:id="13465" w:author="GoldenCorpusHarness" w:date="2026-03-28T21:57:49Z">
        <w:r>
          <w:delText>9.7</w:delText>
        </w:r>
      </w:del>
      <w:ins w:id="13466" w:author="GoldenCorpusHarness" w:date="2026-03-28T21:57:49Z">
        <w:r>
          <w:t>will</w:t>
        </w:r>
      </w:ins>
      <w:r>
        <w:t xml:space="preserve"> </w:t>
      </w:r>
      <w:del w:id="13467" w:author="GoldenCorpusHarness" w:date="2026-03-28T21:57:49Z">
        <w:r>
          <w:delText>(In</w:delText>
        </w:r>
      </w:del>
      <w:ins w:id="13468" w:author="GoldenCorpusHarness" w:date="2026-03-28T21:57:49Z">
        <w:r>
          <w:t>be repor</w:t>
        </w:r>
      </w:ins>
      <w:r>
        <w:t>te</w:t>
      </w:r>
      <w:del w:id="13469" w:author="GoldenCorpusHarness" w:date="2026-03-28T21:57:49Z">
        <w:r>
          <w:delText>rim</w:delText>
        </w:r>
      </w:del>
      <w:ins w:id="13470" w:author="GoldenCorpusHarness" w:date="2026-03-28T21:57:49Z">
        <w:r>
          <w:t>d</w:t>
        </w:r>
      </w:ins>
      <w:r>
        <w:t xml:space="preserve"> </w:t>
      </w:r>
      <w:del w:id="13471" w:author="GoldenCorpusHarness" w:date="2026-03-28T21:57:49Z">
        <w:r>
          <w:delText>An</w:delText>
        </w:r>
      </w:del>
      <w:r>
        <w:t>a</w:t>
      </w:r>
      <w:del w:id="13472" w:author="GoldenCorpusHarness" w:date="2026-03-28T21:57:49Z">
        <w:r>
          <w:delText>ly</w:delText>
        </w:r>
      </w:del>
      <w:r>
        <w:t>s</w:t>
      </w:r>
      <w:del w:id="13473" w:author="GoldenCorpusHarness" w:date="2026-03-28T21:57:49Z">
        <w:r>
          <w:delText>es)</w:delText>
        </w:r>
      </w:del>
      <w:r>
        <w:t xml:space="preserve"> an</w:t>
      </w:r>
      <w:del w:id="13474" w:author="GoldenCorpusHarness" w:date="2026-03-28T21:57:49Z">
        <w:r>
          <w:delText>d</w:delText>
        </w:r>
      </w:del>
      <w:ins w:id="13475" w:author="GoldenCorpusHarness" w:date="2026-03-28T21:57:49Z">
        <w:r>
          <w:t xml:space="preserve"> AE or</w:t>
        </w:r>
      </w:ins>
      <w:r>
        <w:t xml:space="preserve"> S</w:t>
      </w:r>
      <w:del w:id="13476" w:author="GoldenCorpusHarness" w:date="2026-03-28T21:57:49Z">
        <w:r>
          <w:delText>ection 9</w:delText>
        </w:r>
      </w:del>
      <w:ins w:id="13477" w:author="GoldenCorpusHarness" w:date="2026-03-28T21:57:49Z">
        <w:r>
          <w:t>AE</w:t>
        </w:r>
      </w:ins>
      <w:r>
        <w:t>.</w:t>
      </w:r>
      <w:del w:id="13478" w:author="GoldenCorpusHarness" w:date="2026-03-28T21:57:49Z">
        <w:r>
          <w:delText>8 (Multiplicity).</w:delText>
        </w:r>
      </w:del>
    </w:p>
    <w:p ns2:paraId="46BAB1CE" ns2:textId="5BB793A0" w:rsidR="00A70D33" w:rsidRDefault="00A70D33" w:rsidP="00734FEB">
      <w:pPr>
        <w:pStyle w:val="Heading3"/>
      </w:pPr>
      <w:ins w:id="13479" w:author="GoldenCorpusHarness" w:date="2026-03-28T21:57:49Z">
        <w:r>
          <w:t xml:space="preserve">The medical reason (example: maternal health or fetal disease) for an elective termination of a pregnancy will be reported as an AE or </w:t>
        </w:r>
      </w:ins>
      <w:r>
        <w:t>S</w:t>
      </w:r>
      <w:del w:id="13480" w:author="GoldenCorpusHarness" w:date="2026-03-28T21:57:49Z">
        <w:r>
          <w:delText>tatistical Methods for</w:delText>
        </w:r>
      </w:del>
      <w:ins w:id="13481" w:author="GoldenCorpusHarness" w:date="2026-03-28T21:57:49Z">
        <w:r>
          <w:t>AE. Prenatal testing showing fetus will be born with severe abnormalities/congenital anomalies that leads to an elective termination of a pregnancy will be reported as an</w:t>
        </w:r>
      </w:ins>
      <w:r>
        <w:t xml:space="preserve"> S</w:t>
      </w:r>
      <w:del w:id="13482" w:author="GoldenCorpusHarness" w:date="2026-03-28T21:57:49Z">
        <w:r>
          <w:delText xml:space="preserve">afety </w:delText>
        </w:r>
      </w:del>
      <w:r>
        <w:t>A</w:t>
      </w:r>
      <w:del w:id="13483" w:author="GoldenCorpusHarness" w:date="2026-03-28T21:57:49Z">
        <w:r>
          <w:delText>nalyses</w:delText>
        </w:r>
      </w:del>
      <w:ins w:id="13484" w:author="GoldenCorpusHarness" w:date="2026-03-28T21:57:49Z">
        <w:r>
          <w:t>E for the fetus.</w:t>
        </w:r>
      </w:ins>
    </w:p>
    <w:bookmarkEnd w:id="312"/>
    <w:p ns2:paraId="3CFA593F" ns2:textId="55EA78BC" w:rsidR="00F9397F" w:rsidRPr="00F9397F" w:rsidRDefault="00F9397F" w:rsidP="00E41D92">
      <w:pPr>
        <w:pStyle w:val="Paragraph0"/>
      </w:pPr>
      <w:del w:id="13485" w:author="GoldenCorpusHarness" w:date="2026-03-28T21:57:49Z">
        <w:r>
          <w:delText>Safet</w:delText>
        </w:r>
      </w:del>
      <w:ins w:id="13486" w:author="GoldenCorpusHarness" w:date="2026-03-28T21:57:49Z">
        <w:r>
          <w:t>Pregnanc</w:t>
        </w:r>
      </w:ins>
      <w:r>
        <w:t xml:space="preserve">y </w:t>
      </w:r>
      <w:del w:id="13487" w:author="GoldenCorpusHarness" w:date="2026-03-28T21:57:49Z">
        <w:r>
          <w:delText>and tolerabilit</w:delText>
        </w:r>
      </w:del>
      <w:ins w:id="13488" w:author="GoldenCorpusHarness" w:date="2026-03-28T21:57:49Z">
        <w:r>
          <w:t>outcomes of ectopic pregnanc</w:t>
        </w:r>
      </w:ins>
      <w:r>
        <w:t>y</w:t>
      </w:r>
      <w:del w:id="13489" w:author="GoldenCorpusHarness" w:date="2026-03-28T21:57:49Z">
        <w:r>
          <w:delText xml:space="preserve"> will be assessed b</w:delText>
        </w:r>
      </w:del>
      <w:ins w:id="13490" w:author="GoldenCorpusHarness" w:date="2026-03-28T21:57:49Z">
        <w:r>
          <w:t>, spontaneous abortion, missed abortion, benign h</w:t>
        </w:r>
      </w:ins>
      <w:r>
        <w:t>y</w:t>
      </w:r>
      <w:del w:id="13491" w:author="GoldenCorpusHarness" w:date="2026-03-28T21:57:49Z">
        <w:r>
          <w:delText xml:space="preserve"> clinical re</w:delText>
        </w:r>
      </w:del>
      <w:ins w:id="13492" w:author="GoldenCorpusHarness" w:date="2026-03-28T21:57:49Z">
        <w:r>
          <w:t>datidiform mole, blighted o</w:t>
        </w:r>
      </w:ins>
      <w:r>
        <w:t>v</w:t>
      </w:r>
      <w:del w:id="13493" w:author="GoldenCorpusHarness" w:date="2026-03-28T21:57:49Z">
        <w:r>
          <w:delText>iew of all rel</w:delText>
        </w:r>
      </w:del>
      <w:ins w:id="13494" w:author="GoldenCorpusHarness" w:date="2026-03-28T21:57:49Z">
        <w:r>
          <w:t xml:space="preserve">um, fetal death, intrauterine death, miscarriage, and stillbirth must be reported as serious </w:t>
        </w:r>
      </w:ins>
      <w:r>
        <w:t>ev</w:t>
      </w:r>
      <w:del w:id="13495" w:author="GoldenCorpusHarness" w:date="2026-03-28T21:57:49Z">
        <w:r>
          <w:delText>ant parameters including A</w:delText>
        </w:r>
      </w:del>
      <w:ins w:id="13496" w:author="GoldenCorpusHarness" w:date="2026-03-28T21:57:49Z">
        <w:r>
          <w:t xml:space="preserve">ents (Important Medical </w:t>
        </w:r>
      </w:ins>
      <w:r>
        <w:t>E</w:t>
      </w:r>
      <w:del w:id="13497" w:author="GoldenCorpusHarness" w:date="2026-03-28T21:57:49Z">
        <w:r>
          <w:delText>s, laborator</w:delText>
        </w:r>
      </w:del>
      <w:ins w:id="13498" w:author="GoldenCorpusHarness" w:date="2026-03-28T21:57:49Z">
        <w:r>
          <w:t>vents). If the pregnanc</w:t>
        </w:r>
      </w:ins>
      <w:r>
        <w:t xml:space="preserve">y </w:t>
      </w:r>
      <w:del w:id="13499" w:author="GoldenCorpusHarness" w:date="2026-03-28T21:57:49Z">
        <w:r>
          <w:delText>tests and vital signs</w:delText>
        </w:r>
      </w:del>
      <w:ins w:id="13500" w:author="GoldenCorpusHarness" w:date="2026-03-28T21:57:49Z">
        <w:r>
          <w:t>continues to term, the outcome (health of infant) must also be reported</w:t>
        </w:r>
      </w:ins>
      <w:r>
        <w:t>.</w:t>
      </w:r>
    </w:p>
    <w:p ns2:paraId="7A1EE768" ns2:textId="3CE9B0D3" w:rsidR="00F9397F" w:rsidRPr="00F9397F" w:rsidRDefault="00F9397F" w:rsidP="00E41D92">
      <w:pPr>
        <w:pStyle w:val="Paragraph0"/>
      </w:pPr>
      <w:del w:id="13501" w:author="GoldenCorpusHarness" w:date="2026-03-28T21:57:49Z">
        <w:r>
          <w:delText>The analys</w:delText>
        </w:r>
      </w:del>
      <w:ins w:id="13502" w:author="GoldenCorpusHarness" w:date="2026-03-28T21:57:49Z">
        <w:r>
          <w:t>D</w:t>
        </w:r>
      </w:ins>
      <w:r>
        <w:t>is</w:t>
      </w:r>
      <w:del w:id="13503" w:author="GoldenCorpusHarness" w:date="2026-03-28T21:57:49Z">
        <w:r>
          <w:delText xml:space="preserve"> of </w:delText>
        </w:r>
      </w:del>
      <w:ins w:id="13504" w:author="GoldenCorpusHarness" w:date="2026-03-28T21:57:49Z">
        <w:r>
          <w:t>ea</w:t>
        </w:r>
      </w:ins>
      <w:r>
        <w:t>s</w:t>
      </w:r>
      <w:del w:id="13505" w:author="GoldenCorpusHarness" w:date="2026-03-28T21:57:49Z">
        <w:r>
          <w:delText>af</w:delText>
        </w:r>
      </w:del>
      <w:r>
        <w:t>e</w:t>
      </w:r>
      <w:del w:id="13506" w:author="GoldenCorpusHarness" w:date="2026-03-28T21:57:49Z">
        <w:r>
          <w:delText xml:space="preserve">ty </w:delText>
        </w:r>
      </w:del>
      <w:ins w:id="13507" w:author="GoldenCorpusHarness" w:date="2026-03-28T21:57:49Z">
        <w:r>
          <w:t>-</w:t>
        </w:r>
      </w:ins>
      <w:r>
        <w:t>re</w:t>
      </w:r>
      <w:del w:id="13508" w:author="GoldenCorpusHarness" w:date="2026-03-28T21:57:49Z">
        <w:r>
          <w:delText>su</w:delText>
        </w:r>
      </w:del>
      <w:r>
        <w:t>l</w:t>
      </w:r>
      <w:ins w:id="13509" w:author="GoldenCorpusHarness" w:date="2026-03-28T21:57:49Z">
        <w:r>
          <w:t>a</w:t>
        </w:r>
      </w:ins>
      <w:r>
        <w:t>t</w:t>
      </w:r>
      <w:del w:id="13510" w:author="GoldenCorpusHarness" w:date="2026-03-28T21:57:49Z">
        <w:r>
          <w:delText>s will follow a tier</w:delText>
        </w:r>
      </w:del>
      <w:r>
        <w:t xml:space="preserve">ed </w:t>
      </w:r>
      <w:del w:id="13511" w:author="GoldenCorpusHarness" w:date="2026-03-28T21:57:49Z">
        <w:r>
          <w:delText>approach (Table 12). The tiers differ with respect to the analyses that will be performed. Adverse e</w:delText>
        </w:r>
      </w:del>
      <w:ins w:id="13512" w:author="GoldenCorpusHarness" w:date="2026-03-28T21:57:49Z">
        <w:r>
          <w:t>E</w:t>
        </w:r>
      </w:ins>
      <w:r>
        <w:t xml:space="preserve">vents </w:t>
      </w:r>
      <w:del w:id="13513" w:author="GoldenCorpusHarness" w:date="2026-03-28T21:57:49Z">
        <w:r>
          <w:delText>(</w:delText>
        </w:r>
      </w:del>
      <w:ins w:id="13514" w:author="GoldenCorpusHarness" w:date="2026-03-28T21:57:49Z">
        <w:r>
          <w:t>and/or Di</w:t>
        </w:r>
      </w:ins>
      <w:r>
        <w:t>s</w:t>
      </w:r>
      <w:del w:id="13515" w:author="GoldenCorpusHarness" w:date="2026-03-28T21:57:49Z">
        <w:r>
          <w:delText>p</w:delText>
        </w:r>
      </w:del>
      <w:r>
        <w:t>e</w:t>
      </w:r>
      <w:ins w:id="13516" w:author="GoldenCorpusHarness" w:date="2026-03-28T21:57:49Z">
        <w:r>
          <w:t>ase-related Out</w:t>
        </w:r>
      </w:ins>
      <w:r>
        <w:t>c</w:t>
      </w:r>
      <w:ins w:id="13517" w:author="GoldenCorpusHarness" w:date="2026-03-28T21:57:49Z">
        <w:r>
          <w:t>omes Not Qual</w:t>
        </w:r>
      </w:ins>
      <w:r>
        <w:t>if</w:t>
      </w:r>
      <w:ins w:id="13518" w:author="GoldenCorpusHarness" w:date="2026-03-28T21:57:49Z">
        <w:r>
          <w:t>y</w:t>
        </w:r>
      </w:ins>
      <w:r>
        <w:t>i</w:t>
      </w:r>
      <w:del w:id="13519" w:author="GoldenCorpusHarness" w:date="2026-03-28T21:57:49Z">
        <w:r>
          <w:delText>c terms</w:delText>
        </w:r>
      </w:del>
      <w:ins w:id="13520" w:author="GoldenCorpusHarness" w:date="2026-03-28T21:57:49Z">
        <w:r>
          <w:t>ng</w:t>
        </w:r>
      </w:ins>
      <w:r>
        <w:t xml:space="preserve"> as </w:t>
      </w:r>
      <w:del w:id="13521" w:author="GoldenCorpusHarness" w:date="2026-03-28T21:57:49Z">
        <w:r>
          <w:delText>well a</w:delText>
        </w:r>
      </w:del>
      <w:ins w:id="13522" w:author="GoldenCorpusHarness" w:date="2026-03-28T21:57:49Z">
        <w:r>
          <w:t>AE</w:t>
        </w:r>
      </w:ins>
      <w:r>
        <w:t>s</w:t>
      </w:r>
      <w:del w:id="13523" w:author="GoldenCorpusHarness" w:date="2026-03-28T21:57:49Z">
        <w:r>
          <w:delText xml:space="preserve"> system organ class terms) and events that meet predefined limits of change in laboratory and vital signs parameters are either prespecified as “Tier 1” endpoints,</w:delText>
        </w:r>
      </w:del>
      <w:r>
        <w:t xml:space="preserve"> or </w:t>
      </w:r>
      <w:del w:id="13524" w:author="GoldenCorpusHarness" w:date="2026-03-28T21:57:49Z">
        <w:r>
          <w:delText>will be cla</w:delText>
        </w:r>
      </w:del>
      <w:ins w:id="13525" w:author="GoldenCorpusHarness" w:date="2026-03-28T21:57:49Z">
        <w:r>
          <w:t>SAE</w:t>
        </w:r>
      </w:ins>
      <w:r>
        <w:t>s</w:t>
      </w:r>
      <w:del w:id="13526" w:author="GoldenCorpusHarness" w:date="2026-03-28T21:57:49Z">
        <w:r>
          <w:delText>sified as belonging to “Tier 2” or “Tier 3” based on the observed proportions of participants with an event.</w:delText>
        </w:r>
      </w:del>
    </w:p>
    <w:p ns2:paraId="23D7EE1E" ns2:textId="77777777" w:rsidR="00F9397F" w:rsidRPr="00FB06F1" w:rsidRDefault="00F9397F" w:rsidP="00FB06F1">
      <w:pPr>
        <w:pStyle w:val="Paragraph0"/>
        <w:rPr>
          <w:b/>
          <w:u w:val="single"/>
        </w:rPr>
      </w:pPr>
      <w:del w:id="13527" w:author="GoldenCorpusHarness" w:date="2026-03-28T21:57:49Z">
        <w:r>
          <w:delText>T</w:delText>
        </w:r>
      </w:del>
      <w:ins w:id="13528" w:author="GoldenCorpusHarness" w:date="2026-03-28T21:57:49Z">
        <w:r>
          <w:t>Eff</w:t>
        </w:r>
      </w:ins>
      <w:r>
        <w:t>i</w:t>
      </w:r>
      <w:ins w:id="13529" w:author="GoldenCorpusHarness" w:date="2026-03-28T21:57:49Z">
        <w:r>
          <w:t xml:space="preserve">cacy </w:t>
        </w:r>
      </w:ins>
      <w:r>
        <w:t>e</w:t>
      </w:r>
      <w:del w:id="13530" w:author="GoldenCorpusHarness" w:date="2026-03-28T21:57:49Z">
        <w:r>
          <w:delText>r 1 Eve</w:delText>
        </w:r>
      </w:del>
      <w:ins w:id="13531" w:author="GoldenCorpusHarness" w:date="2026-03-28T21:57:49Z">
        <w:r>
          <w:t>ndpoi</w:t>
        </w:r>
      </w:ins>
      <w:r>
        <w:t>nts</w:t>
      </w:r>
      <w:ins w:id="13532" w:author="GoldenCorpusHarness" w:date="2026-03-28T21:57:49Z">
        <w:r>
          <w:t xml:space="preserve"> as outlined in this section will not be reported to the Sponsor as described in Section 8.4.</w:t>
        </w:r>
      </w:ins>
    </w:p>
    <w:p ns2:paraId="5C7EDDDD" ns2:textId="27632C1E" w:rsidR="00FB1CE1" w:rsidRPr="00FB1CE1" w:rsidRDefault="00FB1CE1" w:rsidP="00DF56E7">
      <w:pPr>
        <w:pStyle w:val="Paragraph0"/>
      </w:pPr>
      <w:r>
        <w:t>S</w:t>
      </w:r>
      <w:del w:id="13533" w:author="GoldenCorpusHarness" w:date="2026-03-28T21:57:49Z">
        <w:r>
          <w:delText>afety parameters or adverse events of s</w:delText>
        </w:r>
      </w:del>
      <w:r>
        <w:t>peci</w:t>
      </w:r>
      <w:del w:id="13534" w:author="GoldenCorpusHarness" w:date="2026-03-28T21:57:49Z">
        <w:r>
          <w:delText>al interest that are identified a priori constitute “Tier 1” safety endpoints that will be participant to inferential testing for statistical signi</w:delText>
        </w:r>
      </w:del>
      <w:r>
        <w:t>fic</w:t>
      </w:r>
      <w:del w:id="13535" w:author="GoldenCorpusHarness" w:date="2026-03-28T21:57:49Z">
        <w:r>
          <w:delText>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 Fin</w:delText>
        </w:r>
      </w:del>
      <w:r>
        <w:t>ally, the</w:t>
      </w:r>
      <w:del w:id="13536" w:author="GoldenCorpusHarness" w:date="2026-03-28T21:57:49Z">
        <w:r>
          <w:delText>re</w:delText>
        </w:r>
      </w:del>
      <w:r>
        <w:t xml:space="preserve"> </w:t>
      </w:r>
      <w:del w:id="13537" w:author="GoldenCorpusHarness" w:date="2026-03-28T21:57:49Z">
        <w:r>
          <w:delText>are no known AE</w:delText>
        </w:r>
      </w:del>
      <w:r>
        <w:t>s</w:t>
      </w:r>
      <w:del w:id="13538" w:author="GoldenCorpusHarness" w:date="2026-03-28T21:57:49Z">
        <w:r>
          <w:delText xml:space="preserve"> a</w:delText>
        </w:r>
      </w:del>
      <w:ins w:id="13539" w:author="GoldenCorpusHarness" w:date="2026-03-28T21:57:49Z">
        <w:r>
          <w:t>u</w:t>
        </w:r>
      </w:ins>
      <w:r>
        <w:t>s</w:t>
      </w:r>
      <w:del w:id="13540" w:author="GoldenCorpusHarness" w:date="2026-03-28T21:57:49Z">
        <w:r>
          <w:delText>sociated with participants with HNSCC for which determination of a p-value is ex</w:delText>
        </w:r>
      </w:del>
      <w:r>
        <w:t>pected</w:t>
      </w:r>
      <w:del w:id="13541" w:author="GoldenCorpusHarness" w:date="2026-03-28T21:57:49Z">
        <w:r>
          <w:delText xml:space="preserve"> to imp</w:delText>
        </w:r>
      </w:del>
      <w:ins w:id="13542" w:author="GoldenCorpusHarness" w:date="2026-03-28T21:57:49Z">
        <w:r>
          <w:t>/</w:t>
        </w:r>
      </w:ins>
      <w:r>
        <w:t>act</w:t>
      </w:r>
      <w:ins w:id="13543" w:author="GoldenCorpusHarness" w:date="2026-03-28T21:57:49Z">
        <w:r>
          <w:t>ual</w:t>
        </w:r>
      </w:ins>
      <w:r>
        <w:t xml:space="preserve"> </w:t>
      </w:r>
      <w:del w:id="13544" w:author="GoldenCorpusHarness" w:date="2026-03-28T21:57:49Z">
        <w:r>
          <w:delText>th</w:delText>
        </w:r>
      </w:del>
      <w:r>
        <w:t>e</w:t>
      </w:r>
      <w:del w:id="13545" w:author="GoldenCorpusHarness" w:date="2026-03-28T21:57:49Z">
        <w:r>
          <w:delText xml:space="preserve"> safety assessm</w:delText>
        </w:r>
      </w:del>
      <w:ins w:id="13546" w:author="GoldenCorpusHarness" w:date="2026-03-28T21:57:49Z">
        <w:r>
          <w:t>v</w:t>
        </w:r>
      </w:ins>
      <w:r>
        <w:t>ent</w:t>
      </w:r>
      <w:del w:id="13547" w:author="GoldenCorpusHarness" w:date="2026-03-28T21:57:49Z">
        <w:r>
          <w:delText>.</w:delText>
        </w:r>
      </w:del>
      <w:ins w:id="13548" w:author="GoldenCorpusHarness" w:date="2026-03-28T21:57:49Z">
        <w:r>
          <w:t>s</w:t>
        </w:r>
      </w:ins>
      <w:r>
        <w:t xml:space="preserve"> </w:t>
      </w:r>
      <w:del w:id="13549" w:author="GoldenCorpusHarness" w:date="2026-03-28T21:57:49Z">
        <w:r>
          <w:delText>Thus, th</w:delText>
        </w:r>
      </w:del>
      <w:ins w:id="13550" w:author="GoldenCorpusHarness" w:date="2026-03-28T21:57:49Z">
        <w:r>
          <w:t>cov</w:t>
        </w:r>
      </w:ins>
      <w:r>
        <w:t>ere</w:t>
      </w:r>
      <w:del w:id="13551" w:author="GoldenCorpusHarness" w:date="2026-03-28T21:57:49Z">
        <w:r>
          <w:delText xml:space="preserve"> are no AEs that warrant elevation to Tier 1</w:delText>
        </w:r>
      </w:del>
      <w:ins w:id="13552" w:author="GoldenCorpusHarness" w:date="2026-03-28T21:57:49Z">
        <w:r>
          <w:t>d</w:t>
        </w:r>
      </w:ins>
      <w:r>
        <w:t xml:space="preserve"> in this </w:t>
      </w:r>
      <w:ins w:id="13553" w:author="GoldenCorpusHarness" w:date="2026-03-28T21:57:49Z">
        <w:r>
          <w:t xml:space="preserve">exception include any event that is disease progression of the cancer under </w:t>
        </w:r>
      </w:ins>
      <w:r>
        <w:t>study.</w:t>
      </w:r>
      <w:del w:id="13554" w:author="GoldenCorpusHarness" w:date="2026-03-28T21:57:49Z">
        <w:r>
          <w:delText xml:space="preserve">   </w:delText>
        </w:r>
      </w:del>
    </w:p>
    <w:p ns2:paraId="4370641C" ns2:textId="77777777" w:rsidR="00A70D33" w:rsidRPr="00FB06F1" w:rsidRDefault="00A70D33" w:rsidP="006A3A7D">
      <w:pPr>
        <w:pStyle w:val="Paragraph0"/>
        <w:keepNext/>
        <w:keepLines/>
        <w:rPr>
          <w:b/>
          <w:u w:val="single"/>
        </w:rPr>
      </w:pPr>
      <w:r>
        <w:t>T</w:t>
      </w:r>
      <w:del w:id="13555" w:author="GoldenCorpusHarness" w:date="2026-03-28T21:57:49Z">
        <w:r>
          <w:delText>i</w:delText>
        </w:r>
      </w:del>
      <w:ins w:id="13556" w:author="GoldenCorpusHarness" w:date="2026-03-28T21:57:49Z">
        <w:r>
          <w:t>h</w:t>
        </w:r>
      </w:ins>
      <w:r>
        <w:t>e</w:t>
      </w:r>
      <w:ins w:id="13557" w:author="GoldenCorpusHarness" w:date="2026-03-28T21:57:49Z">
        <w:r>
          <w:t xml:space="preserve"> Sponso</w:t>
        </w:r>
      </w:ins>
      <w:r>
        <w:t xml:space="preserve">r </w:t>
      </w:r>
      <w:del w:id="13558" w:author="GoldenCorpusHarness" w:date="2026-03-28T21:57:49Z">
        <w:r>
          <w:delText>2</w:delText>
        </w:r>
      </w:del>
      <w:ins w:id="13559" w:author="GoldenCorpusHarness" w:date="2026-03-28T21:57:49Z">
        <w:r>
          <w:t>will</w:t>
        </w:r>
      </w:ins>
      <w:r>
        <w:t xml:space="preserve"> </w:t>
      </w:r>
      <w:del w:id="13560" w:author="GoldenCorpusHarness" w:date="2026-03-28T21:57:49Z">
        <w:r>
          <w:delText>E</w:delText>
        </w:r>
      </w:del>
      <w:ins w:id="13561" w:author="GoldenCorpusHarness" w:date="2026-03-28T21:57:49Z">
        <w:r>
          <w:t>ensure that unblinded aggregated efficacy endpoint e</w:t>
        </w:r>
      </w:ins>
      <w:r>
        <w:t>vents</w:t>
      </w:r>
      <w:ins w:id="13562" w:author="GoldenCorpusHarness" w:date="2026-03-28T21:57:49Z">
        <w:r>
          <w:t xml:space="preserve"> and safety data are monitored to safeguard the participants in the study.</w:t>
        </w:r>
      </w:ins>
    </w:p>
    <w:p ns2:paraId="49BD61CF" ns2:textId="3F7C9032" w:rsidR="00A70D33" w:rsidRDefault="00A70D33" w:rsidP="006A3A7D">
      <w:pPr>
        <w:pStyle w:val="Paragraph0"/>
        <w:keepNext/>
        <w:keepLines/>
      </w:pPr>
      <w:del w:id="13563" w:author="GoldenCorpusHarness" w:date="2026-03-28T21:57:49Z">
        <w:r>
          <w:delText>Tier 2 parameters will be assessed via point estimates with 95% CIs provided for differences in the proportion of participants with e</w:delText>
        </w:r>
      </w:del>
      <w:ins w:id="13564" w:author="GoldenCorpusHarness" w:date="2026-03-28T21:57:49Z">
        <w:r>
          <w:t>E</w:t>
        </w:r>
      </w:ins>
      <w:r>
        <w:t xml:space="preserve">vents </w:t>
      </w:r>
      <w:del w:id="13565" w:author="GoldenCorpusHarness" w:date="2026-03-28T21:57:49Z">
        <w:r>
          <w:delText>us</w:delText>
        </w:r>
      </w:del>
      <w:ins w:id="13566" w:author="GoldenCorpusHarness" w:date="2026-03-28T21:57:49Z">
        <w:r>
          <w:t>of Cl</w:t>
        </w:r>
      </w:ins>
      <w:r>
        <w:t>in</w:t>
      </w:r>
      <w:del w:id="13567" w:author="GoldenCorpusHarness" w:date="2026-03-28T21:57:49Z">
        <w:r>
          <w:delText>g the M</w:delText>
        </w:r>
      </w:del>
      <w:r>
        <w:t>i</w:t>
      </w:r>
      <w:del w:id="13568" w:author="GoldenCorpusHarness" w:date="2026-03-28T21:57:49Z">
        <w:r>
          <w:delText>ettinen and Nurminen method, an un</w:delText>
        </w:r>
      </w:del>
      <w:r>
        <w:t>c</w:t>
      </w:r>
      <w:del w:id="13569" w:author="GoldenCorpusHarness" w:date="2026-03-28T21:57:49Z">
        <w:r>
          <w:delText>ondition</w:delText>
        </w:r>
      </w:del>
      <w:r>
        <w:t>al</w:t>
      </w:r>
      <w:del w:id="13570" w:author="GoldenCorpusHarness" w:date="2026-03-28T21:57:49Z">
        <w:r>
          <w:delText>,</w:delText>
        </w:r>
      </w:del>
      <w:r>
        <w:t xml:space="preserve"> </w:t>
      </w:r>
      <w:del w:id="13571" w:author="GoldenCorpusHarness" w:date="2026-03-28T21:57:49Z">
        <w:r>
          <w:delText>a</w:delText>
        </w:r>
      </w:del>
      <w:ins w:id="13572" w:author="GoldenCorpusHarness" w:date="2026-03-28T21:57:49Z">
        <w:r>
          <w:t>Intere</w:t>
        </w:r>
      </w:ins>
      <w:r>
        <w:t>s</w:t>
      </w:r>
      <w:del w:id="13573" w:author="GoldenCorpusHarness" w:date="2026-03-28T21:57:49Z">
        <w:r>
          <w:delText>ymp</w:delText>
        </w:r>
      </w:del>
      <w:r>
        <w:t>t</w:t>
      </w:r>
      <w:del w:id="13574" w:author="GoldenCorpusHarness" w:date="2026-03-28T21:57:49Z">
        <w:r>
          <w:delText>otic method [Miettinen, O. and Nurminen, M. 1985].</w:delText>
        </w:r>
      </w:del>
    </w:p>
    <w:p ns2:paraId="015E21A9" ns2:textId="22A030C6" w:rsidR="00A70D33" w:rsidRPr="00FB1CE1" w:rsidRDefault="00A70D33" w:rsidP="00E41D92">
      <w:pPr>
        <w:pStyle w:val="Paragraph0"/>
      </w:pPr>
      <w:del w:id="13575" w:author="GoldenCorpusHarness" w:date="2026-03-28T21:57:49Z">
        <w:r>
          <w:delText>M</w:delText>
        </w:r>
      </w:del>
      <w:ins w:id="13576" w:author="GoldenCorpusHarness" w:date="2026-03-28T21:57:49Z">
        <w:r>
          <w:t>S</w:t>
        </w:r>
      </w:ins>
      <w:r>
        <w:t>e</w:t>
      </w:r>
      <w:del w:id="13577" w:author="GoldenCorpusHarness" w:date="2026-03-28T21:57:49Z">
        <w:r>
          <w:delText xml:space="preserve">mbership in Tier 2 requires that at </w:delText>
        </w:r>
      </w:del>
      <w:r>
        <w:t>le</w:t>
      </w:r>
      <w:del w:id="13578" w:author="GoldenCorpusHarness" w:date="2026-03-28T21:57:49Z">
        <w:r>
          <w:delText>as</w:delText>
        </w:r>
      </w:del>
      <w:ins w:id="13579" w:author="GoldenCorpusHarness" w:date="2026-03-28T21:57:49Z">
        <w:r>
          <w:t>c</w:t>
        </w:r>
      </w:ins>
      <w:r>
        <w:t>t</w:t>
      </w:r>
      <w:del w:id="13580" w:author="GoldenCorpusHarness" w:date="2026-03-28T21:57:49Z">
        <w:r>
          <w:delText xml:space="preserve"> 10% of participants in any treatment group show the event; all other AEs will belong to Tier 3. The threshold of at least 10% of participants was chosen for Tier 2 events because the population enroll</w:delText>
        </w:r>
      </w:del>
      <w:r>
        <w:t xml:space="preserve">ed </w:t>
      </w:r>
      <w:del w:id="13581" w:author="GoldenCorpusHarness" w:date="2026-03-28T21:57:49Z">
        <w:r>
          <w:delText>in thi</w:delText>
        </w:r>
      </w:del>
      <w:r>
        <w:t>s</w:t>
      </w:r>
      <w:del w:id="13582" w:author="GoldenCorpusHarness" w:date="2026-03-28T21:57:49Z">
        <w:r>
          <w:delText xml:space="preserve"> study is in c</w:delText>
        </w:r>
      </w:del>
      <w:ins w:id="13583" w:author="GoldenCorpusHarness" w:date="2026-03-28T21:57:49Z">
        <w:r>
          <w:t>e</w:t>
        </w:r>
      </w:ins>
      <w:r>
        <w:t>ri</w:t>
      </w:r>
      <w:del w:id="13584" w:author="GoldenCorpusHarness" w:date="2026-03-28T21:57:49Z">
        <w:r>
          <w:delText>tical c</w:delText>
        </w:r>
      </w:del>
      <w:r>
        <w:t>o</w:t>
      </w:r>
      <w:del w:id="13585" w:author="GoldenCorpusHarness" w:date="2026-03-28T21:57:49Z">
        <w:r>
          <w:delText>ndition</w:delText>
        </w:r>
      </w:del>
      <w:ins w:id="13586" w:author="GoldenCorpusHarness" w:date="2026-03-28T21:57:49Z">
        <w:r>
          <w:t>us</w:t>
        </w:r>
      </w:ins>
      <w:r>
        <w:t xml:space="preserve"> and </w:t>
      </w:r>
      <w:del w:id="13587" w:author="GoldenCorpusHarness" w:date="2026-03-28T21:57:49Z">
        <w:r>
          <w:delText>u</w:delText>
        </w:r>
      </w:del>
      <w:ins w:id="13588" w:author="GoldenCorpusHarness" w:date="2026-03-28T21:57:49Z">
        <w:r>
          <w:t>non</w:t>
        </w:r>
      </w:ins>
      <w:r>
        <w:t>s</w:t>
      </w:r>
      <w:del w:id="13589" w:author="GoldenCorpusHarness" w:date="2026-03-28T21:57:49Z">
        <w:r>
          <w:delText xml:space="preserve">ually </w:delText>
        </w:r>
      </w:del>
      <w:r>
        <w:t>e</w:t>
      </w:r>
      <w:del w:id="13590" w:author="GoldenCorpusHarness" w:date="2026-03-28T21:57:49Z">
        <w:r>
          <w:delText>xperiences va</w:delText>
        </w:r>
      </w:del>
      <w:r>
        <w:t xml:space="preserve">rious AEs </w:t>
      </w:r>
      <w:del w:id="13591" w:author="GoldenCorpusHarness" w:date="2026-03-28T21:57:49Z">
        <w:r>
          <w:delText>of simil</w:delText>
        </w:r>
      </w:del>
      <w:r>
        <w:t>ar</w:t>
      </w:r>
      <w:ins w:id="13592" w:author="GoldenCorpusHarness" w:date="2026-03-28T21:57:49Z">
        <w:r>
          <w:t>e</w:t>
        </w:r>
      </w:ins>
      <w:r>
        <w:t xml:space="preserve"> </w:t>
      </w:r>
      <w:del w:id="13593" w:author="GoldenCorpusHarness" w:date="2026-03-28T21:57:49Z">
        <w:r>
          <w:delText>type</w:delText>
        </w:r>
      </w:del>
      <w:ins w:id="13594" w:author="GoldenCorpusHarness" w:date="2026-03-28T21:57:49Z">
        <w:r>
          <w:t>also known a</w:t>
        </w:r>
      </w:ins>
      <w:r>
        <w:t xml:space="preserve">s </w:t>
      </w:r>
      <w:del w:id="13595" w:author="GoldenCorpusHarness" w:date="2026-03-28T21:57:49Z">
        <w:r>
          <w:delText>regardles</w:delText>
        </w:r>
      </w:del>
      <w:ins w:id="13596" w:author="GoldenCorpusHarness" w:date="2026-03-28T21:57:49Z">
        <w:r>
          <w:t>ECI</w:t>
        </w:r>
      </w:ins>
      <w:r>
        <w:t xml:space="preserve">s </w:t>
      </w:r>
      <w:del w:id="13597" w:author="GoldenCorpusHarness" w:date="2026-03-28T21:57:49Z">
        <w:r>
          <w:delText>of</w:delText>
        </w:r>
      </w:del>
      <w:ins w:id="13598" w:author="GoldenCorpusHarness" w:date="2026-03-28T21:57:49Z">
        <w:r>
          <w:t>and</w:t>
        </w:r>
      </w:ins>
      <w:r>
        <w:t xml:space="preserve"> </w:t>
      </w:r>
      <w:ins w:id="13599" w:author="GoldenCorpusHarness" w:date="2026-03-28T21:57:49Z">
        <w:r>
          <w:t>mus</w:t>
        </w:r>
      </w:ins>
      <w:r>
        <w:t>t</w:t>
      </w:r>
      <w:del w:id="13600" w:author="GoldenCorpusHarness" w:date="2026-03-28T21:57:49Z">
        <w:r>
          <w:delText>r</w:delText>
        </w:r>
      </w:del>
      <w:ins w:id="13601" w:author="GoldenCorpusHarness" w:date="2026-03-28T21:57:49Z">
        <w:r>
          <w:t xml:space="preserve"> b</w:t>
        </w:r>
      </w:ins>
      <w:r>
        <w:t>e</w:t>
      </w:r>
      <w:del w:id="13602" w:author="GoldenCorpusHarness" w:date="2026-03-28T21:57:49Z">
        <w:r>
          <w:delText>atment; events</w:delText>
        </w:r>
      </w:del>
      <w:r>
        <w:t xml:space="preserve"> reported </w:t>
      </w:r>
      <w:del w:id="13603" w:author="GoldenCorpusHarness" w:date="2026-03-28T21:57:49Z">
        <w:r>
          <w:delText xml:space="preserve">less frequently than 10% of participants would obscure the assessment of the overall safety profile and add little </w:delText>
        </w:r>
      </w:del>
      <w:r>
        <w:t xml:space="preserve">to the </w:t>
      </w:r>
      <w:del w:id="13604" w:author="GoldenCorpusHarness" w:date="2026-03-28T21:57:49Z">
        <w:r>
          <w:delText>inter</w:delText>
        </w:r>
      </w:del>
      <w:ins w:id="13605" w:author="GoldenCorpusHarness" w:date="2026-03-28T21:57:49Z">
        <w:r>
          <w:t>S</w:t>
        </w:r>
      </w:ins>
      <w:r>
        <w:t>p</w:t>
      </w:r>
      <w:del w:id="13606" w:author="GoldenCorpusHarness" w:date="2026-03-28T21:57:49Z">
        <w:r>
          <w:delText>retation of potentially meaningful treatment differences. In addition, Grade 3 to 5 AEs (≥5% of participants in 1 of the treatment groups), SAEs (5% of participants in 1 of the treatment groups) and tumor hemorrhage (incidence ≥4 of participants in one of the treatment groups) will be c</w:delText>
        </w:r>
      </w:del>
      <w:r>
        <w:t>ons</w:t>
      </w:r>
      <w:del w:id="13607" w:author="GoldenCorpusHarness" w:date="2026-03-28T21:57:49Z">
        <w:r>
          <w:delText>idered Tier 2 endpoints. Because many 95% CIs may be provided without adjustment f</w:delText>
        </w:r>
      </w:del>
      <w:r>
        <w:t>or</w:t>
      </w:r>
      <w:del w:id="13608" w:author="GoldenCorpusHarness" w:date="2026-03-28T21:57:49Z">
        <w:r>
          <w:delText xml:space="preserve"> multiplicity, the CIs should be regarded as a helpful descriptive measure to be used in safety review, not as a formal method for assessing the statistical significance of the between-group differences</w:delText>
        </w:r>
      </w:del>
      <w:r>
        <w:t>.</w:t>
      </w:r>
    </w:p>
    <w:p ns2:paraId="4C590874" ns2:textId="1119C4CB" w:rsidR="0094738E" w:rsidRPr="00FB06F1" w:rsidRDefault="0094738E" w:rsidP="00FB06F1">
      <w:pPr>
        <w:pStyle w:val="Paragraph0"/>
        <w:rPr>
          <w:b/>
          <w:u w:val="single"/>
        </w:rPr>
      </w:pPr>
      <w:del w:id="13609" w:author="GoldenCorpusHarness" w:date="2026-03-28T21:57:49Z">
        <w:r>
          <w:delText xml:space="preserve">Tier 3 </w:delText>
        </w:r>
      </w:del>
      <w:r>
        <w:t>Events</w:t>
      </w:r>
      <w:ins w:id="13610" w:author="GoldenCorpusHarness" w:date="2026-03-28T21:57:49Z">
        <w:r>
          <w:t xml:space="preserve"> of clinical interest for this study include:</w:t>
        </w:r>
      </w:ins>
    </w:p>
    <w:p ns2:paraId="0EA6197E" ns2:textId="31B5EABC" w:rsidR="0094738E" w:rsidRPr="0094738E" w:rsidRDefault="0094738E" w:rsidP="00E41D92">
      <w:pPr>
        <w:pStyle w:val="Paragraph0"/>
      </w:pPr>
      <w:ins w:id="13611" w:author="GoldenCorpusHarness" w:date="2026-03-28T21:57:49Z">
        <w:r>
          <w:t xml:space="preserve">An overdose of </w:t>
        </w:r>
      </w:ins>
      <w:r>
        <w:t>S</w:t>
      </w:r>
      <w:del w:id="13612" w:author="GoldenCorpusHarness" w:date="2026-03-28T21:57:49Z">
        <w:r>
          <w:delText>afety end</w:delText>
        </w:r>
      </w:del>
      <w:r>
        <w:t>po</w:t>
      </w:r>
      <w:ins w:id="13613" w:author="GoldenCorpusHarness" w:date="2026-03-28T21:57:49Z">
        <w:r>
          <w:t>nsor's product, as def</w:t>
        </w:r>
      </w:ins>
      <w:r>
        <w:t>in</w:t>
      </w:r>
      <w:ins w:id="13614" w:author="GoldenCorpusHarness" w:date="2026-03-28T21:57:49Z">
        <w:r>
          <w:t>ed in Sec</w:t>
        </w:r>
      </w:ins>
      <w:r>
        <w:t>t</w:t>
      </w:r>
      <w:del w:id="13615" w:author="GoldenCorpusHarness" w:date="2026-03-28T21:57:49Z">
        <w:r>
          <w:delText>s</w:delText>
        </w:r>
      </w:del>
      <w:ins w:id="13616" w:author="GoldenCorpusHarness" w:date="2026-03-28T21:57:49Z">
        <w:r>
          <w:t>ion 8.5,</w:t>
        </w:r>
      </w:ins>
      <w:r>
        <w:t xml:space="preserve"> that </w:t>
      </w:r>
      <w:del w:id="13617" w:author="GoldenCorpusHarness" w:date="2026-03-28T21:57:49Z">
        <w:r>
          <w:delText>are</w:delText>
        </w:r>
      </w:del>
      <w:ins w:id="13618" w:author="GoldenCorpusHarness" w:date="2026-03-28T21:57:49Z">
        <w:r>
          <w:t>is</w:t>
        </w:r>
      </w:ins>
      <w:r>
        <w:t xml:space="preserve"> not </w:t>
      </w:r>
      <w:del w:id="13619" w:author="GoldenCorpusHarness" w:date="2026-03-28T21:57:49Z">
        <w:r>
          <w:delText>T</w:delText>
        </w:r>
      </w:del>
      <w:ins w:id="13620" w:author="GoldenCorpusHarness" w:date="2026-03-28T21:57:49Z">
        <w:r>
          <w:t>assoc</w:t>
        </w:r>
      </w:ins>
      <w:r>
        <w:t>i</w:t>
      </w:r>
      <w:del w:id="13621" w:author="GoldenCorpusHarness" w:date="2026-03-28T21:57:49Z">
        <w:r>
          <w:delText>er 1 or 2 events are considered Tier 3 events. The broad AE c</w:delText>
        </w:r>
      </w:del>
      <w:r>
        <w:t>ate</w:t>
      </w:r>
      <w:del w:id="13622" w:author="GoldenCorpusHarness" w:date="2026-03-28T21:57:49Z">
        <w:r>
          <w:delText>gories consisting of the proportion of participants</w:delText>
        </w:r>
      </w:del>
      <w:ins w:id="13623" w:author="GoldenCorpusHarness" w:date="2026-03-28T21:57:49Z">
        <w:r>
          <w:t>d</w:t>
        </w:r>
      </w:ins>
      <w:r>
        <w:t xml:space="preserve"> with </w:t>
      </w:r>
      <w:ins w:id="13624" w:author="GoldenCorpusHarness" w:date="2026-03-28T21:57:49Z">
        <w:r>
          <w:t>clinic</w:t>
        </w:r>
      </w:ins>
      <w:r>
        <w:t>a</w:t>
      </w:r>
      <w:del w:id="13625" w:author="GoldenCorpusHarness" w:date="2026-03-28T21:57:49Z">
        <w:r>
          <w:delText>n</w:delText>
        </w:r>
      </w:del>
      <w:ins w:id="13626" w:author="GoldenCorpusHarness" w:date="2026-03-28T21:57:49Z">
        <w:r>
          <w:t>l s</w:t>
        </w:r>
      </w:ins>
      <w:r>
        <w:t>y</w:t>
      </w:r>
      <w:ins w:id="13627" w:author="GoldenCorpusHarness" w:date="2026-03-28T21:57:49Z">
        <w:r>
          <w:t>mptoms</w:t>
        </w:r>
      </w:ins>
      <w:r>
        <w:t xml:space="preserve"> </w:t>
      </w:r>
      <w:del w:id="13628" w:author="GoldenCorpusHarness" w:date="2026-03-28T21:57:49Z">
        <w:r>
          <w:delText>AE,</w:delText>
        </w:r>
      </w:del>
      <w:ins w:id="13629" w:author="GoldenCorpusHarness" w:date="2026-03-28T21:57:49Z">
        <w:r>
          <w:t>or</w:t>
        </w:r>
      </w:ins>
      <w:r>
        <w:t xml:space="preserve"> a</w:t>
      </w:r>
      <w:del w:id="13630" w:author="GoldenCorpusHarness" w:date="2026-03-28T21:57:49Z">
        <w:r>
          <w:delText xml:space="preserve">ny drug-related AE, any Grade 3 to 5 AE, any serious AE, any AE which is </w:delText>
        </w:r>
      </w:del>
      <w:r>
        <w:t>b</w:t>
      </w:r>
      <w:del w:id="13631" w:author="GoldenCorpusHarness" w:date="2026-03-28T21:57:49Z">
        <w:r>
          <w:delText xml:space="preserve">oth drug-related and Grade 3 to 5, any AE which is both serious and drug-related, discontinued due to an AE, and death that are </w:delText>
        </w:r>
      </w:del>
      <w:r>
        <w:t>no</w:t>
      </w:r>
      <w:del w:id="13632" w:author="GoldenCorpusHarness" w:date="2026-03-28T21:57:49Z">
        <w:r>
          <w:delText>t p</w:delText>
        </w:r>
      </w:del>
      <w:r>
        <w:t>r</w:t>
      </w:r>
      <w:del w:id="13633" w:author="GoldenCorpusHarness" w:date="2026-03-28T21:57:49Z">
        <w:r>
          <w:delText xml:space="preserve">especified </w:delText>
        </w:r>
      </w:del>
      <w:ins w:id="13634" w:author="GoldenCorpusHarness" w:date="2026-03-28T21:57:49Z">
        <w:r>
          <w:t>m</w:t>
        </w:r>
      </w:ins>
      <w:r>
        <w:t>a</w:t>
      </w:r>
      <w:del w:id="13635" w:author="GoldenCorpusHarness" w:date="2026-03-28T21:57:49Z">
        <w:r>
          <w:delText>s Tier 1 endpoints wil</w:delText>
        </w:r>
      </w:del>
      <w:r>
        <w:t xml:space="preserve">l </w:t>
      </w:r>
      <w:del w:id="13636" w:author="GoldenCorpusHarness" w:date="2026-03-28T21:57:49Z">
        <w:r>
          <w:delText>be c</w:delText>
        </w:r>
      </w:del>
      <w:r>
        <w:t>l</w:t>
      </w:r>
      <w:del w:id="13637" w:author="GoldenCorpusHarness" w:date="2026-03-28T21:57:49Z">
        <w:r>
          <w:delText>assified as belong to “Tier 3”. L</w:delText>
        </w:r>
      </w:del>
      <w:r>
        <w:t xml:space="preserve">aboratory </w:t>
      </w:r>
      <w:del w:id="13638" w:author="GoldenCorpusHarness" w:date="2026-03-28T21:57:49Z">
        <w:r>
          <w:delText>t</w:delText>
        </w:r>
      </w:del>
      <w:ins w:id="13639" w:author="GoldenCorpusHarness" w:date="2026-03-28T21:57:49Z">
        <w:r>
          <w:t>r</w:t>
        </w:r>
      </w:ins>
      <w:r>
        <w:t>es</w:t>
      </w:r>
      <w:ins w:id="13640" w:author="GoldenCorpusHarness" w:date="2026-03-28T21:57:49Z">
        <w:r>
          <w:t>ul</w:t>
        </w:r>
      </w:ins>
      <w:r>
        <w:t>t</w:t>
      </w:r>
      <w:del w:id="13641" w:author="GoldenCorpusHarness" w:date="2026-03-28T21:57:49Z">
        <w:r>
          <w:delText xml:space="preserve"> toxicity grade </w:delText>
        </w:r>
      </w:del>
      <w:r>
        <w:t>s</w:t>
      </w:r>
      <w:del w:id="13642" w:author="GoldenCorpusHarness" w:date="2026-03-28T21:57:49Z">
        <w:r>
          <w:delText>hift from baseline will be considered Tier 3 event</w:delText>
        </w:r>
      </w:del>
      <w:r>
        <w:t xml:space="preserve">. </w:t>
      </w:r>
      <w:del w:id="13643" w:author="GoldenCorpusHarness" w:date="2026-03-28T21:57:49Z">
        <w:r>
          <w:delText>Only point estimates by treatment group are provided for Tier 3 safety parameters.</w:delText>
        </w:r>
      </w:del>
    </w:p>
    <w:p ns2:paraId="152CB7F7" ns2:textId="77777777" w:rsidR="0094738E" w:rsidRPr="00FB06F1" w:rsidRDefault="0094738E" w:rsidP="00FB06F1">
      <w:pPr>
        <w:pStyle w:val="Paragraph0"/>
        <w:rPr>
          <w:b/>
          <w:u w:val="single"/>
        </w:rPr>
      </w:pPr>
      <w:del w:id="13644" w:author="GoldenCorpusHarness" w:date="2026-03-28T21:57:49Z">
        <w:r>
          <w:delText>Co</w:delText>
        </w:r>
      </w:del>
      <w:ins w:id="13645" w:author="GoldenCorpusHarness" w:date="2026-03-28T21:57:49Z">
        <w:r>
          <w:t>Le</w:t>
        </w:r>
      </w:ins>
      <w:r>
        <w:t>n</w:t>
      </w:r>
      <w:ins w:id="13646" w:author="GoldenCorpusHarness" w:date="2026-03-28T21:57:49Z">
        <w:r>
          <w:t>va</w:t>
        </w:r>
      </w:ins>
      <w:r>
        <w:t>tin</w:t>
      </w:r>
      <w:del w:id="13647" w:author="GoldenCorpusHarness" w:date="2026-03-28T21:57:49Z">
        <w:r>
          <w:delText>u</w:delText>
        </w:r>
      </w:del>
      <w:ins w:id="13648" w:author="GoldenCorpusHarness" w:date="2026-03-28T21:57:49Z">
        <w:r>
          <w:t>ib overdose with</w:t>
        </w:r>
      </w:ins>
      <w:r>
        <w:t>ou</w:t>
      </w:r>
      <w:ins w:id="13649" w:author="GoldenCorpusHarness" w:date="2026-03-28T21:57:49Z">
        <w:r>
          <w:t>t an associated adverse event i</w:t>
        </w:r>
      </w:ins>
      <w:r>
        <w:t xml:space="preserve">s </w:t>
      </w:r>
      <w:del w:id="13650" w:author="GoldenCorpusHarness" w:date="2026-03-28T21:57:49Z">
        <w:r>
          <w:delText>Saf</w:delText>
        </w:r>
      </w:del>
      <w:ins w:id="13651" w:author="GoldenCorpusHarness" w:date="2026-03-28T21:57:49Z">
        <w:r>
          <w:t>not consid</w:t>
        </w:r>
      </w:ins>
      <w:r>
        <w:t>e</w:t>
      </w:r>
      <w:del w:id="13652" w:author="GoldenCorpusHarness" w:date="2026-03-28T21:57:49Z">
        <w:r>
          <w:delText>ty Measu</w:delText>
        </w:r>
      </w:del>
      <w:r>
        <w:t>re</w:t>
      </w:r>
      <w:del w:id="13653" w:author="GoldenCorpusHarness" w:date="2026-03-28T21:57:49Z">
        <w:r>
          <w:delText>s</w:delText>
        </w:r>
      </w:del>
      <w:ins w:id="13654" w:author="GoldenCorpusHarness" w:date="2026-03-28T21:57:49Z">
        <w:r>
          <w:t>d</w:t>
        </w:r>
      </w:ins>
      <w:r>
        <w:t xml:space="preserve"> </w:t>
      </w:r>
      <w:ins w:id="13655" w:author="GoldenCorpusHarness" w:date="2026-03-28T21:57:49Z">
        <w:r>
          <w:t>an ECI.</w:t>
        </w:r>
      </w:ins>
    </w:p>
    <w:p ns2:paraId="0474ECFF" ns2:textId="534E5FC9" w:rsidR="00DC422F" w:rsidRDefault="00DA5AED" w:rsidP="00E41D92">
      <w:pPr>
        <w:pStyle w:val="Paragraph0"/>
      </w:pPr>
      <w:del w:id="13656" w:author="GoldenCorpusHarness" w:date="2026-03-28T21:57:49Z">
        <w:r>
          <w:delText>Continuous measures such as changes from baseline in vital signs parameters will be considered Tier 3 event. Summary statistics for baseline, on-treatment, and change from baseline values will be provided by treatment group for vital signs parameters.</w:delText>
        </w:r>
      </w:del>
    </w:p>
    <w:p ns2:paraId="00BD8BF9" ns2:textId="77777777" w:rsidR="00DC422F" w:rsidRDefault="00DC422F">
      <w:pPr>
        <w:rPr>
          <w:rFonts w:eastAsia="MS Gothic"/>
        </w:rPr>
      </w:pPr>
      <w:ins w:id="13657" w:author="GoldenCorpusHarness" w:date="2026-03-28T21:57:49Z">
        <w:r>
          <w:t>Potential DILI events defined as an elevated AST or ALT laboratory value that is greater than or equal to 3× the ULN and an elevated total bilirubin laboratory value that is greater than or equal to 2× the ULN and, at the same time, an alkaline phosphatase laboratory value that is less than 2× the ULN, as determined by way of protocol-specified laboratory testing or unscheduled laboratory testing.*</w:t>
        </w:r>
      </w:ins>
    </w:p>
    <w:p ns2:paraId="42672051" ns2:textId="7891F6F4" w:rsidR="00B41BDC" w:rsidRDefault="00F80F9A" w:rsidP="002D1EA4">
      <w:pPr>
        <w:pStyle w:val="Caption"/>
      </w:pPr>
      <w:ins w:id="13658" w:author="GoldenCorpusHarness" w:date="2026-03-28T21:57:49Z">
        <w:r>
          <w:t xml:space="preserve">*Note: </w:t>
        </w:r>
      </w:ins>
      <w:r>
        <w:t>T</w:t>
      </w:r>
      <w:del w:id="13659" w:author="GoldenCorpusHarness" w:date="2026-03-28T21:57:49Z">
        <w:r>
          <w:delText>a</w:delText>
        </w:r>
      </w:del>
      <w:ins w:id="13660" w:author="GoldenCorpusHarness" w:date="2026-03-28T21:57:49Z">
        <w:r>
          <w:t xml:space="preserve">hese criteria are </w:t>
        </w:r>
      </w:ins>
      <w:r>
        <w:t>b</w:t>
      </w:r>
      <w:del w:id="13661" w:author="GoldenCorpusHarness" w:date="2026-03-28T21:57:49Z">
        <w:r>
          <w:delText>le 12Analysis</w:delText>
        </w:r>
      </w:del>
      <w:ins w:id="13662" w:author="GoldenCorpusHarness" w:date="2026-03-28T21:57:49Z">
        <w:r>
          <w:t>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w:t>
        </w:r>
      </w:ins>
      <w:r>
        <w:t xml:space="preserve"> St</w:t>
      </w:r>
      <w:del w:id="13663" w:author="GoldenCorpusHarness" w:date="2026-03-28T21:57:49Z">
        <w:r>
          <w:delText>rategy for Safety Parameters</w:delText>
        </w:r>
      </w:del>
      <w:ins w:id="13664" w:author="GoldenCorpusHarness" w:date="2026-03-28T21:57:49Z">
        <w:r>
          <w:t>udy File Binder (or equivalent).</w:t>
        </w:r>
      </w:ins>
    </w:p>
    <w:tbl>
      <w:tblPr>
        <w:tblStyle w:val="TableGrid"/>
        <w:tblW w:w="4875" w:type="pct"/>
        <w:tblLayout w:type="fixed"/>
        <w:tblLook w:val="01E0" w:firstRow="1" w:lastRow="1" w:firstColumn="1" w:lastColumn="1" w:noHBand="0" w:noVBand="0"/>
      </w:tblPr>
      <w:tblGrid>
        <w:gridCol w:w="875"/>
        <w:gridCol w:w="4298"/>
        <w:gridCol w:w="861"/>
        <w:gridCol w:w="1434"/>
        <w:gridCol w:w="1297"/>
      </w:tblGrid>
      <w:tr w:rsidR="007817C2" w:rsidRPr="00DA00BD" ns2:paraId="56E4D532" ns2:textId="77777777" w:rsidTr="009B6EAD">
        <w:trPr>
          <w:tblHeader/>
        </w:trPr>
        <w:tc>
          <w:tcPr>
            <w:tcW w:w="499" w:type="pct"/>
            <w:tcBorders>
              <w:top w:val="single" w:sz="4" w:space="0" w:color="auto"/>
              <w:bottom w:val="single" w:sz="4" w:space="0" w:color="auto"/>
            </w:tcBorders>
            <w:vAlign w:val="center"/>
          </w:tcPr>
          <w:p ns2:paraId="551182F9" ns2:textId="77777777" w:rsidR="007817C2" w:rsidRPr="00DA00BD" w:rsidRDefault="007817C2" w:rsidP="007817C2">
            <w:pPr>
              <w:spacing w:after="60"/>
              <w:jc w:val="center"/>
              <w:rPr>
                <w:sz w:val="20"/>
                <w:szCs w:val="20"/>
              </w:rPr>
            </w:pPr>
            <w:r w:rsidRPr="00DA00BD">
              <w:rPr>
                <w:color w:val="000000"/>
                <w:sz w:val="20"/>
                <w:szCs w:val="20"/>
              </w:rPr>
              <w:t>Safety Tier</w:t>
            </w:r>
          </w:p>
        </w:tc>
        <w:tc>
          <w:tcPr>
            <w:tcW w:w="2452" w:type="pct"/>
            <w:tcBorders>
              <w:top w:val="single" w:sz="4" w:space="0" w:color="auto"/>
              <w:bottom w:val="single" w:sz="4" w:space="0" w:color="auto"/>
            </w:tcBorders>
            <w:vAlign w:val="center"/>
          </w:tcPr>
          <w:p ns2:paraId="1BDA680C" ns2:textId="77777777" w:rsidR="007817C2" w:rsidRPr="00DA00BD" w:rsidRDefault="007817C2" w:rsidP="007817C2">
            <w:pPr>
              <w:spacing w:after="60"/>
              <w:jc w:val="center"/>
              <w:rPr>
                <w:sz w:val="20"/>
                <w:szCs w:val="20"/>
              </w:rPr>
            </w:pPr>
            <w:r w:rsidRPr="00DA00BD">
              <w:rPr>
                <w:color w:val="000000"/>
                <w:sz w:val="20"/>
                <w:szCs w:val="20"/>
              </w:rPr>
              <w:t>Safety Endpoint</w:t>
            </w:r>
          </w:p>
        </w:tc>
        <w:tc>
          <w:tcPr>
            <w:tcW w:w="491" w:type="pct"/>
            <w:tcBorders>
              <w:top w:val="single" w:sz="4" w:space="0" w:color="auto"/>
              <w:bottom w:val="single" w:sz="4" w:space="0" w:color="auto"/>
            </w:tcBorders>
            <w:vAlign w:val="center"/>
          </w:tcPr>
          <w:p ns2:paraId="24D642D1" ns2:textId="77777777" w:rsidR="007817C2" w:rsidRPr="00DA00BD" w:rsidRDefault="007817C2" w:rsidP="007817C2">
            <w:pPr>
              <w:spacing w:after="60"/>
              <w:jc w:val="center"/>
              <w:rPr>
                <w:sz w:val="20"/>
                <w:szCs w:val="20"/>
              </w:rPr>
            </w:pPr>
            <w:r w:rsidRPr="00DA00BD">
              <w:rPr>
                <w:color w:val="000000"/>
                <w:sz w:val="20"/>
                <w:szCs w:val="20"/>
              </w:rPr>
              <w:t>p-Value</w:t>
            </w:r>
          </w:p>
        </w:tc>
        <w:tc>
          <w:tcPr>
            <w:tcW w:w="818" w:type="pct"/>
            <w:tcBorders>
              <w:top w:val="single" w:sz="4" w:space="0" w:color="auto"/>
              <w:bottom w:val="single" w:sz="4" w:space="0" w:color="auto"/>
            </w:tcBorders>
            <w:vAlign w:val="center"/>
          </w:tcPr>
          <w:p ns2:paraId="4ACE1714" ns2:textId="77777777" w:rsidR="007817C2" w:rsidRPr="00DA00BD" w:rsidRDefault="007817C2" w:rsidP="007817C2">
            <w:pPr>
              <w:spacing w:after="60"/>
              <w:jc w:val="center"/>
              <w:rPr>
                <w:sz w:val="20"/>
                <w:szCs w:val="20"/>
              </w:rPr>
            </w:pPr>
            <w:r w:rsidRPr="00DA00BD">
              <w:rPr>
                <w:color w:val="000000"/>
                <w:sz w:val="20"/>
                <w:szCs w:val="20"/>
              </w:rPr>
              <w:t>95% CI for Treatment Comparison</w:t>
            </w:r>
          </w:p>
        </w:tc>
        <w:tc>
          <w:tcPr>
            <w:tcW w:w="740" w:type="pct"/>
            <w:tcBorders>
              <w:top w:val="single" w:sz="4" w:space="0" w:color="auto"/>
              <w:bottom w:val="single" w:sz="4" w:space="0" w:color="auto"/>
            </w:tcBorders>
            <w:vAlign w:val="center"/>
          </w:tcPr>
          <w:p ns2:paraId="5F583B39" ns2:textId="77777777" w:rsidR="007817C2" w:rsidRPr="00DA00BD" w:rsidRDefault="007817C2" w:rsidP="007817C2">
            <w:pPr>
              <w:spacing w:after="60"/>
              <w:jc w:val="center"/>
              <w:rPr>
                <w:sz w:val="20"/>
                <w:szCs w:val="20"/>
              </w:rPr>
            </w:pPr>
            <w:r w:rsidRPr="00DA00BD">
              <w:rPr>
                <w:color w:val="000000"/>
                <w:sz w:val="20"/>
                <w:szCs w:val="20"/>
              </w:rPr>
              <w:t>Descriptive Statistics</w:t>
            </w:r>
          </w:p>
        </w:tc>
      </w:tr>
      <w:tr w:rsidR="007817C2" w:rsidRPr="00DA00BD" ns2:paraId="1F920B50"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ns2:paraId="23D3B0B0" ns2:textId="77777777" w:rsidR="007817C2" w:rsidRPr="00DA00BD" w:rsidRDefault="007817C2" w:rsidP="007817C2">
            <w:pPr>
              <w:spacing w:after="60"/>
              <w:ind w:left="108"/>
              <w:rPr>
                <w:sz w:val="20"/>
                <w:szCs w:val="20"/>
              </w:rPr>
            </w:pPr>
            <w:r w:rsidRPr="00DA00BD">
              <w:rPr>
                <w:color w:val="000000"/>
                <w:sz w:val="20"/>
                <w:szCs w:val="20"/>
              </w:rPr>
              <w:t>Tier 2</w:t>
            </w:r>
          </w:p>
        </w:tc>
        <w:tc>
          <w:tcPr>
            <w:tcW w:w="2452" w:type="pct"/>
            <w:tcBorders>
              <w:top w:val="single" w:sz="4" w:space="0" w:color="auto"/>
              <w:left w:val="single" w:sz="4" w:space="0" w:color="auto"/>
              <w:bottom w:val="single" w:sz="4" w:space="0" w:color="A6A6A6" w:themeColor="background1" w:themeShade="A6"/>
              <w:right w:val="single" w:sz="4" w:space="0" w:color="auto"/>
            </w:tcBorders>
          </w:tcPr>
          <w:p ns2:paraId="0B2E1B65" ns2:textId="77777777" w:rsidR="007817C2" w:rsidRPr="00DA00BD" w:rsidRDefault="007817C2" w:rsidP="007817C2">
            <w:pPr>
              <w:spacing w:after="60"/>
              <w:ind w:left="113"/>
              <w:rPr>
                <w:sz w:val="20"/>
                <w:szCs w:val="20"/>
              </w:rPr>
            </w:pPr>
            <w:r w:rsidRPr="00DA00BD">
              <w:rPr>
                <w:color w:val="000000"/>
                <w:sz w:val="20"/>
                <w:szCs w:val="20"/>
              </w:rPr>
              <w:t>Specific Grade 3-5 AE (incidence ≥5% of participants in one of the treatment groups)</w:t>
            </w:r>
          </w:p>
        </w:tc>
        <w:tc>
          <w:tcPr>
            <w:tcW w:w="491" w:type="pct"/>
            <w:tcBorders>
              <w:top w:val="single" w:sz="4" w:space="0" w:color="auto"/>
              <w:left w:val="single" w:sz="4" w:space="0" w:color="auto"/>
              <w:bottom w:val="single" w:sz="4" w:space="0" w:color="A6A6A6" w:themeColor="background1" w:themeShade="A6"/>
              <w:right w:val="single" w:sz="4" w:space="0" w:color="auto"/>
            </w:tcBorders>
          </w:tcPr>
          <w:p ns2:paraId="02DDA1CD" ns2: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ns2:paraId="0B94DA1E" ns2: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uto"/>
              <w:left w:val="single" w:sz="4" w:space="0" w:color="auto"/>
              <w:bottom w:val="single" w:sz="4" w:space="0" w:color="A6A6A6" w:themeColor="background1" w:themeShade="A6"/>
              <w:right w:val="single" w:sz="4" w:space="0" w:color="auto"/>
            </w:tcBorders>
          </w:tcPr>
          <w:p ns2:paraId="68805D8E"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A82595A"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ns2:paraId="40C8B47C"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EC0CA44" ns2:textId="77777777" w:rsidR="007817C2" w:rsidRPr="00DA00BD" w:rsidRDefault="007817C2" w:rsidP="007817C2">
            <w:pPr>
              <w:spacing w:after="60"/>
              <w:ind w:left="113"/>
              <w:rPr>
                <w:sz w:val="20"/>
                <w:szCs w:val="20"/>
              </w:rPr>
            </w:pPr>
            <w:r w:rsidRPr="00DA00BD">
              <w:rPr>
                <w:color w:val="000000"/>
                <w:sz w:val="20"/>
                <w:szCs w:val="20"/>
              </w:rPr>
              <w:t>Specific serious AE (incidence ≥5% of participants in one of the treatment groups)</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51C8F02"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3A726C0" ns2:textId="77777777" w:rsidR="007817C2" w:rsidRPr="00DA00BD" w:rsidRDefault="007817C2" w:rsidP="007817C2">
            <w:pPr>
              <w:spacing w:before="20" w:after="20"/>
              <w:jc w:val="center"/>
              <w:rPr>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1E868AAA" ns2: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ns2:paraId="150AD9F6"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39"/>
        </w:trPr>
        <w:tc>
          <w:tcPr>
            <w:tcW w:w="499" w:type="pct"/>
            <w:vMerge/>
            <w:tcBorders>
              <w:left w:val="single" w:sz="4" w:space="0" w:color="auto"/>
              <w:right w:val="single" w:sz="4" w:space="0" w:color="auto"/>
            </w:tcBorders>
          </w:tcPr>
          <w:p ns2:paraId="65AA9102"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ns2:paraId="5B89E639" ns2:textId="77777777" w:rsidR="007817C2" w:rsidRPr="00DA00BD" w:rsidRDefault="007817C2" w:rsidP="007817C2">
            <w:pPr>
              <w:spacing w:after="60"/>
              <w:ind w:left="113"/>
              <w:rPr>
                <w:color w:val="000000"/>
                <w:sz w:val="20"/>
                <w:szCs w:val="20"/>
              </w:rPr>
            </w:pPr>
            <w:r w:rsidRPr="00DA00BD">
              <w:rPr>
                <w:color w:val="000000"/>
                <w:sz w:val="20"/>
                <w:szCs w:val="20"/>
              </w:rPr>
              <w:t>Specific AEs, SOCs (incidence ≥10% of participants in one of the treatment groups)</w:t>
            </w:r>
          </w:p>
        </w:tc>
        <w:tc>
          <w:tcPr>
            <w:tcW w:w="491" w:type="pct"/>
            <w:tcBorders>
              <w:top w:val="single" w:sz="4" w:space="0" w:color="A6A6A6" w:themeColor="background1" w:themeShade="A6"/>
              <w:left w:val="single" w:sz="4" w:space="0" w:color="auto"/>
              <w:bottom w:val="single" w:sz="4" w:space="0" w:color="auto"/>
              <w:right w:val="single" w:sz="4" w:space="0" w:color="auto"/>
            </w:tcBorders>
          </w:tcPr>
          <w:p ns2:paraId="5451F325" ns2:textId="77777777" w:rsidR="007817C2" w:rsidRPr="00DA00BD" w:rsidRDefault="007817C2" w:rsidP="007817C2">
            <w:pPr>
              <w:spacing w:after="60"/>
              <w:ind w:left="113"/>
              <w:jc w:val="center"/>
              <w:rPr>
                <w:color w:val="000000"/>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ns2:paraId="66E9B57F" ns2: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ns2:paraId="2EE4A7EC" ns2:textId="77777777" w:rsidR="007817C2" w:rsidRPr="00DA00BD" w:rsidRDefault="007817C2" w:rsidP="007817C2">
            <w:pPr>
              <w:spacing w:after="60"/>
              <w:ind w:left="113"/>
              <w:jc w:val="center"/>
              <w:rPr>
                <w:color w:val="000000"/>
                <w:sz w:val="20"/>
                <w:szCs w:val="20"/>
              </w:rPr>
            </w:pPr>
            <w:r w:rsidRPr="00DA00BD">
              <w:rPr>
                <w:color w:val="000000"/>
                <w:sz w:val="20"/>
                <w:szCs w:val="20"/>
              </w:rPr>
              <w:t>X</w:t>
            </w:r>
          </w:p>
        </w:tc>
      </w:tr>
      <w:tr w:rsidR="007817C2" w:rsidRPr="00DA00BD" ns2:paraId="220746D7"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ns2:paraId="5C5861F2" ns2:textId="77777777" w:rsidR="007817C2" w:rsidRPr="00DA00BD" w:rsidRDefault="007817C2" w:rsidP="007817C2">
            <w:pPr>
              <w:spacing w:after="60"/>
              <w:ind w:left="108"/>
              <w:rPr>
                <w:sz w:val="20"/>
                <w:szCs w:val="20"/>
              </w:rPr>
            </w:pPr>
          </w:p>
        </w:tc>
        <w:tc>
          <w:tcPr>
            <w:tcW w:w="2452" w:type="pct"/>
            <w:tcBorders>
              <w:top w:val="single" w:sz="4" w:space="0" w:color="A6A6A6" w:themeColor="background1" w:themeShade="A6"/>
              <w:left w:val="single" w:sz="4" w:space="0" w:color="auto"/>
              <w:bottom w:val="single" w:sz="4" w:space="0" w:color="auto"/>
              <w:right w:val="single" w:sz="4" w:space="0" w:color="auto"/>
            </w:tcBorders>
          </w:tcPr>
          <w:p ns2:paraId="45B267DE" ns2:textId="77777777" w:rsidR="007817C2" w:rsidRPr="00DA00BD" w:rsidRDefault="007817C2" w:rsidP="007817C2">
            <w:pPr>
              <w:spacing w:after="60"/>
              <w:ind w:left="113"/>
              <w:rPr>
                <w:sz w:val="20"/>
                <w:szCs w:val="20"/>
              </w:rPr>
            </w:pPr>
            <w:r w:rsidRPr="00DA00BD">
              <w:rPr>
                <w:sz w:val="20"/>
                <w:szCs w:val="20"/>
              </w:rPr>
              <w:t xml:space="preserve">Tumor hemorrhage (incidence ≥ 4 of participants in one of the treatment groups) </w:t>
            </w:r>
          </w:p>
        </w:tc>
        <w:tc>
          <w:tcPr>
            <w:tcW w:w="491" w:type="pct"/>
            <w:tcBorders>
              <w:top w:val="single" w:sz="4" w:space="0" w:color="A6A6A6" w:themeColor="background1" w:themeShade="A6"/>
              <w:left w:val="single" w:sz="4" w:space="0" w:color="auto"/>
              <w:bottom w:val="single" w:sz="4" w:space="0" w:color="auto"/>
              <w:right w:val="single" w:sz="4" w:space="0" w:color="auto"/>
            </w:tcBorders>
          </w:tcPr>
          <w:p ns2:paraId="68477927"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uto"/>
              <w:right w:val="single" w:sz="4" w:space="0" w:color="auto"/>
            </w:tcBorders>
          </w:tcPr>
          <w:p ns2:paraId="18FFAE47" ns2:textId="77777777" w:rsidR="007817C2" w:rsidRPr="00DA00BD" w:rsidRDefault="007817C2" w:rsidP="007817C2">
            <w:pPr>
              <w:spacing w:before="20" w:after="20"/>
              <w:jc w:val="center"/>
              <w:rPr>
                <w:sz w:val="20"/>
                <w:szCs w:val="20"/>
              </w:rPr>
            </w:pPr>
            <w:r w:rsidRPr="00DA00BD">
              <w:rPr>
                <w:sz w:val="20"/>
                <w:szCs w:val="20"/>
              </w:rPr>
              <w:t>X</w:t>
            </w:r>
          </w:p>
        </w:tc>
        <w:tc>
          <w:tcPr>
            <w:tcW w:w="740" w:type="pct"/>
            <w:tcBorders>
              <w:top w:val="single" w:sz="4" w:space="0" w:color="A6A6A6" w:themeColor="background1" w:themeShade="A6"/>
              <w:left w:val="single" w:sz="4" w:space="0" w:color="auto"/>
              <w:bottom w:val="single" w:sz="4" w:space="0" w:color="auto"/>
              <w:right w:val="single" w:sz="4" w:space="0" w:color="auto"/>
            </w:tcBorders>
          </w:tcPr>
          <w:p ns2:paraId="23CD9CDB" ns2:textId="77777777" w:rsidR="007817C2" w:rsidRPr="00DA00BD" w:rsidRDefault="007817C2" w:rsidP="007817C2">
            <w:pPr>
              <w:spacing w:before="20" w:after="20"/>
              <w:jc w:val="center"/>
              <w:rPr>
                <w:sz w:val="20"/>
                <w:szCs w:val="20"/>
              </w:rPr>
            </w:pPr>
            <w:r w:rsidRPr="00DA00BD">
              <w:rPr>
                <w:sz w:val="20"/>
                <w:szCs w:val="20"/>
              </w:rPr>
              <w:t>X</w:t>
            </w:r>
          </w:p>
        </w:tc>
      </w:tr>
      <w:tr w:rsidR="007817C2" w:rsidRPr="00DA00BD" ns2:paraId="2846DAF9"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val="restart"/>
            <w:tcBorders>
              <w:top w:val="single" w:sz="4" w:space="0" w:color="auto"/>
              <w:left w:val="single" w:sz="4" w:space="0" w:color="auto"/>
              <w:right w:val="single" w:sz="4" w:space="0" w:color="auto"/>
            </w:tcBorders>
          </w:tcPr>
          <w:p ns2:paraId="0C357250" ns2:textId="77777777" w:rsidR="007817C2" w:rsidRPr="00DA00BD" w:rsidRDefault="007817C2" w:rsidP="007817C2">
            <w:pPr>
              <w:spacing w:after="60"/>
              <w:ind w:left="108"/>
              <w:rPr>
                <w:sz w:val="20"/>
                <w:szCs w:val="20"/>
              </w:rPr>
            </w:pPr>
            <w:r w:rsidRPr="00DA00BD">
              <w:rPr>
                <w:color w:val="000000"/>
                <w:sz w:val="20"/>
                <w:szCs w:val="20"/>
              </w:rPr>
              <w:t>Tier 3</w:t>
            </w:r>
          </w:p>
          <w:p ns2:paraId="796F101F" ns2:textId="77777777" w:rsidR="007817C2" w:rsidRPr="00DA00BD" w:rsidRDefault="007817C2" w:rsidP="007817C2">
            <w:pPr>
              <w:spacing w:after="60"/>
              <w:rPr>
                <w:sz w:val="20"/>
                <w:szCs w:val="20"/>
              </w:rPr>
            </w:pPr>
          </w:p>
        </w:tc>
        <w:tc>
          <w:tcPr>
            <w:tcW w:w="2452" w:type="pct"/>
            <w:tcBorders>
              <w:top w:val="single" w:sz="4" w:space="0" w:color="auto"/>
              <w:left w:val="single" w:sz="4" w:space="0" w:color="auto"/>
              <w:bottom w:val="single" w:sz="4" w:space="0" w:color="A6A6A6" w:themeColor="background1" w:themeShade="A6"/>
              <w:right w:val="single" w:sz="4" w:space="0" w:color="auto"/>
            </w:tcBorders>
          </w:tcPr>
          <w:p ns2:paraId="34CA63C8" ns2:textId="77777777" w:rsidR="007817C2" w:rsidRPr="00DA00BD" w:rsidRDefault="007817C2" w:rsidP="007817C2">
            <w:pPr>
              <w:spacing w:after="60"/>
              <w:ind w:left="113"/>
              <w:rPr>
                <w:sz w:val="20"/>
                <w:szCs w:val="20"/>
              </w:rPr>
            </w:pPr>
            <w:r w:rsidRPr="00DA00BD">
              <w:rPr>
                <w:color w:val="000000"/>
                <w:sz w:val="20"/>
                <w:szCs w:val="20"/>
              </w:rPr>
              <w:t>Any AE</w:t>
            </w:r>
          </w:p>
        </w:tc>
        <w:tc>
          <w:tcPr>
            <w:tcW w:w="491" w:type="pct"/>
            <w:tcBorders>
              <w:top w:val="single" w:sz="4" w:space="0" w:color="auto"/>
              <w:left w:val="single" w:sz="4" w:space="0" w:color="auto"/>
              <w:bottom w:val="single" w:sz="4" w:space="0" w:color="A6A6A6" w:themeColor="background1" w:themeShade="A6"/>
              <w:right w:val="single" w:sz="4" w:space="0" w:color="auto"/>
            </w:tcBorders>
          </w:tcPr>
          <w:p ns2:paraId="5362C67F" ns2:textId="77777777" w:rsidR="007817C2" w:rsidRPr="00DA00BD" w:rsidRDefault="007817C2" w:rsidP="007817C2">
            <w:pPr>
              <w:spacing w:before="20" w:after="20"/>
              <w:jc w:val="center"/>
              <w:rPr>
                <w:sz w:val="20"/>
                <w:szCs w:val="20"/>
              </w:rPr>
            </w:pPr>
          </w:p>
        </w:tc>
        <w:tc>
          <w:tcPr>
            <w:tcW w:w="818" w:type="pct"/>
            <w:tcBorders>
              <w:top w:val="single" w:sz="4" w:space="0" w:color="auto"/>
              <w:left w:val="single" w:sz="4" w:space="0" w:color="auto"/>
              <w:bottom w:val="single" w:sz="4" w:space="0" w:color="A6A6A6" w:themeColor="background1" w:themeShade="A6"/>
              <w:right w:val="single" w:sz="4" w:space="0" w:color="auto"/>
            </w:tcBorders>
          </w:tcPr>
          <w:p ns2:paraId="0F65E3FC" ns2:textId="77777777" w:rsidR="007817C2" w:rsidRPr="00DA00BD" w:rsidRDefault="007817C2" w:rsidP="007817C2">
            <w:pPr>
              <w:spacing w:before="20" w:after="20"/>
              <w:jc w:val="center"/>
              <w:rPr>
                <w:sz w:val="20"/>
                <w:szCs w:val="20"/>
              </w:rPr>
            </w:pPr>
          </w:p>
        </w:tc>
        <w:tc>
          <w:tcPr>
            <w:tcW w:w="740" w:type="pct"/>
            <w:tcBorders>
              <w:top w:val="single" w:sz="4" w:space="0" w:color="auto"/>
              <w:left w:val="single" w:sz="4" w:space="0" w:color="auto"/>
              <w:bottom w:val="single" w:sz="4" w:space="0" w:color="A6A6A6" w:themeColor="background1" w:themeShade="A6"/>
              <w:right w:val="single" w:sz="4" w:space="0" w:color="auto"/>
            </w:tcBorders>
          </w:tcPr>
          <w:p ns2:paraId="52E7F8F6"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6FA1968F"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5"/>
        </w:trPr>
        <w:tc>
          <w:tcPr>
            <w:tcW w:w="499" w:type="pct"/>
            <w:vMerge/>
            <w:tcBorders>
              <w:left w:val="single" w:sz="4" w:space="0" w:color="auto"/>
              <w:right w:val="single" w:sz="4" w:space="0" w:color="auto"/>
            </w:tcBorders>
          </w:tcPr>
          <w:p ns2:paraId="414B419F" ns2: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F214F51" ns2:textId="77777777" w:rsidR="007817C2" w:rsidRPr="00DA00BD" w:rsidRDefault="007817C2" w:rsidP="007817C2">
            <w:pPr>
              <w:spacing w:after="60"/>
              <w:ind w:left="113"/>
              <w:rPr>
                <w:sz w:val="20"/>
                <w:szCs w:val="20"/>
              </w:rPr>
            </w:pPr>
            <w:r w:rsidRPr="00DA00BD">
              <w:rPr>
                <w:color w:val="000000"/>
                <w:sz w:val="20"/>
                <w:szCs w:val="20"/>
              </w:rPr>
              <w:t>Any Grade 3-5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BECDF78"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945E0FA" ns2: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8D49D40"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45961B5"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15"/>
        </w:trPr>
        <w:tc>
          <w:tcPr>
            <w:tcW w:w="499" w:type="pct"/>
            <w:vMerge/>
            <w:tcBorders>
              <w:left w:val="single" w:sz="4" w:space="0" w:color="auto"/>
              <w:right w:val="single" w:sz="4" w:space="0" w:color="auto"/>
            </w:tcBorders>
          </w:tcPr>
          <w:p ns2:paraId="2519E4E3" ns2:textId="77777777" w:rsidR="007817C2" w:rsidRPr="00DA00BD" w:rsidRDefault="007817C2" w:rsidP="007817C2">
            <w:pPr>
              <w:spacing w:after="60"/>
              <w:rPr>
                <w:sz w:val="20"/>
                <w:szCs w:val="20"/>
                <w:lang w:val="pt-BR"/>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D6E9288" ns2:textId="77777777" w:rsidR="007817C2" w:rsidRPr="00DA00BD" w:rsidRDefault="007817C2" w:rsidP="007817C2">
            <w:pPr>
              <w:spacing w:after="60"/>
              <w:ind w:left="113"/>
              <w:rPr>
                <w:sz w:val="20"/>
                <w:szCs w:val="20"/>
              </w:rPr>
            </w:pPr>
            <w:r w:rsidRPr="00DA00BD">
              <w:rPr>
                <w:color w:val="000000"/>
                <w:sz w:val="20"/>
                <w:szCs w:val="20"/>
              </w:rPr>
              <w:t xml:space="preserve">Any Serious AE </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5F862D8" ns2:textId="77777777" w:rsidR="007817C2" w:rsidRPr="00DA00BD" w:rsidRDefault="007817C2" w:rsidP="007817C2">
            <w:pPr>
              <w:spacing w:before="20" w:after="2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4F4C09F" ns2:textId="77777777" w:rsidR="007817C2" w:rsidRPr="00DA00BD" w:rsidRDefault="007817C2" w:rsidP="007817C2">
            <w:pPr>
              <w:spacing w:before="20" w:after="2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1C8E90E5"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3648D7D2"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70"/>
        </w:trPr>
        <w:tc>
          <w:tcPr>
            <w:tcW w:w="499" w:type="pct"/>
            <w:vMerge/>
            <w:tcBorders>
              <w:left w:val="single" w:sz="4" w:space="0" w:color="auto"/>
              <w:right w:val="single" w:sz="4" w:space="0" w:color="auto"/>
            </w:tcBorders>
          </w:tcPr>
          <w:p ns2:paraId="14061F4B"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9EB3F1C" ns2:textId="77777777" w:rsidR="007817C2" w:rsidRPr="00DA00BD" w:rsidRDefault="007817C2" w:rsidP="007817C2">
            <w:pPr>
              <w:spacing w:after="60"/>
              <w:ind w:left="113"/>
              <w:rPr>
                <w:sz w:val="20"/>
                <w:szCs w:val="20"/>
              </w:rPr>
            </w:pPr>
            <w:r w:rsidRPr="00DA00BD">
              <w:rPr>
                <w:color w:val="000000"/>
                <w:sz w:val="20"/>
                <w:szCs w:val="20"/>
              </w:rPr>
              <w:t>Any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0E0FE38"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2859D82"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AF86509"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2B88F5A7"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9"/>
        </w:trPr>
        <w:tc>
          <w:tcPr>
            <w:tcW w:w="499" w:type="pct"/>
            <w:vMerge/>
            <w:tcBorders>
              <w:left w:val="single" w:sz="4" w:space="0" w:color="auto"/>
              <w:right w:val="single" w:sz="4" w:space="0" w:color="auto"/>
            </w:tcBorders>
          </w:tcPr>
          <w:p ns2:paraId="238C6D0E"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D407CCA" ns2:textId="77777777" w:rsidR="007817C2" w:rsidRPr="00DA00BD" w:rsidRDefault="007817C2" w:rsidP="007817C2">
            <w:pPr>
              <w:spacing w:after="60"/>
              <w:ind w:left="113"/>
              <w:rPr>
                <w:sz w:val="20"/>
                <w:szCs w:val="20"/>
              </w:rPr>
            </w:pPr>
            <w:r w:rsidRPr="00DA00BD">
              <w:rPr>
                <w:color w:val="000000"/>
                <w:sz w:val="20"/>
                <w:szCs w:val="20"/>
              </w:rPr>
              <w:t>Any Serious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E002EE6"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813D50B"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6BE0D645"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3A88ADB6"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71"/>
        </w:trPr>
        <w:tc>
          <w:tcPr>
            <w:tcW w:w="499" w:type="pct"/>
            <w:vMerge/>
            <w:tcBorders>
              <w:left w:val="single" w:sz="4" w:space="0" w:color="auto"/>
              <w:right w:val="single" w:sz="4" w:space="0" w:color="auto"/>
            </w:tcBorders>
          </w:tcPr>
          <w:p ns2:paraId="4044C064"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8958310" ns2:textId="77777777" w:rsidR="007817C2" w:rsidRPr="00DA00BD" w:rsidRDefault="007817C2" w:rsidP="007817C2">
            <w:pPr>
              <w:spacing w:after="60"/>
              <w:ind w:left="113"/>
              <w:rPr>
                <w:sz w:val="20"/>
                <w:szCs w:val="20"/>
              </w:rPr>
            </w:pPr>
            <w:r w:rsidRPr="00DA00BD">
              <w:rPr>
                <w:color w:val="000000"/>
                <w:sz w:val="20"/>
                <w:szCs w:val="20"/>
              </w:rPr>
              <w:t>Any Grade 3-5 and Drug-Related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AD1C246"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C16B985"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7ED7DEBB"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59EB0AE8"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23"/>
        </w:trPr>
        <w:tc>
          <w:tcPr>
            <w:tcW w:w="499" w:type="pct"/>
            <w:vMerge/>
            <w:tcBorders>
              <w:left w:val="single" w:sz="4" w:space="0" w:color="auto"/>
              <w:right w:val="single" w:sz="4" w:space="0" w:color="auto"/>
            </w:tcBorders>
          </w:tcPr>
          <w:p ns2:paraId="287CE9AC"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B1D3B0F" ns2:textId="77777777" w:rsidR="007817C2" w:rsidRPr="00DA00BD" w:rsidRDefault="007817C2" w:rsidP="007817C2">
            <w:pPr>
              <w:spacing w:after="60"/>
              <w:ind w:left="113"/>
              <w:rPr>
                <w:sz w:val="20"/>
                <w:szCs w:val="20"/>
              </w:rPr>
            </w:pPr>
            <w:r w:rsidRPr="00DA00BD">
              <w:rPr>
                <w:color w:val="000000"/>
                <w:sz w:val="20"/>
                <w:szCs w:val="20"/>
              </w:rPr>
              <w:t>Discontinuation due to AE</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B6F848C"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503C9705"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3F7A8271"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083FE10B" ns2:textId="77777777" w:rsidTr="008E6E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287"/>
        </w:trPr>
        <w:tc>
          <w:tcPr>
            <w:tcW w:w="499" w:type="pct"/>
            <w:vMerge/>
            <w:tcBorders>
              <w:left w:val="single" w:sz="4" w:space="0" w:color="auto"/>
              <w:right w:val="single" w:sz="4" w:space="0" w:color="auto"/>
            </w:tcBorders>
          </w:tcPr>
          <w:p ns2:paraId="290E48AA"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4066831" ns2:textId="77777777" w:rsidR="007817C2" w:rsidRPr="00DA00BD" w:rsidRDefault="007817C2" w:rsidP="007817C2">
            <w:pPr>
              <w:spacing w:after="60"/>
              <w:ind w:left="113"/>
              <w:rPr>
                <w:sz w:val="20"/>
                <w:szCs w:val="20"/>
              </w:rPr>
            </w:pPr>
            <w:r w:rsidRPr="00DA00BD">
              <w:rPr>
                <w:color w:val="000000"/>
                <w:sz w:val="20"/>
                <w:szCs w:val="20"/>
              </w:rPr>
              <w:t>Death</w:t>
            </w:r>
          </w:p>
        </w:tc>
        <w:tc>
          <w:tcPr>
            <w:tcW w:w="491"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24D7EFC0"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0B156B53"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left w:val="single" w:sz="4" w:space="0" w:color="auto"/>
              <w:bottom w:val="single" w:sz="4" w:space="0" w:color="A6A6A6" w:themeColor="background1" w:themeShade="A6"/>
              <w:right w:val="single" w:sz="4" w:space="0" w:color="auto"/>
            </w:tcBorders>
          </w:tcPr>
          <w:p ns2:paraId="4FC30912" ns2:textId="77777777" w:rsidR="007817C2" w:rsidRPr="00DA00BD" w:rsidRDefault="007817C2" w:rsidP="007817C2">
            <w:pPr>
              <w:spacing w:before="20" w:after="20"/>
              <w:jc w:val="center"/>
              <w:rPr>
                <w:sz w:val="20"/>
                <w:szCs w:val="20"/>
              </w:rPr>
            </w:pPr>
            <w:r w:rsidRPr="00DA00BD">
              <w:rPr>
                <w:color w:val="000000"/>
                <w:sz w:val="20"/>
                <w:szCs w:val="20"/>
              </w:rPr>
              <w:t>X</w:t>
            </w:r>
          </w:p>
        </w:tc>
      </w:tr>
      <w:tr w:rsidR="007817C2" w:rsidRPr="00DA00BD" ns2:paraId="63832AFF" ns2:textId="77777777" w:rsidTr="008E6E98">
        <w:trPr>
          <w:trHeight w:val="415"/>
        </w:trPr>
        <w:tc>
          <w:tcPr>
            <w:tcW w:w="499" w:type="pct"/>
            <w:vMerge/>
            <w:tcBorders>
              <w:left w:val="single" w:sz="4" w:space="0" w:color="auto"/>
              <w:right w:val="single" w:sz="4" w:space="0" w:color="auto"/>
            </w:tcBorders>
          </w:tcPr>
          <w:p ns2:paraId="15A90CE2"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ns2:paraId="11600230" ns2:textId="77777777" w:rsidR="007817C2" w:rsidRPr="00DA00BD" w:rsidRDefault="007817C2" w:rsidP="007817C2">
            <w:pPr>
              <w:spacing w:after="60"/>
              <w:rPr>
                <w:sz w:val="20"/>
                <w:szCs w:val="20"/>
              </w:rPr>
            </w:pPr>
            <w:r w:rsidRPr="00DA00BD">
              <w:rPr>
                <w:color w:val="000000"/>
                <w:sz w:val="20"/>
                <w:szCs w:val="20"/>
              </w:rPr>
              <w:t>Specific AEs, SOCs (incidence &gt; 0% of participants in all of the treatment groups)</w:t>
            </w:r>
          </w:p>
        </w:tc>
        <w:tc>
          <w:tcPr>
            <w:tcW w:w="491" w:type="pct"/>
            <w:tcBorders>
              <w:top w:val="single" w:sz="4" w:space="0" w:color="A6A6A6" w:themeColor="background1" w:themeShade="A6"/>
              <w:bottom w:val="single" w:sz="4" w:space="0" w:color="A6A6A6" w:themeColor="background1" w:themeShade="A6"/>
            </w:tcBorders>
          </w:tcPr>
          <w:p ns2:paraId="2B4094E0"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ns2:paraId="679C1A02"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ns2:paraId="6A9EA740" ns2: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DA00BD" ns2:paraId="0387E0D9" ns2:textId="77777777" w:rsidTr="007817C2">
        <w:trPr>
          <w:trHeight w:val="278"/>
        </w:trPr>
        <w:tc>
          <w:tcPr>
            <w:tcW w:w="499" w:type="pct"/>
            <w:vMerge/>
            <w:tcBorders>
              <w:left w:val="single" w:sz="4" w:space="0" w:color="auto"/>
              <w:right w:val="single" w:sz="4" w:space="0" w:color="auto"/>
            </w:tcBorders>
          </w:tcPr>
          <w:p ns2:paraId="3A15764B" ns2:textId="77777777" w:rsidR="007817C2" w:rsidRPr="00DA00BD" w:rsidRDefault="007817C2" w:rsidP="007817C2">
            <w:pPr>
              <w:spacing w:after="60"/>
              <w:rPr>
                <w:sz w:val="20"/>
                <w:szCs w:val="20"/>
              </w:rPr>
            </w:pPr>
          </w:p>
        </w:tc>
        <w:tc>
          <w:tcPr>
            <w:tcW w:w="2452" w:type="pct"/>
            <w:tcBorders>
              <w:top w:val="single" w:sz="4" w:space="0" w:color="A6A6A6" w:themeColor="background1" w:themeShade="A6"/>
              <w:left w:val="single" w:sz="4" w:space="0" w:color="auto"/>
              <w:bottom w:val="single" w:sz="4" w:space="0" w:color="A6A6A6" w:themeColor="background1" w:themeShade="A6"/>
            </w:tcBorders>
          </w:tcPr>
          <w:p ns2:paraId="6467E62C" ns2:textId="70191F84" w:rsidR="007817C2" w:rsidRPr="00DA00BD" w:rsidRDefault="007817C2" w:rsidP="007817C2">
            <w:pPr>
              <w:spacing w:after="60"/>
              <w:rPr>
                <w:sz w:val="20"/>
                <w:szCs w:val="20"/>
              </w:rPr>
            </w:pPr>
            <w:r w:rsidRPr="00DA00BD">
              <w:rPr>
                <w:color w:val="000000"/>
                <w:sz w:val="20"/>
                <w:szCs w:val="20"/>
              </w:rPr>
              <w:t>Change from Baseline Results (lab toxicity shift, vital signs)</w:t>
            </w:r>
          </w:p>
        </w:tc>
        <w:tc>
          <w:tcPr>
            <w:tcW w:w="491" w:type="pct"/>
            <w:tcBorders>
              <w:top w:val="single" w:sz="4" w:space="0" w:color="A6A6A6" w:themeColor="background1" w:themeShade="A6"/>
              <w:bottom w:val="single" w:sz="4" w:space="0" w:color="A6A6A6" w:themeColor="background1" w:themeShade="A6"/>
            </w:tcBorders>
          </w:tcPr>
          <w:p ns2:paraId="00F61867" ns2:textId="77777777" w:rsidR="007817C2" w:rsidRPr="00DA00BD" w:rsidRDefault="007817C2" w:rsidP="007817C2">
            <w:pPr>
              <w:spacing w:after="60"/>
              <w:jc w:val="center"/>
              <w:rPr>
                <w:sz w:val="20"/>
                <w:szCs w:val="20"/>
              </w:rPr>
            </w:pPr>
          </w:p>
        </w:tc>
        <w:tc>
          <w:tcPr>
            <w:tcW w:w="818" w:type="pct"/>
            <w:tcBorders>
              <w:top w:val="single" w:sz="4" w:space="0" w:color="A6A6A6" w:themeColor="background1" w:themeShade="A6"/>
              <w:bottom w:val="single" w:sz="4" w:space="0" w:color="A6A6A6" w:themeColor="background1" w:themeShade="A6"/>
            </w:tcBorders>
          </w:tcPr>
          <w:p ns2:paraId="7C12E8E7" ns2:textId="77777777" w:rsidR="007817C2" w:rsidRPr="00DA00BD" w:rsidRDefault="007817C2" w:rsidP="007817C2">
            <w:pPr>
              <w:spacing w:after="60"/>
              <w:jc w:val="center"/>
              <w:rPr>
                <w:sz w:val="20"/>
                <w:szCs w:val="20"/>
              </w:rPr>
            </w:pPr>
          </w:p>
        </w:tc>
        <w:tc>
          <w:tcPr>
            <w:tcW w:w="740" w:type="pct"/>
            <w:tcBorders>
              <w:top w:val="single" w:sz="4" w:space="0" w:color="A6A6A6" w:themeColor="background1" w:themeShade="A6"/>
              <w:bottom w:val="single" w:sz="4" w:space="0" w:color="A6A6A6" w:themeColor="background1" w:themeShade="A6"/>
            </w:tcBorders>
          </w:tcPr>
          <w:p ns2:paraId="7C7DDCAD" ns2:textId="77777777" w:rsidR="007817C2" w:rsidRPr="00DA00BD" w:rsidRDefault="007817C2" w:rsidP="007817C2">
            <w:pPr>
              <w:spacing w:after="60"/>
              <w:jc w:val="center"/>
              <w:rPr>
                <w:sz w:val="20"/>
                <w:szCs w:val="20"/>
              </w:rPr>
            </w:pPr>
            <w:r w:rsidRPr="00DA00BD">
              <w:rPr>
                <w:color w:val="000000"/>
                <w:sz w:val="20"/>
                <w:szCs w:val="20"/>
              </w:rPr>
              <w:t>X</w:t>
            </w:r>
          </w:p>
        </w:tc>
      </w:tr>
      <w:tr w:rsidR="007817C2" w:rsidRPr="007817C2" ns2:paraId="73D8ED3A" ns2:textId="77777777" w:rsidTr="009B6EAD">
        <w:trPr>
          <w:trHeight w:val="278"/>
        </w:trPr>
        <w:tc>
          <w:tcPr>
            <w:tcW w:w="5000" w:type="pct"/>
            <w:gridSpan w:val="5"/>
            <w:tcBorders>
              <w:left w:val="single" w:sz="4" w:space="0" w:color="auto"/>
              <w:bottom w:val="single" w:sz="4" w:space="0" w:color="auto"/>
            </w:tcBorders>
            <w:vAlign w:val="bottom"/>
          </w:tcPr>
          <w:p ns2:paraId="435D7832" ns2:textId="4487EFA4" w:rsidR="007817C2" w:rsidRPr="007817C2" w:rsidRDefault="007817C2" w:rsidP="007817C2">
            <w:pPr>
              <w:spacing w:after="60"/>
              <w:rPr>
                <w:color w:val="000000"/>
                <w:sz w:val="20"/>
                <w:szCs w:val="20"/>
              </w:rPr>
            </w:pPr>
            <w:r w:rsidRPr="007817C2">
              <w:rPr>
                <w:color w:val="000000"/>
                <w:sz w:val="20"/>
                <w:szCs w:val="20"/>
              </w:rPr>
              <w:t>Abbreviations: AE = adverse event; CI = confidence interval; SOC = system organ class</w:t>
            </w:r>
            <w:r w:rsidRPr="007817C2">
              <w:rPr>
                <w:color w:val="000000"/>
                <w:sz w:val="20"/>
                <w:szCs w:val="20"/>
                <w:lang w:bidi="th-TH"/>
              </w:rPr>
              <w:t>.</w:t>
            </w:r>
          </w:p>
        </w:tc>
      </w:tr>
    </w:tbl>
    <w:p ns2:paraId="413B907D" ns2:textId="2522F0A4" w:rsidR="007817C2" w:rsidRDefault="007817C2" w:rsidP="009B6EAD">
      <w:pPr>
        <w:pStyle w:val="ListEnd"/>
      </w:pPr>
      <w:ins w:id="13665" w:author="GoldenCorpusHarness" w:date="2026-03-28T21:57:49Z">
        <w:r>
          <w:t>Treatment of Overdose</w:t>
        </w:r>
      </w:ins>
    </w:p>
    <w:p ns2:paraId="25816BA3" ns2:textId="7D63FA28" w:rsidR="00A70D33" w:rsidRPr="003810F4" w:rsidRDefault="00A70D33" w:rsidP="005B7718">
      <w:pPr>
        <w:pStyle w:val="Heading3"/>
      </w:pPr>
      <w:del w:id="13666" w:author="GoldenCorpusHarness" w:date="2026-03-28T21:57:49Z">
        <w:r>
          <w:delText>S</w:delText>
        </w:r>
      </w:del>
      <w:ins w:id="13667" w:author="GoldenCorpusHarness" w:date="2026-03-28T21:57:49Z">
        <w:r>
          <w:t xml:space="preserve">For purposes of </w:t>
        </w:r>
      </w:ins>
      <w:r>
        <w:t>t</w:t>
      </w:r>
      <w:del w:id="13668" w:author="GoldenCorpusHarness" w:date="2026-03-28T21:57:49Z">
        <w:r>
          <w:delText>at</w:delText>
        </w:r>
      </w:del>
      <w:ins w:id="13669" w:author="GoldenCorpusHarness" w:date="2026-03-28T21:57:49Z">
        <w:r>
          <w:t>h</w:t>
        </w:r>
      </w:ins>
      <w:r>
        <w:t>is</w:t>
      </w:r>
      <w:ins w:id="13670" w:author="GoldenCorpusHarness" w:date="2026-03-28T21:57:49Z">
        <w:r>
          <w:t xml:space="preserve"> s</w:t>
        </w:r>
      </w:ins>
      <w:r>
        <w:t>t</w:t>
      </w:r>
      <w:ins w:id="13671" w:author="GoldenCorpusHarness" w:date="2026-03-28T21:57:49Z">
        <w:r>
          <w:t>udy, an overdose w</w:t>
        </w:r>
      </w:ins>
      <w:r>
        <w:t>i</w:t>
      </w:r>
      <w:del w:id="13672" w:author="GoldenCorpusHarness" w:date="2026-03-28T21:57:49Z">
        <w:r>
          <w:delText>ca</w:delText>
        </w:r>
      </w:del>
      <w:ins w:id="13673" w:author="GoldenCorpusHarness" w:date="2026-03-28T21:57:49Z">
        <w:r>
          <w:t>l</w:t>
        </w:r>
      </w:ins>
      <w:r>
        <w:t xml:space="preserve">l </w:t>
      </w:r>
      <w:del w:id="13674" w:author="GoldenCorpusHarness" w:date="2026-03-28T21:57:49Z">
        <w:r>
          <w:delText>M</w:delText>
        </w:r>
      </w:del>
      <w:ins w:id="13675" w:author="GoldenCorpusHarness" w:date="2026-03-28T21:57:49Z">
        <w:r>
          <w:t>b</w:t>
        </w:r>
      </w:ins>
      <w:r>
        <w:t>e</w:t>
      </w:r>
      <w:ins w:id="13676" w:author="GoldenCorpusHarness" w:date="2026-03-28T21:57:49Z">
        <w:r>
          <w:t xml:space="preserve"> defined as any dose exceeding </w:t>
        </w:r>
      </w:ins>
      <w:r>
        <w:t>th</w:t>
      </w:r>
      <w:ins w:id="13677" w:author="GoldenCorpusHarness" w:date="2026-03-28T21:57:49Z">
        <w:r>
          <w:t>e prescribed d</w:t>
        </w:r>
      </w:ins>
      <w:r>
        <w:t>o</w:t>
      </w:r>
      <w:del w:id="13678" w:author="GoldenCorpusHarness" w:date="2026-03-28T21:57:49Z">
        <w:r>
          <w:delText>d</w:delText>
        </w:r>
      </w:del>
      <w:r>
        <w:t>s</w:t>
      </w:r>
      <w:ins w:id="13679" w:author="GoldenCorpusHarness" w:date="2026-03-28T21:57:49Z">
        <w:r>
          <w:t>e</w:t>
        </w:r>
      </w:ins>
      <w:r>
        <w:t xml:space="preserve"> for</w:t>
      </w:r>
      <w:del w:id="13680" w:author="GoldenCorpusHarness" w:date="2026-03-28T21:57:49Z">
        <w:r>
          <w:delText xml:space="preserve"> Patient-Reported Outcome Analyses</w:delText>
        </w:r>
      </w:del>
      <w:ins w:id="13681" w:author="GoldenCorpusHarness" w:date="2026-03-28T21:57:49Z">
        <w:r>
          <w:t>:</w:t>
        </w:r>
      </w:ins>
    </w:p>
    <w:p ns2:paraId="520DAC49" ns2:textId="05CFE367" w:rsidR="00A70D33" w:rsidRPr="00E41D92" w:rsidRDefault="00A70D33" w:rsidP="00E41D92">
      <w:pPr>
        <w:pStyle w:val="Paragraph0"/>
      </w:pPr>
      <w:del w:id="13682" w:author="GoldenCorpusHarness" w:date="2026-03-28T21:57:49Z">
        <w:r>
          <w:delText>D</w:delText>
        </w:r>
      </w:del>
      <w:ins w:id="13683" w:author="GoldenCorpusHarness" w:date="2026-03-28T21:57:49Z">
        <w:r>
          <w:t>P</w:t>
        </w:r>
      </w:ins>
      <w:r>
        <w:t>e</w:t>
      </w:r>
      <w:ins w:id="13684" w:author="GoldenCorpusHarness" w:date="2026-03-28T21:57:49Z">
        <w:r>
          <w:t xml:space="preserve">mbrolizumab: ≥5 </w:t>
        </w:r>
      </w:ins>
      <w:r>
        <w:t>t</w:t>
      </w:r>
      <w:del w:id="13685" w:author="GoldenCorpusHarness" w:date="2026-03-28T21:57:49Z">
        <w:r>
          <w:delText>a</w:delText>
        </w:r>
      </w:del>
      <w:r>
        <w:t>i</w:t>
      </w:r>
      <w:del w:id="13686" w:author="GoldenCorpusHarness" w:date="2026-03-28T21:57:49Z">
        <w:r>
          <w:delText>ls of PRO analys</w:delText>
        </w:r>
      </w:del>
      <w:ins w:id="13687" w:author="GoldenCorpusHarness" w:date="2026-03-28T21:57:49Z">
        <w:r>
          <w:t>m</w:t>
        </w:r>
      </w:ins>
      <w:r>
        <w:t>es</w:t>
      </w:r>
      <w:del w:id="13688" w:author="GoldenCorpusHarness" w:date="2026-03-28T21:57:49Z">
        <w:r>
          <w:delText xml:space="preserve"> will be described in</w:delText>
        </w:r>
      </w:del>
      <w:r>
        <w:t xml:space="preserve"> the </w:t>
      </w:r>
      <w:ins w:id="13689" w:author="GoldenCorpusHarness" w:date="2026-03-28T21:57:49Z">
        <w:r>
          <w:t>protocol-</w:t>
        </w:r>
      </w:ins>
      <w:r>
        <w:t>s</w:t>
      </w:r>
      <w:del w:id="13690" w:author="GoldenCorpusHarness" w:date="2026-03-28T21:57:49Z">
        <w:r>
          <w:delText>SAP</w:delText>
        </w:r>
      </w:del>
      <w:ins w:id="13691" w:author="GoldenCorpusHarness" w:date="2026-03-28T21:57:49Z">
        <w:r>
          <w:t>pecified dose</w:t>
        </w:r>
      </w:ins>
      <w:r>
        <w:t>.</w:t>
      </w:r>
    </w:p>
    <w:p ns2:paraId="71974E73" ns2:textId="77777777" w:rsidR="00A70D33" w:rsidRPr="003810F4" w:rsidRDefault="00A70D33" w:rsidP="005B7718">
      <w:pPr>
        <w:pStyle w:val="Heading3"/>
      </w:pPr>
      <w:del w:id="13692" w:author="GoldenCorpusHarness" w:date="2026-03-28T21:57:49Z">
        <w:r>
          <w:delText>D</w:delText>
        </w:r>
      </w:del>
      <w:ins w:id="13693" w:author="GoldenCorpusHarness" w:date="2026-03-28T21:57:49Z">
        <w:r>
          <w:t>L</w:t>
        </w:r>
      </w:ins>
      <w:r>
        <w:t>e</w:t>
      </w:r>
      <w:del w:id="13694" w:author="GoldenCorpusHarness" w:date="2026-03-28T21:57:49Z">
        <w:r>
          <w:delText>mogr</w:delText>
        </w:r>
      </w:del>
      <w:ins w:id="13695" w:author="GoldenCorpusHarness" w:date="2026-03-28T21:57:49Z">
        <w:r>
          <w:t>nv</w:t>
        </w:r>
      </w:ins>
      <w:r>
        <w:t>a</w:t>
      </w:r>
      <w:del w:id="13696" w:author="GoldenCorpusHarness" w:date="2026-03-28T21:57:49Z">
        <w:r>
          <w:delText>ph</w:delText>
        </w:r>
      </w:del>
      <w:ins w:id="13697" w:author="GoldenCorpusHarness" w:date="2026-03-28T21:57:49Z">
        <w:r>
          <w:t>t</w:t>
        </w:r>
      </w:ins>
      <w:r>
        <w:t>i</w:t>
      </w:r>
      <w:del w:id="13698" w:author="GoldenCorpusHarness" w:date="2026-03-28T21:57:49Z">
        <w:r>
          <w:delText>c</w:delText>
        </w:r>
      </w:del>
      <w:ins w:id="13699" w:author="GoldenCorpusHarness" w:date="2026-03-28T21:57:49Z">
        <w:r>
          <w:t>nib:</w:t>
        </w:r>
      </w:ins>
      <w:r>
        <w:t xml:space="preserve"> an</w:t>
      </w:r>
      <w:ins w:id="13700" w:author="GoldenCorpusHarness" w:date="2026-03-28T21:57:49Z">
        <w:r>
          <w:t>y dose above the protocol-prescribe</w:t>
        </w:r>
      </w:ins>
      <w:r>
        <w:t xml:space="preserve">d </w:t>
      </w:r>
      <w:del w:id="13701" w:author="GoldenCorpusHarness" w:date="2026-03-28T21:57:49Z">
        <w:r>
          <w:delText>B</w:delText>
        </w:r>
      </w:del>
      <w:ins w:id="13702" w:author="GoldenCorpusHarness" w:date="2026-03-28T21:57:49Z">
        <w:r>
          <w:t xml:space="preserve">dose if </w:t>
        </w:r>
      </w:ins>
      <w:r>
        <w:t>as</w:t>
      </w:r>
      <w:ins w:id="13703" w:author="GoldenCorpusHarness" w:date="2026-03-28T21:57:49Z">
        <w:r>
          <w:t>sociat</w:t>
        </w:r>
      </w:ins>
      <w:r>
        <w:t>e</w:t>
      </w:r>
      <w:del w:id="13704" w:author="GoldenCorpusHarness" w:date="2026-03-28T21:57:49Z">
        <w:r>
          <w:delText>l</w:delText>
        </w:r>
      </w:del>
      <w:ins w:id="13705" w:author="GoldenCorpusHarness" w:date="2026-03-28T21:57:49Z">
        <w:r>
          <w:t>d w</w:t>
        </w:r>
      </w:ins>
      <w:r>
        <w:t>i</w:t>
      </w:r>
      <w:ins w:id="13706" w:author="GoldenCorpusHarness" w:date="2026-03-28T21:57:49Z">
        <w:r>
          <w:t>th a</w:t>
        </w:r>
      </w:ins>
      <w:r>
        <w:t>n</w:t>
      </w:r>
      <w:ins w:id="13707" w:author="GoldenCorpusHarness" w:date="2026-03-28T21:57:49Z">
        <w:r>
          <w:t xml:space="preserve"> advers</w:t>
        </w:r>
      </w:ins>
      <w:r>
        <w:t xml:space="preserve">e </w:t>
      </w:r>
      <w:del w:id="13708" w:author="GoldenCorpusHarness" w:date="2026-03-28T21:57:49Z">
        <w:r>
          <w:delText>Charac</w:delText>
        </w:r>
      </w:del>
      <w:ins w:id="13709" w:author="GoldenCorpusHarness" w:date="2026-03-28T21:57:49Z">
        <w:r>
          <w:t>even</w:t>
        </w:r>
      </w:ins>
      <w:r>
        <w:t>t</w:t>
      </w:r>
      <w:del w:id="13710" w:author="GoldenCorpusHarness" w:date="2026-03-28T21:57:49Z">
        <w:r>
          <w:delText>eristics</w:delText>
        </w:r>
      </w:del>
    </w:p>
    <w:p ns2:paraId="54A97B20" ns2:textId="77777777" w:rsidR="00A70D33" w:rsidRDefault="00A70D33" w:rsidP="00A70D33">
      <w:pPr>
        <w:pStyle w:val="Paragraph0"/>
      </w:pPr>
      <w:del w:id="13711" w:author="GoldenCorpusHarness" w:date="2026-03-28T21:57:49Z">
        <w:r>
          <w:delText>The comparability of the treatment groups for each relevant demographic and baseline characteristic will be assessed by the use of tables and/or graphs. No statistical hypothesis tests will be performed on these characteristics. The number and percentage of participants screened and randomized and the primary reasons for screening failure and discontinuation will be displayed. Demographic variables, baseline characteristics, primary and secondary diagnoses, and prior and concomitant therapies will be summarized by treatment either by descriptive statistics or categorical tables.</w:delText>
        </w:r>
      </w:del>
    </w:p>
    <w:p ns2:paraId="37E5F7FD" ns2:textId="2994A672" w:rsidR="00D80FE3" w:rsidRDefault="00D80FE3" w:rsidP="00D80FE3">
      <w:pPr>
        <w:pStyle w:val="Heading2"/>
      </w:pPr>
      <w:del w:id="13712" w:author="GoldenCorpusHarness" w:date="2026-03-28T21:57:49Z">
        <w:r>
          <w:delText>Interim</w:delText>
        </w:r>
      </w:del>
      <w:ins w:id="13713" w:author="GoldenCorpusHarness" w:date="2026-03-28T21:57:49Z">
        <w:r>
          <w:t>There is no specific antidote for an overdose of lenvatinib. Due to its high degree of plasma protein binding, lenvatinib is not expected to be dialyzable.</w:t>
        </w:r>
      </w:ins>
      <w:r>
        <w:t xml:space="preserve"> A</w:t>
      </w:r>
      <w:del w:id="13714" w:author="GoldenCorpusHarness" w:date="2026-03-28T21:57:49Z">
        <w:r>
          <w:delText>nal</w:delText>
        </w:r>
      </w:del>
      <w:ins w:id="13715" w:author="GoldenCorpusHarness" w:date="2026-03-28T21:57:49Z">
        <w:r>
          <w:t>dverse reactions in patients receiving single doses of lenvatinib as high as 40 mg were similar to those in clinical studies at the recommended dose for differentiated th</w:t>
        </w:r>
      </w:ins>
      <w:r>
        <w:t>y</w:t>
      </w:r>
      <w:del w:id="13716" w:author="GoldenCorpusHarness" w:date="2026-03-28T21:57:49Z">
        <w:r>
          <w:delText xml:space="preserve">ses </w:delText>
        </w:r>
      </w:del>
      <w:ins w:id="13717" w:author="GoldenCorpusHarness" w:date="2026-03-28T21:57:49Z">
        <w:r>
          <w:t>roid cancer, RCC, and HCC.</w:t>
        </w:r>
      </w:ins>
    </w:p>
    <w:p ns2:paraId="6F5689B3" ns2:textId="11FADC31" w:rsidR="00747003" w:rsidRPr="00747003" w:rsidDel="00747003" w:rsidRDefault="00747003" w:rsidP="00DC422F">
      <w:pPr>
        <w:pStyle w:val="Paragraph0"/>
        <w:spacing w:after="120"/>
      </w:pPr>
      <w:del w:id="13718" w:author="GoldenCorpusHarness" w:date="2026-03-28T21:57:49Z">
        <w:r>
          <w:delText>Access t</w:delText>
        </w:r>
      </w:del>
      <w:ins w:id="13719" w:author="GoldenCorpusHarness" w:date="2026-03-28T21:57:49Z">
        <w:r>
          <w:t>N</w:t>
        </w:r>
      </w:ins>
      <w:r>
        <w:t xml:space="preserve">o </w:t>
      </w:r>
      <w:del w:id="13720" w:author="GoldenCorpusHarness" w:date="2026-03-28T21:57:49Z">
        <w:r>
          <w:delText>th</w:delText>
        </w:r>
      </w:del>
      <w:ins w:id="13721" w:author="GoldenCorpusHarness" w:date="2026-03-28T21:57:49Z">
        <w:r>
          <w:t>sp</w:t>
        </w:r>
      </w:ins>
      <w:r>
        <w:t>e</w:t>
      </w:r>
      <w:ins w:id="13722" w:author="GoldenCorpusHarness" w:date="2026-03-28T21:57:49Z">
        <w:r>
          <w:t>cific</w:t>
        </w:r>
      </w:ins>
      <w:r>
        <w:t xml:space="preserve"> </w:t>
      </w:r>
      <w:del w:id="13723" w:author="GoldenCorpusHarness" w:date="2026-03-28T21:57:49Z">
        <w:r>
          <w:delText>all</w:delText>
        </w:r>
      </w:del>
      <w:ins w:id="13724" w:author="GoldenCorpusHarness" w:date="2026-03-28T21:57:49Z">
        <w:r>
          <w:t>inf</w:t>
        </w:r>
      </w:ins>
      <w:r>
        <w:t>o</w:t>
      </w:r>
      <w:del w:id="13725" w:author="GoldenCorpusHarness" w:date="2026-03-28T21:57:49Z">
        <w:r>
          <w:delText>c</w:delText>
        </w:r>
      </w:del>
      <w:ins w:id="13726" w:author="GoldenCorpusHarness" w:date="2026-03-28T21:57:49Z">
        <w:r>
          <w:t>rm</w:t>
        </w:r>
      </w:ins>
      <w:r>
        <w:t xml:space="preserve">ation </w:t>
      </w:r>
      <w:ins w:id="13727" w:author="GoldenCorpusHarness" w:date="2026-03-28T21:57:49Z">
        <w:r>
          <w:t>i</w:t>
        </w:r>
      </w:ins>
      <w:r>
        <w:t>s</w:t>
      </w:r>
      <w:del w:id="13728" w:author="GoldenCorpusHarness" w:date="2026-03-28T21:57:49Z">
        <w:r>
          <w:delText>chedu</w:delText>
        </w:r>
      </w:del>
      <w:ins w:id="13729" w:author="GoldenCorpusHarness" w:date="2026-03-28T21:57:49Z">
        <w:r>
          <w:t xml:space="preserve"> availab</w:t>
        </w:r>
      </w:ins>
      <w:r>
        <w:t xml:space="preserve">le </w:t>
      </w:r>
      <w:del w:id="13730" w:author="GoldenCorpusHarness" w:date="2026-03-28T21:57:49Z">
        <w:r>
          <w:delText>for summaries or analyses for presentati</w:delText>
        </w:r>
      </w:del>
      <w:r>
        <w:t>on</w:t>
      </w:r>
      <w:del w:id="13731" w:author="GoldenCorpusHarness" w:date="2026-03-28T21:57:49Z">
        <w:r>
          <w:delText xml:space="preserve"> to</w:delText>
        </w:r>
      </w:del>
      <w:r>
        <w:t xml:space="preserve"> the </w:t>
      </w:r>
      <w:ins w:id="13732" w:author="GoldenCorpusHarness" w:date="2026-03-28T21:57:49Z">
        <w:r>
          <w:t>tr</w:t>
        </w:r>
      </w:ins>
      <w:r>
        <w:t>e</w:t>
      </w:r>
      <w:del w:id="13733" w:author="GoldenCorpusHarness" w:date="2026-03-28T21:57:49Z">
        <w:r>
          <w:delText>DMC</w:delText>
        </w:r>
      </w:del>
      <w:ins w:id="13734" w:author="GoldenCorpusHarness" w:date="2026-03-28T21:57:49Z">
        <w:r>
          <w:t>atment</w:t>
        </w:r>
      </w:ins>
      <w:r>
        <w:t xml:space="preserve"> </w:t>
      </w:r>
      <w:del w:id="13735" w:author="GoldenCorpusHarness" w:date="2026-03-28T21:57:49Z">
        <w:r>
          <w:delText>will</w:delText>
        </w:r>
      </w:del>
      <w:ins w:id="13736" w:author="GoldenCorpusHarness" w:date="2026-03-28T21:57:49Z">
        <w:r>
          <w:t>of</w:t>
        </w:r>
      </w:ins>
      <w:r>
        <w:t xml:space="preserve"> </w:t>
      </w:r>
      <w:del w:id="13737" w:author="GoldenCorpusHarness" w:date="2026-03-28T21:57:49Z">
        <w:r>
          <w:delText>b</w:delText>
        </w:r>
      </w:del>
      <w:ins w:id="13738" w:author="GoldenCorpusHarness" w:date="2026-03-28T21:57:49Z">
        <w:r>
          <w:t>overdos</w:t>
        </w:r>
      </w:ins>
      <w:r>
        <w:t xml:space="preserve">e </w:t>
      </w:r>
      <w:ins w:id="13739" w:author="GoldenCorpusHarness" w:date="2026-03-28T21:57:49Z">
        <w:r>
          <w:t>of pemb</w:t>
        </w:r>
      </w:ins>
      <w:r>
        <w:t>r</w:t>
      </w:r>
      <w:del w:id="13740" w:author="GoldenCorpusHarness" w:date="2026-03-28T21:57:49Z">
        <w:r>
          <w:delText>estricted t</w:delText>
        </w:r>
      </w:del>
      <w:r>
        <w:t>o</w:t>
      </w:r>
      <w:del w:id="13741" w:author="GoldenCorpusHarness" w:date="2026-03-28T21:57:49Z">
        <w:r>
          <w:delText xml:space="preserve"> an unb</w:delText>
        </w:r>
      </w:del>
      <w:r>
        <w:t>li</w:t>
      </w:r>
      <w:ins w:id="13742" w:author="GoldenCorpusHarness" w:date="2026-03-28T21:57:49Z">
        <w:r>
          <w:t>zumab or le</w:t>
        </w:r>
      </w:ins>
      <w:r>
        <w:t>n</w:t>
      </w:r>
      <w:del w:id="13743" w:author="GoldenCorpusHarness" w:date="2026-03-28T21:57:49Z">
        <w:r>
          <w:delText>ded st</w:delText>
        </w:r>
      </w:del>
      <w:ins w:id="13744" w:author="GoldenCorpusHarness" w:date="2026-03-28T21:57:49Z">
        <w:r>
          <w:t>v</w:t>
        </w:r>
      </w:ins>
      <w:r>
        <w:t>ati</w:t>
      </w:r>
      <w:del w:id="13745" w:author="GoldenCorpusHarness" w:date="2026-03-28T21:57:49Z">
        <w:r>
          <w:delText>sticia</w:delText>
        </w:r>
      </w:del>
      <w:r>
        <w:t>n</w:t>
      </w:r>
      <w:del w:id="13746" w:author="GoldenCorpusHarness" w:date="2026-03-28T21:57:49Z">
        <w:r>
          <w:delText xml:space="preserve"> and an unblinded scientific programmer performing the interim analysis, who will have no other respons</w:delText>
        </w:r>
      </w:del>
      <w:r>
        <w:t>ib</w:t>
      </w:r>
      <w:del w:id="13747" w:author="GoldenCorpusHarness" w:date="2026-03-28T21:57:49Z">
        <w:r>
          <w:delText>ilities associated with the study</w:delText>
        </w:r>
      </w:del>
      <w:r>
        <w:t>.</w:t>
      </w:r>
      <w:del w:id="13748" w:author="GoldenCorpusHarness" w:date="2026-03-28T21:57:49Z">
        <w:r>
          <w:delText xml:space="preserve">  </w:delText>
        </w:r>
      </w:del>
    </w:p>
    <w:p ns2:paraId="3DBC3BCD" ns2:textId="0A4312C1" w:rsidR="00747003" w:rsidRDefault="00747003" w:rsidP="008845FE">
      <w:pPr>
        <w:pStyle w:val="Paragraph0"/>
        <w:rPr>
          <w:rFonts w:eastAsia="Times New Roman"/>
        </w:rPr>
      </w:pPr>
      <w:del w:id="13749" w:author="GoldenCorpusHarness" w:date="2026-03-28T21:57:49Z">
        <w:r>
          <w:delText>The eDMC will serve as the primar</w:delText>
        </w:r>
      </w:del>
      <w:ins w:id="13750" w:author="GoldenCorpusHarness" w:date="2026-03-28T21:57:49Z">
        <w:r>
          <w:t>All reports of pembrolizumab overdose with and without an AE and all reports of lenvatinib overdose with an AE must be reported b</w:t>
        </w:r>
      </w:ins>
      <w:r>
        <w:t xml:space="preserve">y </w:t>
      </w:r>
      <w:del w:id="13751" w:author="GoldenCorpusHarness" w:date="2026-03-28T21:57:49Z">
        <w:r>
          <w:delText>reviewer of the results of the interim anal</w:delText>
        </w:r>
      </w:del>
      <w:ins w:id="13752" w:author="GoldenCorpusHarness" w:date="2026-03-28T21:57:49Z">
        <w:r>
          <w:t>the investigator within 24 hours to the Sponsor either b</w:t>
        </w:r>
      </w:ins>
      <w:r>
        <w:t>y</w:t>
      </w:r>
      <w:del w:id="13753" w:author="GoldenCorpusHarness" w:date="2026-03-28T21:57:49Z">
        <w:r>
          <w:delText>ses and will make r</w:delText>
        </w:r>
      </w:del>
      <w:ins w:id="13754" w:author="GoldenCorpusHarness" w:date="2026-03-28T21:57:49Z">
        <w:r>
          <w:t xml:space="preserve"> el</w:t>
        </w:r>
      </w:ins>
      <w:r>
        <w:t>ec</w:t>
      </w:r>
      <w:del w:id="13755" w:author="GoldenCorpusHarness" w:date="2026-03-28T21:57:49Z">
        <w:r>
          <w:delText>ommendations for dis</w:delText>
        </w:r>
      </w:del>
      <w:ins w:id="13756" w:author="GoldenCorpusHarness" w:date="2026-03-28T21:57:49Z">
        <w:r>
          <w:t>troni</w:t>
        </w:r>
      </w:ins>
      <w:r>
        <w:t>c</w:t>
      </w:r>
      <w:del w:id="13757" w:author="GoldenCorpusHarness" w:date="2026-03-28T21:57:49Z">
        <w:r>
          <w:delText>ontinuation of the study or modification to the executive oversight committee of the Sponso</w:delText>
        </w:r>
      </w:del>
      <w:ins w:id="13758" w:author="GoldenCorpusHarness" w:date="2026-03-28T21:57:49Z">
        <w:r>
          <w:t xml:space="preserve"> media or pape</w:t>
        </w:r>
      </w:ins>
      <w:r>
        <w:t>r.</w:t>
      </w:r>
      <w:del w:id="13759" w:author="GoldenCorpusHarness" w:date="2026-03-28T21:57:49Z">
        <w:r>
          <w:delText xml:space="preserve"> If the eDMC recommends modifications to the design of the protocol or discontinuation of the study, this executive oversight committee and potentially other limited Sponsor personnel may be unblinded to results at the treatment level to act on these recommendations. The extent to which individuals are unblinded with respect to results of interim analyses will be documented by the unblinded team. Additional logistic details will be provided in the eDMC Charter.  </w:delText>
        </w:r>
      </w:del>
    </w:p>
    <w:p ns2:paraId="46C238D5" ns2:textId="4A332A0A" w:rsidR="00746986" w:rsidRDefault="00747003" w:rsidP="005B7718">
      <w:pPr>
        <w:pStyle w:val="Paragraph0"/>
      </w:pPr>
      <w:del w:id="13760" w:author="GoldenCorpusHarness" w:date="2026-03-28T21:57:49Z">
        <w:r>
          <w:delText>Treatment-le</w:delText>
        </w:r>
      </w:del>
      <w:ins w:id="13761" w:author="GoldenCorpusHarness" w:date="2026-03-28T21:57:49Z">
        <w:r>
          <w:t>Reports of pembrolizumab o</w:t>
        </w:r>
      </w:ins>
      <w:r>
        <w:t>ve</w:t>
      </w:r>
      <w:del w:id="13762" w:author="GoldenCorpusHarness" w:date="2026-03-28T21:57:49Z">
        <w:r>
          <w:delText>l results of the interim analysis</w:delText>
        </w:r>
      </w:del>
      <w:ins w:id="13763" w:author="GoldenCorpusHarness" w:date="2026-03-28T21:57:49Z">
        <w:r>
          <w:t>rdose</w:t>
        </w:r>
      </w:ins>
      <w:r>
        <w:t xml:space="preserve"> wi</w:t>
      </w:r>
      <w:del w:id="13764" w:author="GoldenCorpusHarness" w:date="2026-03-28T21:57:49Z">
        <w:r>
          <w:delText>ll be pr</w:delText>
        </w:r>
      </w:del>
      <w:ins w:id="13765" w:author="GoldenCorpusHarness" w:date="2026-03-28T21:57:49Z">
        <w:r>
          <w:t xml:space="preserve">thout any associated clinical symptoms or abnormal laboratory results, should be reported using the terminology “accidental or intentional </w:t>
        </w:r>
      </w:ins>
      <w:r>
        <w:t>ov</w:t>
      </w:r>
      <w:del w:id="13766" w:author="GoldenCorpusHarness" w:date="2026-03-28T21:57:49Z">
        <w:r>
          <w:delText>ided by the unblinded statistician to the eDMC. Before final study unblinding, the unblinded statistician</w:delText>
        </w:r>
      </w:del>
      <w:ins w:id="13767" w:author="GoldenCorpusHarness" w:date="2026-03-28T21:57:49Z">
        <w:r>
          <w:t>erdose</w:t>
        </w:r>
      </w:ins>
      <w:r>
        <w:t xml:space="preserve"> wi</w:t>
      </w:r>
      <w:del w:id="13768" w:author="GoldenCorpusHarness" w:date="2026-03-28T21:57:49Z">
        <w:r>
          <w:delText>ll not be in</w:delText>
        </w:r>
      </w:del>
      <w:ins w:id="13769" w:author="GoldenCorpusHarness" w:date="2026-03-28T21:57:49Z">
        <w:r>
          <w:t>thout ad</w:t>
        </w:r>
      </w:ins>
      <w:r>
        <w:t>v</w:t>
      </w:r>
      <w:del w:id="13770" w:author="GoldenCorpusHarness" w:date="2026-03-28T21:57:49Z">
        <w:r>
          <w:delText>olved in any discussions regarding modifications to the protocol or statistical methods, identification of protocol deviations, or data validation</w:delText>
        </w:r>
      </w:del>
      <w:ins w:id="13771" w:author="GoldenCorpusHarness" w:date="2026-03-28T21:57:49Z">
        <w:r>
          <w:t>erse</w:t>
        </w:r>
      </w:ins>
      <w:r>
        <w:t xml:space="preserve"> eff</w:t>
      </w:r>
      <w:del w:id="13772" w:author="GoldenCorpusHarness" w:date="2026-03-28T21:57:49Z">
        <w:r>
          <w:delText>orts after the interim analyses</w:delText>
        </w:r>
      </w:del>
      <w:ins w:id="13773" w:author="GoldenCorpusHarness" w:date="2026-03-28T21:57:49Z">
        <w:r>
          <w:t>ect</w:t>
        </w:r>
      </w:ins>
      <w:r>
        <w:t>.</w:t>
      </w:r>
      <w:ins w:id="13774" w:author="GoldenCorpusHarness" w:date="2026-03-28T21:57:49Z">
        <w:r>
          <w:t>”</w:t>
        </w:r>
      </w:ins>
    </w:p>
    <w:p ns2:paraId="25C4DD68" ns2:textId="4B088B68" w:rsidR="00D96552" w:rsidRPr="00D96552" w:rsidRDefault="00D96552" w:rsidP="005B7718">
      <w:pPr>
        <w:pStyle w:val="Heading3"/>
      </w:pPr>
      <w:del w:id="13775" w:author="GoldenCorpusHarness" w:date="2026-03-28T21:57:49Z">
        <w:r>
          <w:delText>Eff</w:delText>
        </w:r>
      </w:del>
      <w:ins w:id="13776" w:author="GoldenCorpusHarness" w:date="2026-03-28T21:57:49Z">
        <w:r>
          <w:t>Pharmacokinet</w:t>
        </w:r>
      </w:ins>
      <w:r>
        <w:t>ic</w:t>
      </w:r>
      <w:del w:id="13777" w:author="GoldenCorpusHarness" w:date="2026-03-28T21:57:49Z">
        <w:r>
          <w:delText>acy Interim Analy</w:delText>
        </w:r>
      </w:del>
      <w:r>
        <w:t>s</w:t>
      </w:r>
      <w:del w:id="13778" w:author="GoldenCorpusHarness" w:date="2026-03-28T21:57:49Z">
        <w:r>
          <w:delText>is</w:delText>
        </w:r>
      </w:del>
    </w:p>
    <w:p ns2:paraId="6AA3BED2" ns2:textId="6B1D9766" w:rsidR="00D96552" w:rsidRPr="00D96552" w:rsidDel="00A27B76" w:rsidRDefault="00D96552" w:rsidP="00D96552">
      <w:pPr>
        <w:pStyle w:val="Paragraph0"/>
      </w:pPr>
      <w:del w:id="13779" w:author="GoldenCorpusHarness" w:date="2026-03-28T21:57:49Z">
        <w:r>
          <w:delText>T</w:delText>
        </w:r>
      </w:del>
      <w:ins w:id="13780" w:author="GoldenCorpusHarness" w:date="2026-03-28T21:57:49Z">
        <w:r>
          <w:t>P</w:t>
        </w:r>
      </w:ins>
      <w:r>
        <w:t>h</w:t>
      </w:r>
      <w:ins w:id="13781" w:author="GoldenCorpusHarness" w:date="2026-03-28T21:57:49Z">
        <w:r>
          <w:t>a</w:t>
        </w:r>
      </w:ins>
      <w:r>
        <w:t>r</w:t>
      </w:r>
      <w:del w:id="13782" w:author="GoldenCorpusHarness" w:date="2026-03-28T21:57:49Z">
        <w:r>
          <w:delText xml:space="preserve">ee </w:delText>
        </w:r>
      </w:del>
      <w:ins w:id="13783" w:author="GoldenCorpusHarness" w:date="2026-03-28T21:57:49Z">
        <w:r>
          <w:t>macok</w:t>
        </w:r>
      </w:ins>
      <w:r>
        <w:t>in</w:t>
      </w:r>
      <w:ins w:id="13784" w:author="GoldenCorpusHarness" w:date="2026-03-28T21:57:49Z">
        <w:r>
          <w:t>etic parame</w:t>
        </w:r>
      </w:ins>
      <w:r>
        <w:t>ter</w:t>
      </w:r>
      <w:ins w:id="13785" w:author="GoldenCorpusHarness" w:date="2026-03-28T21:57:49Z">
        <w:r>
          <w:t>s w</w:t>
        </w:r>
      </w:ins>
      <w:r>
        <w:t>i</w:t>
      </w:r>
      <w:del w:id="13786" w:author="GoldenCorpusHarness" w:date="2026-03-28T21:57:49Z">
        <w:r>
          <w:delText>m</w:delText>
        </w:r>
      </w:del>
      <w:ins w:id="13787" w:author="GoldenCorpusHarness" w:date="2026-03-28T21:57:49Z">
        <w:r>
          <w:t>ll</w:t>
        </w:r>
      </w:ins>
      <w:r>
        <w:t xml:space="preserve"> </w:t>
      </w:r>
      <w:del w:id="13788" w:author="GoldenCorpusHarness" w:date="2026-03-28T21:57:49Z">
        <w:r>
          <w:delText>a</w:delText>
        </w:r>
      </w:del>
      <w:r>
        <w:t>n</w:t>
      </w:r>
      <w:ins w:id="13789" w:author="GoldenCorpusHarness" w:date="2026-03-28T21:57:49Z">
        <w:r>
          <w:t>ot be ev</w:t>
        </w:r>
      </w:ins>
      <w:r>
        <w:t>al</w:t>
      </w:r>
      <w:del w:id="13790" w:author="GoldenCorpusHarness" w:date="2026-03-28T21:57:49Z">
        <w:r>
          <w:delText xml:space="preserve">yses </w:delText>
        </w:r>
      </w:del>
      <w:ins w:id="13791" w:author="GoldenCorpusHarness" w:date="2026-03-28T21:57:49Z">
        <w:r>
          <w:t>u</w:t>
        </w:r>
      </w:ins>
      <w:r>
        <w:t>a</w:t>
      </w:r>
      <w:del w:id="13792" w:author="GoldenCorpusHarness" w:date="2026-03-28T21:57:49Z">
        <w:r>
          <w:delText>re plann</w:delText>
        </w:r>
      </w:del>
      <w:ins w:id="13793" w:author="GoldenCorpusHarness" w:date="2026-03-28T21:57:49Z">
        <w:r>
          <w:t>t</w:t>
        </w:r>
      </w:ins>
      <w:r>
        <w:t>ed in</w:t>
      </w:r>
      <w:del w:id="13794" w:author="GoldenCorpusHarness" w:date="2026-03-28T21:57:49Z">
        <w:r>
          <w:delText xml:space="preserve"> addition to the final analysis for</w:delText>
        </w:r>
      </w:del>
      <w:r>
        <w:t xml:space="preserve"> this study.</w:t>
      </w:r>
      <w:del w:id="13795" w:author="GoldenCorpusHarness" w:date="2026-03-28T21:57:49Z">
        <w:r>
          <w:delText xml:space="preserve">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 Section 9.8.</w:delText>
        </w:r>
      </w:del>
    </w:p>
    <w:p ns2:paraId="04CB2601" ns2:textId="65FEEDFA" w:rsidR="00D96552" w:rsidRPr="00D96552" w:rsidDel="00A27B76" w:rsidRDefault="00D96552" w:rsidP="00D96552">
      <w:pPr>
        <w:pStyle w:val="Paragraph0"/>
      </w:pPr>
      <w:del w:id="13796" w:author="GoldenCorpusHarness" w:date="2026-03-28T21:57:49Z">
        <w:r>
          <w:delText>T</w:delText>
        </w:r>
      </w:del>
      <w:ins w:id="13797" w:author="GoldenCorpusHarness" w:date="2026-03-28T21:57:49Z">
        <w:r>
          <w:t>P</w:t>
        </w:r>
      </w:ins>
      <w:r>
        <w:t>h</w:t>
      </w:r>
      <w:del w:id="13798" w:author="GoldenCorpusHarness" w:date="2026-03-28T21:57:49Z">
        <w:r>
          <w:delText xml:space="preserve">e </w:delText>
        </w:r>
      </w:del>
      <w:r>
        <w:t>a</w:t>
      </w:r>
      <w:ins w:id="13799" w:author="GoldenCorpusHarness" w:date="2026-03-28T21:57:49Z">
        <w:r>
          <w:t>rmacody</w:t>
        </w:r>
      </w:ins>
      <w:r>
        <w:t>na</w:t>
      </w:r>
      <w:del w:id="13800" w:author="GoldenCorpusHarness" w:date="2026-03-28T21:57:49Z">
        <w:r>
          <w:delText>lyses planned, endpoints evaluated, and drivers of ti</w:delText>
        </w:r>
      </w:del>
      <w:r>
        <w:t>mi</w:t>
      </w:r>
      <w:del w:id="13801" w:author="GoldenCorpusHarness" w:date="2026-03-28T21:57:49Z">
        <w:r>
          <w:delText xml:space="preserve">ng are </w:delText>
        </w:r>
      </w:del>
      <w:ins w:id="13802" w:author="GoldenCorpusHarness" w:date="2026-03-28T21:57:49Z">
        <w:r>
          <w:t>c</w:t>
        </w:r>
      </w:ins>
      <w:r>
        <w:t>s</w:t>
      </w:r>
      <w:del w:id="13803" w:author="GoldenCorpusHarness" w:date="2026-03-28T21:57:49Z">
        <w:r>
          <w:delText>ummarized in Table 13.</w:delText>
        </w:r>
      </w:del>
    </w:p>
    <w:p ns2:paraId="2BB5507B" ns2:textId="4F89D537" w:rsidR="00B41BDC" w:rsidRPr="00337395" w:rsidRDefault="0046056C" w:rsidP="002D1EA4">
      <w:pPr>
        <w:pStyle w:val="Caption"/>
      </w:pPr>
      <w:del w:id="13804" w:author="GoldenCorpusHarness" w:date="2026-03-28T21:57:49Z">
        <w:r>
          <w:delText>T</w:delText>
        </w:r>
      </w:del>
      <w:ins w:id="13805" w:author="GoldenCorpusHarness" w:date="2026-03-28T21:57:49Z">
        <w:r>
          <w:t>Ph</w:t>
        </w:r>
      </w:ins>
      <w:r>
        <w:t>a</w:t>
      </w:r>
      <w:del w:id="13806" w:author="GoldenCorpusHarness" w:date="2026-03-28T21:57:49Z">
        <w:r>
          <w:delText>ble 13Sum</w:delText>
        </w:r>
      </w:del>
      <w:ins w:id="13807" w:author="GoldenCorpusHarness" w:date="2026-03-28T21:57:49Z">
        <w:r>
          <w:t>r</w:t>
        </w:r>
      </w:ins>
      <w:r>
        <w:t>ma</w:t>
      </w:r>
      <w:ins w:id="13808" w:author="GoldenCorpusHarness" w:date="2026-03-28T21:57:49Z">
        <w:r>
          <w:t>codynamic pa</w:t>
        </w:r>
      </w:ins>
      <w:r>
        <w:t>r</w:t>
      </w:r>
      <w:del w:id="13809" w:author="GoldenCorpusHarness" w:date="2026-03-28T21:57:49Z">
        <w:r>
          <w:delText>y of In</w:delText>
        </w:r>
      </w:del>
      <w:ins w:id="13810" w:author="GoldenCorpusHarness" w:date="2026-03-28T21:57:49Z">
        <w:r>
          <w:t>ame</w:t>
        </w:r>
      </w:ins>
      <w:r>
        <w:t>ter</w:t>
      </w:r>
      <w:ins w:id="13811" w:author="GoldenCorpusHarness" w:date="2026-03-28T21:57:49Z">
        <w:r>
          <w:t>s w</w:t>
        </w:r>
      </w:ins>
      <w:r>
        <w:t>i</w:t>
      </w:r>
      <w:del w:id="13812" w:author="GoldenCorpusHarness" w:date="2026-03-28T21:57:49Z">
        <w:r>
          <w:delText>m</w:delText>
        </w:r>
      </w:del>
      <w:ins w:id="13813" w:author="GoldenCorpusHarness" w:date="2026-03-28T21:57:49Z">
        <w:r>
          <w:t>ll</w:t>
        </w:r>
      </w:ins>
      <w:r>
        <w:t xml:space="preserve"> </w:t>
      </w:r>
      <w:del w:id="13814" w:author="GoldenCorpusHarness" w:date="2026-03-28T21:57:49Z">
        <w:r>
          <w:delText>a</w:delText>
        </w:r>
      </w:del>
      <w:r>
        <w:t>n</w:t>
      </w:r>
      <w:del w:id="13815" w:author="GoldenCorpusHarness" w:date="2026-03-28T21:57:49Z">
        <w:r>
          <w:delText>d</w:delText>
        </w:r>
      </w:del>
      <w:ins w:id="13816" w:author="GoldenCorpusHarness" w:date="2026-03-28T21:57:49Z">
        <w:r>
          <w:t>ot</w:t>
        </w:r>
      </w:ins>
      <w:r>
        <w:t xml:space="preserve"> </w:t>
      </w:r>
      <w:del w:id="13817" w:author="GoldenCorpusHarness" w:date="2026-03-28T21:57:49Z">
        <w:r>
          <w:delText>Fin</w:delText>
        </w:r>
      </w:del>
      <w:ins w:id="13818" w:author="GoldenCorpusHarness" w:date="2026-03-28T21:57:49Z">
        <w:r>
          <w:t>be ev</w:t>
        </w:r>
      </w:ins>
      <w:r>
        <w:t>al</w:t>
      </w:r>
      <w:del w:id="13819" w:author="GoldenCorpusHarness" w:date="2026-03-28T21:57:49Z">
        <w:r>
          <w:delText xml:space="preserve"> Analyses Str</w:delText>
        </w:r>
      </w:del>
      <w:ins w:id="13820" w:author="GoldenCorpusHarness" w:date="2026-03-28T21:57:49Z">
        <w:r>
          <w:t>u</w:t>
        </w:r>
      </w:ins>
      <w:r>
        <w:t>ate</w:t>
      </w:r>
      <w:del w:id="13821" w:author="GoldenCorpusHarness" w:date="2026-03-28T21:57:49Z">
        <w:r>
          <w:delText>g</w:delText>
        </w:r>
      </w:del>
      <w:ins w:id="13822" w:author="GoldenCorpusHarness" w:date="2026-03-28T21:57:49Z">
        <w:r>
          <w:t>d in this stud</w:t>
        </w:r>
      </w:ins>
      <w:r>
        <w:t>y</w:t>
      </w:r>
      <w:del w:id="13823" w:author="GoldenCorpusHarness" w:date="2026-03-28T21:57:49Z">
        <w:r>
          <w:delText xml:space="preserve"> </w:delText>
        </w:r>
      </w:del>
      <w:ins w:id="13824" w:author="GoldenCorpusHarness" w:date="2026-03-28T21:57:49Z">
        <w:r>
          <w:t>.</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1179"/>
        <w:gridCol w:w="2724"/>
        <w:gridCol w:w="1848"/>
        <w:gridCol w:w="2149"/>
      </w:tblGrid>
      <w:tr w:rsidR="004D2369" w:rsidRPr="00A415BB" ns2:paraId="5DD9ECD9" ns2:textId="77777777" w:rsidTr="00664763">
        <w:trPr>
          <w:tblHeader/>
        </w:trPr>
        <w:tc>
          <w:tcPr>
            <w:tcW w:w="606" w:type="pct"/>
            <w:tcBorders>
              <w:top w:val="single" w:sz="4" w:space="0" w:color="auto"/>
              <w:left w:val="single" w:sz="4" w:space="0" w:color="auto"/>
              <w:bottom w:val="single" w:sz="4" w:space="0" w:color="auto"/>
              <w:right w:val="single" w:sz="4" w:space="0" w:color="auto"/>
            </w:tcBorders>
            <w:vAlign w:val="bottom"/>
            <w:hideMark/>
          </w:tcPr>
          <w:p ns2:paraId="367F22AE" ns2:textId="77777777" w:rsidR="004D2369" w:rsidRPr="00A415BB" w:rsidRDefault="004D2369" w:rsidP="005C3306">
            <w:pPr>
              <w:pStyle w:val="Paragraph0"/>
              <w:spacing w:after="60"/>
              <w:rPr>
                <w:b/>
                <w:sz w:val="20"/>
                <w:szCs w:val="20"/>
              </w:rPr>
            </w:pPr>
            <w:bookmarkStart w:id="348" w:name="_Hlk38286581"/>
            <w:r w:rsidRPr="00A415BB">
              <w:rPr>
                <w:b/>
                <w:sz w:val="20"/>
                <w:szCs w:val="20"/>
              </w:rPr>
              <w:t xml:space="preserve">Analyses </w:t>
            </w:r>
          </w:p>
        </w:tc>
        <w:tc>
          <w:tcPr>
            <w:tcW w:w="656" w:type="pct"/>
            <w:tcBorders>
              <w:top w:val="single" w:sz="4" w:space="0" w:color="auto"/>
              <w:left w:val="single" w:sz="4" w:space="0" w:color="auto"/>
              <w:bottom w:val="single" w:sz="4" w:space="0" w:color="auto"/>
              <w:right w:val="single" w:sz="4" w:space="0" w:color="auto"/>
            </w:tcBorders>
            <w:vAlign w:val="bottom"/>
            <w:hideMark/>
          </w:tcPr>
          <w:p ns2:paraId="466245ED" ns2:textId="77777777" w:rsidR="004D2369" w:rsidRPr="00A415BB" w:rsidRDefault="004D2369" w:rsidP="005C3306">
            <w:pPr>
              <w:pStyle w:val="Paragraph0"/>
              <w:spacing w:after="60"/>
              <w:rPr>
                <w:b/>
                <w:sz w:val="20"/>
                <w:szCs w:val="20"/>
              </w:rPr>
            </w:pPr>
            <w:r w:rsidRPr="00A415BB">
              <w:rPr>
                <w:b/>
                <w:sz w:val="20"/>
                <w:szCs w:val="20"/>
              </w:rPr>
              <w:t xml:space="preserve">Key Endpoints </w:t>
            </w:r>
          </w:p>
        </w:tc>
        <w:tc>
          <w:tcPr>
            <w:tcW w:w="1515" w:type="pct"/>
            <w:tcBorders>
              <w:top w:val="single" w:sz="4" w:space="0" w:color="auto"/>
              <w:left w:val="single" w:sz="4" w:space="0" w:color="auto"/>
              <w:bottom w:val="single" w:sz="4" w:space="0" w:color="auto"/>
              <w:right w:val="single" w:sz="4" w:space="0" w:color="auto"/>
            </w:tcBorders>
            <w:vAlign w:val="bottom"/>
            <w:hideMark/>
          </w:tcPr>
          <w:p ns2:paraId="43217156" ns2:textId="393517B1" w:rsidR="004D2369" w:rsidRPr="00A415BB" w:rsidRDefault="004D2369" w:rsidP="005C3306">
            <w:pPr>
              <w:pStyle w:val="Paragraph0"/>
              <w:spacing w:after="60"/>
              <w:rPr>
                <w:b/>
                <w:sz w:val="20"/>
                <w:szCs w:val="20"/>
              </w:rPr>
            </w:pPr>
            <w:r w:rsidRPr="00A415BB">
              <w:rPr>
                <w:b/>
                <w:sz w:val="20"/>
                <w:szCs w:val="20"/>
              </w:rPr>
              <w:t>Timing</w:t>
            </w:r>
            <w:r w:rsidR="005D6687">
              <w:rPr>
                <w:rFonts w:ascii="Times New Roman Bold" w:hAnsi="Times New Roman Bold" w:hint="eastAsia"/>
                <w:b/>
                <w:sz w:val="20"/>
                <w:szCs w:val="20"/>
                <w:vertAlign w:val="superscript"/>
              </w:rPr>
              <w:t>a</w:t>
            </w:r>
          </w:p>
        </w:tc>
        <w:tc>
          <w:tcPr>
            <w:tcW w:w="1028" w:type="pct"/>
            <w:tcBorders>
              <w:top w:val="single" w:sz="4" w:space="0" w:color="auto"/>
              <w:left w:val="single" w:sz="4" w:space="0" w:color="auto"/>
              <w:bottom w:val="single" w:sz="4" w:space="0" w:color="auto"/>
              <w:right w:val="single" w:sz="4" w:space="0" w:color="auto"/>
            </w:tcBorders>
            <w:vAlign w:val="bottom"/>
            <w:hideMark/>
          </w:tcPr>
          <w:p ns2:paraId="7505BAB8" ns2:textId="77777777" w:rsidR="004D2369" w:rsidRPr="00A415BB" w:rsidRDefault="004D2369" w:rsidP="005C3306">
            <w:pPr>
              <w:pStyle w:val="Paragraph0"/>
              <w:spacing w:after="60"/>
              <w:rPr>
                <w:b/>
                <w:sz w:val="20"/>
                <w:szCs w:val="20"/>
              </w:rPr>
            </w:pPr>
            <w:r w:rsidRPr="00A415BB">
              <w:rPr>
                <w:b/>
                <w:sz w:val="20"/>
                <w:szCs w:val="20"/>
              </w:rPr>
              <w:t xml:space="preserve">Estimated Time after First Participant Randomized </w:t>
            </w:r>
          </w:p>
        </w:tc>
        <w:tc>
          <w:tcPr>
            <w:tcW w:w="1196" w:type="pct"/>
            <w:tcBorders>
              <w:top w:val="single" w:sz="4" w:space="0" w:color="auto"/>
              <w:left w:val="single" w:sz="4" w:space="0" w:color="auto"/>
              <w:bottom w:val="single" w:sz="4" w:space="0" w:color="auto"/>
              <w:right w:val="single" w:sz="4" w:space="0" w:color="auto"/>
            </w:tcBorders>
            <w:vAlign w:val="bottom"/>
            <w:hideMark/>
          </w:tcPr>
          <w:p ns2:paraId="77D913CF" ns2:textId="77777777" w:rsidR="004D2369" w:rsidRPr="00A415BB" w:rsidRDefault="004D2369" w:rsidP="005C3306">
            <w:pPr>
              <w:pStyle w:val="Paragraph0"/>
              <w:spacing w:after="60"/>
              <w:rPr>
                <w:b/>
                <w:sz w:val="20"/>
                <w:szCs w:val="20"/>
              </w:rPr>
            </w:pPr>
            <w:r w:rsidRPr="00A415BB">
              <w:rPr>
                <w:b/>
                <w:sz w:val="20"/>
                <w:szCs w:val="20"/>
              </w:rPr>
              <w:t>Primary Purpose of Analysis</w:t>
            </w:r>
          </w:p>
        </w:tc>
      </w:tr>
      <w:tr w:rsidR="004D2369" w:rsidRPr="00A415BB" ns2:paraId="2229E4E5"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ns2:paraId="0C603C64" ns2:textId="77777777" w:rsidR="004D2369" w:rsidRPr="00A415BB" w:rsidRDefault="004D2369" w:rsidP="005C3306">
            <w:pPr>
              <w:pStyle w:val="Paragraph0"/>
              <w:spacing w:after="60"/>
              <w:rPr>
                <w:sz w:val="20"/>
                <w:szCs w:val="20"/>
              </w:rPr>
            </w:pPr>
            <w:r w:rsidRPr="00A415BB">
              <w:rPr>
                <w:sz w:val="20"/>
                <w:szCs w:val="20"/>
              </w:rPr>
              <w:t>IA1</w:t>
            </w:r>
          </w:p>
        </w:tc>
        <w:tc>
          <w:tcPr>
            <w:tcW w:w="656" w:type="pct"/>
            <w:tcBorders>
              <w:top w:val="single" w:sz="4" w:space="0" w:color="auto"/>
              <w:left w:val="single" w:sz="4" w:space="0" w:color="auto"/>
              <w:bottom w:val="single" w:sz="4" w:space="0" w:color="auto"/>
              <w:right w:val="single" w:sz="4" w:space="0" w:color="auto"/>
            </w:tcBorders>
            <w:hideMark/>
          </w:tcPr>
          <w:p ns2:paraId="43B897D8" ns2:textId="77777777" w:rsidR="004D2369" w:rsidRPr="00A415BB" w:rsidRDefault="004D2369" w:rsidP="005C3306">
            <w:pPr>
              <w:pStyle w:val="Paragraph0"/>
              <w:spacing w:after="60"/>
              <w:rPr>
                <w:sz w:val="20"/>
                <w:szCs w:val="20"/>
              </w:rPr>
            </w:pPr>
            <w:r w:rsidRPr="00A415BB">
              <w:rPr>
                <w:sz w:val="20"/>
                <w:szCs w:val="20"/>
              </w:rPr>
              <w:t>ORR</w:t>
            </w:r>
          </w:p>
          <w:p ns2:paraId="00CD1C35" ns2:textId="3BD933F3" w:rsidR="00FF17B6" w:rsidRPr="00A415BB" w:rsidRDefault="00FF17B6" w:rsidP="005C3306">
            <w:pPr>
              <w:pStyle w:val="Paragraph0"/>
              <w:spacing w:after="60"/>
              <w:rPr>
                <w:sz w:val="20"/>
                <w:szCs w:val="20"/>
              </w:rPr>
            </w:pPr>
            <w:r w:rsidRPr="00A415BB">
              <w:rPr>
                <w:sz w:val="20"/>
                <w:szCs w:val="20"/>
              </w:rPr>
              <w:t>PFS</w:t>
            </w:r>
          </w:p>
        </w:tc>
        <w:tc>
          <w:tcPr>
            <w:tcW w:w="1515" w:type="pct"/>
            <w:tcBorders>
              <w:top w:val="single" w:sz="4" w:space="0" w:color="auto"/>
              <w:left w:val="single" w:sz="4" w:space="0" w:color="auto"/>
              <w:bottom w:val="single" w:sz="4" w:space="0" w:color="auto"/>
              <w:right w:val="single" w:sz="4" w:space="0" w:color="auto"/>
            </w:tcBorders>
            <w:hideMark/>
          </w:tcPr>
          <w:p ns2:paraId="57BFDD2B" ns2:textId="327EABB5" w:rsidR="004D2369" w:rsidRPr="00A415BB" w:rsidRDefault="00E12B49" w:rsidP="005C3306">
            <w:pPr>
              <w:pStyle w:val="Paragraph0"/>
              <w:spacing w:after="60"/>
              <w:rPr>
                <w:sz w:val="20"/>
                <w:szCs w:val="20"/>
              </w:rPr>
            </w:pPr>
            <w:r>
              <w:rPr>
                <w:sz w:val="20"/>
                <w:szCs w:val="20"/>
              </w:rPr>
              <w:t xml:space="preserve">At least </w:t>
            </w:r>
            <w:r w:rsidR="00FB1CE1" w:rsidRPr="00A415BB">
              <w:rPr>
                <w:sz w:val="20"/>
                <w:szCs w:val="20"/>
              </w:rPr>
              <w:t xml:space="preserve">350 participants </w:t>
            </w:r>
            <w:r w:rsidR="00321003" w:rsidRPr="00A415BB">
              <w:rPr>
                <w:sz w:val="20"/>
                <w:szCs w:val="20"/>
              </w:rPr>
              <w:t xml:space="preserve">randomized </w:t>
            </w:r>
            <w:r w:rsidR="00FB1CE1" w:rsidRPr="00A415BB">
              <w:rPr>
                <w:sz w:val="20"/>
                <w:szCs w:val="20"/>
              </w:rPr>
              <w:t xml:space="preserve">with </w:t>
            </w:r>
            <w:r w:rsidR="0033097F" w:rsidRPr="00A415BB">
              <w:rPr>
                <w:sz w:val="20"/>
                <w:szCs w:val="20"/>
              </w:rPr>
              <w:t xml:space="preserve">~ </w:t>
            </w:r>
            <w:r w:rsidR="00FB1CE1" w:rsidRPr="00A415BB">
              <w:rPr>
                <w:sz w:val="20"/>
                <w:szCs w:val="20"/>
              </w:rPr>
              <w:t xml:space="preserve">6 months of follow-up </w:t>
            </w:r>
          </w:p>
        </w:tc>
        <w:tc>
          <w:tcPr>
            <w:tcW w:w="1028" w:type="pct"/>
            <w:tcBorders>
              <w:top w:val="single" w:sz="4" w:space="0" w:color="auto"/>
              <w:left w:val="single" w:sz="4" w:space="0" w:color="auto"/>
              <w:bottom w:val="single" w:sz="4" w:space="0" w:color="auto"/>
              <w:right w:val="single" w:sz="4" w:space="0" w:color="auto"/>
            </w:tcBorders>
            <w:hideMark/>
          </w:tcPr>
          <w:p ns2:paraId="76949223" ns2:textId="56C31631"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24 months</w:t>
            </w:r>
          </w:p>
        </w:tc>
        <w:tc>
          <w:tcPr>
            <w:tcW w:w="1196" w:type="pct"/>
            <w:tcBorders>
              <w:top w:val="single" w:sz="4" w:space="0" w:color="auto"/>
              <w:left w:val="single" w:sz="4" w:space="0" w:color="auto"/>
              <w:bottom w:val="single" w:sz="4" w:space="0" w:color="auto"/>
              <w:right w:val="single" w:sz="4" w:space="0" w:color="auto"/>
            </w:tcBorders>
            <w:hideMark/>
          </w:tcPr>
          <w:p ns2:paraId="3CB73403" ns2:textId="440113B5" w:rsidR="004D2369" w:rsidRPr="00A415BB" w:rsidRDefault="004D2369" w:rsidP="005C3306">
            <w:pPr>
              <w:pStyle w:val="Paragraph0"/>
              <w:numPr>
                <w:ilvl w:val="0"/>
                <w:numId w:val="5"/>
              </w:numPr>
              <w:spacing w:after="60"/>
              <w:rPr>
                <w:sz w:val="20"/>
                <w:szCs w:val="20"/>
              </w:rPr>
            </w:pPr>
            <w:r w:rsidRPr="00A415BB">
              <w:rPr>
                <w:sz w:val="20"/>
                <w:szCs w:val="20"/>
              </w:rPr>
              <w:t>Final ORR analysis</w:t>
            </w:r>
          </w:p>
          <w:p ns2:paraId="5B533520" ns2:textId="5BDAF687" w:rsidR="004D2369" w:rsidRPr="00A415BB" w:rsidRDefault="004D2369" w:rsidP="005C3306">
            <w:pPr>
              <w:pStyle w:val="Paragraph0"/>
              <w:numPr>
                <w:ilvl w:val="0"/>
                <w:numId w:val="5"/>
              </w:numPr>
              <w:spacing w:after="60"/>
              <w:rPr>
                <w:sz w:val="20"/>
                <w:szCs w:val="20"/>
              </w:rPr>
            </w:pPr>
            <w:r w:rsidRPr="00A415BB">
              <w:rPr>
                <w:sz w:val="20"/>
                <w:szCs w:val="20"/>
              </w:rPr>
              <w:t>Interim PFS analysis</w:t>
            </w:r>
          </w:p>
        </w:tc>
      </w:tr>
      <w:bookmarkEnd w:id="348"/>
      <w:tr w:rsidR="004D2369" w:rsidRPr="00A415BB" ns2:paraId="0450365E"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hideMark/>
          </w:tcPr>
          <w:p ns2:paraId="3C3ED79E" ns2:textId="77777777" w:rsidR="004D2369" w:rsidRPr="00A415BB" w:rsidRDefault="004D2369" w:rsidP="005C3306">
            <w:pPr>
              <w:pStyle w:val="Paragraph0"/>
              <w:spacing w:after="60"/>
              <w:rPr>
                <w:sz w:val="20"/>
                <w:szCs w:val="20"/>
              </w:rPr>
            </w:pPr>
            <w:r w:rsidRPr="00A415BB">
              <w:rPr>
                <w:sz w:val="20"/>
                <w:szCs w:val="20"/>
              </w:rPr>
              <w:t>IA2</w:t>
            </w:r>
          </w:p>
        </w:tc>
        <w:tc>
          <w:tcPr>
            <w:tcW w:w="656" w:type="pct"/>
            <w:tcBorders>
              <w:top w:val="single" w:sz="4" w:space="0" w:color="auto"/>
              <w:left w:val="single" w:sz="4" w:space="0" w:color="auto"/>
              <w:bottom w:val="single" w:sz="4" w:space="0" w:color="auto"/>
              <w:right w:val="single" w:sz="4" w:space="0" w:color="auto"/>
            </w:tcBorders>
            <w:hideMark/>
          </w:tcPr>
          <w:p ns2:paraId="7C64760A" ns2:textId="77777777" w:rsidR="004D2369" w:rsidRPr="00A415BB" w:rsidRDefault="004D2369" w:rsidP="005C3306">
            <w:pPr>
              <w:pStyle w:val="Paragraph0"/>
              <w:spacing w:after="60"/>
              <w:rPr>
                <w:sz w:val="20"/>
                <w:szCs w:val="20"/>
              </w:rPr>
            </w:pPr>
            <w:r w:rsidRPr="00A415BB">
              <w:rPr>
                <w:sz w:val="20"/>
                <w:szCs w:val="20"/>
              </w:rPr>
              <w:t>PFS</w:t>
            </w:r>
          </w:p>
          <w:p ns2:paraId="51E2AB9A" ns2:textId="4A3F6076"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ns2:paraId="7FDE1FAA" ns2:textId="1F1BE600" w:rsidR="004D2369" w:rsidRPr="00A415BB" w:rsidRDefault="00302618" w:rsidP="005C3306">
            <w:pPr>
              <w:pStyle w:val="Paragraph0"/>
              <w:spacing w:after="60"/>
              <w:rPr>
                <w:sz w:val="20"/>
                <w:szCs w:val="20"/>
              </w:rPr>
            </w:pPr>
            <w:r>
              <w:rPr>
                <w:sz w:val="20"/>
                <w:szCs w:val="20"/>
              </w:rPr>
              <w:t xml:space="preserve">Both </w:t>
            </w:r>
            <w:r w:rsidR="004D2369" w:rsidRPr="00A415BB">
              <w:rPr>
                <w:sz w:val="20"/>
                <w:szCs w:val="20"/>
              </w:rPr>
              <w:t>~ 4</w:t>
            </w:r>
            <w:r w:rsidR="00FF17B6" w:rsidRPr="00A415BB">
              <w:rPr>
                <w:sz w:val="20"/>
                <w:szCs w:val="20"/>
              </w:rPr>
              <w:t>32</w:t>
            </w:r>
            <w:r w:rsidR="004D2369" w:rsidRPr="00A415BB">
              <w:rPr>
                <w:sz w:val="20"/>
                <w:szCs w:val="20"/>
              </w:rPr>
              <w:t xml:space="preserve"> PFS events have occurred</w:t>
            </w:r>
            <w:r w:rsidR="007B4EE8" w:rsidRPr="00A415BB">
              <w:rPr>
                <w:sz w:val="20"/>
                <w:szCs w:val="20"/>
              </w:rPr>
              <w:t xml:space="preserve"> and ~ </w:t>
            </w:r>
            <w:r w:rsidR="002260D2" w:rsidRPr="00A415BB">
              <w:rPr>
                <w:sz w:val="20"/>
                <w:szCs w:val="20"/>
              </w:rPr>
              <w:t xml:space="preserve">6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ns2:paraId="0771AC1B" ns2:textId="5D88737B"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30 months</w:t>
            </w:r>
          </w:p>
        </w:tc>
        <w:tc>
          <w:tcPr>
            <w:tcW w:w="1196" w:type="pct"/>
            <w:tcBorders>
              <w:top w:val="single" w:sz="4" w:space="0" w:color="auto"/>
              <w:left w:val="single" w:sz="4" w:space="0" w:color="auto"/>
              <w:bottom w:val="single" w:sz="4" w:space="0" w:color="auto"/>
              <w:right w:val="single" w:sz="4" w:space="0" w:color="auto"/>
            </w:tcBorders>
            <w:hideMark/>
          </w:tcPr>
          <w:p ns2:paraId="59F7EA2B" ns2:textId="0766DB47" w:rsidR="004D2369" w:rsidRPr="00A415BB" w:rsidRDefault="004D2369" w:rsidP="005C3306">
            <w:pPr>
              <w:pStyle w:val="Paragraph0"/>
              <w:numPr>
                <w:ilvl w:val="0"/>
                <w:numId w:val="5"/>
              </w:numPr>
              <w:spacing w:after="60"/>
              <w:rPr>
                <w:sz w:val="20"/>
                <w:szCs w:val="20"/>
              </w:rPr>
            </w:pPr>
            <w:r w:rsidRPr="00A415BB">
              <w:rPr>
                <w:sz w:val="20"/>
                <w:szCs w:val="20"/>
              </w:rPr>
              <w:t>Final PFS analysis</w:t>
            </w:r>
          </w:p>
          <w:p ns2:paraId="2EE4384A" ns2:textId="19D012E3"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ns2:paraId="0F8CA736" ns2:textId="77777777" w:rsidTr="00664763">
        <w:trPr>
          <w:trHeight w:val="80"/>
        </w:trPr>
        <w:tc>
          <w:tcPr>
            <w:tcW w:w="606" w:type="pct"/>
            <w:tcBorders>
              <w:top w:val="single" w:sz="4" w:space="0" w:color="auto"/>
              <w:left w:val="single" w:sz="4" w:space="0" w:color="auto"/>
              <w:bottom w:val="single" w:sz="4" w:space="0" w:color="auto"/>
              <w:right w:val="single" w:sz="4" w:space="0" w:color="auto"/>
            </w:tcBorders>
          </w:tcPr>
          <w:p ns2:paraId="1327CFFF" ns2:textId="5E48E8B2" w:rsidR="004D2369" w:rsidRPr="00A415BB" w:rsidRDefault="004D2369" w:rsidP="005C3306">
            <w:pPr>
              <w:pStyle w:val="Paragraph0"/>
              <w:spacing w:after="60"/>
              <w:rPr>
                <w:sz w:val="20"/>
                <w:szCs w:val="20"/>
              </w:rPr>
            </w:pPr>
            <w:r w:rsidRPr="00A415BB">
              <w:rPr>
                <w:sz w:val="20"/>
                <w:szCs w:val="20"/>
              </w:rPr>
              <w:t>IA3</w:t>
            </w:r>
          </w:p>
        </w:tc>
        <w:tc>
          <w:tcPr>
            <w:tcW w:w="656" w:type="pct"/>
            <w:tcBorders>
              <w:top w:val="single" w:sz="4" w:space="0" w:color="auto"/>
              <w:left w:val="single" w:sz="4" w:space="0" w:color="auto"/>
              <w:bottom w:val="single" w:sz="4" w:space="0" w:color="auto"/>
              <w:right w:val="single" w:sz="4" w:space="0" w:color="auto"/>
            </w:tcBorders>
          </w:tcPr>
          <w:p ns2:paraId="79632D25" ns2:textId="4C9D71BA"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tcPr>
          <w:p ns2:paraId="6CC7D787" ns2:textId="0BAAAF17"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32</w:t>
            </w:r>
            <w:r w:rsidR="00FF17B6" w:rsidRPr="00A415BB">
              <w:rPr>
                <w:sz w:val="20"/>
                <w:szCs w:val="20"/>
              </w:rPr>
              <w:t>6</w:t>
            </w:r>
            <w:r w:rsidR="004D2369" w:rsidRPr="00A415BB">
              <w:rPr>
                <w:sz w:val="20"/>
                <w:szCs w:val="20"/>
              </w:rPr>
              <w:t xml:space="preserve"> deaths have occurred</w:t>
            </w:r>
            <w:r w:rsidR="002260D2" w:rsidRPr="00A415BB">
              <w:rPr>
                <w:sz w:val="20"/>
                <w:szCs w:val="20"/>
              </w:rPr>
              <w:t xml:space="preserve"> and ~ 14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tcPr>
          <w:p ns2:paraId="49A4563F" ns2:textId="3B80F6CA" w:rsidR="004D2369" w:rsidRPr="00A415BB" w:rsidRDefault="004D2369" w:rsidP="005C3306">
            <w:pPr>
              <w:pStyle w:val="Paragraph0"/>
              <w:spacing w:after="60"/>
              <w:rPr>
                <w:sz w:val="20"/>
                <w:szCs w:val="20"/>
              </w:rPr>
            </w:pPr>
            <w:r w:rsidRPr="00A415BB">
              <w:rPr>
                <w:sz w:val="20"/>
                <w:szCs w:val="20"/>
              </w:rPr>
              <w:t>~</w:t>
            </w:r>
            <w:r w:rsidR="0080099E" w:rsidRPr="00A415BB">
              <w:rPr>
                <w:sz w:val="20"/>
                <w:szCs w:val="20"/>
              </w:rPr>
              <w:t xml:space="preserve"> </w:t>
            </w:r>
            <w:r w:rsidRPr="00A415BB">
              <w:rPr>
                <w:sz w:val="20"/>
                <w:szCs w:val="20"/>
              </w:rPr>
              <w:t>38 months</w:t>
            </w:r>
          </w:p>
        </w:tc>
        <w:tc>
          <w:tcPr>
            <w:tcW w:w="1196" w:type="pct"/>
            <w:tcBorders>
              <w:top w:val="single" w:sz="4" w:space="0" w:color="auto"/>
              <w:left w:val="single" w:sz="4" w:space="0" w:color="auto"/>
              <w:bottom w:val="single" w:sz="4" w:space="0" w:color="auto"/>
              <w:right w:val="single" w:sz="4" w:space="0" w:color="auto"/>
            </w:tcBorders>
          </w:tcPr>
          <w:p ns2:paraId="408D80A2" ns2:textId="76F90486" w:rsidR="004D2369" w:rsidRPr="00A415BB" w:rsidRDefault="004D2369" w:rsidP="005C3306">
            <w:pPr>
              <w:pStyle w:val="Paragraph0"/>
              <w:numPr>
                <w:ilvl w:val="0"/>
                <w:numId w:val="5"/>
              </w:numPr>
              <w:spacing w:after="60"/>
              <w:rPr>
                <w:sz w:val="20"/>
                <w:szCs w:val="20"/>
              </w:rPr>
            </w:pPr>
            <w:r w:rsidRPr="00A415BB">
              <w:rPr>
                <w:sz w:val="20"/>
                <w:szCs w:val="20"/>
              </w:rPr>
              <w:t>Interim OS analysis</w:t>
            </w:r>
          </w:p>
        </w:tc>
      </w:tr>
      <w:tr w:rsidR="004D2369" w:rsidRPr="00A415BB" ns2:paraId="3C018C78" ns2:textId="77777777" w:rsidTr="00664763">
        <w:trPr>
          <w:trHeight w:val="116"/>
        </w:trPr>
        <w:tc>
          <w:tcPr>
            <w:tcW w:w="606" w:type="pct"/>
            <w:tcBorders>
              <w:top w:val="single" w:sz="4" w:space="0" w:color="auto"/>
              <w:left w:val="single" w:sz="4" w:space="0" w:color="auto"/>
              <w:bottom w:val="single" w:sz="4" w:space="0" w:color="auto"/>
              <w:right w:val="single" w:sz="4" w:space="0" w:color="auto"/>
            </w:tcBorders>
            <w:hideMark/>
          </w:tcPr>
          <w:p ns2:paraId="14427291" ns2:textId="77777777" w:rsidR="004D2369" w:rsidRPr="00A415BB" w:rsidRDefault="004D2369" w:rsidP="005C3306">
            <w:pPr>
              <w:pStyle w:val="Paragraph0"/>
              <w:spacing w:after="60"/>
              <w:rPr>
                <w:sz w:val="20"/>
                <w:szCs w:val="20"/>
              </w:rPr>
            </w:pPr>
            <w:r w:rsidRPr="00A415BB">
              <w:rPr>
                <w:sz w:val="20"/>
                <w:szCs w:val="20"/>
              </w:rPr>
              <w:t>FA</w:t>
            </w:r>
          </w:p>
        </w:tc>
        <w:tc>
          <w:tcPr>
            <w:tcW w:w="656" w:type="pct"/>
            <w:tcBorders>
              <w:top w:val="single" w:sz="4" w:space="0" w:color="auto"/>
              <w:left w:val="single" w:sz="4" w:space="0" w:color="auto"/>
              <w:bottom w:val="single" w:sz="4" w:space="0" w:color="auto"/>
              <w:right w:val="single" w:sz="4" w:space="0" w:color="auto"/>
            </w:tcBorders>
            <w:hideMark/>
          </w:tcPr>
          <w:p ns2:paraId="5431E3EA" ns2:textId="77777777" w:rsidR="004D2369" w:rsidRPr="00A415BB" w:rsidRDefault="004D2369" w:rsidP="005C3306">
            <w:pPr>
              <w:pStyle w:val="Paragraph0"/>
              <w:spacing w:after="60"/>
              <w:rPr>
                <w:sz w:val="20"/>
                <w:szCs w:val="20"/>
              </w:rPr>
            </w:pPr>
            <w:r w:rsidRPr="00A415BB">
              <w:rPr>
                <w:sz w:val="20"/>
                <w:szCs w:val="20"/>
              </w:rPr>
              <w:t>OS</w:t>
            </w:r>
          </w:p>
        </w:tc>
        <w:tc>
          <w:tcPr>
            <w:tcW w:w="1515" w:type="pct"/>
            <w:tcBorders>
              <w:top w:val="single" w:sz="4" w:space="0" w:color="auto"/>
              <w:left w:val="single" w:sz="4" w:space="0" w:color="auto"/>
              <w:bottom w:val="single" w:sz="4" w:space="0" w:color="auto"/>
              <w:right w:val="single" w:sz="4" w:space="0" w:color="auto"/>
            </w:tcBorders>
            <w:hideMark/>
          </w:tcPr>
          <w:p ns2:paraId="19016D8A" ns2:textId="65056E70" w:rsidR="004D2369" w:rsidRPr="00A415BB" w:rsidRDefault="00221159" w:rsidP="005C3306">
            <w:pPr>
              <w:pStyle w:val="Paragraph0"/>
              <w:spacing w:after="60"/>
              <w:rPr>
                <w:sz w:val="20"/>
                <w:szCs w:val="20"/>
              </w:rPr>
            </w:pPr>
            <w:r>
              <w:rPr>
                <w:sz w:val="20"/>
                <w:szCs w:val="20"/>
              </w:rPr>
              <w:t xml:space="preserve">Both </w:t>
            </w:r>
            <w:r w:rsidR="004D2369" w:rsidRPr="00A415BB">
              <w:rPr>
                <w:sz w:val="20"/>
                <w:szCs w:val="20"/>
              </w:rPr>
              <w:t>~ 3</w:t>
            </w:r>
            <w:r w:rsidR="00FF17B6" w:rsidRPr="00A415BB">
              <w:rPr>
                <w:sz w:val="20"/>
                <w:szCs w:val="20"/>
              </w:rPr>
              <w:t>61</w:t>
            </w:r>
            <w:r w:rsidR="004D2369" w:rsidRPr="00A415BB">
              <w:rPr>
                <w:sz w:val="20"/>
                <w:szCs w:val="20"/>
              </w:rPr>
              <w:t xml:space="preserve"> deaths have occurred</w:t>
            </w:r>
            <w:r w:rsidR="002260D2" w:rsidRPr="00A415BB">
              <w:rPr>
                <w:sz w:val="20"/>
                <w:szCs w:val="20"/>
              </w:rPr>
              <w:t xml:space="preserve"> and ~ 20 months after last </w:t>
            </w:r>
            <w:r w:rsidR="003B78BC" w:rsidRPr="00A415BB">
              <w:rPr>
                <w:sz w:val="20"/>
                <w:szCs w:val="20"/>
              </w:rPr>
              <w:t>participant</w:t>
            </w:r>
            <w:r w:rsidR="002260D2" w:rsidRPr="00A415BB">
              <w:rPr>
                <w:sz w:val="20"/>
                <w:szCs w:val="20"/>
              </w:rPr>
              <w:t xml:space="preserve"> randomized</w:t>
            </w:r>
          </w:p>
        </w:tc>
        <w:tc>
          <w:tcPr>
            <w:tcW w:w="1028" w:type="pct"/>
            <w:tcBorders>
              <w:top w:val="single" w:sz="4" w:space="0" w:color="auto"/>
              <w:left w:val="single" w:sz="4" w:space="0" w:color="auto"/>
              <w:bottom w:val="single" w:sz="4" w:space="0" w:color="auto"/>
              <w:right w:val="single" w:sz="4" w:space="0" w:color="auto"/>
            </w:tcBorders>
            <w:hideMark/>
          </w:tcPr>
          <w:p ns2:paraId="66D3FF54" ns2:textId="243FB7F5" w:rsidR="004D2369" w:rsidRPr="00A415BB" w:rsidRDefault="004D2369" w:rsidP="005C3306">
            <w:pPr>
              <w:pStyle w:val="Paragraph0"/>
              <w:spacing w:after="60"/>
              <w:rPr>
                <w:sz w:val="20"/>
                <w:szCs w:val="20"/>
              </w:rPr>
            </w:pPr>
            <w:r w:rsidRPr="00A415BB">
              <w:rPr>
                <w:sz w:val="20"/>
                <w:szCs w:val="20"/>
              </w:rPr>
              <w:t xml:space="preserve"> ~</w:t>
            </w:r>
            <w:r w:rsidR="0080099E" w:rsidRPr="00A415BB">
              <w:rPr>
                <w:sz w:val="20"/>
                <w:szCs w:val="20"/>
              </w:rPr>
              <w:t xml:space="preserve"> </w:t>
            </w:r>
            <w:r w:rsidRPr="00A415BB">
              <w:rPr>
                <w:sz w:val="20"/>
                <w:szCs w:val="20"/>
              </w:rPr>
              <w:t>44 months</w:t>
            </w:r>
          </w:p>
        </w:tc>
        <w:tc>
          <w:tcPr>
            <w:tcW w:w="1196" w:type="pct"/>
            <w:tcBorders>
              <w:top w:val="single" w:sz="4" w:space="0" w:color="auto"/>
              <w:left w:val="single" w:sz="4" w:space="0" w:color="auto"/>
              <w:bottom w:val="single" w:sz="4" w:space="0" w:color="auto"/>
              <w:right w:val="single" w:sz="4" w:space="0" w:color="auto"/>
            </w:tcBorders>
            <w:hideMark/>
          </w:tcPr>
          <w:p ns2:paraId="6DF71C32" ns2:textId="77777777" w:rsidR="004D2369" w:rsidRPr="00A415BB" w:rsidRDefault="004D2369" w:rsidP="005C3306">
            <w:pPr>
              <w:pStyle w:val="Paragraph0"/>
              <w:numPr>
                <w:ilvl w:val="0"/>
                <w:numId w:val="6"/>
              </w:numPr>
              <w:spacing w:after="60"/>
              <w:rPr>
                <w:sz w:val="20"/>
                <w:szCs w:val="20"/>
              </w:rPr>
            </w:pPr>
            <w:r w:rsidRPr="00A415BB">
              <w:rPr>
                <w:sz w:val="20"/>
                <w:szCs w:val="20"/>
              </w:rPr>
              <w:t>Final OS analysis</w:t>
            </w:r>
          </w:p>
        </w:tc>
      </w:tr>
      <w:tr w:rsidR="004D2369" w:rsidRPr="00DC422F" ns2:paraId="404DAC4E" ns2:textId="77777777" w:rsidTr="00664763">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ns2:paraId="019EC429" ns2:textId="3250C3D3" w:rsidR="004D2369" w:rsidRPr="00DC422F" w:rsidRDefault="004D2369" w:rsidP="00DC422F">
            <w:pPr>
              <w:pStyle w:val="Paragraph0"/>
              <w:spacing w:before="20" w:after="20"/>
              <w:rPr>
                <w:sz w:val="18"/>
                <w:szCs w:val="18"/>
              </w:rPr>
            </w:pPr>
            <w:r w:rsidRPr="00DC422F">
              <w:rPr>
                <w:sz w:val="18"/>
                <w:szCs w:val="18"/>
              </w:rPr>
              <w:t>Abbreviations: FA = final analysis; IA1 = interim analysis 1; IA2 = interim analysis 2; IA3 = interim analysis 3; ORR = objective response rate; OS = overall survival; PFS = progression-free survival.</w:t>
            </w:r>
          </w:p>
          <w:p ns2:paraId="2276BD6C" ns2:textId="43E3B5B0" w:rsidR="00A649D8" w:rsidRPr="00DC422F" w:rsidRDefault="00D1282E" w:rsidP="00DC422F">
            <w:pPr>
              <w:pStyle w:val="Paragraph0"/>
              <w:spacing w:before="20" w:after="20"/>
              <w:rPr>
                <w:sz w:val="18"/>
                <w:szCs w:val="18"/>
              </w:rPr>
            </w:pPr>
            <w:r w:rsidRPr="00DC422F">
              <w:rPr>
                <w:sz w:val="18"/>
                <w:szCs w:val="18"/>
              </w:rPr>
              <w:t>a:</w:t>
            </w:r>
            <w:r w:rsidR="00A649D8" w:rsidRPr="00DC422F">
              <w:rPr>
                <w:sz w:val="18"/>
                <w:szCs w:val="18"/>
              </w:rPr>
              <w:t xml:space="preserve"> For </w:t>
            </w:r>
            <w:r w:rsidR="00221159" w:rsidRPr="00DC422F">
              <w:rPr>
                <w:sz w:val="18"/>
                <w:szCs w:val="18"/>
              </w:rPr>
              <w:t xml:space="preserve">IA2, </w:t>
            </w:r>
            <w:r w:rsidR="00A649D8" w:rsidRPr="00DC422F">
              <w:rPr>
                <w:sz w:val="18"/>
                <w:szCs w:val="18"/>
              </w:rPr>
              <w:t xml:space="preserve">IA3 and FA, if the events accrue slower than expected, the analysis can be delayed up to 3 months after the projected timing, ie, the Sponsor may conduct </w:t>
            </w:r>
            <w:r w:rsidR="00221159" w:rsidRPr="00DC422F">
              <w:rPr>
                <w:sz w:val="18"/>
                <w:szCs w:val="18"/>
              </w:rPr>
              <w:t xml:space="preserve">IA2, </w:t>
            </w:r>
            <w:r w:rsidR="00A649D8" w:rsidRPr="00DC422F">
              <w:rPr>
                <w:sz w:val="18"/>
                <w:szCs w:val="18"/>
              </w:rPr>
              <w:t xml:space="preserve">IA3 and FA when all participants have been followed up for </w:t>
            </w:r>
            <w:r w:rsidR="00221159" w:rsidRPr="00DC422F">
              <w:rPr>
                <w:sz w:val="18"/>
                <w:szCs w:val="18"/>
              </w:rPr>
              <w:t xml:space="preserve">9, </w:t>
            </w:r>
            <w:r w:rsidR="005A2B92" w:rsidRPr="00DC422F">
              <w:rPr>
                <w:sz w:val="18"/>
                <w:szCs w:val="18"/>
              </w:rPr>
              <w:t>17</w:t>
            </w:r>
            <w:r w:rsidR="00A649D8" w:rsidRPr="00DC422F">
              <w:rPr>
                <w:sz w:val="18"/>
                <w:szCs w:val="18"/>
              </w:rPr>
              <w:t xml:space="preserve"> months and </w:t>
            </w:r>
            <w:r w:rsidR="005A2B92" w:rsidRPr="00DC422F">
              <w:rPr>
                <w:sz w:val="18"/>
                <w:szCs w:val="18"/>
              </w:rPr>
              <w:t>23</w:t>
            </w:r>
            <w:r w:rsidR="00A649D8" w:rsidRPr="00DC422F">
              <w:rPr>
                <w:sz w:val="18"/>
                <w:szCs w:val="18"/>
              </w:rPr>
              <w:t xml:space="preserve"> months, respectively.</w:t>
            </w:r>
          </w:p>
        </w:tc>
      </w:tr>
    </w:tbl>
    <w:p ns2:paraId="0AB55720" ns2:textId="5144AC96" w:rsidR="00D96552" w:rsidRPr="005C3306" w:rsidRDefault="00D96552" w:rsidP="005C3306">
      <w:pPr>
        <w:pStyle w:val="Heading3"/>
      </w:pPr>
      <w:del w:id="13825" w:author="GoldenCorpusHarness" w:date="2026-03-28T21:57:49Z">
        <w:r>
          <w:delText>Sa</w:delText>
        </w:r>
      </w:del>
      <w:ins w:id="13826" w:author="GoldenCorpusHarness" w:date="2026-03-28T21:57:49Z">
        <w:r>
          <w:t>As o</w:t>
        </w:r>
      </w:ins>
      <w:r>
        <w:t>f</w:t>
      </w:r>
      <w:ins w:id="13827" w:author="GoldenCorpusHarness" w:date="2026-03-28T21:57:49Z">
        <w:r>
          <w:t xml:space="preserve"> Am</w:t>
        </w:r>
      </w:ins>
      <w:r>
        <w:t>e</w:t>
      </w:r>
      <w:del w:id="13828" w:author="GoldenCorpusHarness" w:date="2026-03-28T21:57:49Z">
        <w:r>
          <w:delText>ty I</w:delText>
        </w:r>
      </w:del>
      <w:ins w:id="13829" w:author="GoldenCorpusHarness" w:date="2026-03-28T21:57:49Z">
        <w:r>
          <w:t>ndme</w:t>
        </w:r>
      </w:ins>
      <w:r>
        <w:t>nt</w:t>
      </w:r>
      <w:ins w:id="13830" w:author="GoldenCorpusHarness" w:date="2026-03-28T21:57:49Z">
        <w:r>
          <w:t xml:space="preserve"> 05: Biomark</w:t>
        </w:r>
      </w:ins>
      <w:r>
        <w:t>er</w:t>
      </w:r>
      <w:ins w:id="13831" w:author="GoldenCorpusHarness" w:date="2026-03-28T21:57:49Z">
        <w:r>
          <w:t xml:space="preserve"> sample collect</w:t>
        </w:r>
      </w:ins>
      <w:r>
        <w:t>i</w:t>
      </w:r>
      <w:del w:id="13832" w:author="GoldenCorpusHarness" w:date="2026-03-28T21:57:49Z">
        <w:r>
          <w:delText>m</w:delText>
        </w:r>
      </w:del>
      <w:ins w:id="13833" w:author="GoldenCorpusHarness" w:date="2026-03-28T21:57:49Z">
        <w:r>
          <w:t>ons</w:t>
        </w:r>
      </w:ins>
      <w:r>
        <w:t xml:space="preserve"> </w:t>
      </w:r>
      <w:del w:id="13834" w:author="GoldenCorpusHarness" w:date="2026-03-28T21:57:49Z">
        <w:r>
          <w:delText>A</w:delText>
        </w:r>
      </w:del>
      <w:ins w:id="13835" w:author="GoldenCorpusHarness" w:date="2026-03-28T21:57:49Z">
        <w:r>
          <w:t>are discontinued.  Origi</w:t>
        </w:r>
      </w:ins>
      <w:r>
        <w:t>nal</w:t>
      </w:r>
      <w:del w:id="13836" w:author="GoldenCorpusHarness" w:date="2026-03-28T21:57:49Z">
        <w:r>
          <w:delText>ys</w:delText>
        </w:r>
      </w:del>
      <w:ins w:id="13837" w:author="GoldenCorpusHarness" w:date="2026-03-28T21:57:49Z">
        <w:r>
          <w:t xml:space="preserve"> protocol text that </w:t>
        </w:r>
      </w:ins>
      <w:r>
        <w:t>is</w:t>
      </w:r>
      <w:ins w:id="13838" w:author="GoldenCorpusHarness" w:date="2026-03-28T21:57:49Z">
        <w:r>
          <w:t xml:space="preserve"> contained in this section has been retained for reference.</w:t>
        </w:r>
      </w:ins>
    </w:p>
    <w:p ns2:paraId="7ED7FE87" ns2:textId="426A684B" w:rsidR="004D2369" w:rsidRPr="00D96552" w:rsidRDefault="00D96552" w:rsidP="004D2369">
      <w:pPr>
        <w:pStyle w:val="Paragraph0"/>
      </w:pPr>
      <w:r>
        <w:t>T</w:t>
      </w:r>
      <w:ins w:id="13839" w:author="GoldenCorpusHarness" w:date="2026-03-28T21:57:49Z">
        <w:r>
          <w:t>o identify novel biomarkers, t</w:t>
        </w:r>
      </w:ins>
      <w:r>
        <w:t xml:space="preserve">he </w:t>
      </w:r>
      <w:del w:id="13840" w:author="GoldenCorpusHarness" w:date="2026-03-28T21:57:49Z">
        <w:r>
          <w:delText>e</w:delText>
        </w:r>
      </w:del>
      <w:ins w:id="13841" w:author="GoldenCorpusHarness" w:date="2026-03-28T21:57:49Z">
        <w:r>
          <w:t xml:space="preserve">following biospecimens to support exploratory analyses of cellular components (eg, protein, RNA, </w:t>
        </w:r>
      </w:ins>
      <w:r>
        <w:t>D</w:t>
      </w:r>
      <w:del w:id="13842" w:author="GoldenCorpusHarness" w:date="2026-03-28T21:57:49Z">
        <w:r>
          <w:delText>MC</w:delText>
        </w:r>
      </w:del>
      <w:ins w:id="13843" w:author="GoldenCorpusHarness" w:date="2026-03-28T21:57:49Z">
        <w:r>
          <w:t>NA, metabolites) and other circulating molecules</w:t>
        </w:r>
      </w:ins>
      <w:r>
        <w:t xml:space="preserve"> will be </w:t>
      </w:r>
      <w:del w:id="13844" w:author="GoldenCorpusHarness" w:date="2026-03-28T21:57:49Z">
        <w:r>
          <w:delText>responsible for periodic interim safety review</w:delText>
        </w:r>
      </w:del>
      <w:ins w:id="13845" w:author="GoldenCorpusHarness" w:date="2026-03-28T21:57:49Z">
        <w:r>
          <w:t>collected from all participant</w:t>
        </w:r>
      </w:ins>
      <w:r>
        <w:t xml:space="preserve">s as specified in the </w:t>
      </w:r>
      <w:del w:id="13846" w:author="GoldenCorpusHarness" w:date="2026-03-28T21:57:49Z">
        <w:r>
          <w:delText>DMC charter. Interim safety analyses will also be performed at the time of interim efficacy analyses. Details will be included in the DMC charter.</w:delText>
        </w:r>
      </w:del>
      <w:ins w:id="13847" w:author="GoldenCorpusHarness" w:date="2026-03-28T21:57:49Z">
        <w:r>
          <w:t>SoA:</w:t>
        </w:r>
      </w:ins>
    </w:p>
    <w:p ns2:paraId="7AE64CDD" ns2:textId="054E66ED" w:rsidR="00D80FE3" w:rsidRDefault="00D80FE3" w:rsidP="00D80FE3">
      <w:pPr>
        <w:pStyle w:val="Heading2"/>
      </w:pPr>
      <w:del w:id="13848" w:author="GoldenCorpusHarness" w:date="2026-03-28T21:57:49Z">
        <w:r>
          <w:delText>Mu</w:delText>
        </w:r>
      </w:del>
      <w:ins w:id="13849" w:author="GoldenCorpusHarness" w:date="2026-03-28T21:57:49Z">
        <w:r>
          <w:t>B</w:t>
        </w:r>
      </w:ins>
      <w:r>
        <w:t>l</w:t>
      </w:r>
      <w:ins w:id="13850" w:author="GoldenCorpusHarness" w:date="2026-03-28T21:57:49Z">
        <w:r>
          <w:t>ood for gene</w:t>
        </w:r>
      </w:ins>
      <w:r>
        <w:t>ti</w:t>
      </w:r>
      <w:del w:id="13851" w:author="GoldenCorpusHarness" w:date="2026-03-28T21:57:49Z">
        <w:r>
          <w:delText>p</w:delText>
        </w:r>
      </w:del>
      <w:ins w:id="13852" w:author="GoldenCorpusHarness" w:date="2026-03-28T21:57:49Z">
        <w:r>
          <w:t>c ana</w:t>
        </w:r>
      </w:ins>
      <w:r>
        <w:t>l</w:t>
      </w:r>
      <w:ins w:id="13853" w:author="GoldenCorpusHarness" w:date="2026-03-28T21:57:49Z">
        <w:r>
          <w:t>ys</w:t>
        </w:r>
      </w:ins>
      <w:r>
        <w:t>i</w:t>
      </w:r>
      <w:del w:id="13854" w:author="GoldenCorpusHarness" w:date="2026-03-28T21:57:49Z">
        <w:r>
          <w:delText xml:space="preserve">city </w:delText>
        </w:r>
      </w:del>
      <w:ins w:id="13855" w:author="GoldenCorpusHarness" w:date="2026-03-28T21:57:49Z">
        <w:r>
          <w:t>s</w:t>
        </w:r>
      </w:ins>
    </w:p>
    <w:p ns2:paraId="33E84118" ns2:textId="0C892443" w:rsidR="00D96552" w:rsidRDefault="00D96552" w:rsidP="00E41D92">
      <w:pPr>
        <w:pStyle w:val="Paragraph0"/>
      </w:pPr>
      <w:del w:id="13856" w:author="GoldenCorpusHarness" w:date="2026-03-28T21:57:49Z">
        <w:r>
          <w:delText>The study uses the graphica</w:delText>
        </w:r>
      </w:del>
      <w:ins w:id="13857" w:author="GoldenCorpusHarness" w:date="2026-03-28T21:57:49Z">
        <w:r>
          <w:t>B</w:t>
        </w:r>
      </w:ins>
      <w:r>
        <w:t>l</w:t>
      </w:r>
      <w:del w:id="13858" w:author="GoldenCorpusHarness" w:date="2026-03-28T21:57:49Z">
        <w:r>
          <w:delText xml:space="preserve"> meth</w:delText>
        </w:r>
      </w:del>
      <w:ins w:id="13859" w:author="GoldenCorpusHarness" w:date="2026-03-28T21:57:49Z">
        <w:r>
          <w:t>o</w:t>
        </w:r>
      </w:ins>
      <w:r>
        <w:t>od</w:t>
      </w:r>
      <w:del w:id="13860" w:author="GoldenCorpusHarness" w:date="2026-03-28T21:57:49Z">
        <w:r>
          <w:delText xml:space="preserve"> of Maurer and Bretz [Maurer, W. and Bretz, F. 2013] to control multiplicity</w:delText>
        </w:r>
      </w:del>
      <w:r>
        <w:t xml:space="preserve"> for </w:t>
      </w:r>
      <w:del w:id="13861" w:author="GoldenCorpusHarness" w:date="2026-03-28T21:57:49Z">
        <w:r>
          <w:delText>multiple hypotheses as well as interim</w:delText>
        </w:r>
      </w:del>
      <w:ins w:id="13862" w:author="GoldenCorpusHarness" w:date="2026-03-28T21:57:49Z">
        <w:r>
          <w:t>RNA</w:t>
        </w:r>
      </w:ins>
      <w:r>
        <w:t xml:space="preserve"> analys</w:t>
      </w:r>
      <w:del w:id="13863" w:author="GoldenCorpusHarness" w:date="2026-03-28T21:57:49Z">
        <w:r>
          <w:delText>es. According to th</w:delText>
        </w:r>
      </w:del>
      <w:r>
        <w:t>is</w:t>
      </w:r>
      <w:del w:id="13864" w:author="GoldenCorpusHarness" w:date="2026-03-28T21:57:49Z">
        <w:r>
          <w:delText xml:space="preserve"> approach, study hypotheses may be tested more than once, and when a particular null hypothesis is rejected, the α allocated to that hypothesis can be reallocated to other hypothesis tests .Figure 4 shows the initial 1-sided α allocation for each hypothesis in the ellipse representing the hypothesis. The weights for re-allocation from each hypothesis to the others are shown in the boxes on the lines connecting hypotheses.</w:delText>
        </w:r>
      </w:del>
    </w:p>
    <w:p ns2:paraId="1114B636" ns2:textId="27E096C1" w:rsidR="00D862C8" w:rsidRPr="00D96552" w:rsidRDefault="00D862C8" w:rsidP="00E41D92">
      <w:pPr>
        <w:pStyle w:val="Paragraph0"/>
      </w:pPr>
      <w:del w:id="13865" w:author="GoldenCorpusHarness" w:date="2026-03-28T21:57:49Z">
        <w:r>
          <w:delText xml:space="preserve">The </w:delText>
        </w:r>
      </w:del>
      <w:ins w:id="13866" w:author="GoldenCorpusHarness" w:date="2026-03-28T21:57:49Z">
        <w:r>
          <w:t>Bl</w:t>
        </w:r>
      </w:ins>
      <w:r>
        <w:t>o</w:t>
      </w:r>
      <w:del w:id="13867" w:author="GoldenCorpusHarness" w:date="2026-03-28T21:57:49Z">
        <w:r>
          <w:delText>verall Type-I err</w:delText>
        </w:r>
      </w:del>
      <w:r>
        <w:t>o</w:t>
      </w:r>
      <w:del w:id="13868" w:author="GoldenCorpusHarness" w:date="2026-03-28T21:57:49Z">
        <w:r>
          <w:delText>r is strongly controlle</w:delText>
        </w:r>
      </w:del>
      <w:r>
        <w:t>d</w:t>
      </w:r>
      <w:del w:id="13869" w:author="GoldenCorpusHarness" w:date="2026-03-28T21:57:49Z">
        <w:r>
          <w:delText xml:space="preserve"> at 0.025 (1-sided)</w:delText>
        </w:r>
      </w:del>
      <w:r>
        <w:t xml:space="preserve"> for </w:t>
      </w:r>
      <w:del w:id="13870" w:author="GoldenCorpusHarness" w:date="2026-03-28T21:57:49Z">
        <w:r>
          <w:delText>th</w:delText>
        </w:r>
      </w:del>
      <w:ins w:id="13871" w:author="GoldenCorpusHarness" w:date="2026-03-28T21:57:49Z">
        <w:r>
          <w:t>s</w:t>
        </w:r>
      </w:ins>
      <w:r>
        <w:t>e</w:t>
      </w:r>
      <w:ins w:id="13872" w:author="GoldenCorpusHarness" w:date="2026-03-28T21:57:49Z">
        <w:r>
          <w:t>rum</w:t>
        </w:r>
      </w:ins>
      <w:r>
        <w:t xml:space="preserve"> </w:t>
      </w:r>
      <w:del w:id="13873" w:author="GoldenCorpusHarness" w:date="2026-03-28T21:57:49Z">
        <w:r>
          <w:delText>3 pr</w:delText>
        </w:r>
      </w:del>
      <w:ins w:id="13874" w:author="GoldenCorpusHarness" w:date="2026-03-28T21:57:49Z">
        <w:r>
          <w:t>b</w:t>
        </w:r>
      </w:ins>
      <w:r>
        <w:t>i</w:t>
      </w:r>
      <w:ins w:id="13875" w:author="GoldenCorpusHarness" w:date="2026-03-28T21:57:49Z">
        <w:r>
          <w:t>o</w:t>
        </w:r>
      </w:ins>
      <w:r>
        <w:t>mar</w:t>
      </w:r>
      <w:del w:id="13876" w:author="GoldenCorpusHarness" w:date="2026-03-28T21:57:49Z">
        <w:r>
          <w:delText xml:space="preserve">y </w:delText>
        </w:r>
      </w:del>
      <w:ins w:id="13877" w:author="GoldenCorpusHarness" w:date="2026-03-28T21:57:49Z">
        <w:r>
          <w:t>k</w:t>
        </w:r>
      </w:ins>
      <w:r>
        <w:t>e</w:t>
      </w:r>
      <w:del w:id="13878" w:author="GoldenCorpusHarness" w:date="2026-03-28T21:57:49Z">
        <w:r>
          <w:delText>ndpoint</w:delText>
        </w:r>
      </w:del>
      <w:ins w:id="13879" w:author="GoldenCorpusHarness" w:date="2026-03-28T21:57:49Z">
        <w:r>
          <w:t>r</w:t>
        </w:r>
      </w:ins>
      <w:r>
        <w:t>s</w:t>
      </w:r>
      <w:del w:id="13880" w:author="GoldenCorpusHarness" w:date="2026-03-28T21:57:49Z">
        <w:r>
          <w:delText xml:space="preserve"> ORR, PFS and OS. The initial α assigned to ORR, PFS, and OS will be 0.0025, 0.001 and 0.0215, respectively. If the PFS hypothesis is rejected, the corresponding alpha can be reallocated to OS. If the OS hypothesis is rejected, the corresponding alpha can be reallocated to PFS. If ORR hypothesis is rejected, the corresponding alpha can be reallocated to PFS. If both the OS and PFS hypotheses are rejected, the corresponding alpha can be reallocated to ORR.</w:delText>
        </w:r>
      </w:del>
    </w:p>
    <w:p ns2:paraId="51AE1A17" ns2:textId="1D60B095" w:rsidR="00B41BDC" w:rsidRDefault="0086733D" w:rsidP="002D1EA4">
      <w:pPr>
        <w:pStyle w:val="Caption"/>
      </w:pPr>
      <w:del w:id="13881" w:author="GoldenCorpusHarness" w:date="2026-03-28T21:57:49Z">
        <w:r>
          <w:delText>Figure 4Mu</w:delText>
        </w:r>
      </w:del>
      <w:ins w:id="13882" w:author="GoldenCorpusHarness" w:date="2026-03-28T21:57:49Z">
        <w:r>
          <w:t>B</w:t>
        </w:r>
      </w:ins>
      <w:r>
        <w:t>l</w:t>
      </w:r>
      <w:del w:id="13883" w:author="GoldenCorpusHarness" w:date="2026-03-28T21:57:49Z">
        <w:r>
          <w:delText>tiplicity Diagram</w:delText>
        </w:r>
      </w:del>
      <w:ins w:id="13884" w:author="GoldenCorpusHarness" w:date="2026-03-28T21:57:49Z">
        <w:r>
          <w:t>ood</w:t>
        </w:r>
      </w:ins>
      <w:r>
        <w:t xml:space="preserve"> for </w:t>
      </w:r>
      <w:del w:id="13885" w:author="GoldenCorpusHarness" w:date="2026-03-28T21:57:49Z">
        <w:r>
          <w:delText>Ty</w:delText>
        </w:r>
      </w:del>
      <w:r>
        <w:t>p</w:t>
      </w:r>
      <w:ins w:id="13886" w:author="GoldenCorpusHarness" w:date="2026-03-28T21:57:49Z">
        <w:r>
          <w:t>lasma biomark</w:t>
        </w:r>
      </w:ins>
      <w:r>
        <w:t>e</w:t>
      </w:r>
      <w:del w:id="13887" w:author="GoldenCorpusHarness" w:date="2026-03-28T21:57:49Z">
        <w:r>
          <w:delText xml:space="preserve"> I E</w:delText>
        </w:r>
      </w:del>
      <w:r>
        <w:t>r</w:t>
      </w:r>
      <w:del w:id="13888" w:author="GoldenCorpusHarness" w:date="2026-03-28T21:57:49Z">
        <w:r>
          <w:delText>ror Control</w:delText>
        </w:r>
      </w:del>
      <w:ins w:id="13889" w:author="GoldenCorpusHarness" w:date="2026-03-28T21:57:49Z">
        <w:r>
          <w:t>s</w:t>
        </w:r>
      </w:ins>
    </w:p>
    <w:p ns2:paraId="2E262D23" ns2:textId="55631880" w:rsidR="009C6E21" w:rsidRPr="009C6E21" w:rsidRDefault="009C6E21" w:rsidP="009C6E21">
      <w:pPr>
        <w:pStyle w:val="Paragraph0"/>
        <w:keepNext/>
        <w:keepLines/>
      </w:pPr>
      <w:ins w:id="13890" w:author="GoldenCorpusHarness" w:date="2026-03-28T21:57:49Z">
        <w:r>
          <w:t xml:space="preserve">Blood for circulating tumor nucleic acids </w:t>
        </w:r>
      </w:ins>
    </w:p>
    <w:p ns2:paraId="793E5C01" ns2:textId="54F2BD92" w:rsidR="007B2CF1" w:rsidRPr="00A415BB" w:rsidRDefault="00891CE5" w:rsidP="00FB06F1">
      <w:pPr>
        <w:pStyle w:val="Paragraph0"/>
        <w:rPr>
          <w:sz w:val="20"/>
          <w:szCs w:val="20"/>
          <w:lang w:eastAsia="zh-CN"/>
        </w:rPr>
      </w:pPr>
      <w:del w:id="13891" w:author="GoldenCorpusHarness" w:date="2026-03-28T21:57:49Z">
        <w:r>
          <w:delText>Abb</w:delText>
        </w:r>
      </w:del>
      <w:ins w:id="13892" w:author="GoldenCorpusHarness" w:date="2026-03-28T21:57:49Z">
        <w:r>
          <w:t>Tumo</w:t>
        </w:r>
      </w:ins>
      <w:r>
        <w:t>r</w:t>
      </w:r>
      <w:del w:id="13893" w:author="GoldenCorpusHarness" w:date="2026-03-28T21:57:49Z">
        <w:r>
          <w:delText>evia</w:delText>
        </w:r>
      </w:del>
      <w:ins w:id="13894" w:author="GoldenCorpusHarness" w:date="2026-03-28T21:57:49Z">
        <w:r>
          <w:t xml:space="preserve"> </w:t>
        </w:r>
      </w:ins>
      <w:r>
        <w:t>ti</w:t>
      </w:r>
      <w:del w:id="13895" w:author="GoldenCorpusHarness" w:date="2026-03-28T21:57:49Z">
        <w:r>
          <w:delText>on</w:delText>
        </w:r>
      </w:del>
      <w:r>
        <w:t>s</w:t>
      </w:r>
      <w:del w:id="13896" w:author="GoldenCorpusHarness" w:date="2026-03-28T21:57:49Z">
        <w:r>
          <w:delText xml:space="preserve">: ORR = objective response rate; OS = overall </w:delText>
        </w:r>
      </w:del>
      <w:r>
        <w:t>su</w:t>
      </w:r>
      <w:del w:id="13897" w:author="GoldenCorpusHarness" w:date="2026-03-28T21:57:49Z">
        <w:r>
          <w:delText>rvival; PFS = progr</w:delText>
        </w:r>
      </w:del>
      <w:r>
        <w:t>e</w:t>
      </w:r>
      <w:del w:id="13898" w:author="GoldenCorpusHarness" w:date="2026-03-28T21:57:49Z">
        <w:r>
          <w:delText>ssion-free survival.</w:delText>
        </w:r>
      </w:del>
    </w:p>
    <w:p ns2:paraId="651D005D" ns2:textId="47D172DD" w:rsidR="00757039" w:rsidRDefault="00757039" w:rsidP="00757039">
      <w:pPr>
        <w:pStyle w:val="Heading3"/>
        <w:spacing w:before="240"/>
        <w:ind w:left="965" w:hanging="965"/>
      </w:pPr>
      <w:del w:id="13899" w:author="GoldenCorpusHarness" w:date="2026-03-28T21:57:49Z">
        <w:r>
          <w:delText>Objec</w:delText>
        </w:r>
      </w:del>
      <w:ins w:id="13900" w:author="GoldenCorpusHarness" w:date="2026-03-28T21:57:49Z">
        <w:r>
          <w:t>Stool analysis (op</w:t>
        </w:r>
      </w:ins>
      <w:r>
        <w:t>ti</w:t>
      </w:r>
      <w:del w:id="13901" w:author="GoldenCorpusHarness" w:date="2026-03-28T21:57:49Z">
        <w:r>
          <w:delText>ve Resp</w:delText>
        </w:r>
      </w:del>
      <w:r>
        <w:t>on</w:t>
      </w:r>
      <w:del w:id="13902" w:author="GoldenCorpusHarness" w:date="2026-03-28T21:57:49Z">
        <w:r>
          <w:delText>se R</w:delText>
        </w:r>
      </w:del>
      <w:r>
        <w:t>a</w:t>
      </w:r>
      <w:del w:id="13903" w:author="GoldenCorpusHarness" w:date="2026-03-28T21:57:49Z">
        <w:r>
          <w:delText>te</w:delText>
        </w:r>
      </w:del>
      <w:ins w:id="13904" w:author="GoldenCorpusHarness" w:date="2026-03-28T21:57:49Z">
        <w:r>
          <w:t>l)</w:t>
        </w:r>
      </w:ins>
    </w:p>
    <w:p ns2:paraId="07882C78" ns2:textId="0BCA380D" w:rsidR="007069F0" w:rsidRDefault="00757039" w:rsidP="007069F0">
      <w:pPr>
        <w:pStyle w:val="Paragraph0"/>
      </w:pPr>
      <w:del w:id="13905" w:author="GoldenCorpusHarness" w:date="2026-03-28T21:57:49Z">
        <w:r>
          <w:delText>The study will test ORR only once at IA1, at an initial α level of 0.0025 (Figure 4).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delText>
        </w:r>
      </w:del>
    </w:p>
    <w:p ns2:paraId="24A3E307" ns2:textId="0C81E840" w:rsidR="00757039" w:rsidRPr="00D96552" w:rsidRDefault="007069F0" w:rsidP="00757039">
      <w:pPr>
        <w:pStyle w:val="Paragraph0"/>
      </w:pPr>
      <w:del w:id="13906" w:author="GoldenCorpusHarness" w:date="2026-03-28T21:57:49Z">
        <w:r>
          <w:delText>B</w:delText>
        </w:r>
      </w:del>
      <w:ins w:id="13907" w:author="GoldenCorpusHarness" w:date="2026-03-28T21:57:49Z">
        <w:r>
          <w:t>S</w:t>
        </w:r>
      </w:ins>
      <w:r>
        <w:t>a</w:t>
      </w:r>
      <w:ins w:id="13908" w:author="GoldenCorpusHarness" w:date="2026-03-28T21:57:49Z">
        <w:r>
          <w:t xml:space="preserve">mple collection, </w:t>
        </w:r>
      </w:ins>
      <w:r>
        <w:t>s</w:t>
      </w:r>
      <w:ins w:id="13909" w:author="GoldenCorpusHarness" w:date="2026-03-28T21:57:49Z">
        <w:r>
          <w:t>torag</w:t>
        </w:r>
      </w:ins>
      <w:r>
        <w:t>e</w:t>
      </w:r>
      <w:ins w:id="13910" w:author="GoldenCorpusHarness" w:date="2026-03-28T21:57:49Z">
        <w:r>
          <w:t>, an</w:t>
        </w:r>
      </w:ins>
      <w:r>
        <w:t xml:space="preserve">d </w:t>
      </w:r>
      <w:ins w:id="13911" w:author="GoldenCorpusHarness" w:date="2026-03-28T21:57:49Z">
        <w:r>
          <w:t>shipment instructi</w:t>
        </w:r>
      </w:ins>
      <w:r>
        <w:t>on</w:t>
      </w:r>
      <w:ins w:id="13912" w:author="GoldenCorpusHarness" w:date="2026-03-28T21:57:49Z">
        <w:r>
          <w:t>s for</w:t>
        </w:r>
      </w:ins>
      <w:r>
        <w:t xml:space="preserve"> the </w:t>
      </w:r>
      <w:del w:id="13913" w:author="GoldenCorpusHarness" w:date="2026-03-28T21:57:49Z">
        <w:r>
          <w:delText xml:space="preserve">first 350 </w:delText>
        </w:r>
      </w:del>
      <w:ins w:id="13914" w:author="GoldenCorpusHarness" w:date="2026-03-28T21:57:49Z">
        <w:r>
          <w:t>explo</w:t>
        </w:r>
      </w:ins>
      <w:r>
        <w:t>ra</w:t>
      </w:r>
      <w:del w:id="13915" w:author="GoldenCorpusHarness" w:date="2026-03-28T21:57:49Z">
        <w:r>
          <w:delText>nd</w:delText>
        </w:r>
      </w:del>
      <w:ins w:id="13916" w:author="GoldenCorpusHarness" w:date="2026-03-28T21:57:49Z">
        <w:r>
          <w:t>tory bi</w:t>
        </w:r>
      </w:ins>
      <w:r>
        <w:t>om</w:t>
      </w:r>
      <w:del w:id="13917" w:author="GoldenCorpusHarness" w:date="2026-03-28T21:57:49Z">
        <w:r>
          <w:delText>ized p</w:delText>
        </w:r>
      </w:del>
      <w:r>
        <w:t>ar</w:t>
      </w:r>
      <w:del w:id="13918" w:author="GoldenCorpusHarness" w:date="2026-03-28T21:57:49Z">
        <w:r>
          <w:delText>ti</w:delText>
        </w:r>
      </w:del>
      <w:ins w:id="13919" w:author="GoldenCorpusHarness" w:date="2026-03-28T21:57:49Z">
        <w:r>
          <w:t>ker spe</w:t>
        </w:r>
      </w:ins>
      <w:r>
        <w:t>ci</w:t>
      </w:r>
      <w:del w:id="13920" w:author="GoldenCorpusHarness" w:date="2026-03-28T21:57:49Z">
        <w:r>
          <w:delText>pa</w:delText>
        </w:r>
      </w:del>
      <w:ins w:id="13921" w:author="GoldenCorpusHarness" w:date="2026-03-28T21:57:49Z">
        <w:r>
          <w:t>me</w:t>
        </w:r>
      </w:ins>
      <w:r>
        <w:t>n</w:t>
      </w:r>
      <w:del w:id="13922" w:author="GoldenCorpusHarness" w:date="2026-03-28T21:57:49Z">
        <w:r>
          <w:delText>t</w:delText>
        </w:r>
      </w:del>
      <w:r>
        <w:t>s wi</w:t>
      </w:r>
      <w:del w:id="13923" w:author="GoldenCorpusHarness" w:date="2026-03-28T21:57:49Z">
        <w:r>
          <w:delText>th at least 6 months of fo</w:delText>
        </w:r>
      </w:del>
      <w:r>
        <w:t>ll</w:t>
      </w:r>
      <w:del w:id="13924" w:author="GoldenCorpusHarness" w:date="2026-03-28T21:57:49Z">
        <w:r>
          <w:delText>ow-up,</w:delText>
        </w:r>
      </w:del>
      <w:r>
        <w:t xml:space="preserve"> </w:t>
      </w:r>
      <w:del w:id="13925" w:author="GoldenCorpusHarness" w:date="2026-03-28T21:57:49Z">
        <w:r>
          <w:delText>power at th</w:delText>
        </w:r>
      </w:del>
      <w:ins w:id="13926" w:author="GoldenCorpusHarness" w:date="2026-03-28T21:57:49Z">
        <w:r>
          <w:t>b</w:t>
        </w:r>
      </w:ins>
      <w:r>
        <w:t>e p</w:t>
      </w:r>
      <w:del w:id="13927" w:author="GoldenCorpusHarness" w:date="2026-03-28T21:57:49Z">
        <w:r>
          <w:delText>ossible α-levels as well as the app</w:delText>
        </w:r>
      </w:del>
      <w:r>
        <w:t>ro</w:t>
      </w:r>
      <w:del w:id="13928" w:author="GoldenCorpusHarness" w:date="2026-03-28T21:57:49Z">
        <w:r>
          <w:delText>x</w:delText>
        </w:r>
      </w:del>
      <w:ins w:id="13929" w:author="GoldenCorpusHarness" w:date="2026-03-28T21:57:49Z">
        <w:r>
          <w:t>v</w:t>
        </w:r>
      </w:ins>
      <w:r>
        <w:t>i</w:t>
      </w:r>
      <w:del w:id="13930" w:author="GoldenCorpusHarness" w:date="2026-03-28T21:57:49Z">
        <w:r>
          <w:delText xml:space="preserve">mate treatment </w:delText>
        </w:r>
      </w:del>
      <w:r>
        <w:t>d</w:t>
      </w:r>
      <w:del w:id="13931" w:author="GoldenCorpusHarness" w:date="2026-03-28T21:57:49Z">
        <w:r>
          <w:delText>ifference requir</w:delText>
        </w:r>
      </w:del>
      <w:r>
        <w:t>ed</w:t>
      </w:r>
      <w:del w:id="13932" w:author="GoldenCorpusHarness" w:date="2026-03-28T21:57:49Z">
        <w:r>
          <w:delText xml:space="preserve"> to reach the bound (ΔORR) are shown in Table 14, assuming underlying 20% and 40% response rates</w:delText>
        </w:r>
      </w:del>
      <w:r>
        <w:t xml:space="preserve"> in the </w:t>
      </w:r>
      <w:del w:id="13933" w:author="GoldenCorpusHarness" w:date="2026-03-28T21:57:49Z">
        <w:r>
          <w:delText>c</w:delText>
        </w:r>
      </w:del>
      <w:r>
        <w:t>o</w:t>
      </w:r>
      <w:del w:id="13934" w:author="GoldenCorpusHarness" w:date="2026-03-28T21:57:49Z">
        <w:r>
          <w:delText>ntrol and ex</w:delText>
        </w:r>
      </w:del>
      <w:r>
        <w:t>per</w:t>
      </w:r>
      <w:ins w:id="13935" w:author="GoldenCorpusHarness" w:date="2026-03-28T21:57:49Z">
        <w:r>
          <w:t>at</w:t>
        </w:r>
      </w:ins>
      <w:r>
        <w:t>i</w:t>
      </w:r>
      <w:ins w:id="13936" w:author="GoldenCorpusHarness" w:date="2026-03-28T21:57:49Z">
        <w:r>
          <w:t xml:space="preserve">ons/laboratory </w:t>
        </w:r>
      </w:ins>
      <w:r>
        <w:t>m</w:t>
      </w:r>
      <w:del w:id="13937" w:author="GoldenCorpusHarness" w:date="2026-03-28T21:57:49Z">
        <w:r>
          <w:delText>e</w:delText>
        </w:r>
      </w:del>
      <w:ins w:id="13938" w:author="GoldenCorpusHarness" w:date="2026-03-28T21:57:49Z">
        <w:r>
          <w:t>a</w:t>
        </w:r>
      </w:ins>
      <w:r>
        <w:t>n</w:t>
      </w:r>
      <w:del w:id="13939" w:author="GoldenCorpusHarness" w:date="2026-03-28T21:57:49Z">
        <w:r>
          <w:delText>t</w:delText>
        </w:r>
      </w:del>
      <w:ins w:id="13940" w:author="GoldenCorpusHarness" w:date="2026-03-28T21:57:49Z">
        <w:r>
          <w:t>u</w:t>
        </w:r>
      </w:ins>
      <w:r>
        <w:t>al</w:t>
      </w:r>
      <w:del w:id="13941" w:author="GoldenCorpusHarness" w:date="2026-03-28T21:57:49Z">
        <w:r>
          <w:delText xml:space="preserve"> groups, respectively</w:delText>
        </w:r>
      </w:del>
      <w:r>
        <w:t>.</w:t>
      </w:r>
    </w:p>
    <w:p ns2:paraId="3E4944F5" ns2:textId="1CE03CA0" w:rsidR="00757039" w:rsidRPr="00337395" w:rsidRDefault="00B14903" w:rsidP="002D1EA4">
      <w:pPr>
        <w:pStyle w:val="Caption"/>
      </w:pPr>
      <w:del w:id="13942" w:author="GoldenCorpusHarness" w:date="2026-03-28T21:57:49Z">
        <w:r>
          <w:delText>Tabl</w:delText>
        </w:r>
      </w:del>
      <w:ins w:id="13943" w:author="GoldenCorpusHarness" w:date="2026-03-28T21:57:49Z">
        <w:r>
          <w:t>R</w:t>
        </w:r>
      </w:ins>
      <w:r>
        <w:t>e</w:t>
      </w:r>
      <w:ins w:id="13944" w:author="GoldenCorpusHarness" w:date="2026-03-28T21:57:49Z">
        <w:r>
          <w:t>fer</w:t>
        </w:r>
      </w:ins>
      <w:r>
        <w:t xml:space="preserve"> </w:t>
      </w:r>
      <w:del w:id="13945" w:author="GoldenCorpusHarness" w:date="2026-03-28T21:57:49Z">
        <w:r>
          <w:delText>14P</w:delText>
        </w:r>
      </w:del>
      <w:ins w:id="13946" w:author="GoldenCorpusHarness" w:date="2026-03-28T21:57:49Z">
        <w:r>
          <w:t>t</w:t>
        </w:r>
      </w:ins>
      <w:r>
        <w:t>o</w:t>
      </w:r>
      <w:del w:id="13947" w:author="GoldenCorpusHarness" w:date="2026-03-28T21:57:49Z">
        <w:r>
          <w:delText>ssible α Levels (One-Sided) and</w:delText>
        </w:r>
      </w:del>
      <w:r>
        <w:t xml:space="preserve"> App</w:t>
      </w:r>
      <w:ins w:id="13948" w:author="GoldenCorpusHarness" w:date="2026-03-28T21:57:49Z">
        <w:r>
          <w:t>endix 7 fo</w:t>
        </w:r>
      </w:ins>
      <w:r>
        <w:t>r</w:t>
      </w:r>
      <w:ins w:id="13949" w:author="GoldenCorpusHarness" w:date="2026-03-28T21:57:49Z">
        <w:r>
          <w:t xml:space="preserve"> c</w:t>
        </w:r>
      </w:ins>
      <w:r>
        <w:t>o</w:t>
      </w:r>
      <w:del w:id="13950" w:author="GoldenCorpusHarness" w:date="2026-03-28T21:57:49Z">
        <w:r>
          <w:delText>xima</w:delText>
        </w:r>
      </w:del>
      <w:ins w:id="13951" w:author="GoldenCorpusHarness" w:date="2026-03-28T21:57:49Z">
        <w:r>
          <w:t>un</w:t>
        </w:r>
      </w:ins>
      <w:r>
        <w:t>t</w:t>
      </w:r>
      <w:ins w:id="13952" w:author="GoldenCorpusHarness" w:date="2026-03-28T21:57:49Z">
        <w:r>
          <w:t>ry-sp</w:t>
        </w:r>
      </w:ins>
      <w:r>
        <w:t>e</w:t>
      </w:r>
      <w:del w:id="13953" w:author="GoldenCorpusHarness" w:date="2026-03-28T21:57:49Z">
        <w:r>
          <w:delText xml:space="preserve"> ORR D</w:delText>
        </w:r>
      </w:del>
      <w:ins w:id="13954" w:author="GoldenCorpusHarness" w:date="2026-03-28T21:57:49Z">
        <w:r>
          <w:t>c</w:t>
        </w:r>
      </w:ins>
      <w:r>
        <w:t>if</w:t>
      </w:r>
      <w:del w:id="13955" w:author="GoldenCorpusHarness" w:date="2026-03-28T21:57:49Z">
        <w:r>
          <w:delText>fe</w:delText>
        </w:r>
      </w:del>
      <w:ins w:id="13956" w:author="GoldenCorpusHarness" w:date="2026-03-28T21:57:49Z">
        <w:r>
          <w:t xml:space="preserve">ic </w:t>
        </w:r>
      </w:ins>
      <w:r>
        <w:t>r</w:t>
      </w:r>
      <w:del w:id="13957" w:author="GoldenCorpusHarness" w:date="2026-03-28T21:57:49Z">
        <w:r>
          <w:delText>ence R</w:delText>
        </w:r>
      </w:del>
      <w:r>
        <w:t>equire</w:t>
      </w:r>
      <w:del w:id="13958" w:author="GoldenCorpusHarness" w:date="2026-03-28T21:57:49Z">
        <w:r>
          <w:delText xml:space="preserve">d </w:delText>
        </w:r>
      </w:del>
      <w:ins w:id="13959" w:author="GoldenCorpusHarness" w:date="2026-03-28T21:57:49Z">
        <w:r>
          <w:t>men</w:t>
        </w:r>
      </w:ins>
      <w:r>
        <w:t>t</w:t>
      </w:r>
      <w:del w:id="13960" w:author="GoldenCorpusHarness" w:date="2026-03-28T21:57:49Z">
        <w:r>
          <w:delText>o Show Efficacy for Objective Re</w:delText>
        </w:r>
      </w:del>
      <w:r>
        <w:t>s</w:t>
      </w:r>
      <w:del w:id="13961" w:author="GoldenCorpusHarness" w:date="2026-03-28T21:57:49Z">
        <w:r>
          <w:delText>ponse at IA1</w:delText>
        </w:r>
      </w:del>
      <w:ins w:id="13962" w:author="GoldenCorpusHarness" w:date="2026-03-28T21:57:49Z">
        <w:r>
          <w:t>.</w:t>
        </w:r>
      </w:ins>
    </w:p>
    <w:tbl>
      <w:tblPr>
        <w:tblStyle w:val="TableGrid"/>
        <w:tblW w:w="5000" w:type="pct"/>
        <w:tblLook w:val="04A0" w:firstRow="1" w:lastRow="0" w:firstColumn="1" w:lastColumn="0" w:noHBand="0" w:noVBand="1"/>
      </w:tblPr>
      <w:tblGrid>
        <w:gridCol w:w="2131"/>
        <w:gridCol w:w="3894"/>
        <w:gridCol w:w="2965"/>
      </w:tblGrid>
      <w:tr w:rsidR="00757039" w:rsidRPr="009A1B5E" ns2:paraId="1B39B76A" ns2:textId="77777777" w:rsidTr="005C3306">
        <w:trPr>
          <w:tblHeader/>
        </w:trPr>
        <w:tc>
          <w:tcPr>
            <w:tcW w:w="1185" w:type="pct"/>
            <w:tcBorders>
              <w:top w:val="single" w:sz="4" w:space="0" w:color="auto"/>
              <w:left w:val="single" w:sz="4" w:space="0" w:color="auto"/>
              <w:bottom w:val="single" w:sz="4" w:space="0" w:color="auto"/>
              <w:right w:val="single" w:sz="4" w:space="0" w:color="auto"/>
            </w:tcBorders>
            <w:vAlign w:val="bottom"/>
            <w:hideMark/>
          </w:tcPr>
          <w:p ns2:paraId="1BE73470" ns2:textId="16782A80" w:rsidR="00757039" w:rsidRPr="009A1B5E" w:rsidRDefault="00757039" w:rsidP="005C3306">
            <w:pPr>
              <w:spacing w:before="60" w:after="60"/>
              <w:jc w:val="center"/>
              <w:rPr>
                <w:b/>
                <w:sz w:val="20"/>
                <w:szCs w:val="20"/>
              </w:rPr>
            </w:pPr>
            <w:r w:rsidRPr="009A1B5E">
              <w:rPr>
                <w:b/>
                <w:sz w:val="20"/>
                <w:szCs w:val="20"/>
              </w:rPr>
              <w:t>α</w:t>
            </w:r>
            <w:r w:rsidR="00E962AE">
              <w:rPr>
                <w:b/>
                <w:sz w:val="20"/>
                <w:szCs w:val="20"/>
              </w:rPr>
              <w:t xml:space="preserve"> (One-Sided)</w:t>
            </w:r>
          </w:p>
        </w:tc>
        <w:tc>
          <w:tcPr>
            <w:tcW w:w="2166" w:type="pct"/>
            <w:tcBorders>
              <w:top w:val="single" w:sz="4" w:space="0" w:color="auto"/>
              <w:left w:val="single" w:sz="4" w:space="0" w:color="auto"/>
              <w:bottom w:val="single" w:sz="4" w:space="0" w:color="auto"/>
              <w:right w:val="single" w:sz="4" w:space="0" w:color="auto"/>
            </w:tcBorders>
            <w:vAlign w:val="bottom"/>
            <w:hideMark/>
          </w:tcPr>
          <w:p ns2:paraId="0FD36077" ns2:textId="77777777" w:rsidR="00757039" w:rsidRPr="009A1B5E" w:rsidRDefault="00757039" w:rsidP="005C3306">
            <w:pPr>
              <w:spacing w:before="60" w:after="60"/>
              <w:ind w:left="-126"/>
              <w:jc w:val="center"/>
              <w:rPr>
                <w:b/>
                <w:sz w:val="20"/>
                <w:szCs w:val="20"/>
              </w:rPr>
            </w:pPr>
            <w:r w:rsidRPr="009A1B5E">
              <w:rPr>
                <w:b/>
                <w:sz w:val="20"/>
                <w:szCs w:val="20"/>
              </w:rPr>
              <w:t>~Δ ORR</w:t>
            </w:r>
          </w:p>
        </w:tc>
        <w:tc>
          <w:tcPr>
            <w:tcW w:w="1649" w:type="pct"/>
            <w:tcBorders>
              <w:top w:val="single" w:sz="4" w:space="0" w:color="auto"/>
              <w:left w:val="single" w:sz="4" w:space="0" w:color="auto"/>
              <w:bottom w:val="single" w:sz="4" w:space="0" w:color="auto"/>
              <w:right w:val="single" w:sz="4" w:space="0" w:color="auto"/>
            </w:tcBorders>
            <w:vAlign w:val="bottom"/>
            <w:hideMark/>
          </w:tcPr>
          <w:p ns2:paraId="3B287C6A" ns2:textId="77777777" w:rsidR="00757039" w:rsidRPr="009A1B5E" w:rsidRDefault="00757039" w:rsidP="005C3306">
            <w:pPr>
              <w:spacing w:before="60" w:after="60"/>
              <w:jc w:val="center"/>
              <w:rPr>
                <w:b/>
                <w:sz w:val="20"/>
                <w:szCs w:val="20"/>
              </w:rPr>
            </w:pPr>
            <w:r w:rsidRPr="009A1B5E">
              <w:rPr>
                <w:b/>
                <w:sz w:val="20"/>
                <w:szCs w:val="20"/>
              </w:rPr>
              <w:t>Power</w:t>
            </w:r>
          </w:p>
        </w:tc>
      </w:tr>
      <w:tr w:rsidR="00757039" w:rsidRPr="009A1B5E" ns2:paraId="4FBE8CF7" ns2:textId="77777777" w:rsidTr="00E30E97">
        <w:tc>
          <w:tcPr>
            <w:tcW w:w="1185" w:type="pct"/>
            <w:tcBorders>
              <w:top w:val="single" w:sz="4" w:space="0" w:color="auto"/>
              <w:left w:val="single" w:sz="4" w:space="0" w:color="auto"/>
              <w:bottom w:val="single" w:sz="4" w:space="0" w:color="auto"/>
              <w:right w:val="single" w:sz="4" w:space="0" w:color="auto"/>
            </w:tcBorders>
            <w:hideMark/>
          </w:tcPr>
          <w:p ns2:paraId="103E2D3C" ns2:textId="77777777" w:rsidR="00757039" w:rsidRPr="009A1B5E" w:rsidRDefault="00757039" w:rsidP="005C3306">
            <w:pPr>
              <w:spacing w:before="60" w:after="60"/>
              <w:jc w:val="center"/>
              <w:rPr>
                <w:sz w:val="20"/>
                <w:szCs w:val="20"/>
              </w:rPr>
            </w:pPr>
            <w:r w:rsidRPr="009A1B5E">
              <w:rPr>
                <w:sz w:val="20"/>
                <w:szCs w:val="20"/>
              </w:rPr>
              <w:t>0.0025</w:t>
            </w:r>
          </w:p>
        </w:tc>
        <w:tc>
          <w:tcPr>
            <w:tcW w:w="2166" w:type="pct"/>
            <w:tcBorders>
              <w:top w:val="single" w:sz="4" w:space="0" w:color="auto"/>
              <w:left w:val="single" w:sz="4" w:space="0" w:color="auto"/>
              <w:bottom w:val="single" w:sz="4" w:space="0" w:color="auto"/>
              <w:right w:val="single" w:sz="4" w:space="0" w:color="auto"/>
            </w:tcBorders>
          </w:tcPr>
          <w:p ns2:paraId="3C5A1477" ns2:textId="77777777" w:rsidR="00757039" w:rsidRPr="009A1B5E" w:rsidRDefault="00757039" w:rsidP="005C3306">
            <w:pPr>
              <w:spacing w:before="60" w:after="60"/>
              <w:jc w:val="center"/>
              <w:rPr>
                <w:sz w:val="20"/>
                <w:szCs w:val="20"/>
              </w:rPr>
            </w:pPr>
            <w:r w:rsidRPr="009A1B5E">
              <w:rPr>
                <w:sz w:val="20"/>
                <w:szCs w:val="20"/>
              </w:rPr>
              <w:t>0.1327</w:t>
            </w:r>
          </w:p>
        </w:tc>
        <w:tc>
          <w:tcPr>
            <w:tcW w:w="1649" w:type="pct"/>
            <w:tcBorders>
              <w:top w:val="single" w:sz="4" w:space="0" w:color="auto"/>
              <w:left w:val="single" w:sz="4" w:space="0" w:color="auto"/>
              <w:bottom w:val="single" w:sz="4" w:space="0" w:color="auto"/>
              <w:right w:val="single" w:sz="4" w:space="0" w:color="auto"/>
            </w:tcBorders>
            <w:hideMark/>
          </w:tcPr>
          <w:p ns2:paraId="66CFDF83" ns2:textId="77777777" w:rsidR="00757039" w:rsidRPr="009A1B5E" w:rsidRDefault="00757039" w:rsidP="005C3306">
            <w:pPr>
              <w:spacing w:before="60" w:after="60"/>
              <w:jc w:val="center"/>
              <w:rPr>
                <w:sz w:val="20"/>
                <w:szCs w:val="20"/>
              </w:rPr>
            </w:pPr>
            <w:r w:rsidRPr="009A1B5E">
              <w:rPr>
                <w:sz w:val="20"/>
                <w:szCs w:val="20"/>
              </w:rPr>
              <w:t>0.904</w:t>
            </w:r>
          </w:p>
        </w:tc>
      </w:tr>
      <w:tr w:rsidR="00757039" w:rsidRPr="009A1B5E" ns2:paraId="3A5AFE17" ns2:textId="77777777" w:rsidTr="00E30E97">
        <w:tc>
          <w:tcPr>
            <w:tcW w:w="1185" w:type="pct"/>
            <w:tcBorders>
              <w:top w:val="single" w:sz="4" w:space="0" w:color="auto"/>
              <w:left w:val="single" w:sz="4" w:space="0" w:color="auto"/>
              <w:bottom w:val="single" w:sz="4" w:space="0" w:color="auto"/>
              <w:right w:val="single" w:sz="4" w:space="0" w:color="auto"/>
            </w:tcBorders>
          </w:tcPr>
          <w:p ns2:paraId="5C32BA8B" ns2:textId="77777777" w:rsidR="00757039" w:rsidRPr="009A1B5E" w:rsidRDefault="00757039" w:rsidP="005C3306">
            <w:pPr>
              <w:spacing w:before="60" w:after="60"/>
              <w:jc w:val="center"/>
              <w:rPr>
                <w:sz w:val="20"/>
                <w:szCs w:val="20"/>
              </w:rPr>
            </w:pPr>
            <w:r w:rsidRPr="009A1B5E">
              <w:rPr>
                <w:sz w:val="20"/>
                <w:szCs w:val="20"/>
              </w:rPr>
              <w:t>0.025</w:t>
            </w:r>
          </w:p>
        </w:tc>
        <w:tc>
          <w:tcPr>
            <w:tcW w:w="2166" w:type="pct"/>
            <w:tcBorders>
              <w:top w:val="single" w:sz="4" w:space="0" w:color="auto"/>
              <w:left w:val="single" w:sz="4" w:space="0" w:color="auto"/>
              <w:bottom w:val="single" w:sz="4" w:space="0" w:color="auto"/>
              <w:right w:val="single" w:sz="4" w:space="0" w:color="auto"/>
            </w:tcBorders>
          </w:tcPr>
          <w:p ns2:paraId="212B4608" ns2:textId="77777777" w:rsidR="00757039" w:rsidRPr="009A1B5E" w:rsidRDefault="00757039" w:rsidP="005C3306">
            <w:pPr>
              <w:spacing w:before="60" w:after="60"/>
              <w:jc w:val="center"/>
              <w:rPr>
                <w:sz w:val="20"/>
                <w:szCs w:val="20"/>
              </w:rPr>
            </w:pPr>
            <w:r w:rsidRPr="009A1B5E">
              <w:rPr>
                <w:sz w:val="20"/>
                <w:szCs w:val="20"/>
              </w:rPr>
              <w:t>0.0901</w:t>
            </w:r>
          </w:p>
        </w:tc>
        <w:tc>
          <w:tcPr>
            <w:tcW w:w="1649" w:type="pct"/>
            <w:tcBorders>
              <w:top w:val="single" w:sz="4" w:space="0" w:color="auto"/>
              <w:left w:val="single" w:sz="4" w:space="0" w:color="auto"/>
              <w:bottom w:val="single" w:sz="4" w:space="0" w:color="auto"/>
              <w:right w:val="single" w:sz="4" w:space="0" w:color="auto"/>
            </w:tcBorders>
          </w:tcPr>
          <w:p ns2:paraId="142A6B17" ns2:textId="77777777" w:rsidR="00757039" w:rsidRPr="009A1B5E" w:rsidRDefault="00757039" w:rsidP="005C3306">
            <w:pPr>
              <w:spacing w:before="60" w:after="60"/>
              <w:jc w:val="center"/>
              <w:rPr>
                <w:sz w:val="20"/>
                <w:szCs w:val="20"/>
              </w:rPr>
            </w:pPr>
            <w:r w:rsidRPr="009A1B5E">
              <w:rPr>
                <w:sz w:val="20"/>
                <w:szCs w:val="20"/>
              </w:rPr>
              <w:t>0.985</w:t>
            </w:r>
          </w:p>
        </w:tc>
      </w:tr>
      <w:tr w:rsidR="00A415BB" w:rsidRPr="009A1B5E" ns2:paraId="4696C925" ns2:textId="77777777" w:rsidTr="00E30E97">
        <w:tc>
          <w:tcPr>
            <w:tcW w:w="5000" w:type="pct"/>
            <w:gridSpan w:val="3"/>
            <w:tcBorders>
              <w:top w:val="single" w:sz="4" w:space="0" w:color="auto"/>
              <w:left w:val="single" w:sz="4" w:space="0" w:color="auto"/>
              <w:bottom w:val="single" w:sz="4" w:space="0" w:color="auto"/>
              <w:right w:val="single" w:sz="4" w:space="0" w:color="auto"/>
            </w:tcBorders>
          </w:tcPr>
          <w:p ns2:paraId="76E83DC6" ns2:textId="2ABB9858" w:rsidR="00A415BB" w:rsidRPr="009A1B5E" w:rsidRDefault="009A1B5E" w:rsidP="005C3306">
            <w:pPr>
              <w:pStyle w:val="Paragraph0"/>
              <w:spacing w:after="60"/>
              <w:rPr>
                <w:sz w:val="20"/>
                <w:szCs w:val="20"/>
              </w:rPr>
            </w:pPr>
            <w:r w:rsidRPr="009A1B5E">
              <w:rPr>
                <w:sz w:val="20"/>
                <w:szCs w:val="20"/>
              </w:rPr>
              <w:t>Abbreviation: ORR = objective response rate</w:t>
            </w:r>
            <w:r>
              <w:rPr>
                <w:sz w:val="20"/>
                <w:szCs w:val="20"/>
              </w:rPr>
              <w:t>.</w:t>
            </w:r>
          </w:p>
        </w:tc>
      </w:tr>
    </w:tbl>
    <w:p ns2:paraId="2FD190E8" ns2:textId="77777777" w:rsidR="009A1B5E" w:rsidRDefault="009A1B5E" w:rsidP="005C3306">
      <w:ins w:id="13963" w:author="GoldenCorpusHarness" w:date="2026-03-28T21:57:49Z">
        <w:r>
          <w:t>The planned genetic analysis sample should be drawn for planned analysis of the association between genetic variants in DNA and drug response. This sample will not be collected at the site if there is either a local law or regulation prohibiting collection, or if the IRB/IEC does not approve the collection of the sample for these purposes.</w:t>
        </w:r>
      </w:ins>
    </w:p>
    <w:p ns2:paraId="4047DC15" ns2:textId="69B0B03B" w:rsidR="004D2369" w:rsidRDefault="004D2369" w:rsidP="005C3306">
      <w:pPr>
        <w:pStyle w:val="Heading3"/>
      </w:pPr>
      <w:del w:id="13964" w:author="GoldenCorpusHarness" w:date="2026-03-28T21:57:49Z">
        <w:r>
          <w:delText>Prog</w:delText>
        </w:r>
      </w:del>
      <w:ins w:id="13965" w:author="GoldenCorpusHarness" w:date="2026-03-28T21:57:49Z">
        <w:r>
          <w:t>Futu</w:t>
        </w:r>
      </w:ins>
      <w:r>
        <w:t>re</w:t>
      </w:r>
      <w:ins w:id="13966" w:author="GoldenCorpusHarness" w:date="2026-03-28T21:57:49Z">
        <w:r>
          <w:t xml:space="preserve"> Biomedical Re</w:t>
        </w:r>
      </w:ins>
      <w:r>
        <w:t>s</w:t>
      </w:r>
      <w:del w:id="13967" w:author="GoldenCorpusHarness" w:date="2026-03-28T21:57:49Z">
        <w:r>
          <w:delText>s</w:delText>
        </w:r>
      </w:del>
      <w:ins w:id="13968" w:author="GoldenCorpusHarness" w:date="2026-03-28T21:57:49Z">
        <w:r>
          <w:t>earch Sample Collect</w:t>
        </w:r>
      </w:ins>
      <w:r>
        <w:t>ion</w:t>
      </w:r>
      <w:del w:id="13969" w:author="GoldenCorpusHarness" w:date="2026-03-28T21:57:49Z">
        <w:r>
          <w:delText>-free Survival</w:delText>
        </w:r>
      </w:del>
    </w:p>
    <w:p ns2:paraId="6B609217" ns2:textId="12EF019F" w:rsidR="001B14FE" w:rsidRDefault="001B14FE" w:rsidP="001334F8">
      <w:pPr>
        <w:pStyle w:val="Paragraph0"/>
      </w:pPr>
      <w:del w:id="13970" w:author="GoldenCorpusHarness" w:date="2026-03-28T21:57:49Z">
        <w:r>
          <w:delText>T</w:delText>
        </w:r>
      </w:del>
      <w:ins w:id="13971" w:author="GoldenCorpusHarness" w:date="2026-03-28T21:57:49Z">
        <w:r>
          <w:t>FBR samples will not be collected in t</w:t>
        </w:r>
      </w:ins>
      <w:r>
        <w:t>h</w:t>
      </w:r>
      <w:del w:id="13972" w:author="GoldenCorpusHarness" w:date="2026-03-28T21:57:49Z">
        <w:r>
          <w:delText>e</w:delText>
        </w:r>
      </w:del>
      <w:ins w:id="13973" w:author="GoldenCorpusHarness" w:date="2026-03-28T21:57:49Z">
        <w:r>
          <w:t>is</w:t>
        </w:r>
      </w:ins>
      <w:r>
        <w:t xml:space="preserve"> study</w:t>
      </w:r>
      <w:del w:id="13974" w:author="GoldenCorpusHarness" w:date="2026-03-28T21:57:49Z">
        <w:r>
          <w:delText xml:space="preserve"> will test PFS at IA1 and IA2 only</w:delText>
        </w:r>
      </w:del>
      <w:r>
        <w:t>.</w:t>
      </w:r>
      <w:del w:id="13975" w:author="GoldenCorpusHarness" w:date="2026-03-28T21:57:49Z">
        <w:r>
          <w:delText xml:space="preserve"> After the multiplicity strategy as outline in Figure 4, the PFS hypothesis may be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O’Brien-Fleming alpha spending function is used to construct group sequential boundaries to control the Type-I error rate. Table 15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testing with its updated bounds, considering the α reallocation from the OS hypothesis.</w:delText>
        </w:r>
      </w:del>
    </w:p>
    <w:p ns2:paraId="4FEFF68A" ns2:textId="73D92D60" w:rsidR="008C3494" w:rsidRDefault="008C3494" w:rsidP="00F813E8">
      <w:pPr>
        <w:pStyle w:val="Paragraph0"/>
        <w:rPr>
          <w:color w:val="000000"/>
        </w:rPr>
      </w:pPr>
      <w:del w:id="13976" w:author="GoldenCorpusHarness" w:date="2026-03-28T21:57:49Z">
        <w:r>
          <w:delText>For th</w:delText>
        </w:r>
      </w:del>
      <w:ins w:id="13977" w:author="GoldenCorpusHarness" w:date="2026-03-28T21:57:49Z">
        <w:r>
          <w:t>M</w:t>
        </w:r>
      </w:ins>
      <w:r>
        <w:t>e</w:t>
      </w:r>
      <w:del w:id="13978" w:author="GoldenCorpusHarness" w:date="2026-03-28T21:57:49Z">
        <w:r>
          <w:delText xml:space="preserve"> PFS hypothes</w:delText>
        </w:r>
      </w:del>
      <w:ins w:id="13979" w:author="GoldenCorpusHarness" w:date="2026-03-28T21:57:49Z">
        <w:r>
          <w:t>d</w:t>
        </w:r>
      </w:ins>
      <w:r>
        <w:t>i</w:t>
      </w:r>
      <w:del w:id="13980" w:author="GoldenCorpusHarness" w:date="2026-03-28T21:57:49Z">
        <w:r>
          <w:delText>s H2, IA2 will be the fin</w:delText>
        </w:r>
      </w:del>
      <w:ins w:id="13981" w:author="GoldenCorpusHarness" w:date="2026-03-28T21:57:49Z">
        <w:r>
          <w:t>c</w:t>
        </w:r>
      </w:ins>
      <w:r>
        <w:t xml:space="preserve">al </w:t>
      </w:r>
      <w:del w:id="13982" w:author="GoldenCorpusHarness" w:date="2026-03-28T21:57:49Z">
        <w:r>
          <w:delText>PFS analy</w:delText>
        </w:r>
      </w:del>
      <w:ins w:id="13983" w:author="GoldenCorpusHarness" w:date="2026-03-28T21:57:49Z">
        <w:r>
          <w:t>Re</w:t>
        </w:r>
      </w:ins>
      <w:r>
        <w:t>s</w:t>
      </w:r>
      <w:del w:id="13984" w:author="GoldenCorpusHarness" w:date="2026-03-28T21:57:49Z">
        <w:r>
          <w:delText>is with a ta</w:delText>
        </w:r>
      </w:del>
      <w:ins w:id="13985" w:author="GoldenCorpusHarness" w:date="2026-03-28T21:57:49Z">
        <w:r>
          <w:t>ou</w:t>
        </w:r>
      </w:ins>
      <w:r>
        <w:t>r</w:t>
      </w:r>
      <w:del w:id="13986" w:author="GoldenCorpusHarness" w:date="2026-03-28T21:57:49Z">
        <w:r>
          <w:delText>get number of events of 432. Th</w:delText>
        </w:r>
      </w:del>
      <w:ins w:id="13987" w:author="GoldenCorpusHarness" w:date="2026-03-28T21:57:49Z">
        <w:r>
          <w:t>c</w:t>
        </w:r>
      </w:ins>
      <w:r>
        <w:t xml:space="preserve">e </w:t>
      </w:r>
      <w:del w:id="13988" w:author="GoldenCorpusHarness" w:date="2026-03-28T21:57:49Z">
        <w:r>
          <w:delText>bounds provided in Table 15 are based on the assump</w:delText>
        </w:r>
      </w:del>
      <w:ins w:id="13989" w:author="GoldenCorpusHarness" w:date="2026-03-28T21:57:49Z">
        <w:r>
          <w:t>U</w:t>
        </w:r>
      </w:ins>
      <w:r>
        <w:t>ti</w:t>
      </w:r>
      <w:del w:id="13990" w:author="GoldenCorpusHarness" w:date="2026-03-28T21:57:49Z">
        <w:r>
          <w:delText>on th</w:delText>
        </w:r>
      </w:del>
      <w:ins w:id="13991" w:author="GoldenCorpusHarness" w:date="2026-03-28T21:57:49Z">
        <w:r>
          <w:t>liz</w:t>
        </w:r>
      </w:ins>
      <w:r>
        <w:t>a</w:t>
      </w:r>
      <w:del w:id="13992" w:author="GoldenCorpusHarness" w:date="2026-03-28T21:57:49Z">
        <w:r>
          <w:delText>t the number of events at IA1 and IA2 are 350 and 432, respectively. At the time of an analysis, the observed number of events may differ substantially from the expected. To avoid overspending at IA1 and keep reasonable alpha for the IA2, the minimum alpha spending strategy will be adopted. At IA1, the information fraction used in Lan-DeMets spending function to determine the alpha spending at the IA will be based on the minimum of the expected information frac</w:delText>
        </w:r>
      </w:del>
      <w:r>
        <w:t xml:space="preserve">tion and </w:t>
      </w:r>
      <w:ins w:id="13993" w:author="GoldenCorpusHarness" w:date="2026-03-28T21:57:49Z">
        <w:r>
          <w:t>Heal</w:t>
        </w:r>
      </w:ins>
      <w:r>
        <w:t>th</w:t>
      </w:r>
      <w:del w:id="13994" w:author="GoldenCorpusHarness" w:date="2026-03-28T21:57:49Z">
        <w:r>
          <w:delText>e</w:delText>
        </w:r>
      </w:del>
      <w:r>
        <w:t xml:space="preserve"> </w:t>
      </w:r>
      <w:del w:id="13995" w:author="GoldenCorpusHarness" w:date="2026-03-28T21:57:49Z">
        <w:r>
          <w:delText>a</w:delText>
        </w:r>
      </w:del>
      <w:ins w:id="13996" w:author="GoldenCorpusHarness" w:date="2026-03-28T21:57:49Z">
        <w:r>
          <w:t>E</w:t>
        </w:r>
      </w:ins>
      <w:r>
        <w:t>c</w:t>
      </w:r>
      <w:del w:id="13997" w:author="GoldenCorpusHarness" w:date="2026-03-28T21:57:49Z">
        <w:r>
          <w:delText>tual informati</w:delText>
        </w:r>
      </w:del>
      <w:r>
        <w:t>on</w:t>
      </w:r>
      <w:del w:id="13998" w:author="GoldenCorpusHarness" w:date="2026-03-28T21:57:49Z">
        <w:r>
          <w:delText xml:space="preserve"> fra</w:delText>
        </w:r>
      </w:del>
      <w:ins w:id="13999" w:author="GoldenCorpusHarness" w:date="2026-03-28T21:57:49Z">
        <w:r>
          <w:t>omi</w:t>
        </w:r>
      </w:ins>
      <w:r>
        <w:t>c</w:t>
      </w:r>
      <w:del w:id="14000" w:author="GoldenCorpusHarness" w:date="2026-03-28T21:57:49Z">
        <w:r>
          <w:delText>tion at the analy</w:delText>
        </w:r>
      </w:del>
      <w:r>
        <w:t>s</w:t>
      </w:r>
      <w:del w:id="14001" w:author="GoldenCorpusHarness" w:date="2026-03-28T21:57:49Z">
        <w:r>
          <w:delText>is.</w:delText>
        </w:r>
      </w:del>
    </w:p>
    <w:p ns2:paraId="75CCE2B2" ns2:textId="0A88F458" w:rsidR="00F813E8" w:rsidRDefault="00F813E8" w:rsidP="009B6EAD">
      <w:pPr>
        <w:pStyle w:val="Paragraph0"/>
        <w:numPr>
          <w:ilvl w:val="0"/>
          <w:numId w:val="38"/>
        </w:numPr>
        <w:ind w:left="360"/>
      </w:pPr>
      <w:del w:id="14002" w:author="GoldenCorpusHarness" w:date="2026-03-28T21:57:49Z">
        <w:r>
          <w:delText>In the scenario that the e</w:delText>
        </w:r>
      </w:del>
      <w:ins w:id="14003" w:author="GoldenCorpusHarness" w:date="2026-03-28T21:57:49Z">
        <w:r>
          <w:t xml:space="preserve">All-cause hospitalizations and emergency department </w:t>
        </w:r>
      </w:ins>
      <w:r>
        <w:t>v</w:t>
      </w:r>
      <w:del w:id="14004" w:author="GoldenCorpusHarness" w:date="2026-03-28T21:57:49Z">
        <w:r>
          <w:delText>ent accumulation is faster than expected</w:delText>
        </w:r>
      </w:del>
      <w:ins w:id="14005" w:author="GoldenCorpusHarness" w:date="2026-03-28T21:57:49Z">
        <w:r>
          <w:t>isits must be reported in the eCRF from the time of treatment allocation/randomization through 90 days after cessation of study intervention or 30 days after cessation of study intervention if the participant initiates new anticancer therapy</w:t>
        </w:r>
      </w:ins>
      <w:r>
        <w:t xml:space="preserve">, </w:t>
      </w:r>
      <w:del w:id="14006" w:author="GoldenCorpusHarness" w:date="2026-03-28T21:57:49Z">
        <w:r>
          <w:delText>ie, if the number of obser</w:delText>
        </w:r>
      </w:del>
      <w:ins w:id="14007" w:author="GoldenCorpusHarness" w:date="2026-03-28T21:57:49Z">
        <w:r>
          <w:t>whiche</w:t>
        </w:r>
      </w:ins>
      <w:r>
        <w:t>ve</w:t>
      </w:r>
      <w:del w:id="14008" w:author="GoldenCorpusHarness" w:date="2026-03-28T21:57:49Z">
        <w:r>
          <w:delText>d events exceeds the expected number of events at IA1, then the information fraction will be calculated as the expected number of events at IA1 over the target number of events at IA2</w:delText>
        </w:r>
      </w:del>
      <w:ins w:id="14009" w:author="GoldenCorpusHarness" w:date="2026-03-28T21:57:49Z">
        <w:r>
          <w:t>r is earlier</w:t>
        </w:r>
      </w:ins>
      <w:r>
        <w:t>.</w:t>
      </w:r>
      <w:del w:id="14010" w:author="GoldenCorpusHarness" w:date="2026-03-28T21:57:49Z">
        <w:r>
          <w:delText xml:space="preserve"> </w:delText>
        </w:r>
      </w:del>
    </w:p>
    <w:p ns2:paraId="5FD92037" ns2:textId="2F1E2E6F" w:rsidR="00C92421" w:rsidRDefault="00C92421" w:rsidP="009B6EAD">
      <w:pPr>
        <w:pStyle w:val="Paragraph0"/>
        <w:numPr>
          <w:ilvl w:val="0"/>
          <w:numId w:val="38"/>
        </w:numPr>
        <w:ind w:left="360"/>
      </w:pPr>
      <w:del w:id="14011" w:author="GoldenCorpusHarness" w:date="2026-03-28T21:57:49Z">
        <w:r>
          <w:delText xml:space="preserve">In the </w:delText>
        </w:r>
      </w:del>
      <w:ins w:id="14012" w:author="GoldenCorpusHarness" w:date="2026-03-28T21:57:49Z">
        <w:r>
          <w:t>Vi</w:t>
        </w:r>
      </w:ins>
      <w:r>
        <w:t>s</w:t>
      </w:r>
      <w:del w:id="14013" w:author="GoldenCorpusHarness" w:date="2026-03-28T21:57:49Z">
        <w:r>
          <w:delText>cenar</w:delText>
        </w:r>
      </w:del>
      <w:r>
        <w:t>i</w:t>
      </w:r>
      <w:del w:id="14014" w:author="GoldenCorpusHarness" w:date="2026-03-28T21:57:49Z">
        <w:r>
          <w:delText>o tha</w:delText>
        </w:r>
      </w:del>
      <w:r>
        <w:t xml:space="preserve">t </w:t>
      </w:r>
      <w:del w:id="14015" w:author="GoldenCorpusHarness" w:date="2026-03-28T21:57:49Z">
        <w:r>
          <w:delText>th</w:delText>
        </w:r>
      </w:del>
      <w:ins w:id="14016" w:author="GoldenCorpusHarness" w:date="2026-03-28T21:57:49Z">
        <w:r>
          <w:t>R</w:t>
        </w:r>
      </w:ins>
      <w:r>
        <w:t>e</w:t>
      </w:r>
      <w:del w:id="14017" w:author="GoldenCorpusHarness" w:date="2026-03-28T21:57:49Z">
        <w:r>
          <w:delText xml:space="preserve"> </w:delText>
        </w:r>
      </w:del>
      <w:ins w:id="14018" w:author="GoldenCorpusHarness" w:date="2026-03-28T21:57:49Z">
        <w:r>
          <w:t>quir</w:t>
        </w:r>
      </w:ins>
      <w:r>
        <w:t>e</w:t>
      </w:r>
      <w:del w:id="14019" w:author="GoldenCorpusHarness" w:date="2026-03-28T21:57:49Z">
        <w:r>
          <w:delText>vent accu</w:delText>
        </w:r>
      </w:del>
      <w:r>
        <w:t>m</w:t>
      </w:r>
      <w:del w:id="14020" w:author="GoldenCorpusHarness" w:date="2026-03-28T21:57:49Z">
        <w:r>
          <w:delText>ulation is slower than expected and number of ev</w:delText>
        </w:r>
      </w:del>
      <w:r>
        <w:t>ents</w:t>
      </w:r>
      <w:del w:id="14021" w:author="GoldenCorpusHarness" w:date="2026-03-28T21:57:49Z">
        <w:r>
          <w:delText xml:space="preserve"> is less than the expected number of events in the table when IA1 is conducted, the information fraction will be calculated as the actual number of events at IA1 over the target number of events at IA2. </w:delText>
        </w:r>
      </w:del>
    </w:p>
    <w:p ns2:paraId="32883B71" ns2:textId="0A392BE1" w:rsidR="001B14FE" w:rsidRPr="005F6A55" w:rsidRDefault="001B14FE" w:rsidP="001334F8">
      <w:pPr>
        <w:pStyle w:val="Paragraph0"/>
      </w:pPr>
      <w:del w:id="14022" w:author="GoldenCorpusHarness" w:date="2026-03-28T21:57:49Z">
        <w:r>
          <w:delText>The f</w:delText>
        </w:r>
      </w:del>
      <w:ins w:id="14023" w:author="GoldenCorpusHarness" w:date="2026-03-28T21:57:49Z">
        <w:r>
          <w:t>V</w:t>
        </w:r>
      </w:ins>
      <w:r>
        <w:t>i</w:t>
      </w:r>
      <w:del w:id="14024" w:author="GoldenCorpusHarness" w:date="2026-03-28T21:57:49Z">
        <w:r>
          <w:delText>nal PFS analy</w:delText>
        </w:r>
      </w:del>
      <w:r>
        <w:t>si</w:t>
      </w:r>
      <w:del w:id="14025" w:author="GoldenCorpusHarness" w:date="2026-03-28T21:57:49Z">
        <w:r>
          <w:delText xml:space="preserve">s will use </w:delText>
        </w:r>
      </w:del>
      <w:r>
        <w:t>t</w:t>
      </w:r>
      <w:del w:id="14026" w:author="GoldenCorpusHarness" w:date="2026-03-28T21:57:49Z">
        <w:r>
          <w:delText>he</w:delText>
        </w:r>
      </w:del>
      <w:r>
        <w:t xml:space="preserve"> re</w:t>
      </w:r>
      <w:ins w:id="14027" w:author="GoldenCorpusHarness" w:date="2026-03-28T21:57:49Z">
        <w:r>
          <w:t>quire</w:t>
        </w:r>
      </w:ins>
      <w:r>
        <w:t>m</w:t>
      </w:r>
      <w:del w:id="14028" w:author="GoldenCorpusHarness" w:date="2026-03-28T21:57:49Z">
        <w:r>
          <w:delText>aining Type I error that was not sp</w:delText>
        </w:r>
      </w:del>
      <w:r>
        <w:t>ent</w:t>
      </w:r>
      <w:ins w:id="14029" w:author="GoldenCorpusHarness" w:date="2026-03-28T21:57:49Z">
        <w:r>
          <w:t>s</w:t>
        </w:r>
      </w:ins>
      <w:r>
        <w:t xml:space="preserve"> a</w:t>
      </w:r>
      <w:del w:id="14030" w:author="GoldenCorpusHarness" w:date="2026-03-28T21:57:49Z">
        <w:r>
          <w:delText>t th</w:delText>
        </w:r>
      </w:del>
      <w:ins w:id="14031" w:author="GoldenCorpusHarness" w:date="2026-03-28T21:57:49Z">
        <w:r>
          <w:t>r</w:t>
        </w:r>
      </w:ins>
      <w:r>
        <w:t xml:space="preserve">e </w:t>
      </w:r>
      <w:del w:id="14032" w:author="GoldenCorpusHarness" w:date="2026-03-28T21:57:49Z">
        <w:r>
          <w:delText>ear</w:delText>
        </w:r>
      </w:del>
      <w:ins w:id="14033" w:author="GoldenCorpusHarness" w:date="2026-03-28T21:57:49Z">
        <w:r>
          <w:t>out</w:t>
        </w:r>
      </w:ins>
      <w:r>
        <w:t>li</w:t>
      </w:r>
      <w:ins w:id="14034" w:author="GoldenCorpusHarness" w:date="2026-03-28T21:57:49Z">
        <w:r>
          <w:t>n</w:t>
        </w:r>
      </w:ins>
      <w:r>
        <w:t>e</w:t>
      </w:r>
      <w:del w:id="14035" w:author="GoldenCorpusHarness" w:date="2026-03-28T21:57:49Z">
        <w:r>
          <w:delText>r</w:delText>
        </w:r>
      </w:del>
      <w:ins w:id="14036" w:author="GoldenCorpusHarness" w:date="2026-03-28T21:57:49Z">
        <w:r>
          <w:t>d</w:t>
        </w:r>
      </w:ins>
      <w:r>
        <w:t xml:space="preserve"> </w:t>
      </w:r>
      <w:del w:id="14037" w:author="GoldenCorpusHarness" w:date="2026-03-28T21:57:49Z">
        <w:r>
          <w:delText>a</w:delText>
        </w:r>
      </w:del>
      <w:ins w:id="14038" w:author="GoldenCorpusHarness" w:date="2026-03-28T21:57:49Z">
        <w:r>
          <w:t>i</w:t>
        </w:r>
      </w:ins>
      <w:r>
        <w:t>n</w:t>
      </w:r>
      <w:del w:id="14039" w:author="GoldenCorpusHarness" w:date="2026-03-28T21:57:49Z">
        <w:r>
          <w:delText>alys</w:delText>
        </w:r>
      </w:del>
      <w:ins w:id="14040" w:author="GoldenCorpusHarness" w:date="2026-03-28T21:57:49Z">
        <w:r>
          <w:t xml:space="preserve"> Sect</w:t>
        </w:r>
      </w:ins>
      <w:r>
        <w:t>i</w:t>
      </w:r>
      <w:del w:id="14041" w:author="GoldenCorpusHarness" w:date="2026-03-28T21:57:49Z">
        <w:r>
          <w:delText>s</w:delText>
        </w:r>
      </w:del>
      <w:ins w:id="14042" w:author="GoldenCorpusHarness" w:date="2026-03-28T21:57:49Z">
        <w:r>
          <w:t>on 1.3</w:t>
        </w:r>
      </w:ins>
      <w:r>
        <w:t xml:space="preserve">. </w:t>
      </w:r>
      <w:del w:id="14043" w:author="GoldenCorpusHarness" w:date="2026-03-28T21:57:49Z">
        <w:r>
          <w:delText>Th</w:delText>
        </w:r>
      </w:del>
      <w:ins w:id="14044" w:author="GoldenCorpusHarness" w:date="2026-03-28T21:57:49Z">
        <w:r>
          <w:t>Sp</w:t>
        </w:r>
      </w:ins>
      <w:r>
        <w:t>e</w:t>
      </w:r>
      <w:ins w:id="14045" w:author="GoldenCorpusHarness" w:date="2026-03-28T21:57:49Z">
        <w:r>
          <w:t>cific</w:t>
        </w:r>
      </w:ins>
      <w:r>
        <w:t xml:space="preserve"> p</w:t>
      </w:r>
      <w:ins w:id="14046" w:author="GoldenCorpusHarness" w:date="2026-03-28T21:57:49Z">
        <w:r>
          <w:t>rocedure</w:t>
        </w:r>
      </w:ins>
      <w:r>
        <w:t>-</w:t>
      </w:r>
      <w:del w:id="14047" w:author="GoldenCorpusHarness" w:date="2026-03-28T21:57:49Z">
        <w:r>
          <w:delText>valu</w:delText>
        </w:r>
      </w:del>
      <w:ins w:id="14048" w:author="GoldenCorpusHarness" w:date="2026-03-28T21:57:49Z">
        <w:r>
          <w:t>r</w:t>
        </w:r>
      </w:ins>
      <w:r>
        <w:t>e</w:t>
      </w:r>
      <w:del w:id="14049" w:author="GoldenCorpusHarness" w:date="2026-03-28T21:57:49Z">
        <w:r>
          <w:delText xml:space="preserve"> bound at the final PFS analysis will be calcu</w:delText>
        </w:r>
      </w:del>
      <w:r>
        <w:t xml:space="preserve">lated </w:t>
      </w:r>
      <w:del w:id="14050" w:author="GoldenCorpusHarness" w:date="2026-03-28T21:57:49Z">
        <w:r>
          <w:delText>by</w:delText>
        </w:r>
      </w:del>
      <w:ins w:id="14051" w:author="GoldenCorpusHarness" w:date="2026-03-28T21:57:49Z">
        <w:r>
          <w:t>details</w:t>
        </w:r>
      </w:ins>
      <w:r>
        <w:t xml:space="preserve"> </w:t>
      </w:r>
      <w:del w:id="14052" w:author="GoldenCorpusHarness" w:date="2026-03-28T21:57:49Z">
        <w:r>
          <w:delText>c</w:delText>
        </w:r>
      </w:del>
      <w:ins w:id="14053" w:author="GoldenCorpusHarness" w:date="2026-03-28T21:57:49Z">
        <w:r>
          <w:t>are pr</w:t>
        </w:r>
      </w:ins>
      <w:r>
        <w:t>o</w:t>
      </w:r>
      <w:del w:id="14054" w:author="GoldenCorpusHarness" w:date="2026-03-28T21:57:49Z">
        <w:r>
          <w:delText>ns</w:delText>
        </w:r>
      </w:del>
      <w:ins w:id="14055" w:author="GoldenCorpusHarness" w:date="2026-03-28T21:57:49Z">
        <w:r>
          <w:t>v</w:t>
        </w:r>
      </w:ins>
      <w:r>
        <w:t>ide</w:t>
      </w:r>
      <w:del w:id="14056" w:author="GoldenCorpusHarness" w:date="2026-03-28T21:57:49Z">
        <w:r>
          <w:delText>r</w:delText>
        </w:r>
      </w:del>
      <w:ins w:id="14057" w:author="GoldenCorpusHarness" w:date="2026-03-28T21:57:49Z">
        <w:r>
          <w:t xml:space="preserve">d </w:t>
        </w:r>
      </w:ins>
      <w:r>
        <w:t>in</w:t>
      </w:r>
      <w:del w:id="14058" w:author="GoldenCorpusHarness" w:date="2026-03-28T21:57:49Z">
        <w:r>
          <w:delText>g</w:delText>
        </w:r>
      </w:del>
      <w:r>
        <w:t xml:space="preserve"> </w:t>
      </w:r>
      <w:del w:id="14059" w:author="GoldenCorpusHarness" w:date="2026-03-28T21:57:49Z">
        <w:r>
          <w:delText>th</w:delText>
        </w:r>
      </w:del>
      <w:ins w:id="14060" w:author="GoldenCorpusHarness" w:date="2026-03-28T21:57:49Z">
        <w:r>
          <w:t>S</w:t>
        </w:r>
      </w:ins>
      <w:r>
        <w:t>e</w:t>
      </w:r>
      <w:del w:id="14061" w:author="GoldenCorpusHarness" w:date="2026-03-28T21:57:49Z">
        <w:r>
          <w:delText xml:space="preserve"> </w:delText>
        </w:r>
      </w:del>
      <w:r>
        <w:t>c</w:t>
      </w:r>
      <w:del w:id="14062" w:author="GoldenCorpusHarness" w:date="2026-03-28T21:57:49Z">
        <w:r>
          <w:delText>orrela</w:delText>
        </w:r>
      </w:del>
      <w:r>
        <w:t>tion</w:t>
      </w:r>
      <w:del w:id="14063" w:author="GoldenCorpusHarness" w:date="2026-03-28T21:57:49Z">
        <w:r>
          <w:delText xml:space="preserve"> between the test statistics as determined by the actual number of PFS events at IA1 and IA2 of the study</w:delText>
        </w:r>
      </w:del>
      <w:ins w:id="14064" w:author="GoldenCorpusHarness" w:date="2026-03-28T21:57:49Z">
        <w:r>
          <w:t xml:space="preserve"> 8</w:t>
        </w:r>
      </w:ins>
      <w:r>
        <w:t>.</w:t>
      </w:r>
      <w:del w:id="14065" w:author="GoldenCorpusHarness" w:date="2026-03-28T21:57:49Z">
        <w:r>
          <w:delText xml:space="preserve">  </w:delText>
        </w:r>
      </w:del>
    </w:p>
    <w:p ns2:paraId="79D072E2" ns2:textId="199906F5" w:rsidR="00BF4065" w:rsidRPr="00337395" w:rsidRDefault="00B14903" w:rsidP="002D1EA4">
      <w:pPr>
        <w:pStyle w:val="Caption"/>
      </w:pPr>
      <w:del w:id="14066" w:author="GoldenCorpusHarness" w:date="2026-03-28T21:57:49Z">
        <w:r>
          <w:delText>Table 15Effi</w:delText>
        </w:r>
      </w:del>
      <w:ins w:id="14067" w:author="GoldenCorpusHarness" w:date="2026-03-28T21:57:49Z">
        <w:r>
          <w:t>S</w:t>
        </w:r>
      </w:ins>
      <w:r>
        <w:t>c</w:t>
      </w:r>
      <w:del w:id="14068" w:author="GoldenCorpusHarness" w:date="2026-03-28T21:57:49Z">
        <w:r>
          <w:delText>acy Boundaries and Properties for Progression-f</w:delText>
        </w:r>
      </w:del>
      <w:r>
        <w:t>ree</w:t>
      </w:r>
      <w:del w:id="14069" w:author="GoldenCorpusHarness" w:date="2026-03-28T21:57:49Z">
        <w:r>
          <w:delText xml:space="preserve"> Surv</w:delText>
        </w:r>
      </w:del>
      <w:ins w:id="14070" w:author="GoldenCorpusHarness" w:date="2026-03-28T21:57:49Z">
        <w:r>
          <w:t>n</w:t>
        </w:r>
      </w:ins>
      <w:r>
        <w:t>i</w:t>
      </w:r>
      <w:del w:id="14071" w:author="GoldenCorpusHarness" w:date="2026-03-28T21:57:49Z">
        <w:r>
          <w:delText>val A</w:delText>
        </w:r>
      </w:del>
      <w:r>
        <w:t>n</w:t>
      </w:r>
      <w:del w:id="14072" w:author="GoldenCorpusHarness" w:date="2026-03-28T21:57:49Z">
        <w:r>
          <w:delText>alyses</w:delText>
        </w:r>
      </w:del>
      <w:ins w:id="14073" w:author="GoldenCorpusHarness" w:date="2026-03-28T21:57:49Z">
        <w:r>
          <w:t>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2226"/>
        <w:gridCol w:w="1162"/>
        <w:gridCol w:w="1246"/>
        <w:gridCol w:w="1246"/>
        <w:gridCol w:w="1514"/>
      </w:tblGrid>
      <w:tr w:rsidR="009E3ABC" w:rsidRPr="001E6116" ns2:paraId="25EFAA1F" ns2:textId="77777777" w:rsidTr="005C3306">
        <w:trPr>
          <w:trHeight w:val="231"/>
          <w:tblHeader/>
        </w:trPr>
        <w:tc>
          <w:tcPr>
            <w:tcW w:w="88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4CD4351F" ns2:textId="77777777" w:rsidR="00EA49FB" w:rsidRPr="001E6116" w:rsidRDefault="00EA49FB" w:rsidP="00814424">
            <w:pPr>
              <w:keepNext/>
              <w:keepLines/>
              <w:spacing w:before="20" w:after="20"/>
              <w:ind w:left="90"/>
              <w:contextualSpacing/>
              <w:jc w:val="center"/>
              <w:rPr>
                <w:b/>
                <w:sz w:val="20"/>
                <w:szCs w:val="20"/>
              </w:rPr>
            </w:pPr>
            <w:r w:rsidRPr="001E6116">
              <w:rPr>
                <w:b/>
                <w:sz w:val="20"/>
                <w:szCs w:val="20"/>
              </w:rPr>
              <w:t>Analysis</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0406CB32" ns2:textId="77777777" w:rsidR="00EA49FB" w:rsidRPr="001E6116" w:rsidRDefault="00EA49FB" w:rsidP="00814424">
            <w:pPr>
              <w:keepNext/>
              <w:keepLines/>
              <w:spacing w:before="20" w:after="20"/>
              <w:ind w:left="88"/>
              <w:contextualSpacing/>
              <w:jc w:val="center"/>
              <w:rPr>
                <w:b/>
                <w:sz w:val="20"/>
                <w:szCs w:val="20"/>
                <w:lang w:eastAsia="zh-CN"/>
              </w:rPr>
            </w:pPr>
            <w:r w:rsidRPr="001E6116">
              <w:rPr>
                <w:b/>
                <w:sz w:val="20"/>
                <w:szCs w:val="20"/>
              </w:rPr>
              <w:t>Value</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46CF01CB" ns2:textId="77777777" w:rsidR="00EA49FB" w:rsidRPr="001E6116" w:rsidRDefault="00EA49FB"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=0.001</w:t>
            </w:r>
          </w:p>
        </w:tc>
        <w:tc>
          <w:tcPr>
            <w:tcW w:w="693" w:type="pct"/>
            <w:tcBorders>
              <w:top w:val="single" w:sz="4" w:space="0" w:color="auto"/>
              <w:left w:val="single" w:sz="4" w:space="0" w:color="auto"/>
              <w:bottom w:val="single" w:sz="4" w:space="0" w:color="auto"/>
              <w:right w:val="single" w:sz="4" w:space="0" w:color="auto"/>
            </w:tcBorders>
            <w:vAlign w:val="bottom"/>
          </w:tcPr>
          <w:p ns2:paraId="0E84B0FA" ns2:textId="6FF76AEA"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=0.0035</w:t>
            </w:r>
          </w:p>
        </w:tc>
        <w:tc>
          <w:tcPr>
            <w:tcW w:w="693" w:type="pct"/>
            <w:tcBorders>
              <w:top w:val="single" w:sz="4" w:space="0" w:color="auto"/>
              <w:left w:val="single" w:sz="4" w:space="0" w:color="auto"/>
              <w:bottom w:val="single" w:sz="4" w:space="0" w:color="auto"/>
              <w:right w:val="single" w:sz="4" w:space="0" w:color="auto"/>
            </w:tcBorders>
            <w:vAlign w:val="bottom"/>
          </w:tcPr>
          <w:p ns2:paraId="13860D56" ns2:textId="3025DE56"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=0.0225</w:t>
            </w:r>
          </w:p>
        </w:tc>
        <w:tc>
          <w:tcPr>
            <w:tcW w:w="841" w:type="pct"/>
            <w:tcBorders>
              <w:top w:val="single" w:sz="4" w:space="0" w:color="auto"/>
              <w:left w:val="single" w:sz="4" w:space="0" w:color="auto"/>
              <w:bottom w:val="single" w:sz="4" w:space="0" w:color="auto"/>
              <w:right w:val="single" w:sz="4" w:space="0" w:color="auto"/>
            </w:tcBorders>
            <w:vAlign w:val="bottom"/>
          </w:tcPr>
          <w:p ns2:paraId="110FCB1C" ns2:textId="409F313D" w:rsidR="00EA49FB" w:rsidRPr="001E6116" w:rsidRDefault="009E3ABC" w:rsidP="00814424">
            <w:pPr>
              <w:keepNext/>
              <w:keepLines/>
              <w:spacing w:before="20" w:after="20"/>
              <w:contextualSpacing/>
              <w:jc w:val="center"/>
              <w:rPr>
                <w:b/>
                <w:sz w:val="20"/>
                <w:szCs w:val="20"/>
              </w:rPr>
            </w:pPr>
            <w:r w:rsidRPr="001E6116">
              <w:rPr>
                <w:rFonts w:ascii="Symbol" w:eastAsia="Symbol" w:hAnsi="Symbol" w:cs="Symbol"/>
                <w:b/>
                <w:sz w:val="20"/>
                <w:szCs w:val="20"/>
              </w:rPr>
              <w:t></w:t>
            </w:r>
            <w:r w:rsidRPr="001E6116">
              <w:rPr>
                <w:b/>
                <w:sz w:val="20"/>
                <w:szCs w:val="20"/>
              </w:rPr>
              <w:t>=0.025</w:t>
            </w:r>
          </w:p>
        </w:tc>
      </w:tr>
      <w:tr w:rsidR="009E3ABC" w:rsidRPr="001E6116" ns2:paraId="13A3F3BB" ns2:textId="77777777" w:rsidTr="00E30E97">
        <w:trPr>
          <w:trHeight w:val="255"/>
        </w:trPr>
        <w:tc>
          <w:tcPr>
            <w:tcW w:w="888" w:type="pct"/>
            <w:vMerge w:val="restart"/>
            <w:tcBorders>
              <w:top w:val="single" w:sz="4" w:space="0" w:color="auto"/>
              <w:left w:val="single" w:sz="4" w:space="0" w:color="auto"/>
              <w:right w:val="single" w:sz="4" w:space="0" w:color="auto"/>
            </w:tcBorders>
            <w:tcMar>
              <w:top w:w="15" w:type="dxa"/>
              <w:left w:w="15" w:type="dxa"/>
              <w:bottom w:w="15" w:type="dxa"/>
              <w:right w:w="15" w:type="dxa"/>
            </w:tcMar>
          </w:tcPr>
          <w:p ns2:paraId="159FDBBA" ns2:textId="7DC30253" w:rsidR="00EA49FB" w:rsidRPr="001E6116" w:rsidRDefault="00EA49FB" w:rsidP="00BF4065">
            <w:pPr>
              <w:keepNext/>
              <w:keepLines/>
              <w:spacing w:before="40" w:after="40"/>
              <w:ind w:left="90"/>
              <w:rPr>
                <w:sz w:val="20"/>
                <w:szCs w:val="20"/>
              </w:rPr>
            </w:pPr>
            <w:r w:rsidRPr="001E6116">
              <w:rPr>
                <w:sz w:val="20"/>
                <w:szCs w:val="20"/>
              </w:rPr>
              <w:t>IA</w:t>
            </w:r>
            <w:r w:rsidR="00AD0760">
              <w:rPr>
                <w:sz w:val="20"/>
                <w:szCs w:val="20"/>
              </w:rPr>
              <w:t>1</w:t>
            </w:r>
            <w:r w:rsidRPr="001E6116">
              <w:rPr>
                <w:sz w:val="20"/>
                <w:szCs w:val="20"/>
              </w:rPr>
              <w:t>: 81%</w:t>
            </w:r>
            <w:r w:rsidRPr="001E6116">
              <w:rPr>
                <w:sz w:val="20"/>
                <w:szCs w:val="20"/>
                <w:lang w:eastAsia="zh-CN"/>
              </w:rPr>
              <w:t>*</w:t>
            </w:r>
          </w:p>
          <w:p ns2:paraId="30BD31EF" ns2:textId="3CC2254C" w:rsidR="00EA49FB" w:rsidRPr="001E6116" w:rsidRDefault="00EA49FB" w:rsidP="00BF4065">
            <w:pPr>
              <w:keepNext/>
              <w:keepLines/>
              <w:spacing w:before="40" w:after="40"/>
              <w:ind w:left="90"/>
              <w:rPr>
                <w:sz w:val="20"/>
                <w:szCs w:val="20"/>
              </w:rPr>
            </w:pPr>
            <w:r w:rsidRPr="001E6116">
              <w:rPr>
                <w:sz w:val="20"/>
                <w:szCs w:val="20"/>
              </w:rPr>
              <w:t xml:space="preserve">N = 500 </w:t>
            </w:r>
          </w:p>
          <w:p ns2:paraId="65315C9D" ns2:textId="516C3EC2" w:rsidR="00EA49FB" w:rsidRPr="001E6116" w:rsidRDefault="00EA49FB" w:rsidP="00BF4065">
            <w:pPr>
              <w:keepNext/>
              <w:keepLines/>
              <w:spacing w:before="40" w:after="40"/>
              <w:ind w:left="90"/>
              <w:rPr>
                <w:sz w:val="20"/>
                <w:szCs w:val="20"/>
              </w:rPr>
            </w:pPr>
            <w:r w:rsidRPr="001E6116">
              <w:rPr>
                <w:sz w:val="20"/>
                <w:szCs w:val="20"/>
              </w:rPr>
              <w:t xml:space="preserve">Events: 350 </w:t>
            </w:r>
          </w:p>
          <w:p ns2:paraId="0E2ECA11" ns2:textId="31BAD51E" w:rsidR="00EA49FB" w:rsidRPr="001E6116" w:rsidRDefault="00EA49FB" w:rsidP="00BF4065">
            <w:pPr>
              <w:keepNext/>
              <w:keepLines/>
              <w:spacing w:before="40" w:after="40"/>
              <w:ind w:left="90"/>
              <w:rPr>
                <w:sz w:val="20"/>
                <w:szCs w:val="20"/>
              </w:rPr>
            </w:pPr>
            <w:r w:rsidRPr="001E6116">
              <w:rPr>
                <w:sz w:val="20"/>
                <w:szCs w:val="20"/>
              </w:rPr>
              <w:t>Month: 24</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40A9AFC" ns2:textId="678EB0D2"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1691B67" ns2:textId="77777777" w:rsidR="00EA49FB" w:rsidRPr="001E6116" w:rsidRDefault="00EA49FB" w:rsidP="00BF4065">
            <w:pPr>
              <w:keepNext/>
              <w:keepLines/>
              <w:spacing w:before="40" w:after="40"/>
              <w:jc w:val="center"/>
              <w:rPr>
                <w:sz w:val="20"/>
                <w:szCs w:val="20"/>
              </w:rPr>
            </w:pPr>
            <w:r w:rsidRPr="001E6116">
              <w:rPr>
                <w:sz w:val="20"/>
                <w:szCs w:val="20"/>
              </w:rPr>
              <w:t>3.4757</w:t>
            </w:r>
          </w:p>
        </w:tc>
        <w:tc>
          <w:tcPr>
            <w:tcW w:w="693" w:type="pct"/>
            <w:tcBorders>
              <w:top w:val="single" w:sz="4" w:space="0" w:color="auto"/>
              <w:left w:val="single" w:sz="4" w:space="0" w:color="auto"/>
              <w:bottom w:val="single" w:sz="4" w:space="0" w:color="auto"/>
              <w:right w:val="single" w:sz="4" w:space="0" w:color="auto"/>
            </w:tcBorders>
          </w:tcPr>
          <w:p ns2:paraId="684D24C5" ns2:textId="28245196" w:rsidR="00EA49FB" w:rsidRPr="001E6116" w:rsidRDefault="00E825C9" w:rsidP="00BF4065">
            <w:pPr>
              <w:keepNext/>
              <w:keepLines/>
              <w:spacing w:before="40" w:after="40"/>
              <w:jc w:val="center"/>
              <w:rPr>
                <w:sz w:val="20"/>
                <w:szCs w:val="20"/>
              </w:rPr>
            </w:pPr>
            <w:r w:rsidRPr="001E6116">
              <w:rPr>
                <w:sz w:val="20"/>
                <w:szCs w:val="20"/>
              </w:rPr>
              <w:t>3.0428</w:t>
            </w:r>
          </w:p>
        </w:tc>
        <w:tc>
          <w:tcPr>
            <w:tcW w:w="693" w:type="pct"/>
            <w:tcBorders>
              <w:top w:val="single" w:sz="4" w:space="0" w:color="auto"/>
              <w:left w:val="single" w:sz="4" w:space="0" w:color="auto"/>
              <w:bottom w:val="single" w:sz="4" w:space="0" w:color="auto"/>
              <w:right w:val="single" w:sz="4" w:space="0" w:color="auto"/>
            </w:tcBorders>
          </w:tcPr>
          <w:p ns2:paraId="72887833" ns2:textId="5BCA997A" w:rsidR="00EA49FB" w:rsidRPr="001E6116" w:rsidRDefault="008713F5" w:rsidP="00BF4065">
            <w:pPr>
              <w:keepNext/>
              <w:keepLines/>
              <w:spacing w:before="40" w:after="40"/>
              <w:jc w:val="center"/>
              <w:rPr>
                <w:sz w:val="20"/>
                <w:szCs w:val="20"/>
              </w:rPr>
            </w:pPr>
            <w:r w:rsidRPr="001E6116">
              <w:rPr>
                <w:sz w:val="20"/>
                <w:szCs w:val="20"/>
              </w:rPr>
              <w:t>2.2833</w:t>
            </w:r>
          </w:p>
        </w:tc>
        <w:tc>
          <w:tcPr>
            <w:tcW w:w="841" w:type="pct"/>
            <w:tcBorders>
              <w:top w:val="single" w:sz="4" w:space="0" w:color="auto"/>
              <w:left w:val="single" w:sz="4" w:space="0" w:color="auto"/>
              <w:bottom w:val="single" w:sz="4" w:space="0" w:color="auto"/>
              <w:right w:val="single" w:sz="4" w:space="0" w:color="auto"/>
            </w:tcBorders>
          </w:tcPr>
          <w:p ns2:paraId="15E880DA" ns2:textId="408A5FE3" w:rsidR="00EA49FB" w:rsidRPr="001E6116" w:rsidRDefault="008713F5" w:rsidP="00BF4065">
            <w:pPr>
              <w:keepNext/>
              <w:keepLines/>
              <w:spacing w:before="40" w:after="40"/>
              <w:jc w:val="center"/>
              <w:rPr>
                <w:sz w:val="20"/>
                <w:szCs w:val="20"/>
              </w:rPr>
            </w:pPr>
            <w:r w:rsidRPr="001E6116">
              <w:rPr>
                <w:sz w:val="20"/>
                <w:szCs w:val="20"/>
              </w:rPr>
              <w:t>2.2344</w:t>
            </w:r>
          </w:p>
        </w:tc>
      </w:tr>
      <w:tr w:rsidR="009E3ABC" w:rsidRPr="001E6116" ns2:paraId="29C0B3CF"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13C9F9D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6819932" ns2:textId="682248B8" w:rsidR="00EA49FB" w:rsidRPr="001E6116" w:rsidRDefault="00EA49FB" w:rsidP="00BF4065">
            <w:pPr>
              <w:keepNext/>
              <w:keepLines/>
              <w:spacing w:before="40" w:after="40"/>
              <w:ind w:left="88"/>
              <w:rPr>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1A6CCB0" ns2: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ns2:paraId="270777DF" ns2:textId="1A135706"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ns2:paraId="648E6A45" ns2:textId="44990F6F"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ns2:paraId="74DEFDEF" ns2:textId="78F0A6AD"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ns2:paraId="07BF2BCA"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60BEDAF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14E27273" ns2:textId="064CB249" w:rsidR="00EA49FB" w:rsidRPr="001E6116" w:rsidRDefault="00EA49FB" w:rsidP="00BF4065">
            <w:pPr>
              <w:keepNext/>
              <w:keepLines/>
              <w:spacing w:before="40" w:after="40"/>
              <w:ind w:left="88"/>
              <w:rPr>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9263696" ns2:textId="77777777" w:rsidR="00EA49FB" w:rsidRPr="001E6116" w:rsidRDefault="00EA49FB" w:rsidP="00BF4065">
            <w:pPr>
              <w:keepNext/>
              <w:keepLines/>
              <w:spacing w:before="40" w:after="40"/>
              <w:jc w:val="center"/>
              <w:rPr>
                <w:sz w:val="20"/>
                <w:szCs w:val="20"/>
              </w:rPr>
            </w:pPr>
            <w:r w:rsidRPr="001E6116">
              <w:rPr>
                <w:sz w:val="20"/>
                <w:szCs w:val="20"/>
              </w:rPr>
              <w:t>0.6893</w:t>
            </w:r>
          </w:p>
        </w:tc>
        <w:tc>
          <w:tcPr>
            <w:tcW w:w="693" w:type="pct"/>
            <w:tcBorders>
              <w:top w:val="single" w:sz="4" w:space="0" w:color="auto"/>
              <w:left w:val="single" w:sz="4" w:space="0" w:color="auto"/>
              <w:bottom w:val="single" w:sz="4" w:space="0" w:color="auto"/>
              <w:right w:val="single" w:sz="4" w:space="0" w:color="auto"/>
            </w:tcBorders>
          </w:tcPr>
          <w:p ns2:paraId="7A08F5B3" ns2:textId="4011B389" w:rsidR="00EA49FB" w:rsidRPr="001E6116" w:rsidRDefault="00E825C9" w:rsidP="00BF4065">
            <w:pPr>
              <w:keepNext/>
              <w:keepLines/>
              <w:spacing w:before="40" w:after="40"/>
              <w:jc w:val="center"/>
              <w:rPr>
                <w:sz w:val="20"/>
                <w:szCs w:val="20"/>
              </w:rPr>
            </w:pPr>
            <w:r w:rsidRPr="001E6116">
              <w:rPr>
                <w:sz w:val="20"/>
                <w:szCs w:val="20"/>
              </w:rPr>
              <w:t>0.72</w:t>
            </w:r>
            <w:r w:rsidR="00420246" w:rsidRPr="001E6116">
              <w:rPr>
                <w:sz w:val="20"/>
                <w:szCs w:val="20"/>
              </w:rPr>
              <w:t>21</w:t>
            </w:r>
          </w:p>
        </w:tc>
        <w:tc>
          <w:tcPr>
            <w:tcW w:w="693" w:type="pct"/>
            <w:tcBorders>
              <w:top w:val="single" w:sz="4" w:space="0" w:color="auto"/>
              <w:left w:val="single" w:sz="4" w:space="0" w:color="auto"/>
              <w:bottom w:val="single" w:sz="4" w:space="0" w:color="auto"/>
              <w:right w:val="single" w:sz="4" w:space="0" w:color="auto"/>
            </w:tcBorders>
          </w:tcPr>
          <w:p ns2:paraId="44C6D2BB" ns2:textId="022173B4" w:rsidR="00EA49FB" w:rsidRPr="001E6116" w:rsidRDefault="008713F5" w:rsidP="00BF4065">
            <w:pPr>
              <w:keepNext/>
              <w:keepLines/>
              <w:spacing w:before="40" w:after="40"/>
              <w:jc w:val="center"/>
              <w:rPr>
                <w:sz w:val="20"/>
                <w:szCs w:val="20"/>
              </w:rPr>
            </w:pPr>
            <w:r w:rsidRPr="001E6116">
              <w:rPr>
                <w:sz w:val="20"/>
                <w:szCs w:val="20"/>
              </w:rPr>
              <w:t>0.78</w:t>
            </w:r>
            <w:r w:rsidR="00420246" w:rsidRPr="001E6116">
              <w:rPr>
                <w:sz w:val="20"/>
                <w:szCs w:val="20"/>
              </w:rPr>
              <w:t>32</w:t>
            </w:r>
          </w:p>
        </w:tc>
        <w:tc>
          <w:tcPr>
            <w:tcW w:w="841" w:type="pct"/>
            <w:tcBorders>
              <w:top w:val="single" w:sz="4" w:space="0" w:color="auto"/>
              <w:left w:val="single" w:sz="4" w:space="0" w:color="auto"/>
              <w:bottom w:val="single" w:sz="4" w:space="0" w:color="auto"/>
              <w:right w:val="single" w:sz="4" w:space="0" w:color="auto"/>
            </w:tcBorders>
          </w:tcPr>
          <w:p ns2:paraId="4E4D54E8" ns2:textId="58606734" w:rsidR="00EA49FB" w:rsidRPr="001E6116" w:rsidRDefault="008713F5" w:rsidP="00BF4065">
            <w:pPr>
              <w:keepNext/>
              <w:keepLines/>
              <w:spacing w:before="40" w:after="40"/>
              <w:jc w:val="center"/>
              <w:rPr>
                <w:sz w:val="20"/>
                <w:szCs w:val="20"/>
              </w:rPr>
            </w:pPr>
            <w:r w:rsidRPr="001E6116">
              <w:rPr>
                <w:sz w:val="20"/>
                <w:szCs w:val="20"/>
              </w:rPr>
              <w:t>0.787</w:t>
            </w:r>
            <w:r w:rsidR="00420246" w:rsidRPr="001E6116">
              <w:rPr>
                <w:sz w:val="20"/>
                <w:szCs w:val="20"/>
              </w:rPr>
              <w:t>3</w:t>
            </w:r>
          </w:p>
        </w:tc>
      </w:tr>
      <w:tr w:rsidR="009E3ABC" w:rsidRPr="001E6116" ns2:paraId="6C86299B" ns2:textId="77777777" w:rsidTr="00E30E97">
        <w:trPr>
          <w:trHeight w:val="255"/>
        </w:trPr>
        <w:tc>
          <w:tcPr>
            <w:tcW w:w="888" w:type="pct"/>
            <w:vMerge/>
            <w:tcBorders>
              <w:left w:val="single" w:sz="4" w:space="0" w:color="auto"/>
              <w:right w:val="single" w:sz="4" w:space="0" w:color="auto"/>
            </w:tcBorders>
            <w:tcMar>
              <w:top w:w="15" w:type="dxa"/>
              <w:left w:w="15" w:type="dxa"/>
              <w:bottom w:w="15" w:type="dxa"/>
              <w:right w:w="15" w:type="dxa"/>
            </w:tcMar>
            <w:vAlign w:val="center"/>
          </w:tcPr>
          <w:p ns2:paraId="4BFFA040"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8B3961C" ns2:textId="47603C2A" w:rsidR="00EA49FB" w:rsidRPr="001E6116" w:rsidRDefault="00EA49FB" w:rsidP="00BF4065">
            <w:pPr>
              <w:keepNext/>
              <w:keepLines/>
              <w:spacing w:before="40" w:after="40"/>
              <w:ind w:left="88"/>
              <w:rPr>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F31C8DC" ns2:textId="77777777" w:rsidR="00EA49FB" w:rsidRPr="001E6116" w:rsidRDefault="00EA49FB" w:rsidP="00BF4065">
            <w:pPr>
              <w:keepNext/>
              <w:keepLines/>
              <w:spacing w:before="40" w:after="40"/>
              <w:jc w:val="center"/>
              <w:rPr>
                <w:sz w:val="20"/>
                <w:szCs w:val="20"/>
              </w:rPr>
            </w:pPr>
            <w:r w:rsidRPr="001E6116">
              <w:rPr>
                <w:sz w:val="20"/>
                <w:szCs w:val="20"/>
              </w:rPr>
              <w:t>0.0003</w:t>
            </w:r>
          </w:p>
        </w:tc>
        <w:tc>
          <w:tcPr>
            <w:tcW w:w="693" w:type="pct"/>
            <w:tcBorders>
              <w:top w:val="single" w:sz="4" w:space="0" w:color="auto"/>
              <w:left w:val="single" w:sz="4" w:space="0" w:color="auto"/>
              <w:bottom w:val="single" w:sz="4" w:space="0" w:color="auto"/>
              <w:right w:val="single" w:sz="4" w:space="0" w:color="auto"/>
            </w:tcBorders>
          </w:tcPr>
          <w:p ns2:paraId="43F387B3" ns2:textId="0E113E90" w:rsidR="00EA49FB" w:rsidRPr="001E6116" w:rsidRDefault="00E825C9" w:rsidP="00BF4065">
            <w:pPr>
              <w:keepNext/>
              <w:keepLines/>
              <w:spacing w:before="40" w:after="40"/>
              <w:jc w:val="center"/>
              <w:rPr>
                <w:sz w:val="20"/>
                <w:szCs w:val="20"/>
              </w:rPr>
            </w:pPr>
            <w:r w:rsidRPr="001E6116">
              <w:rPr>
                <w:sz w:val="20"/>
                <w:szCs w:val="20"/>
              </w:rPr>
              <w:t>0.0012</w:t>
            </w:r>
          </w:p>
        </w:tc>
        <w:tc>
          <w:tcPr>
            <w:tcW w:w="693" w:type="pct"/>
            <w:tcBorders>
              <w:top w:val="single" w:sz="4" w:space="0" w:color="auto"/>
              <w:left w:val="single" w:sz="4" w:space="0" w:color="auto"/>
              <w:bottom w:val="single" w:sz="4" w:space="0" w:color="auto"/>
              <w:right w:val="single" w:sz="4" w:space="0" w:color="auto"/>
            </w:tcBorders>
          </w:tcPr>
          <w:p ns2:paraId="70A9B2EB" ns2:textId="00723921" w:rsidR="00EA49FB" w:rsidRPr="001E6116" w:rsidRDefault="008713F5" w:rsidP="00BF4065">
            <w:pPr>
              <w:keepNext/>
              <w:keepLines/>
              <w:spacing w:before="40" w:after="40"/>
              <w:jc w:val="center"/>
              <w:rPr>
                <w:sz w:val="20"/>
                <w:szCs w:val="20"/>
              </w:rPr>
            </w:pPr>
            <w:r w:rsidRPr="001E6116">
              <w:rPr>
                <w:sz w:val="20"/>
                <w:szCs w:val="20"/>
              </w:rPr>
              <w:t>0.0112</w:t>
            </w:r>
          </w:p>
        </w:tc>
        <w:tc>
          <w:tcPr>
            <w:tcW w:w="841" w:type="pct"/>
            <w:tcBorders>
              <w:top w:val="single" w:sz="4" w:space="0" w:color="auto"/>
              <w:left w:val="single" w:sz="4" w:space="0" w:color="auto"/>
              <w:bottom w:val="single" w:sz="4" w:space="0" w:color="auto"/>
              <w:right w:val="single" w:sz="4" w:space="0" w:color="auto"/>
            </w:tcBorders>
          </w:tcPr>
          <w:p ns2:paraId="0C92885E" ns2:textId="61196F05" w:rsidR="00EA49FB" w:rsidRPr="001E6116" w:rsidRDefault="008713F5" w:rsidP="00BF4065">
            <w:pPr>
              <w:keepNext/>
              <w:keepLines/>
              <w:spacing w:before="40" w:after="40"/>
              <w:jc w:val="center"/>
              <w:rPr>
                <w:sz w:val="20"/>
                <w:szCs w:val="20"/>
              </w:rPr>
            </w:pPr>
            <w:r w:rsidRPr="001E6116">
              <w:rPr>
                <w:sz w:val="20"/>
                <w:szCs w:val="20"/>
              </w:rPr>
              <w:t>0.0127</w:t>
            </w:r>
          </w:p>
        </w:tc>
      </w:tr>
      <w:tr w:rsidR="009E3ABC" w:rsidRPr="001E6116" ns2:paraId="64E9779A" ns2:textId="77777777" w:rsidTr="00E30E97">
        <w:trPr>
          <w:trHeight w:val="255"/>
        </w:trPr>
        <w:tc>
          <w:tcPr>
            <w:tcW w:w="888" w:type="pct"/>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ns2:paraId="71F706A2" ns2:textId="77777777" w:rsidR="00EA49FB" w:rsidRPr="001E6116" w:rsidRDefault="00EA49FB" w:rsidP="00BF4065">
            <w:pPr>
              <w:keepNext/>
              <w:keepLines/>
              <w:spacing w:before="40" w:after="40"/>
              <w:ind w:left="90"/>
              <w:rPr>
                <w:sz w:val="20"/>
                <w:szCs w:val="20"/>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CC66146" ns2:textId="3D1E48A5" w:rsidR="00EA49FB" w:rsidRPr="001E6116" w:rsidRDefault="00EA49FB" w:rsidP="00BF4065">
            <w:pPr>
              <w:keepNext/>
              <w:keepLines/>
              <w:spacing w:before="40" w:after="40"/>
              <w:ind w:left="88"/>
              <w:rPr>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5152009" ns2:textId="77777777" w:rsidR="00EA49FB" w:rsidRPr="001E6116" w:rsidRDefault="00EA49FB" w:rsidP="00BF4065">
            <w:pPr>
              <w:keepNext/>
              <w:keepLines/>
              <w:spacing w:before="40" w:after="40"/>
              <w:jc w:val="center"/>
              <w:rPr>
                <w:sz w:val="20"/>
                <w:szCs w:val="20"/>
              </w:rPr>
            </w:pPr>
            <w:r w:rsidRPr="001E6116">
              <w:rPr>
                <w:sz w:val="20"/>
                <w:szCs w:val="20"/>
              </w:rPr>
              <w:t>0.9988</w:t>
            </w:r>
          </w:p>
        </w:tc>
        <w:tc>
          <w:tcPr>
            <w:tcW w:w="693" w:type="pct"/>
            <w:tcBorders>
              <w:top w:val="single" w:sz="4" w:space="0" w:color="auto"/>
              <w:left w:val="single" w:sz="4" w:space="0" w:color="auto"/>
              <w:bottom w:val="single" w:sz="4" w:space="0" w:color="auto"/>
              <w:right w:val="single" w:sz="4" w:space="0" w:color="auto"/>
            </w:tcBorders>
          </w:tcPr>
          <w:p ns2:paraId="767AD820" ns2:textId="44A3689D" w:rsidR="00EA49FB" w:rsidRPr="001E6116" w:rsidRDefault="00E825C9" w:rsidP="00BF4065">
            <w:pPr>
              <w:keepNext/>
              <w:keepLines/>
              <w:spacing w:before="40" w:after="40"/>
              <w:jc w:val="center"/>
              <w:rPr>
                <w:sz w:val="20"/>
                <w:szCs w:val="20"/>
              </w:rPr>
            </w:pPr>
            <w:r w:rsidRPr="001E6116">
              <w:rPr>
                <w:sz w:val="20"/>
                <w:szCs w:val="20"/>
              </w:rPr>
              <w:t>0.9997</w:t>
            </w:r>
          </w:p>
        </w:tc>
        <w:tc>
          <w:tcPr>
            <w:tcW w:w="693" w:type="pct"/>
            <w:tcBorders>
              <w:top w:val="single" w:sz="4" w:space="0" w:color="auto"/>
              <w:left w:val="single" w:sz="4" w:space="0" w:color="auto"/>
              <w:bottom w:val="single" w:sz="4" w:space="0" w:color="auto"/>
              <w:right w:val="single" w:sz="4" w:space="0" w:color="auto"/>
            </w:tcBorders>
          </w:tcPr>
          <w:p ns2:paraId="61C2422D" ns2:textId="240C5A0B"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ns2:paraId="518E8DF9" ns2:textId="4225D1DA" w:rsidR="00EA49FB" w:rsidRPr="001E6116" w:rsidRDefault="008713F5" w:rsidP="00BF4065">
            <w:pPr>
              <w:keepNext/>
              <w:keepLines/>
              <w:spacing w:before="40" w:after="40"/>
              <w:jc w:val="center"/>
              <w:rPr>
                <w:sz w:val="20"/>
                <w:szCs w:val="20"/>
              </w:rPr>
            </w:pPr>
            <w:r w:rsidRPr="001E6116">
              <w:rPr>
                <w:sz w:val="20"/>
                <w:szCs w:val="20"/>
              </w:rPr>
              <w:t>1.0000</w:t>
            </w:r>
          </w:p>
        </w:tc>
      </w:tr>
      <w:tr w:rsidR="009E3ABC" w:rsidRPr="001E6116" ns2:paraId="57AD6DE0" ns2:textId="77777777" w:rsidTr="00E30E97">
        <w:trPr>
          <w:trHeight w:val="255"/>
        </w:trPr>
        <w:tc>
          <w:tcPr>
            <w:tcW w:w="88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765E1C88" ns2:textId="29B7B5BA" w:rsidR="00EA49FB" w:rsidRPr="001E6116" w:rsidRDefault="00AD0760" w:rsidP="00BF4065">
            <w:pPr>
              <w:keepNext/>
              <w:keepLines/>
              <w:spacing w:before="40" w:after="40"/>
              <w:ind w:left="90"/>
              <w:rPr>
                <w:sz w:val="20"/>
                <w:szCs w:val="20"/>
              </w:rPr>
            </w:pPr>
            <w:r>
              <w:rPr>
                <w:sz w:val="20"/>
                <w:szCs w:val="20"/>
              </w:rPr>
              <w:t>IA2</w:t>
            </w:r>
          </w:p>
          <w:p ns2:paraId="1379933B" ns2:textId="4A2601E0" w:rsidR="00EA49FB" w:rsidRPr="001E6116" w:rsidRDefault="00EA49FB" w:rsidP="00BF4065">
            <w:pPr>
              <w:keepNext/>
              <w:keepLines/>
              <w:spacing w:before="40" w:after="40"/>
              <w:ind w:left="90"/>
              <w:rPr>
                <w:sz w:val="20"/>
                <w:szCs w:val="20"/>
              </w:rPr>
            </w:pPr>
            <w:r w:rsidRPr="001E6116">
              <w:rPr>
                <w:sz w:val="20"/>
                <w:szCs w:val="20"/>
              </w:rPr>
              <w:t>N = 500</w:t>
            </w:r>
          </w:p>
          <w:p ns2:paraId="3A1201CB" ns2:textId="5FED860D" w:rsidR="00EA49FB" w:rsidRPr="001E6116" w:rsidRDefault="00EA49FB" w:rsidP="00BF4065">
            <w:pPr>
              <w:keepNext/>
              <w:keepLines/>
              <w:spacing w:before="40" w:after="40"/>
              <w:ind w:left="90"/>
              <w:rPr>
                <w:sz w:val="20"/>
                <w:szCs w:val="20"/>
              </w:rPr>
            </w:pPr>
            <w:r w:rsidRPr="001E6116">
              <w:rPr>
                <w:sz w:val="20"/>
                <w:szCs w:val="20"/>
              </w:rPr>
              <w:t>Events: 432</w:t>
            </w:r>
          </w:p>
          <w:p ns2:paraId="5FDBADE6" ns2:textId="714C8F1A" w:rsidR="00EA49FB" w:rsidRPr="001E6116" w:rsidRDefault="00EA49FB" w:rsidP="00BF4065">
            <w:pPr>
              <w:keepNext/>
              <w:keepLines/>
              <w:spacing w:before="40" w:after="40"/>
              <w:ind w:left="90"/>
              <w:rPr>
                <w:sz w:val="20"/>
                <w:szCs w:val="20"/>
                <w:lang w:eastAsia="zh-CN"/>
              </w:rPr>
            </w:pPr>
            <w:r w:rsidRPr="001E6116">
              <w:rPr>
                <w:sz w:val="20"/>
                <w:szCs w:val="20"/>
              </w:rPr>
              <w:t>Month: 30</w:t>
            </w: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09AB32A4" ns2:textId="77777777" w:rsidR="00EA49FB" w:rsidRPr="001E6116" w:rsidRDefault="00EA49FB" w:rsidP="00BF4065">
            <w:pPr>
              <w:keepNext/>
              <w:keepLines/>
              <w:spacing w:before="40" w:after="40"/>
              <w:ind w:left="88"/>
              <w:rPr>
                <w:sz w:val="20"/>
                <w:szCs w:val="20"/>
              </w:rPr>
            </w:pPr>
            <w:r w:rsidRPr="001E6116">
              <w:rPr>
                <w:sz w:val="20"/>
                <w:szCs w:val="20"/>
              </w:rPr>
              <w:t>Z</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CB66121" ns2:textId="77777777" w:rsidR="00EA49FB" w:rsidRPr="001E6116" w:rsidRDefault="00EA49FB" w:rsidP="00BF4065">
            <w:pPr>
              <w:keepNext/>
              <w:keepLines/>
              <w:spacing w:before="40" w:after="40"/>
              <w:jc w:val="center"/>
              <w:rPr>
                <w:sz w:val="20"/>
                <w:szCs w:val="20"/>
              </w:rPr>
            </w:pPr>
            <w:r w:rsidRPr="001E6116">
              <w:rPr>
                <w:sz w:val="20"/>
                <w:szCs w:val="20"/>
              </w:rPr>
              <w:t>3.1149</w:t>
            </w:r>
          </w:p>
        </w:tc>
        <w:tc>
          <w:tcPr>
            <w:tcW w:w="693" w:type="pct"/>
            <w:tcBorders>
              <w:top w:val="single" w:sz="4" w:space="0" w:color="auto"/>
              <w:left w:val="single" w:sz="4" w:space="0" w:color="auto"/>
              <w:bottom w:val="single" w:sz="4" w:space="0" w:color="auto"/>
              <w:right w:val="single" w:sz="4" w:space="0" w:color="auto"/>
            </w:tcBorders>
          </w:tcPr>
          <w:p ns2:paraId="3BB9029C" ns2:textId="17537BE9" w:rsidR="00EA49FB" w:rsidRPr="001E6116" w:rsidRDefault="00E825C9" w:rsidP="00BF4065">
            <w:pPr>
              <w:keepNext/>
              <w:keepLines/>
              <w:spacing w:before="40" w:after="40"/>
              <w:jc w:val="center"/>
              <w:rPr>
                <w:sz w:val="20"/>
                <w:szCs w:val="20"/>
              </w:rPr>
            </w:pPr>
            <w:r w:rsidRPr="001E6116">
              <w:rPr>
                <w:sz w:val="20"/>
                <w:szCs w:val="20"/>
              </w:rPr>
              <w:t>2.7327</w:t>
            </w:r>
          </w:p>
        </w:tc>
        <w:tc>
          <w:tcPr>
            <w:tcW w:w="693" w:type="pct"/>
            <w:tcBorders>
              <w:top w:val="single" w:sz="4" w:space="0" w:color="auto"/>
              <w:left w:val="single" w:sz="4" w:space="0" w:color="auto"/>
              <w:bottom w:val="single" w:sz="4" w:space="0" w:color="auto"/>
              <w:right w:val="single" w:sz="4" w:space="0" w:color="auto"/>
            </w:tcBorders>
          </w:tcPr>
          <w:p ns2:paraId="43A5E96C" ns2:textId="525ACF14" w:rsidR="00EA49FB" w:rsidRPr="001E6116" w:rsidRDefault="008713F5" w:rsidP="00BF4065">
            <w:pPr>
              <w:keepNext/>
              <w:keepLines/>
              <w:spacing w:before="40" w:after="40"/>
              <w:jc w:val="center"/>
              <w:rPr>
                <w:sz w:val="20"/>
                <w:szCs w:val="20"/>
              </w:rPr>
            </w:pPr>
            <w:r w:rsidRPr="001E6116">
              <w:rPr>
                <w:sz w:val="20"/>
                <w:szCs w:val="20"/>
              </w:rPr>
              <w:t>2.0698</w:t>
            </w:r>
          </w:p>
        </w:tc>
        <w:tc>
          <w:tcPr>
            <w:tcW w:w="841" w:type="pct"/>
            <w:tcBorders>
              <w:top w:val="single" w:sz="4" w:space="0" w:color="auto"/>
              <w:left w:val="single" w:sz="4" w:space="0" w:color="auto"/>
              <w:bottom w:val="single" w:sz="4" w:space="0" w:color="auto"/>
              <w:right w:val="single" w:sz="4" w:space="0" w:color="auto"/>
            </w:tcBorders>
          </w:tcPr>
          <w:p ns2:paraId="4821E726" ns2:textId="1A1B4899" w:rsidR="00EA49FB" w:rsidRPr="001E6116" w:rsidRDefault="008713F5" w:rsidP="00BF4065">
            <w:pPr>
              <w:keepNext/>
              <w:keepLines/>
              <w:spacing w:before="40" w:after="40"/>
              <w:jc w:val="center"/>
              <w:rPr>
                <w:sz w:val="20"/>
                <w:szCs w:val="20"/>
              </w:rPr>
            </w:pPr>
            <w:r w:rsidRPr="001E6116">
              <w:rPr>
                <w:sz w:val="20"/>
                <w:szCs w:val="20"/>
              </w:rPr>
              <w:t>2.0276</w:t>
            </w:r>
          </w:p>
        </w:tc>
      </w:tr>
      <w:tr w:rsidR="009E3ABC" w:rsidRPr="001E6116" ns2:paraId="5E7D63B4" ns2:textId="77777777" w:rsidTr="00E30E97">
        <w:trPr>
          <w:trHeight w:val="326"/>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335D18BF"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158B2038" ns2:textId="77777777" w:rsidR="00EA49FB" w:rsidRPr="001E6116" w:rsidRDefault="00EA49FB" w:rsidP="00BF4065">
            <w:pPr>
              <w:keepNext/>
              <w:keepLines/>
              <w:spacing w:before="40" w:after="40"/>
              <w:ind w:left="88"/>
              <w:rPr>
                <w:b/>
                <w:sz w:val="20"/>
                <w:szCs w:val="20"/>
              </w:rPr>
            </w:pPr>
            <w:r w:rsidRPr="001E6116">
              <w:rPr>
                <w:i/>
                <w:sz w:val="20"/>
                <w:szCs w:val="20"/>
              </w:rPr>
              <w:t>p</w:t>
            </w:r>
            <w:r w:rsidRPr="001E6116">
              <w:rPr>
                <w:sz w:val="20"/>
                <w:szCs w:val="20"/>
              </w:rPr>
              <w:t xml:space="preserve"> (1-sided)</w:t>
            </w:r>
            <w:r w:rsidRPr="001E6116">
              <w:rPr>
                <w:sz w:val="20"/>
                <w:szCs w:val="20"/>
                <w:vertAlign w:val="superscript"/>
              </w:rPr>
              <w:t xml:space="preserve"> a</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59DAEDE" ns2:textId="77777777" w:rsidR="00EA49FB" w:rsidRPr="001E6116" w:rsidRDefault="00EA49FB" w:rsidP="00BF4065">
            <w:pPr>
              <w:keepNext/>
              <w:keepLines/>
              <w:spacing w:before="40" w:after="40"/>
              <w:jc w:val="center"/>
              <w:rPr>
                <w:sz w:val="20"/>
                <w:szCs w:val="20"/>
              </w:rPr>
            </w:pPr>
            <w:r w:rsidRPr="001E6116">
              <w:rPr>
                <w:sz w:val="20"/>
                <w:szCs w:val="20"/>
              </w:rPr>
              <w:t>0.0009</w:t>
            </w:r>
          </w:p>
        </w:tc>
        <w:tc>
          <w:tcPr>
            <w:tcW w:w="693" w:type="pct"/>
            <w:tcBorders>
              <w:top w:val="single" w:sz="4" w:space="0" w:color="auto"/>
              <w:left w:val="single" w:sz="4" w:space="0" w:color="auto"/>
              <w:bottom w:val="single" w:sz="4" w:space="0" w:color="auto"/>
              <w:right w:val="single" w:sz="4" w:space="0" w:color="auto"/>
            </w:tcBorders>
          </w:tcPr>
          <w:p ns2:paraId="4D4A5DC7" ns2:textId="0AC6BE6A" w:rsidR="00EA49FB" w:rsidRPr="001E6116" w:rsidRDefault="00E825C9" w:rsidP="00BF4065">
            <w:pPr>
              <w:keepNext/>
              <w:keepLines/>
              <w:spacing w:before="40" w:after="40"/>
              <w:jc w:val="center"/>
              <w:rPr>
                <w:sz w:val="20"/>
                <w:szCs w:val="20"/>
              </w:rPr>
            </w:pPr>
            <w:r w:rsidRPr="001E6116">
              <w:rPr>
                <w:sz w:val="20"/>
                <w:szCs w:val="20"/>
              </w:rPr>
              <w:t>0.0031</w:t>
            </w:r>
          </w:p>
        </w:tc>
        <w:tc>
          <w:tcPr>
            <w:tcW w:w="693" w:type="pct"/>
            <w:tcBorders>
              <w:top w:val="single" w:sz="4" w:space="0" w:color="auto"/>
              <w:left w:val="single" w:sz="4" w:space="0" w:color="auto"/>
              <w:bottom w:val="single" w:sz="4" w:space="0" w:color="auto"/>
              <w:right w:val="single" w:sz="4" w:space="0" w:color="auto"/>
            </w:tcBorders>
          </w:tcPr>
          <w:p ns2:paraId="38FC810C" ns2:textId="7EAA45AE" w:rsidR="00EA49FB" w:rsidRPr="001E6116" w:rsidRDefault="008713F5" w:rsidP="00BF4065">
            <w:pPr>
              <w:keepNext/>
              <w:keepLines/>
              <w:spacing w:before="40" w:after="40"/>
              <w:jc w:val="center"/>
              <w:rPr>
                <w:sz w:val="20"/>
                <w:szCs w:val="20"/>
              </w:rPr>
            </w:pPr>
            <w:r w:rsidRPr="001E6116">
              <w:rPr>
                <w:sz w:val="20"/>
                <w:szCs w:val="20"/>
              </w:rPr>
              <w:t>0.0192</w:t>
            </w:r>
          </w:p>
        </w:tc>
        <w:tc>
          <w:tcPr>
            <w:tcW w:w="841" w:type="pct"/>
            <w:tcBorders>
              <w:top w:val="single" w:sz="4" w:space="0" w:color="auto"/>
              <w:left w:val="single" w:sz="4" w:space="0" w:color="auto"/>
              <w:bottom w:val="single" w:sz="4" w:space="0" w:color="auto"/>
              <w:right w:val="single" w:sz="4" w:space="0" w:color="auto"/>
            </w:tcBorders>
          </w:tcPr>
          <w:p ns2:paraId="174C203C" ns2:textId="79722F98" w:rsidR="00EA49FB" w:rsidRPr="001E6116" w:rsidRDefault="008713F5" w:rsidP="00BF4065">
            <w:pPr>
              <w:keepNext/>
              <w:keepLines/>
              <w:spacing w:before="40" w:after="40"/>
              <w:jc w:val="center"/>
              <w:rPr>
                <w:sz w:val="20"/>
                <w:szCs w:val="20"/>
              </w:rPr>
            </w:pPr>
            <w:r w:rsidRPr="001E6116">
              <w:rPr>
                <w:sz w:val="20"/>
                <w:szCs w:val="20"/>
              </w:rPr>
              <w:t>0.0213</w:t>
            </w:r>
          </w:p>
        </w:tc>
      </w:tr>
      <w:tr w:rsidR="009E3ABC" w:rsidRPr="001E6116" ns2:paraId="74E7E5CA" ns2:textId="77777777" w:rsidTr="00E30E97">
        <w:trPr>
          <w:trHeight w:val="241"/>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0B66DC4A"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041DCBF1" ns2:textId="77777777" w:rsidR="00EA49FB" w:rsidRPr="001E6116" w:rsidRDefault="00EA49FB" w:rsidP="00BF4065">
            <w:pPr>
              <w:keepNext/>
              <w:keepLines/>
              <w:spacing w:before="40" w:after="40"/>
              <w:ind w:left="88"/>
              <w:rPr>
                <w:b/>
                <w:sz w:val="20"/>
                <w:szCs w:val="20"/>
              </w:rPr>
            </w:pPr>
            <w:r w:rsidRPr="001E6116">
              <w:rPr>
                <w:sz w:val="20"/>
                <w:szCs w:val="20"/>
              </w:rPr>
              <w:t>HR at bound</w:t>
            </w:r>
            <w:r w:rsidRPr="001E6116">
              <w:rPr>
                <w:sz w:val="20"/>
                <w:szCs w:val="20"/>
                <w:vertAlign w:val="superscript"/>
              </w:rPr>
              <w:t>b</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5446ED9" ns2:textId="77777777" w:rsidR="00EA49FB" w:rsidRPr="001E6116" w:rsidRDefault="00EA49FB" w:rsidP="00BF4065">
            <w:pPr>
              <w:keepNext/>
              <w:keepLines/>
              <w:spacing w:before="40" w:after="40"/>
              <w:jc w:val="center"/>
              <w:rPr>
                <w:sz w:val="20"/>
                <w:szCs w:val="20"/>
              </w:rPr>
            </w:pPr>
            <w:r w:rsidRPr="001E6116">
              <w:rPr>
                <w:sz w:val="20"/>
                <w:szCs w:val="20"/>
              </w:rPr>
              <w:t>0.7408</w:t>
            </w:r>
          </w:p>
        </w:tc>
        <w:tc>
          <w:tcPr>
            <w:tcW w:w="693" w:type="pct"/>
            <w:tcBorders>
              <w:top w:val="single" w:sz="4" w:space="0" w:color="auto"/>
              <w:left w:val="single" w:sz="4" w:space="0" w:color="auto"/>
              <w:bottom w:val="single" w:sz="4" w:space="0" w:color="auto"/>
              <w:right w:val="single" w:sz="4" w:space="0" w:color="auto"/>
            </w:tcBorders>
          </w:tcPr>
          <w:p ns2:paraId="1D5D3DBF" ns2:textId="0564132F" w:rsidR="00EA49FB" w:rsidRPr="001E6116" w:rsidRDefault="00E825C9" w:rsidP="00BF4065">
            <w:pPr>
              <w:keepNext/>
              <w:keepLines/>
              <w:spacing w:before="40" w:after="40"/>
              <w:jc w:val="center"/>
              <w:rPr>
                <w:sz w:val="20"/>
                <w:szCs w:val="20"/>
              </w:rPr>
            </w:pPr>
            <w:r w:rsidRPr="001E6116">
              <w:rPr>
                <w:sz w:val="20"/>
                <w:szCs w:val="20"/>
              </w:rPr>
              <w:t>0.768</w:t>
            </w:r>
            <w:r w:rsidR="00420246" w:rsidRPr="001E6116">
              <w:rPr>
                <w:sz w:val="20"/>
                <w:szCs w:val="20"/>
              </w:rPr>
              <w:t>6</w:t>
            </w:r>
          </w:p>
        </w:tc>
        <w:tc>
          <w:tcPr>
            <w:tcW w:w="693" w:type="pct"/>
            <w:tcBorders>
              <w:top w:val="single" w:sz="4" w:space="0" w:color="auto"/>
              <w:left w:val="single" w:sz="4" w:space="0" w:color="auto"/>
              <w:bottom w:val="single" w:sz="4" w:space="0" w:color="auto"/>
              <w:right w:val="single" w:sz="4" w:space="0" w:color="auto"/>
            </w:tcBorders>
          </w:tcPr>
          <w:p ns2:paraId="1D1683BB" ns2:textId="6B409BA8" w:rsidR="00EA49FB" w:rsidRPr="001E6116" w:rsidRDefault="008713F5" w:rsidP="00BF4065">
            <w:pPr>
              <w:keepNext/>
              <w:keepLines/>
              <w:spacing w:before="40" w:after="40"/>
              <w:jc w:val="center"/>
              <w:rPr>
                <w:sz w:val="20"/>
                <w:szCs w:val="20"/>
              </w:rPr>
            </w:pPr>
            <w:r w:rsidRPr="001E6116">
              <w:rPr>
                <w:sz w:val="20"/>
                <w:szCs w:val="20"/>
              </w:rPr>
              <w:t>0.819</w:t>
            </w:r>
            <w:r w:rsidR="00420246" w:rsidRPr="001E6116">
              <w:rPr>
                <w:sz w:val="20"/>
                <w:szCs w:val="20"/>
              </w:rPr>
              <w:t>3</w:t>
            </w:r>
          </w:p>
        </w:tc>
        <w:tc>
          <w:tcPr>
            <w:tcW w:w="841" w:type="pct"/>
            <w:tcBorders>
              <w:top w:val="single" w:sz="4" w:space="0" w:color="auto"/>
              <w:left w:val="single" w:sz="4" w:space="0" w:color="auto"/>
              <w:bottom w:val="single" w:sz="4" w:space="0" w:color="auto"/>
              <w:right w:val="single" w:sz="4" w:space="0" w:color="auto"/>
            </w:tcBorders>
          </w:tcPr>
          <w:p ns2:paraId="6AA5C79E" ns2:textId="63DDEA09" w:rsidR="00EA49FB" w:rsidRPr="001E6116" w:rsidRDefault="008713F5" w:rsidP="00BF4065">
            <w:pPr>
              <w:keepNext/>
              <w:keepLines/>
              <w:spacing w:before="40" w:after="40"/>
              <w:jc w:val="center"/>
              <w:rPr>
                <w:sz w:val="20"/>
                <w:szCs w:val="20"/>
              </w:rPr>
            </w:pPr>
            <w:r w:rsidRPr="001E6116">
              <w:rPr>
                <w:sz w:val="20"/>
                <w:szCs w:val="20"/>
              </w:rPr>
              <w:t>0.8226</w:t>
            </w:r>
          </w:p>
        </w:tc>
      </w:tr>
      <w:tr w:rsidR="009E3ABC" w:rsidRPr="001E6116" ns2:paraId="7AA95426" ns2: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7F677E13"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405C9D4F" ns2:textId="77777777" w:rsidR="00EA49FB" w:rsidRPr="001E6116" w:rsidRDefault="00EA49FB" w:rsidP="00BF4065">
            <w:pPr>
              <w:keepNext/>
              <w:keepLines/>
              <w:spacing w:before="40" w:after="40"/>
              <w:ind w:left="88"/>
              <w:rPr>
                <w:b/>
                <w:sz w:val="20"/>
                <w:szCs w:val="20"/>
              </w:rPr>
            </w:pPr>
            <w:r w:rsidRPr="001E6116">
              <w:rPr>
                <w:sz w:val="20"/>
                <w:szCs w:val="20"/>
              </w:rPr>
              <w:t>P(Cross) if HR=1</w:t>
            </w:r>
            <w:r w:rsidRPr="001E6116">
              <w:rPr>
                <w:sz w:val="20"/>
                <w:szCs w:val="20"/>
                <w:vertAlign w:val="superscript"/>
              </w:rPr>
              <w:t>c</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8754E0F" ns2:textId="77777777" w:rsidR="00EA49FB" w:rsidRPr="001E6116" w:rsidRDefault="00EA49FB" w:rsidP="00BF4065">
            <w:pPr>
              <w:keepNext/>
              <w:keepLines/>
              <w:spacing w:before="40" w:after="40"/>
              <w:jc w:val="center"/>
              <w:rPr>
                <w:sz w:val="20"/>
                <w:szCs w:val="20"/>
              </w:rPr>
            </w:pPr>
            <w:r w:rsidRPr="001E6116">
              <w:rPr>
                <w:sz w:val="20"/>
                <w:szCs w:val="20"/>
              </w:rPr>
              <w:t>0.0010</w:t>
            </w:r>
          </w:p>
        </w:tc>
        <w:tc>
          <w:tcPr>
            <w:tcW w:w="693" w:type="pct"/>
            <w:tcBorders>
              <w:top w:val="single" w:sz="4" w:space="0" w:color="auto"/>
              <w:left w:val="single" w:sz="4" w:space="0" w:color="auto"/>
              <w:bottom w:val="single" w:sz="4" w:space="0" w:color="auto"/>
              <w:right w:val="single" w:sz="4" w:space="0" w:color="auto"/>
            </w:tcBorders>
          </w:tcPr>
          <w:p ns2:paraId="07406B05" ns2:textId="7CF6F86C" w:rsidR="00EA49FB" w:rsidRPr="001E6116" w:rsidRDefault="00E825C9" w:rsidP="00BF4065">
            <w:pPr>
              <w:keepNext/>
              <w:keepLines/>
              <w:spacing w:before="40" w:after="40"/>
              <w:jc w:val="center"/>
              <w:rPr>
                <w:sz w:val="20"/>
                <w:szCs w:val="20"/>
              </w:rPr>
            </w:pPr>
            <w:r w:rsidRPr="001E6116">
              <w:rPr>
                <w:sz w:val="20"/>
                <w:szCs w:val="20"/>
              </w:rPr>
              <w:t>0.0035</w:t>
            </w:r>
          </w:p>
        </w:tc>
        <w:tc>
          <w:tcPr>
            <w:tcW w:w="693" w:type="pct"/>
            <w:tcBorders>
              <w:top w:val="single" w:sz="4" w:space="0" w:color="auto"/>
              <w:left w:val="single" w:sz="4" w:space="0" w:color="auto"/>
              <w:bottom w:val="single" w:sz="4" w:space="0" w:color="auto"/>
              <w:right w:val="single" w:sz="4" w:space="0" w:color="auto"/>
            </w:tcBorders>
          </w:tcPr>
          <w:p ns2:paraId="4D5662ED" ns2:textId="0A430C97" w:rsidR="00EA49FB" w:rsidRPr="001E6116" w:rsidRDefault="008713F5" w:rsidP="00BF4065">
            <w:pPr>
              <w:keepNext/>
              <w:keepLines/>
              <w:spacing w:before="40" w:after="40"/>
              <w:jc w:val="center"/>
              <w:rPr>
                <w:sz w:val="20"/>
                <w:szCs w:val="20"/>
              </w:rPr>
            </w:pPr>
            <w:r w:rsidRPr="001E6116">
              <w:rPr>
                <w:sz w:val="20"/>
                <w:szCs w:val="20"/>
              </w:rPr>
              <w:t>0.0225</w:t>
            </w:r>
          </w:p>
        </w:tc>
        <w:tc>
          <w:tcPr>
            <w:tcW w:w="841" w:type="pct"/>
            <w:tcBorders>
              <w:top w:val="single" w:sz="4" w:space="0" w:color="auto"/>
              <w:left w:val="single" w:sz="4" w:space="0" w:color="auto"/>
              <w:bottom w:val="single" w:sz="4" w:space="0" w:color="auto"/>
              <w:right w:val="single" w:sz="4" w:space="0" w:color="auto"/>
            </w:tcBorders>
          </w:tcPr>
          <w:p ns2:paraId="25925A92" ns2:textId="2B19DD5F" w:rsidR="00EA49FB" w:rsidRPr="001E6116" w:rsidRDefault="008713F5" w:rsidP="00BF4065">
            <w:pPr>
              <w:keepNext/>
              <w:keepLines/>
              <w:spacing w:before="40" w:after="40"/>
              <w:jc w:val="center"/>
              <w:rPr>
                <w:sz w:val="20"/>
                <w:szCs w:val="20"/>
              </w:rPr>
            </w:pPr>
            <w:r w:rsidRPr="001E6116">
              <w:rPr>
                <w:sz w:val="20"/>
                <w:szCs w:val="20"/>
              </w:rPr>
              <w:t>0.0250</w:t>
            </w:r>
          </w:p>
        </w:tc>
      </w:tr>
      <w:tr w:rsidR="009E3ABC" w:rsidRPr="001E6116" ns2:paraId="2646BE2F" ns2:textId="77777777" w:rsidTr="00E30E97">
        <w:trPr>
          <w:trHeight w:val="184"/>
        </w:trPr>
        <w:tc>
          <w:tcPr>
            <w:tcW w:w="888" w:type="pct"/>
            <w:vMerge/>
            <w:tcBorders>
              <w:top w:val="single" w:sz="4" w:space="0" w:color="auto"/>
              <w:left w:val="single" w:sz="4" w:space="0" w:color="auto"/>
              <w:bottom w:val="single" w:sz="4" w:space="0" w:color="auto"/>
              <w:right w:val="single" w:sz="4" w:space="0" w:color="auto"/>
            </w:tcBorders>
            <w:vAlign w:val="center"/>
            <w:hideMark/>
          </w:tcPr>
          <w:p ns2:paraId="4D0E3016" ns2:textId="77777777" w:rsidR="00EA49FB" w:rsidRPr="001E6116" w:rsidRDefault="00EA49FB" w:rsidP="00BF4065">
            <w:pPr>
              <w:rPr>
                <w:sz w:val="20"/>
                <w:szCs w:val="20"/>
                <w:lang w:eastAsia="zh-CN"/>
              </w:rPr>
            </w:pPr>
          </w:p>
        </w:tc>
        <w:tc>
          <w:tcPr>
            <w:tcW w:w="123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3457A69E" ns2:textId="1810E1AE" w:rsidR="00EA49FB" w:rsidRPr="001E6116" w:rsidRDefault="00EA49FB" w:rsidP="00BF4065">
            <w:pPr>
              <w:keepNext/>
              <w:keepLines/>
              <w:spacing w:before="40" w:after="40"/>
              <w:ind w:left="88"/>
              <w:rPr>
                <w:b/>
                <w:sz w:val="20"/>
                <w:szCs w:val="20"/>
              </w:rPr>
            </w:pPr>
            <w:r w:rsidRPr="001E6116">
              <w:rPr>
                <w:sz w:val="20"/>
                <w:szCs w:val="20"/>
              </w:rPr>
              <w:t>P(Cross) if HR=0.5</w:t>
            </w:r>
            <w:r w:rsidRPr="001E6116">
              <w:rPr>
                <w:sz w:val="20"/>
                <w:szCs w:val="20"/>
                <w:vertAlign w:val="superscript"/>
              </w:rPr>
              <w:t>d</w:t>
            </w:r>
          </w:p>
        </w:tc>
        <w:tc>
          <w:tcPr>
            <w:tcW w:w="64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E32CC46" ns2:textId="77777777" w:rsidR="00EA49FB" w:rsidRPr="001E6116" w:rsidRDefault="00EA49FB"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ns2:paraId="2DD397C3" ns2:textId="4A26E71A" w:rsidR="00EA49FB" w:rsidRPr="001E6116" w:rsidRDefault="00E825C9" w:rsidP="00BF4065">
            <w:pPr>
              <w:keepNext/>
              <w:keepLines/>
              <w:spacing w:before="40" w:after="40"/>
              <w:jc w:val="center"/>
              <w:rPr>
                <w:sz w:val="20"/>
                <w:szCs w:val="20"/>
              </w:rPr>
            </w:pPr>
            <w:r w:rsidRPr="001E6116">
              <w:rPr>
                <w:sz w:val="20"/>
                <w:szCs w:val="20"/>
              </w:rPr>
              <w:t>1.0000</w:t>
            </w:r>
          </w:p>
        </w:tc>
        <w:tc>
          <w:tcPr>
            <w:tcW w:w="693" w:type="pct"/>
            <w:tcBorders>
              <w:top w:val="single" w:sz="4" w:space="0" w:color="auto"/>
              <w:left w:val="single" w:sz="4" w:space="0" w:color="auto"/>
              <w:bottom w:val="single" w:sz="4" w:space="0" w:color="auto"/>
              <w:right w:val="single" w:sz="4" w:space="0" w:color="auto"/>
            </w:tcBorders>
          </w:tcPr>
          <w:p ns2:paraId="2971D0E8" ns2:textId="0A25BA6A" w:rsidR="00EA49FB" w:rsidRPr="001E6116" w:rsidRDefault="008713F5" w:rsidP="00BF4065">
            <w:pPr>
              <w:keepNext/>
              <w:keepLines/>
              <w:spacing w:before="40" w:after="40"/>
              <w:jc w:val="center"/>
              <w:rPr>
                <w:sz w:val="20"/>
                <w:szCs w:val="20"/>
              </w:rPr>
            </w:pPr>
            <w:r w:rsidRPr="001E6116">
              <w:rPr>
                <w:sz w:val="20"/>
                <w:szCs w:val="20"/>
              </w:rPr>
              <w:t>1.0000</w:t>
            </w:r>
          </w:p>
        </w:tc>
        <w:tc>
          <w:tcPr>
            <w:tcW w:w="841" w:type="pct"/>
            <w:tcBorders>
              <w:top w:val="single" w:sz="4" w:space="0" w:color="auto"/>
              <w:left w:val="single" w:sz="4" w:space="0" w:color="auto"/>
              <w:bottom w:val="single" w:sz="4" w:space="0" w:color="auto"/>
              <w:right w:val="single" w:sz="4" w:space="0" w:color="auto"/>
            </w:tcBorders>
          </w:tcPr>
          <w:p ns2:paraId="08BF19A0" ns2:textId="38B29915" w:rsidR="00EA49FB" w:rsidRPr="001E6116" w:rsidRDefault="008713F5" w:rsidP="00BF4065">
            <w:pPr>
              <w:keepNext/>
              <w:keepLines/>
              <w:spacing w:before="40" w:after="40"/>
              <w:jc w:val="center"/>
              <w:rPr>
                <w:sz w:val="20"/>
                <w:szCs w:val="20"/>
              </w:rPr>
            </w:pPr>
            <w:r w:rsidRPr="001E6116">
              <w:rPr>
                <w:sz w:val="20"/>
                <w:szCs w:val="20"/>
              </w:rPr>
              <w:t>1.0000</w:t>
            </w:r>
          </w:p>
        </w:tc>
      </w:tr>
      <w:tr w:rsidR="00BF4065" w:rsidRPr="001E6116" ns2:paraId="57C3475B" ns2:textId="77777777" w:rsidTr="00E30E97">
        <w:trPr>
          <w:trHeight w:val="1767"/>
        </w:trPr>
        <w:tc>
          <w:tcPr>
            <w:tcW w:w="5000" w:type="pct"/>
            <w:gridSpan w:val="6"/>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2FAC740" ns2:textId="692DCC53" w:rsidR="00BF4065" w:rsidRPr="001E6116" w:rsidRDefault="00BF4065" w:rsidP="00BF4065">
            <w:pPr>
              <w:keepNext/>
              <w:keepLines/>
              <w:spacing w:before="40" w:after="40"/>
              <w:rPr>
                <w:sz w:val="20"/>
                <w:szCs w:val="20"/>
              </w:rPr>
            </w:pPr>
            <w:r w:rsidRPr="001E6116">
              <w:rPr>
                <w:sz w:val="20"/>
                <w:szCs w:val="20"/>
              </w:rPr>
              <w:t>Abbreviations: HR = hazard ratio; IA = interim analysis.</w:t>
            </w:r>
          </w:p>
          <w:p ns2:paraId="69BAA23D" ns2:textId="3AB517C1" w:rsidR="00BF4065" w:rsidRPr="001E6116" w:rsidRDefault="00BF4065" w:rsidP="00BF4065">
            <w:pPr>
              <w:keepNext/>
              <w:keepLines/>
              <w:spacing w:before="40" w:after="40"/>
              <w:rPr>
                <w:sz w:val="20"/>
                <w:szCs w:val="20"/>
                <w:lang w:eastAsia="zh-CN"/>
              </w:rPr>
            </w:pPr>
            <w:r w:rsidRPr="001E6116">
              <w:rPr>
                <w:sz w:val="20"/>
                <w:szCs w:val="20"/>
                <w:lang w:eastAsia="zh-CN"/>
              </w:rPr>
              <w:t>The number of events and timings are estimated approximately.</w:t>
            </w:r>
            <w:r w:rsidR="00F21252" w:rsidRPr="001E6116">
              <w:rPr>
                <w:sz w:val="20"/>
                <w:szCs w:val="20"/>
                <w:lang w:eastAsia="zh-CN"/>
              </w:rPr>
              <w:t xml:space="preserve"> </w:t>
            </w:r>
          </w:p>
          <w:p ns2:paraId="37EEDCA6" ns2:textId="77777777" w:rsidR="00BF4065" w:rsidRPr="001E6116" w:rsidRDefault="00BF4065" w:rsidP="00BF4065">
            <w:pPr>
              <w:keepNext/>
              <w:keepLines/>
              <w:spacing w:before="40" w:after="40"/>
              <w:rPr>
                <w:sz w:val="20"/>
                <w:szCs w:val="20"/>
                <w:lang w:eastAsia="zh-CN"/>
              </w:rPr>
            </w:pPr>
            <w:r w:rsidRPr="001E6116">
              <w:rPr>
                <w:sz w:val="20"/>
                <w:szCs w:val="20"/>
                <w:lang w:eastAsia="zh-CN"/>
              </w:rPr>
              <w:t>*Percentage of the target number of events at final analysis anticipated at interim analysis</w:t>
            </w:r>
          </w:p>
          <w:p ns2:paraId="619398A8" ns2:textId="77777777" w:rsidR="00BF4065" w:rsidRPr="001E6116" w:rsidRDefault="00BF4065" w:rsidP="00BF4065">
            <w:pPr>
              <w:keepNext/>
              <w:keepLines/>
              <w:spacing w:before="40" w:after="40"/>
              <w:rPr>
                <w:sz w:val="20"/>
                <w:szCs w:val="20"/>
                <w:lang w:eastAsia="zh-CN"/>
              </w:rPr>
            </w:pPr>
            <w:r w:rsidRPr="001E6116">
              <w:rPr>
                <w:sz w:val="20"/>
                <w:szCs w:val="20"/>
                <w:vertAlign w:val="superscript"/>
              </w:rPr>
              <w:t>a</w:t>
            </w:r>
            <w:r w:rsidRPr="001E6116">
              <w:rPr>
                <w:i/>
                <w:sz w:val="20"/>
                <w:szCs w:val="20"/>
              </w:rPr>
              <w:t>p</w:t>
            </w:r>
            <w:r w:rsidRPr="001E6116">
              <w:rPr>
                <w:sz w:val="20"/>
                <w:szCs w:val="20"/>
                <w:vertAlign w:val="superscript"/>
              </w:rPr>
              <w:t xml:space="preserve"> </w:t>
            </w:r>
            <w:r w:rsidRPr="001E6116">
              <w:rPr>
                <w:sz w:val="20"/>
                <w:szCs w:val="20"/>
              </w:rPr>
              <w:t>(1-sided) is</w:t>
            </w:r>
            <w:r w:rsidRPr="001E6116">
              <w:rPr>
                <w:sz w:val="20"/>
                <w:szCs w:val="20"/>
                <w:lang w:eastAsia="zh-CN"/>
              </w:rPr>
              <w:t xml:space="preserve"> the nominal α for testing.</w:t>
            </w:r>
          </w:p>
          <w:p ns2:paraId="76544264" ns2:textId="77777777" w:rsidR="00BF4065" w:rsidRPr="001E6116" w:rsidRDefault="00BF4065" w:rsidP="00BF4065">
            <w:pPr>
              <w:keepNext/>
              <w:keepLines/>
              <w:spacing w:before="40" w:after="40"/>
              <w:rPr>
                <w:sz w:val="20"/>
                <w:szCs w:val="20"/>
              </w:rPr>
            </w:pPr>
            <w:r w:rsidRPr="001E6116">
              <w:rPr>
                <w:sz w:val="20"/>
                <w:szCs w:val="20"/>
                <w:vertAlign w:val="superscript"/>
              </w:rPr>
              <w:t>b</w:t>
            </w:r>
            <w:r w:rsidRPr="001E6116">
              <w:rPr>
                <w:sz w:val="20"/>
                <w:szCs w:val="20"/>
              </w:rPr>
              <w:t>HR at bound is the approximate HR required to reach an efficacy bound.</w:t>
            </w:r>
          </w:p>
          <w:p ns2:paraId="1983DC9C" ns2:textId="427DE463" w:rsidR="00BF4065" w:rsidRPr="001E6116" w:rsidRDefault="00BF4065" w:rsidP="00BF4065">
            <w:pPr>
              <w:keepNext/>
              <w:keepLines/>
              <w:spacing w:before="40" w:after="40"/>
              <w:rPr>
                <w:sz w:val="20"/>
                <w:szCs w:val="20"/>
                <w:lang w:eastAsia="zh-CN"/>
              </w:rPr>
            </w:pPr>
            <w:r w:rsidRPr="001E6116">
              <w:rPr>
                <w:sz w:val="20"/>
                <w:szCs w:val="20"/>
                <w:vertAlign w:val="superscript"/>
              </w:rPr>
              <w:t>c</w:t>
            </w:r>
            <w:r w:rsidRPr="001E6116">
              <w:rPr>
                <w:sz w:val="20"/>
                <w:szCs w:val="20"/>
              </w:rPr>
              <w:t>P(Cross if HR=1) is the probability of crossing a bound under the null hypothesis.</w:t>
            </w:r>
          </w:p>
          <w:p ns2:paraId="72B2FDE6" ns2:textId="72AF79D6" w:rsidR="00BF4065" w:rsidRPr="001E6116" w:rsidRDefault="00BF4065" w:rsidP="00BF4065">
            <w:pPr>
              <w:keepNext/>
              <w:keepLines/>
              <w:spacing w:before="40" w:after="40"/>
              <w:contextualSpacing/>
              <w:rPr>
                <w:sz w:val="20"/>
                <w:szCs w:val="20"/>
              </w:rPr>
            </w:pPr>
            <w:r w:rsidRPr="001E6116">
              <w:rPr>
                <w:sz w:val="20"/>
                <w:szCs w:val="20"/>
                <w:vertAlign w:val="superscript"/>
              </w:rPr>
              <w:t>d</w:t>
            </w:r>
            <w:r w:rsidRPr="001E6116">
              <w:rPr>
                <w:sz w:val="20"/>
                <w:szCs w:val="20"/>
              </w:rPr>
              <w:t>P(Cross if HR=0.5) is the probability of crossing a bound under the alternative hypothesis.</w:t>
            </w:r>
          </w:p>
        </w:tc>
      </w:tr>
    </w:tbl>
    <w:p ns2:paraId="17CC7B22" ns2:textId="77777777" w:rsidR="001E6116" w:rsidRDefault="001E6116" w:rsidP="005C3306">
      <w:ins w:id="14074" w:author="GoldenCorpusHarness" w:date="2026-03-28T21:57:49Z">
        <w:r>
          <w:t>Screening procedures are to be completed within 28 days before the first dose of study intervention.</w:t>
        </w:r>
      </w:ins>
    </w:p>
    <w:p ns2:paraId="17ECC6FA" ns2:textId="584CC0D4" w:rsidR="004D2369" w:rsidRDefault="004D2369" w:rsidP="005C3306">
      <w:pPr>
        <w:pStyle w:val="Heading3"/>
      </w:pPr>
      <w:del w:id="14075" w:author="GoldenCorpusHarness" w:date="2026-03-28T21:57:49Z">
        <w:r>
          <w:delText>Overall Survival</w:delText>
        </w:r>
      </w:del>
      <w:ins w:id="14076" w:author="GoldenCorpusHarness" w:date="2026-03-28T21:57:49Z">
        <w:r>
          <w:t>Participants may be rescreened after initially failing to meet the inclusion/exclusion criteria. Results from assessments during the initial screening period are acceptable in lieu of a repeat screening test if performed within the specified time frame and the corresponding inclusion/exclusion criteria is met. Participants who are rescreened will retain their original screening number.</w:t>
        </w:r>
      </w:ins>
    </w:p>
    <w:p ns2:paraId="16D06C13" ns2:textId="3308DE33" w:rsidR="001B14FE" w:rsidRDefault="001E3887" w:rsidP="00C62C20">
      <w:pPr>
        <w:pStyle w:val="Paragraph0"/>
      </w:pPr>
      <w:del w:id="14077" w:author="GoldenCorpusHarness" w:date="2026-03-28T21:57:49Z">
        <w:r>
          <w:delText xml:space="preserve">The study will test OS at </w:delText>
        </w:r>
      </w:del>
      <w:r>
        <w:t>I</w:t>
      </w:r>
      <w:del w:id="14078" w:author="GoldenCorpusHarness" w:date="2026-03-28T21:57:49Z">
        <w:r>
          <w:delText>A2, IA3 and FA. After the multiplicity strategy as outlined in Figure 4 the OS hypothesis may be tested at α=0.0215 (i</w:delText>
        </w:r>
      </w:del>
      <w:r>
        <w:t>nitial</w:t>
      </w:r>
      <w:del w:id="14079" w:author="GoldenCorpusHarness" w:date="2026-03-28T21:57:49Z">
        <w:r>
          <w:delText>ly</w:delText>
        </w:r>
      </w:del>
      <w:r>
        <w:t xml:space="preserve"> </w:t>
      </w:r>
      <w:del w:id="14080" w:author="GoldenCorpusHarness" w:date="2026-03-28T21:57:49Z">
        <w:r>
          <w:delText>alloc</w:delText>
        </w:r>
      </w:del>
      <w:ins w:id="14081" w:author="GoldenCorpusHarness" w:date="2026-03-28T21:57:49Z">
        <w:r>
          <w:t>Tre</w:t>
        </w:r>
      </w:ins>
      <w:r>
        <w:t>at</w:t>
      </w:r>
      <w:del w:id="14082" w:author="GoldenCorpusHarness" w:date="2026-03-28T21:57:49Z">
        <w:r>
          <w:delText>ed α), or α=0.0225 (if the PFS null hypothesis is rejected but not the ORR hypothesis), or α=0.025 (if both the PFS and ORR null hypotheses are rejected). For the superiority hypothesis, a Lan-DeMets O’Brien-Fle</w:delText>
        </w:r>
      </w:del>
      <w:r>
        <w:t>m</w:t>
      </w:r>
      <w:del w:id="14083" w:author="GoldenCorpusHarness" w:date="2026-03-28T21:57:49Z">
        <w:r>
          <w:delText>ing alpha spending function is used to construct group sequ</w:delText>
        </w:r>
      </w:del>
      <w:r>
        <w:t>ent</w:t>
      </w:r>
      <w:del w:id="14084" w:author="GoldenCorpusHarness" w:date="2026-03-28T21:57:49Z">
        <w:r>
          <w:delText>ial</w:delText>
        </w:r>
      </w:del>
      <w:r>
        <w:t xml:space="preserve"> </w:t>
      </w:r>
      <w:del w:id="14085" w:author="GoldenCorpusHarness" w:date="2026-03-28T21:57:49Z">
        <w:r>
          <w:delText>boundaries to control t</w:delText>
        </w:r>
      </w:del>
      <w:ins w:id="14086" w:author="GoldenCorpusHarness" w:date="2026-03-28T21:57:49Z">
        <w:r>
          <w:t>P</w:t>
        </w:r>
      </w:ins>
      <w:r>
        <w:t>h</w:t>
      </w:r>
      <w:del w:id="14087" w:author="GoldenCorpusHarness" w:date="2026-03-28T21:57:49Z">
        <w:r>
          <w:delText>e Type I error rate. Table 16 shows the boundary properties for each of these α levels for the OS analysis. The bounds provided in the table are b</w:delText>
        </w:r>
      </w:del>
      <w:r>
        <w:t>ase</w:t>
      </w:r>
      <w:del w:id="14088" w:author="GoldenCorpusHarness" w:date="2026-03-28T21:57:49Z">
        <w:r>
          <w:delText>d on the assumption that the number of events at IA2, IA3 and FA are 258, 326 and 361, respectively. At the time of an analysis, the observed number of events may differ substantially from the expected. To avoid overspending at an interim analysis and keep reasonable alpha for the final analysis, the minimum alpha spending strategy will be adopted. At an IA, the information fraction used in Lan-DeMets spending function to determine the alpha spending at the IA will be based on the minimum of the expected information fraction and the actual information fraction at each analysis.</w:delText>
        </w:r>
      </w:del>
    </w:p>
    <w:p ns2:paraId="7F88CEB2" ns2:textId="6BBCB770" w:rsidR="00F813E8" w:rsidRDefault="00F813E8" w:rsidP="008B41FE">
      <w:pPr>
        <w:pStyle w:val="Paragraph0"/>
        <w:numPr>
          <w:ilvl w:val="0"/>
          <w:numId w:val="38"/>
        </w:numPr>
        <w:ind w:left="360"/>
      </w:pPr>
      <w:ins w:id="14089" w:author="GoldenCorpusHarness" w:date="2026-03-28T21:57:49Z">
        <w:r>
          <w:t xml:space="preserve">Visit requirements for the </w:t>
        </w:r>
      </w:ins>
      <w:r>
        <w:t>I</w:t>
      </w:r>
      <w:ins w:id="14090" w:author="GoldenCorpusHarness" w:date="2026-03-28T21:57:49Z">
        <w:r>
          <w:t>nitial Treatment Phase are outlined i</w:t>
        </w:r>
      </w:ins>
      <w:r>
        <w:t xml:space="preserve">n the </w:t>
      </w:r>
      <w:del w:id="14091" w:author="GoldenCorpusHarness" w:date="2026-03-28T21:57:49Z">
        <w:r>
          <w:delText>sc</w:delText>
        </w:r>
      </w:del>
      <w:ins w:id="14092" w:author="GoldenCorpusHarness" w:date="2026-03-28T21:57:49Z">
        <w:r>
          <w:t>SoA (S</w:t>
        </w:r>
      </w:ins>
      <w:r>
        <w:t>e</w:t>
      </w:r>
      <w:del w:id="14093" w:author="GoldenCorpusHarness" w:date="2026-03-28T21:57:49Z">
        <w:r>
          <w:delText>nario that the event accumulation is faster than expected, ie, if the number of observed events exceeds the expected number of events at an interim analysis, then the information fra</w:delText>
        </w:r>
      </w:del>
      <w:r>
        <w:t xml:space="preserve">ction </w:t>
      </w:r>
      <w:del w:id="14094" w:author="GoldenCorpusHarness" w:date="2026-03-28T21:57:49Z">
        <w:r>
          <w:delText>w</w:delText>
        </w:r>
      </w:del>
      <w:ins w:id="14095" w:author="GoldenCorpusHarness" w:date="2026-03-28T21:57:49Z">
        <w:r>
          <w:t>1.3.1). Spec</w:t>
        </w:r>
      </w:ins>
      <w:r>
        <w:t>i</w:t>
      </w:r>
      <w:del w:id="14096" w:author="GoldenCorpusHarness" w:date="2026-03-28T21:57:49Z">
        <w:r>
          <w:delText>ll</w:delText>
        </w:r>
      </w:del>
      <w:ins w:id="14097" w:author="GoldenCorpusHarness" w:date="2026-03-28T21:57:49Z">
        <w:r>
          <w:t>fic</w:t>
        </w:r>
      </w:ins>
      <w:r>
        <w:t xml:space="preserve"> </w:t>
      </w:r>
      <w:del w:id="14098" w:author="GoldenCorpusHarness" w:date="2026-03-28T21:57:49Z">
        <w:r>
          <w:delText>b</w:delText>
        </w:r>
      </w:del>
      <w:ins w:id="14099" w:author="GoldenCorpusHarness" w:date="2026-03-28T21:57:49Z">
        <w:r>
          <w:t>proc</w:t>
        </w:r>
      </w:ins>
      <w:r>
        <w:t>e</w:t>
      </w:r>
      <w:del w:id="14100" w:author="GoldenCorpusHarness" w:date="2026-03-28T21:57:49Z">
        <w:r>
          <w:delText xml:space="preserve"> calc</w:delText>
        </w:r>
      </w:del>
      <w:ins w:id="14101" w:author="GoldenCorpusHarness" w:date="2026-03-28T21:57:49Z">
        <w:r>
          <w:t>d</w:t>
        </w:r>
      </w:ins>
      <w:r>
        <w:t>u</w:t>
      </w:r>
      <w:ins w:id="14102" w:author="GoldenCorpusHarness" w:date="2026-03-28T21:57:49Z">
        <w:r>
          <w:t>re-re</w:t>
        </w:r>
      </w:ins>
      <w:r>
        <w:t xml:space="preserve">lated </w:t>
      </w:r>
      <w:ins w:id="14103" w:author="GoldenCorpusHarness" w:date="2026-03-28T21:57:49Z">
        <w:r>
          <w:t>det</w:t>
        </w:r>
      </w:ins>
      <w:r>
        <w:t>a</w:t>
      </w:r>
      <w:ins w:id="14104" w:author="GoldenCorpusHarness" w:date="2026-03-28T21:57:49Z">
        <w:r>
          <w:t>il</w:t>
        </w:r>
      </w:ins>
      <w:r>
        <w:t xml:space="preserve">s </w:t>
      </w:r>
      <w:del w:id="14105" w:author="GoldenCorpusHarness" w:date="2026-03-28T21:57:49Z">
        <w:r>
          <w:delText>th</w:delText>
        </w:r>
      </w:del>
      <w:ins w:id="14106" w:author="GoldenCorpusHarness" w:date="2026-03-28T21:57:49Z">
        <w:r>
          <w:t>ar</w:t>
        </w:r>
      </w:ins>
      <w:r>
        <w:t xml:space="preserve">e </w:t>
      </w:r>
      <w:ins w:id="14107" w:author="GoldenCorpusHarness" w:date="2026-03-28T21:57:49Z">
        <w:r>
          <w:t>provid</w:t>
        </w:r>
      </w:ins>
      <w:r>
        <w:t>e</w:t>
      </w:r>
      <w:del w:id="14108" w:author="GoldenCorpusHarness" w:date="2026-03-28T21:57:49Z">
        <w:r>
          <w:delText>xp</w:delText>
        </w:r>
      </w:del>
      <w:ins w:id="14109" w:author="GoldenCorpusHarness" w:date="2026-03-28T21:57:49Z">
        <w:r>
          <w:t>d in S</w:t>
        </w:r>
      </w:ins>
      <w:r>
        <w:t>ect</w:t>
      </w:r>
      <w:del w:id="14110" w:author="GoldenCorpusHarness" w:date="2026-03-28T21:57:49Z">
        <w:r>
          <w:delText xml:space="preserve">ed </w:delText>
        </w:r>
      </w:del>
      <w:ins w:id="14111" w:author="GoldenCorpusHarness" w:date="2026-03-28T21:57:49Z">
        <w:r>
          <w:t>io</w:t>
        </w:r>
      </w:ins>
      <w:r>
        <w:t>n</w:t>
      </w:r>
      <w:del w:id="14112" w:author="GoldenCorpusHarness" w:date="2026-03-28T21:57:49Z">
        <w:r>
          <w:delText>umber of events at the interim analysis over the target number of events at FA</w:delText>
        </w:r>
      </w:del>
      <w:ins w:id="14113" w:author="GoldenCorpusHarness" w:date="2026-03-28T21:57:49Z">
        <w:r>
          <w:t xml:space="preserve"> 8</w:t>
        </w:r>
      </w:ins>
      <w:r>
        <w:t>.</w:t>
      </w:r>
      <w:del w:id="14114" w:author="GoldenCorpusHarness" w:date="2026-03-28T21:57:49Z">
        <w:r>
          <w:delText xml:space="preserve"> </w:delText>
        </w:r>
      </w:del>
      <w:ins w:id="14115" w:author="GoldenCorpusHarness" w:date="2026-03-28T21:57:49Z">
        <w:r>
          <w:t>1.</w:t>
        </w:r>
      </w:ins>
    </w:p>
    <w:p ns2:paraId="3E6E82B8" ns2:textId="577F96F7" w:rsidR="00F813E8" w:rsidRDefault="00F813E8" w:rsidP="008B41FE">
      <w:pPr>
        <w:pStyle w:val="Paragraph0"/>
        <w:numPr>
          <w:ilvl w:val="0"/>
          <w:numId w:val="38"/>
        </w:numPr>
        <w:ind w:left="360"/>
      </w:pPr>
      <w:del w:id="14116" w:author="GoldenCorpusHarness" w:date="2026-03-28T21:57:49Z">
        <w:r>
          <w:delText>I</w:delText>
        </w:r>
      </w:del>
      <w:ins w:id="14117" w:author="GoldenCorpusHarness" w:date="2026-03-28T21:57:49Z">
        <w:r>
          <w:t>Telepho</w:t>
        </w:r>
      </w:ins>
      <w:r>
        <w:t>n</w:t>
      </w:r>
      <w:del w:id="14118" w:author="GoldenCorpusHarness" w:date="2026-03-28T21:57:49Z">
        <w:r>
          <w:delText xml:space="preserve"> th</w:delText>
        </w:r>
      </w:del>
      <w:r>
        <w:t xml:space="preserve">e </w:t>
      </w:r>
      <w:del w:id="14119" w:author="GoldenCorpusHarness" w:date="2026-03-28T21:57:49Z">
        <w:r>
          <w:delText>scena</w:delText>
        </w:r>
      </w:del>
      <w:ins w:id="14120" w:author="GoldenCorpusHarness" w:date="2026-03-28T21:57:49Z">
        <w:r>
          <w:t>o</w:t>
        </w:r>
      </w:ins>
      <w:r>
        <w:t>r</w:t>
      </w:r>
      <w:del w:id="14121" w:author="GoldenCorpusHarness" w:date="2026-03-28T21:57:49Z">
        <w:r>
          <w:delText>i</w:delText>
        </w:r>
      </w:del>
      <w:ins w:id="14122" w:author="GoldenCorpusHarness" w:date="2026-03-28T21:57:49Z">
        <w:r>
          <w:t xml:space="preserve"> C</w:t>
        </w:r>
      </w:ins>
      <w:r>
        <w:t>o</w:t>
      </w:r>
      <w:del w:id="14123" w:author="GoldenCorpusHarness" w:date="2026-03-28T21:57:49Z">
        <w:r>
          <w:delText xml:space="preserve"> that the eve</w:delText>
        </w:r>
      </w:del>
      <w:r>
        <w:t>nt</w:t>
      </w:r>
      <w:del w:id="14124" w:author="GoldenCorpusHarness" w:date="2026-03-28T21:57:49Z">
        <w:r>
          <w:delText xml:space="preserve"> accumulation is slower than expected and number of events is less than the expected number of events in the table when an interim analysis is conducted, the information fr</w:delText>
        </w:r>
      </w:del>
      <w:r>
        <w:t>act</w:t>
      </w:r>
      <w:ins w:id="14125" w:author="GoldenCorpusHarness" w:date="2026-03-28T21:57:49Z">
        <w:r>
          <w:t xml:space="preserve"> V</w:t>
        </w:r>
      </w:ins>
      <w:r>
        <w:t>i</w:t>
      </w:r>
      <w:del w:id="14126" w:author="GoldenCorpusHarness" w:date="2026-03-28T21:57:49Z">
        <w:r>
          <w:delText>on will be calculated as the actual number of events at the interim analy</w:delText>
        </w:r>
      </w:del>
      <w:r>
        <w:t>si</w:t>
      </w:r>
      <w:del w:id="14127" w:author="GoldenCorpusHarness" w:date="2026-03-28T21:57:49Z">
        <w:r>
          <w:delText xml:space="preserve">s over </w:delText>
        </w:r>
      </w:del>
      <w:r>
        <w:t>t</w:t>
      </w:r>
      <w:del w:id="14128" w:author="GoldenCorpusHarness" w:date="2026-03-28T21:57:49Z">
        <w:r>
          <w:delText xml:space="preserve">he target number of events at FA. </w:delText>
        </w:r>
      </w:del>
    </w:p>
    <w:p ns2:paraId="35A16ADC" ns2:textId="5B2327C4" w:rsidR="00F813E8" w:rsidRDefault="00F813E8" w:rsidP="00F813E8">
      <w:pPr>
        <w:pStyle w:val="Paragraph0"/>
      </w:pPr>
      <w:del w:id="14129" w:author="GoldenCorpusHarness" w:date="2026-03-28T21:57:49Z">
        <w:r>
          <w:delText>The final O</w:delText>
        </w:r>
      </w:del>
      <w:ins w:id="14130" w:author="GoldenCorpusHarness" w:date="2026-03-28T21:57:49Z">
        <w:r>
          <w:t xml:space="preserve">A telephone contact or visit will be conducted by the investigator or medically qualified designee (consistent with local requirements) on Cycle 1 Day 8 to assess participants for development of early toxicity, as outlined in the </w:t>
        </w:r>
      </w:ins>
      <w:r>
        <w:t>S</w:t>
      </w:r>
      <w:del w:id="14131" w:author="GoldenCorpusHarness" w:date="2026-03-28T21:57:49Z">
        <w:r>
          <w:delText xml:space="preserve"> analysis will use the remaining Type I error that has not</w:delText>
        </w:r>
      </w:del>
      <w:ins w:id="14132" w:author="GoldenCorpusHarness" w:date="2026-03-28T21:57:49Z">
        <w:r>
          <w:t>oA (Section 1.3.1). An unscheduled visit can occur</w:t>
        </w:r>
      </w:ins>
      <w:r>
        <w:t xml:space="preserve"> be</w:t>
      </w:r>
      <w:del w:id="14133" w:author="GoldenCorpusHarness" w:date="2026-03-28T21:57:49Z">
        <w:r>
          <w:delText>en spent at the earlier analyses</w:delText>
        </w:r>
      </w:del>
      <w:ins w:id="14134" w:author="GoldenCorpusHarness" w:date="2026-03-28T21:57:49Z">
        <w:r>
          <w:t>fore C1D15 if necessary for safety</w:t>
        </w:r>
      </w:ins>
      <w:r>
        <w:t>.</w:t>
      </w:r>
      <w:del w:id="14135" w:author="GoldenCorpusHarness" w:date="2026-03-28T21:57:49Z">
        <w:r>
          <w:delText xml:space="preserve"> The event counts for all analyses will be used to compute correlations.</w:delText>
        </w:r>
      </w:del>
    </w:p>
    <w:p ns2:paraId="7DABF599" ns2:textId="1678DD68" w:rsidR="00B61510" w:rsidRDefault="00B61510" w:rsidP="00B61510">
      <w:pPr>
        <w:pStyle w:val="Paragraph0"/>
      </w:pPr>
      <w:del w:id="14136" w:author="GoldenCorpusHarness" w:date="2026-03-28T21:57:49Z">
        <w:r>
          <w:delText>Of n</w:delText>
        </w:r>
      </w:del>
      <w:ins w:id="14137" w:author="GoldenCorpusHarness" w:date="2026-03-28T21:57:49Z">
        <w:r>
          <w:t>Sec</w:t>
        </w:r>
      </w:ins>
      <w:r>
        <w:t>o</w:t>
      </w:r>
      <w:del w:id="14138" w:author="GoldenCorpusHarness" w:date="2026-03-28T21:57:49Z">
        <w:r>
          <w:delText>te, while the information fraction used for alpha spending calculation will be the minimum of the actual information fraction a</w:delText>
        </w:r>
      </w:del>
      <w:r>
        <w:t xml:space="preserve">nd </w:t>
      </w:r>
      <w:del w:id="14139" w:author="GoldenCorpusHarness" w:date="2026-03-28T21:57:49Z">
        <w:r>
          <w:delText>th</w:delText>
        </w:r>
      </w:del>
      <w:ins w:id="14140" w:author="GoldenCorpusHarness" w:date="2026-03-28T21:57:49Z">
        <w:r>
          <w:t>Cours</w:t>
        </w:r>
      </w:ins>
      <w:r>
        <w:t xml:space="preserve">e </w:t>
      </w:r>
      <w:ins w:id="14141" w:author="GoldenCorpusHarness" w:date="2026-03-28T21:57:49Z">
        <w:r>
          <w:t>Tr</w:t>
        </w:r>
      </w:ins>
      <w:r>
        <w:t>e</w:t>
      </w:r>
      <w:del w:id="14142" w:author="GoldenCorpusHarness" w:date="2026-03-28T21:57:49Z">
        <w:r>
          <w:delText>xpected inform</w:delText>
        </w:r>
      </w:del>
      <w:r>
        <w:t>at</w:t>
      </w:r>
      <w:del w:id="14143" w:author="GoldenCorpusHarness" w:date="2026-03-28T21:57:49Z">
        <w:r>
          <w:delText>io</w:delText>
        </w:r>
      </w:del>
      <w:ins w:id="14144" w:author="GoldenCorpusHarness" w:date="2026-03-28T21:57:49Z">
        <w:r>
          <w:t>me</w:t>
        </w:r>
      </w:ins>
      <w:r>
        <w:t>n</w:t>
      </w:r>
      <w:ins w:id="14145" w:author="GoldenCorpusHarness" w:date="2026-03-28T21:57:49Z">
        <w:r>
          <w:t>t</w:t>
        </w:r>
      </w:ins>
      <w:r>
        <w:t xml:space="preserve"> </w:t>
      </w:r>
      <w:del w:id="14146" w:author="GoldenCorpusHarness" w:date="2026-03-28T21:57:49Z">
        <w:r>
          <w:delText>fraction, t</w:delText>
        </w:r>
      </w:del>
      <w:ins w:id="14147" w:author="GoldenCorpusHarness" w:date="2026-03-28T21:57:49Z">
        <w:r>
          <w:t>P</w:t>
        </w:r>
      </w:ins>
      <w:r>
        <w:t>h</w:t>
      </w:r>
      <w:del w:id="14148" w:author="GoldenCorpusHarness" w:date="2026-03-28T21:57:49Z">
        <w:r>
          <w:delText>e correlations required for deriving the bounds will still be computed using the actual information fraction b</w:delText>
        </w:r>
      </w:del>
      <w:r>
        <w:t>ase</w:t>
      </w:r>
      <w:del w:id="14149" w:author="GoldenCorpusHarness" w:date="2026-03-28T21:57:49Z">
        <w:r>
          <w:delText>d on the observed number of events at each analysis over the target number of events at FA.</w:delText>
        </w:r>
      </w:del>
    </w:p>
    <w:p ns2:paraId="5051426D" ns2:textId="5159D860" w:rsidR="00F21252" w:rsidRPr="00337395" w:rsidRDefault="008C3494" w:rsidP="002D1EA4">
      <w:pPr>
        <w:pStyle w:val="Caption"/>
      </w:pPr>
      <w:ins w:id="14150" w:author="GoldenCorpusHarness" w:date="2026-03-28T21:57:49Z">
        <w:r>
          <w:t xml:space="preserve">Participants who meet the criteria outlined in Section 6.7 may be considered for Second Course treatment with pembrolizumab. Visit requirements for the Second Course </w:t>
        </w:r>
      </w:ins>
      <w:r>
        <w:t>T</w:t>
      </w:r>
      <w:del w:id="14151" w:author="GoldenCorpusHarness" w:date="2026-03-28T21:57:49Z">
        <w:r>
          <w:delText>able</w:delText>
        </w:r>
      </w:del>
      <w:ins w:id="14152" w:author="GoldenCorpusHarness" w:date="2026-03-28T21:57:49Z">
        <w:r>
          <w:t>reatment Phase are outlined in the SoA (Section</w:t>
        </w:r>
      </w:ins>
      <w:r>
        <w:t xml:space="preserve"> 1</w:t>
      </w:r>
      <w:del w:id="14153" w:author="GoldenCorpusHarness" w:date="2026-03-28T21:57:49Z">
        <w:r>
          <w:delText>6E</w:delText>
        </w:r>
      </w:del>
      <w:ins w:id="14154" w:author="GoldenCorpusHarness" w:date="2026-03-28T21:57:49Z">
        <w:r>
          <w:t>.3.2). Speci</w:t>
        </w:r>
      </w:ins>
      <w:r>
        <w:t>f</w:t>
      </w:r>
      <w:del w:id="14155" w:author="GoldenCorpusHarness" w:date="2026-03-28T21:57:49Z">
        <w:r>
          <w:delText>ficacy Boundaries and Properties for O</w:delText>
        </w:r>
      </w:del>
      <w:ins w:id="14156" w:author="GoldenCorpusHarness" w:date="2026-03-28T21:57:49Z">
        <w:r>
          <w:t>ic procedure-related details are pro</w:t>
        </w:r>
      </w:ins>
      <w:r>
        <w:t>v</w:t>
      </w:r>
      <w:del w:id="14157" w:author="GoldenCorpusHarness" w:date="2026-03-28T21:57:49Z">
        <w:r>
          <w:delText>erall Survival Analyses</w:delText>
        </w:r>
      </w:del>
      <w:ins w:id="14158" w:author="GoldenCorpusHarness" w:date="2026-03-28T21:57:49Z">
        <w:r>
          <w:t>ided in Section 8.1.</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2607"/>
        <w:gridCol w:w="1464"/>
        <w:gridCol w:w="1464"/>
        <w:gridCol w:w="1464"/>
      </w:tblGrid>
      <w:tr w:rsidR="009E3ABC" w:rsidRPr="001E6116" ns2:paraId="756E7470" ns2:textId="77777777" w:rsidTr="005C3306">
        <w:trPr>
          <w:tblHeader/>
        </w:trPr>
        <w:tc>
          <w:tcPr>
            <w:tcW w:w="1108"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586E2EFB" ns2:textId="77777777" w:rsidR="009E3ABC" w:rsidRPr="001E6116" w:rsidRDefault="009E3ABC">
            <w:pPr>
              <w:keepNext/>
              <w:keepLines/>
              <w:spacing w:line="300" w:lineRule="atLeast"/>
              <w:ind w:left="90"/>
              <w:rPr>
                <w:b/>
                <w:sz w:val="20"/>
                <w:szCs w:val="20"/>
              </w:rPr>
            </w:pPr>
            <w:r w:rsidRPr="001E6116">
              <w:rPr>
                <w:b/>
                <w:sz w:val="20"/>
                <w:szCs w:val="20"/>
              </w:rPr>
              <w:t>Analysis</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160D35CB" ns2:textId="77777777" w:rsidR="009E3ABC" w:rsidRPr="001E6116" w:rsidRDefault="009E3ABC">
            <w:pPr>
              <w:keepNext/>
              <w:keepLines/>
              <w:spacing w:line="300" w:lineRule="atLeast"/>
              <w:ind w:left="75"/>
              <w:rPr>
                <w:b/>
                <w:sz w:val="20"/>
                <w:szCs w:val="20"/>
                <w:lang w:eastAsia="zh-CN"/>
              </w:rPr>
            </w:pPr>
            <w:r w:rsidRPr="001E6116">
              <w:rPr>
                <w:b/>
                <w:sz w:val="20"/>
                <w:szCs w:val="20"/>
              </w:rPr>
              <w:t>Value</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bottom"/>
            <w:hideMark/>
          </w:tcPr>
          <w:p ns2:paraId="31ADC49B" ns2:textId="77777777"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=0.0215</w:t>
            </w:r>
          </w:p>
        </w:tc>
        <w:tc>
          <w:tcPr>
            <w:tcW w:w="814" w:type="pct"/>
            <w:tcBorders>
              <w:top w:val="single" w:sz="4" w:space="0" w:color="auto"/>
              <w:left w:val="single" w:sz="4" w:space="0" w:color="auto"/>
              <w:bottom w:val="single" w:sz="4" w:space="0" w:color="auto"/>
              <w:right w:val="single" w:sz="4" w:space="0" w:color="auto"/>
            </w:tcBorders>
            <w:vAlign w:val="bottom"/>
          </w:tcPr>
          <w:p ns2:paraId="725C4346" ns2:textId="063C595F"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=0.0225</w:t>
            </w:r>
          </w:p>
        </w:tc>
        <w:tc>
          <w:tcPr>
            <w:tcW w:w="814" w:type="pct"/>
            <w:tcBorders>
              <w:top w:val="single" w:sz="4" w:space="0" w:color="auto"/>
              <w:left w:val="single" w:sz="4" w:space="0" w:color="auto"/>
              <w:bottom w:val="single" w:sz="4" w:space="0" w:color="auto"/>
              <w:right w:val="single" w:sz="4" w:space="0" w:color="auto"/>
            </w:tcBorders>
            <w:vAlign w:val="bottom"/>
          </w:tcPr>
          <w:p ns2:paraId="7C12B9CA" ns2:textId="543D4656" w:rsidR="009E3ABC" w:rsidRPr="001E6116" w:rsidRDefault="009E3ABC">
            <w:pPr>
              <w:keepNext/>
              <w:keepLines/>
              <w:spacing w:line="300" w:lineRule="atLeast"/>
              <w:jc w:val="center"/>
              <w:rPr>
                <w:b/>
                <w:sz w:val="20"/>
                <w:szCs w:val="20"/>
                <w:lang w:eastAsia="zh-CN"/>
              </w:rPr>
            </w:pPr>
            <w:r w:rsidRPr="001E6116">
              <w:rPr>
                <w:rFonts w:ascii="Symbol" w:eastAsia="Symbol" w:hAnsi="Symbol" w:cs="Symbol"/>
                <w:b/>
                <w:sz w:val="20"/>
                <w:szCs w:val="20"/>
              </w:rPr>
              <w:t></w:t>
            </w:r>
            <w:r w:rsidRPr="001E6116">
              <w:rPr>
                <w:b/>
                <w:sz w:val="20"/>
                <w:szCs w:val="20"/>
              </w:rPr>
              <w:t>=0.025</w:t>
            </w:r>
          </w:p>
        </w:tc>
      </w:tr>
      <w:tr w:rsidR="009E3ABC" w:rsidRPr="001E6116" ns2:paraId="1D0CF212"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2975E8D8" ns2:textId="1B10C23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2</w:t>
            </w:r>
            <w:r w:rsidRPr="001E6116">
              <w:rPr>
                <w:sz w:val="20"/>
                <w:szCs w:val="20"/>
                <w:lang w:eastAsia="zh-CN"/>
              </w:rPr>
              <w:t>: 71%</w:t>
            </w:r>
            <w:r w:rsidRPr="001E6116">
              <w:rPr>
                <w:sz w:val="20"/>
                <w:szCs w:val="20"/>
              </w:rPr>
              <w:t>*</w:t>
            </w:r>
            <w:r w:rsidRPr="001E6116">
              <w:rPr>
                <w:sz w:val="20"/>
                <w:szCs w:val="20"/>
                <w:lang w:eastAsia="zh-CN"/>
              </w:rPr>
              <w:t xml:space="preserve"> </w:t>
            </w:r>
          </w:p>
          <w:p ns2:paraId="2B727F8F" ns2:textId="1991FFC4"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 500</w:t>
            </w:r>
          </w:p>
          <w:p ns2:paraId="629469AA" ns2:textId="0FC47A3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Events: 258</w:t>
            </w:r>
          </w:p>
          <w:p ns2:paraId="72A67AFE" ns2:textId="162654B5"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30</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77C9531D"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0E2079B"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2.4857</w:t>
            </w:r>
          </w:p>
        </w:tc>
        <w:tc>
          <w:tcPr>
            <w:tcW w:w="814" w:type="pct"/>
            <w:tcBorders>
              <w:top w:val="single" w:sz="4" w:space="0" w:color="auto"/>
              <w:left w:val="single" w:sz="4" w:space="0" w:color="auto"/>
              <w:bottom w:val="single" w:sz="4" w:space="0" w:color="auto"/>
              <w:right w:val="single" w:sz="4" w:space="0" w:color="auto"/>
            </w:tcBorders>
          </w:tcPr>
          <w:p ns2:paraId="3A4A9A0E" ns2:textId="789334C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2.4636</w:t>
            </w:r>
          </w:p>
        </w:tc>
        <w:tc>
          <w:tcPr>
            <w:tcW w:w="814" w:type="pct"/>
            <w:tcBorders>
              <w:top w:val="single" w:sz="4" w:space="0" w:color="auto"/>
              <w:left w:val="single" w:sz="4" w:space="0" w:color="auto"/>
              <w:bottom w:val="single" w:sz="4" w:space="0" w:color="auto"/>
              <w:right w:val="single" w:sz="4" w:space="0" w:color="auto"/>
            </w:tcBorders>
          </w:tcPr>
          <w:p ns2:paraId="1D4FE4E5" ns2:textId="1BF5FD0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2.4120</w:t>
            </w:r>
          </w:p>
        </w:tc>
      </w:tr>
      <w:tr w:rsidR="009E3ABC" w:rsidRPr="001E6116" ns2:paraId="3973DBBD"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14AF6975"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86D5F38"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6B39D97"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ns2:paraId="23B18100" ns2:textId="0775F2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ns2:paraId="771D4884" ns2:textId="5FEFA863"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ns2:paraId="0E55B516"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2CC1B38F"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E123CE2"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A1DA22D"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0.7334</w:t>
            </w:r>
          </w:p>
        </w:tc>
        <w:tc>
          <w:tcPr>
            <w:tcW w:w="814" w:type="pct"/>
            <w:tcBorders>
              <w:top w:val="single" w:sz="4" w:space="0" w:color="auto"/>
              <w:left w:val="single" w:sz="4" w:space="0" w:color="auto"/>
              <w:bottom w:val="single" w:sz="4" w:space="0" w:color="auto"/>
              <w:right w:val="single" w:sz="4" w:space="0" w:color="auto"/>
            </w:tcBorders>
          </w:tcPr>
          <w:p ns2:paraId="5DE39687" ns2:textId="7C3AD7E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0.7355</w:t>
            </w:r>
          </w:p>
        </w:tc>
        <w:tc>
          <w:tcPr>
            <w:tcW w:w="814" w:type="pct"/>
            <w:tcBorders>
              <w:top w:val="single" w:sz="4" w:space="0" w:color="auto"/>
              <w:left w:val="single" w:sz="4" w:space="0" w:color="auto"/>
              <w:bottom w:val="single" w:sz="4" w:space="0" w:color="auto"/>
              <w:right w:val="single" w:sz="4" w:space="0" w:color="auto"/>
            </w:tcBorders>
          </w:tcPr>
          <w:p ns2:paraId="3D58AF9B" ns2:textId="089353E6"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0.7403</w:t>
            </w:r>
          </w:p>
        </w:tc>
      </w:tr>
      <w:tr w:rsidR="009E3ABC" w:rsidRPr="001E6116" ns2:paraId="658837D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0910D66D"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65FEC75F"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3E2D28B"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0.0065</w:t>
            </w:r>
          </w:p>
        </w:tc>
        <w:tc>
          <w:tcPr>
            <w:tcW w:w="814" w:type="pct"/>
            <w:tcBorders>
              <w:top w:val="single" w:sz="4" w:space="0" w:color="auto"/>
              <w:left w:val="single" w:sz="4" w:space="0" w:color="auto"/>
              <w:bottom w:val="single" w:sz="4" w:space="0" w:color="auto"/>
              <w:right w:val="single" w:sz="4" w:space="0" w:color="auto"/>
            </w:tcBorders>
          </w:tcPr>
          <w:p ns2:paraId="4FB3EB99" ns2:textId="11F3346C"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0.0069</w:t>
            </w:r>
          </w:p>
        </w:tc>
        <w:tc>
          <w:tcPr>
            <w:tcW w:w="814" w:type="pct"/>
            <w:tcBorders>
              <w:top w:val="single" w:sz="4" w:space="0" w:color="auto"/>
              <w:left w:val="single" w:sz="4" w:space="0" w:color="auto"/>
              <w:bottom w:val="single" w:sz="4" w:space="0" w:color="auto"/>
              <w:right w:val="single" w:sz="4" w:space="0" w:color="auto"/>
            </w:tcBorders>
          </w:tcPr>
          <w:p ns2:paraId="231E895B" ns2:textId="131F923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0.0079</w:t>
            </w:r>
          </w:p>
        </w:tc>
      </w:tr>
      <w:tr w:rsidR="009E3ABC" w:rsidRPr="001E6116" ns2:paraId="37B2D979"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35D3B78F"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635AB1D" ns2:textId="419D9C7B"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BD0670C"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0.6476</w:t>
            </w:r>
          </w:p>
        </w:tc>
        <w:tc>
          <w:tcPr>
            <w:tcW w:w="814" w:type="pct"/>
            <w:tcBorders>
              <w:top w:val="single" w:sz="4" w:space="0" w:color="auto"/>
              <w:left w:val="single" w:sz="4" w:space="0" w:color="auto"/>
              <w:bottom w:val="single" w:sz="4" w:space="0" w:color="auto"/>
              <w:right w:val="single" w:sz="4" w:space="0" w:color="auto"/>
            </w:tcBorders>
          </w:tcPr>
          <w:p ns2:paraId="050E2D3A" ns2:textId="4CC753E8"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0.6557</w:t>
            </w:r>
          </w:p>
        </w:tc>
        <w:tc>
          <w:tcPr>
            <w:tcW w:w="814" w:type="pct"/>
            <w:tcBorders>
              <w:top w:val="single" w:sz="4" w:space="0" w:color="auto"/>
              <w:left w:val="single" w:sz="4" w:space="0" w:color="auto"/>
              <w:bottom w:val="single" w:sz="4" w:space="0" w:color="auto"/>
              <w:right w:val="single" w:sz="4" w:space="0" w:color="auto"/>
            </w:tcBorders>
          </w:tcPr>
          <w:p ns2:paraId="1EA4EA07" ns2:textId="708553C7"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0.674</w:t>
            </w:r>
            <w:r w:rsidR="004B1FD1" w:rsidRPr="001E6116">
              <w:rPr>
                <w:sz w:val="20"/>
                <w:szCs w:val="20"/>
                <w:lang w:eastAsia="zh-CN"/>
              </w:rPr>
              <w:t>7</w:t>
            </w:r>
          </w:p>
        </w:tc>
      </w:tr>
      <w:tr w:rsidR="009E3ABC" w:rsidRPr="001E6116" ns2:paraId="217CF84B"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634DC302" ns2:textId="6CF6FDAF"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IA</w:t>
            </w:r>
            <w:r w:rsidR="00AD0760">
              <w:rPr>
                <w:sz w:val="20"/>
                <w:szCs w:val="20"/>
                <w:lang w:eastAsia="zh-CN"/>
              </w:rPr>
              <w:t>3</w:t>
            </w:r>
            <w:r w:rsidRPr="001E6116">
              <w:rPr>
                <w:sz w:val="20"/>
                <w:szCs w:val="20"/>
                <w:lang w:eastAsia="zh-CN"/>
              </w:rPr>
              <w:t>: 90%</w:t>
            </w:r>
            <w:r w:rsidRPr="001E6116">
              <w:rPr>
                <w:sz w:val="20"/>
                <w:szCs w:val="20"/>
              </w:rPr>
              <w:t>*</w:t>
            </w:r>
            <w:r w:rsidRPr="001E6116">
              <w:rPr>
                <w:sz w:val="20"/>
                <w:szCs w:val="20"/>
                <w:lang w:eastAsia="zh-CN"/>
              </w:rPr>
              <w:t xml:space="preserve"> </w:t>
            </w:r>
          </w:p>
          <w:p ns2:paraId="393F0B94" ns2:textId="0C6E9669"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ns2:paraId="42ABFD2A" ns2:textId="451A569E"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326 </w:t>
            </w:r>
          </w:p>
          <w:p ns2:paraId="5B1C0A46" ns2:textId="053A5701"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Month: 38</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5DC30D59"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66555D4" ns2:textId="77777777" w:rsidR="009E3ABC" w:rsidRPr="001E6116" w:rsidRDefault="009E3ABC" w:rsidP="00244CDC">
            <w:pPr>
              <w:keepNext/>
              <w:keepLines/>
              <w:spacing w:after="40" w:line="300" w:lineRule="atLeast"/>
              <w:jc w:val="center"/>
              <w:rPr>
                <w:sz w:val="20"/>
                <w:szCs w:val="20"/>
              </w:rPr>
            </w:pPr>
            <w:r w:rsidRPr="001E6116">
              <w:rPr>
                <w:sz w:val="20"/>
                <w:szCs w:val="20"/>
              </w:rPr>
              <w:t>2.2091</w:t>
            </w:r>
          </w:p>
        </w:tc>
        <w:tc>
          <w:tcPr>
            <w:tcW w:w="814" w:type="pct"/>
            <w:tcBorders>
              <w:top w:val="single" w:sz="4" w:space="0" w:color="auto"/>
              <w:left w:val="single" w:sz="4" w:space="0" w:color="auto"/>
              <w:bottom w:val="single" w:sz="4" w:space="0" w:color="auto"/>
              <w:right w:val="single" w:sz="4" w:space="0" w:color="auto"/>
            </w:tcBorders>
          </w:tcPr>
          <w:p ns2:paraId="689A6F85" ns2:textId="45D442CC" w:rsidR="009E3ABC" w:rsidRPr="001E6116" w:rsidRDefault="004E1CF1" w:rsidP="00244CDC">
            <w:pPr>
              <w:keepNext/>
              <w:keepLines/>
              <w:spacing w:after="40" w:line="300" w:lineRule="atLeast"/>
              <w:jc w:val="center"/>
              <w:rPr>
                <w:sz w:val="20"/>
                <w:szCs w:val="20"/>
              </w:rPr>
            </w:pPr>
            <w:r w:rsidRPr="001E6116">
              <w:rPr>
                <w:sz w:val="20"/>
                <w:szCs w:val="20"/>
              </w:rPr>
              <w:t>2.1901</w:t>
            </w:r>
          </w:p>
        </w:tc>
        <w:tc>
          <w:tcPr>
            <w:tcW w:w="814" w:type="pct"/>
            <w:tcBorders>
              <w:top w:val="single" w:sz="4" w:space="0" w:color="auto"/>
              <w:left w:val="single" w:sz="4" w:space="0" w:color="auto"/>
              <w:bottom w:val="single" w:sz="4" w:space="0" w:color="auto"/>
              <w:right w:val="single" w:sz="4" w:space="0" w:color="auto"/>
            </w:tcBorders>
          </w:tcPr>
          <w:p ns2:paraId="2B240FC0" ns2:textId="7E40F3A4" w:rsidR="009E3ABC" w:rsidRPr="001E6116" w:rsidRDefault="004E1CF1" w:rsidP="00244CDC">
            <w:pPr>
              <w:keepNext/>
              <w:keepLines/>
              <w:spacing w:after="40" w:line="300" w:lineRule="atLeast"/>
              <w:jc w:val="center"/>
              <w:rPr>
                <w:sz w:val="20"/>
                <w:szCs w:val="20"/>
              </w:rPr>
            </w:pPr>
            <w:r w:rsidRPr="001E6116">
              <w:rPr>
                <w:sz w:val="20"/>
                <w:szCs w:val="20"/>
              </w:rPr>
              <w:t>2.1457</w:t>
            </w:r>
          </w:p>
        </w:tc>
      </w:tr>
      <w:tr w:rsidR="009E3ABC" w:rsidRPr="001E6116" ns2:paraId="6D3952A2"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24E09EB"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6DF70D0"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63328E6E" ns2:textId="77777777" w:rsidR="009E3ABC" w:rsidRPr="001E6116" w:rsidRDefault="009E3ABC" w:rsidP="00244CDC">
            <w:pPr>
              <w:keepNext/>
              <w:keepLines/>
              <w:spacing w:after="40" w:line="300" w:lineRule="atLeast"/>
              <w:jc w:val="center"/>
              <w:rPr>
                <w:sz w:val="20"/>
                <w:szCs w:val="20"/>
              </w:rPr>
            </w:pPr>
            <w:r w:rsidRPr="001E6116">
              <w:rPr>
                <w:sz w:val="20"/>
                <w:szCs w:val="20"/>
              </w:rPr>
              <w:t>0.0136</w:t>
            </w:r>
          </w:p>
        </w:tc>
        <w:tc>
          <w:tcPr>
            <w:tcW w:w="814" w:type="pct"/>
            <w:tcBorders>
              <w:top w:val="single" w:sz="4" w:space="0" w:color="auto"/>
              <w:left w:val="single" w:sz="4" w:space="0" w:color="auto"/>
              <w:bottom w:val="single" w:sz="4" w:space="0" w:color="auto"/>
              <w:right w:val="single" w:sz="4" w:space="0" w:color="auto"/>
            </w:tcBorders>
          </w:tcPr>
          <w:p ns2:paraId="258EFCA9" ns2:textId="6F690B42" w:rsidR="009E3ABC" w:rsidRPr="001E6116" w:rsidRDefault="004E1CF1" w:rsidP="00244CDC">
            <w:pPr>
              <w:keepNext/>
              <w:keepLines/>
              <w:spacing w:after="40" w:line="300" w:lineRule="atLeast"/>
              <w:jc w:val="center"/>
              <w:rPr>
                <w:sz w:val="20"/>
                <w:szCs w:val="20"/>
              </w:rPr>
            </w:pPr>
            <w:r w:rsidRPr="001E6116">
              <w:rPr>
                <w:sz w:val="20"/>
                <w:szCs w:val="20"/>
              </w:rPr>
              <w:t>0.0143</w:t>
            </w:r>
          </w:p>
        </w:tc>
        <w:tc>
          <w:tcPr>
            <w:tcW w:w="814" w:type="pct"/>
            <w:tcBorders>
              <w:top w:val="single" w:sz="4" w:space="0" w:color="auto"/>
              <w:left w:val="single" w:sz="4" w:space="0" w:color="auto"/>
              <w:bottom w:val="single" w:sz="4" w:space="0" w:color="auto"/>
              <w:right w:val="single" w:sz="4" w:space="0" w:color="auto"/>
            </w:tcBorders>
          </w:tcPr>
          <w:p ns2:paraId="79C3F274" ns2:textId="1C60E6DA" w:rsidR="009E3ABC" w:rsidRPr="001E6116" w:rsidRDefault="004E1CF1" w:rsidP="00244CDC">
            <w:pPr>
              <w:keepNext/>
              <w:keepLines/>
              <w:spacing w:after="40" w:line="300" w:lineRule="atLeast"/>
              <w:jc w:val="center"/>
              <w:rPr>
                <w:sz w:val="20"/>
                <w:szCs w:val="20"/>
              </w:rPr>
            </w:pPr>
            <w:r w:rsidRPr="001E6116">
              <w:rPr>
                <w:sz w:val="20"/>
                <w:szCs w:val="20"/>
              </w:rPr>
              <w:t>0.0159</w:t>
            </w:r>
          </w:p>
        </w:tc>
      </w:tr>
      <w:tr w:rsidR="009E3ABC" w:rsidRPr="001E6116" ns2:paraId="16C35E30"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4B2412DA"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41F414BB"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CDBFE3C" ns2:textId="77777777" w:rsidR="009E3ABC" w:rsidRPr="001E6116" w:rsidRDefault="009E3ABC" w:rsidP="00244CDC">
            <w:pPr>
              <w:keepNext/>
              <w:keepLines/>
              <w:spacing w:after="40" w:line="300" w:lineRule="atLeast"/>
              <w:jc w:val="center"/>
              <w:rPr>
                <w:sz w:val="20"/>
                <w:szCs w:val="20"/>
              </w:rPr>
            </w:pPr>
            <w:r w:rsidRPr="001E6116">
              <w:rPr>
                <w:sz w:val="20"/>
                <w:szCs w:val="20"/>
              </w:rPr>
              <w:t>0.7828</w:t>
            </w:r>
          </w:p>
        </w:tc>
        <w:tc>
          <w:tcPr>
            <w:tcW w:w="814" w:type="pct"/>
            <w:tcBorders>
              <w:top w:val="single" w:sz="4" w:space="0" w:color="auto"/>
              <w:left w:val="single" w:sz="4" w:space="0" w:color="auto"/>
              <w:bottom w:val="single" w:sz="4" w:space="0" w:color="auto"/>
              <w:right w:val="single" w:sz="4" w:space="0" w:color="auto"/>
            </w:tcBorders>
          </w:tcPr>
          <w:p ns2:paraId="5EB505CF" ns2:textId="57DCCEF1" w:rsidR="009E3ABC" w:rsidRPr="001E6116" w:rsidRDefault="004E1CF1" w:rsidP="00244CDC">
            <w:pPr>
              <w:keepNext/>
              <w:keepLines/>
              <w:spacing w:after="40" w:line="300" w:lineRule="atLeast"/>
              <w:jc w:val="center"/>
              <w:rPr>
                <w:sz w:val="20"/>
                <w:szCs w:val="20"/>
              </w:rPr>
            </w:pPr>
            <w:r w:rsidRPr="001E6116">
              <w:rPr>
                <w:sz w:val="20"/>
                <w:szCs w:val="20"/>
              </w:rPr>
              <w:t>0.7845</w:t>
            </w:r>
          </w:p>
        </w:tc>
        <w:tc>
          <w:tcPr>
            <w:tcW w:w="814" w:type="pct"/>
            <w:tcBorders>
              <w:top w:val="single" w:sz="4" w:space="0" w:color="auto"/>
              <w:left w:val="single" w:sz="4" w:space="0" w:color="auto"/>
              <w:bottom w:val="single" w:sz="4" w:space="0" w:color="auto"/>
              <w:right w:val="single" w:sz="4" w:space="0" w:color="auto"/>
            </w:tcBorders>
          </w:tcPr>
          <w:p ns2:paraId="6F2C6FA1" ns2:textId="229F629F" w:rsidR="009E3ABC" w:rsidRPr="001E6116" w:rsidRDefault="004E1CF1" w:rsidP="00244CDC">
            <w:pPr>
              <w:keepNext/>
              <w:keepLines/>
              <w:spacing w:after="40" w:line="300" w:lineRule="atLeast"/>
              <w:jc w:val="center"/>
              <w:rPr>
                <w:sz w:val="20"/>
                <w:szCs w:val="20"/>
              </w:rPr>
            </w:pPr>
            <w:r w:rsidRPr="001E6116">
              <w:rPr>
                <w:sz w:val="20"/>
                <w:szCs w:val="20"/>
              </w:rPr>
              <w:t>0.7884</w:t>
            </w:r>
          </w:p>
        </w:tc>
      </w:tr>
      <w:tr w:rsidR="009E3ABC" w:rsidRPr="001E6116" ns2:paraId="61ED09B8"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60012416"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6D2593A" ns2:textId="77777777" w:rsidR="009E3ABC" w:rsidRPr="001E6116" w:rsidRDefault="009E3ABC" w:rsidP="00244CDC">
            <w:pPr>
              <w:keepNext/>
              <w:keepLines/>
              <w:spacing w:after="40" w:line="300" w:lineRule="atLeast"/>
              <w:ind w:left="75"/>
              <w:rPr>
                <w:sz w:val="20"/>
                <w:szCs w:val="20"/>
                <w:vertAlign w:val="superscript"/>
                <w:lang w:eastAsia="zh-CN"/>
              </w:rPr>
            </w:pPr>
            <w:r w:rsidRPr="001E6116">
              <w:rPr>
                <w:sz w:val="20"/>
                <w:szCs w:val="20"/>
                <w:lang w:eastAsia="zh-CN"/>
              </w:rPr>
              <w:t>P(Cross) if HR=1</w:t>
            </w:r>
            <w:r w:rsidRPr="001E6116">
              <w:rPr>
                <w:sz w:val="20"/>
                <w:szCs w:val="20"/>
                <w:vertAlign w:val="superscript"/>
                <w:lang w:eastAsia="zh-CN"/>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7898EA1F" ns2:textId="77777777" w:rsidR="009E3ABC" w:rsidRPr="001E6116" w:rsidRDefault="009E3ABC" w:rsidP="00244CDC">
            <w:pPr>
              <w:keepNext/>
              <w:keepLines/>
              <w:spacing w:after="40" w:line="300" w:lineRule="atLeast"/>
              <w:jc w:val="center"/>
              <w:rPr>
                <w:sz w:val="20"/>
                <w:szCs w:val="20"/>
              </w:rPr>
            </w:pPr>
            <w:r w:rsidRPr="001E6116">
              <w:rPr>
                <w:sz w:val="20"/>
                <w:szCs w:val="20"/>
              </w:rPr>
              <w:t>0.0155</w:t>
            </w:r>
          </w:p>
        </w:tc>
        <w:tc>
          <w:tcPr>
            <w:tcW w:w="814" w:type="pct"/>
            <w:tcBorders>
              <w:top w:val="single" w:sz="4" w:space="0" w:color="auto"/>
              <w:left w:val="single" w:sz="4" w:space="0" w:color="auto"/>
              <w:bottom w:val="single" w:sz="4" w:space="0" w:color="auto"/>
              <w:right w:val="single" w:sz="4" w:space="0" w:color="auto"/>
            </w:tcBorders>
          </w:tcPr>
          <w:p ns2:paraId="1D5A95A2" ns2:textId="1AE30D8D" w:rsidR="009E3ABC" w:rsidRPr="001E6116" w:rsidRDefault="004E1CF1" w:rsidP="00244CDC">
            <w:pPr>
              <w:keepNext/>
              <w:keepLines/>
              <w:spacing w:after="40" w:line="300" w:lineRule="atLeast"/>
              <w:jc w:val="center"/>
              <w:rPr>
                <w:sz w:val="20"/>
                <w:szCs w:val="20"/>
              </w:rPr>
            </w:pPr>
            <w:r w:rsidRPr="001E6116">
              <w:rPr>
                <w:sz w:val="20"/>
                <w:szCs w:val="20"/>
              </w:rPr>
              <w:t>0.0163</w:t>
            </w:r>
          </w:p>
        </w:tc>
        <w:tc>
          <w:tcPr>
            <w:tcW w:w="814" w:type="pct"/>
            <w:tcBorders>
              <w:top w:val="single" w:sz="4" w:space="0" w:color="auto"/>
              <w:left w:val="single" w:sz="4" w:space="0" w:color="auto"/>
              <w:bottom w:val="single" w:sz="4" w:space="0" w:color="auto"/>
              <w:right w:val="single" w:sz="4" w:space="0" w:color="auto"/>
            </w:tcBorders>
          </w:tcPr>
          <w:p ns2:paraId="51C0864D" ns2:textId="654B0258" w:rsidR="009E3ABC" w:rsidRPr="001E6116" w:rsidRDefault="004E1CF1" w:rsidP="00244CDC">
            <w:pPr>
              <w:keepNext/>
              <w:keepLines/>
              <w:spacing w:after="40" w:line="300" w:lineRule="atLeast"/>
              <w:jc w:val="center"/>
              <w:rPr>
                <w:sz w:val="20"/>
                <w:szCs w:val="20"/>
              </w:rPr>
            </w:pPr>
            <w:r w:rsidRPr="001E6116">
              <w:rPr>
                <w:sz w:val="20"/>
                <w:szCs w:val="20"/>
              </w:rPr>
              <w:t>0.0183</w:t>
            </w:r>
          </w:p>
        </w:tc>
      </w:tr>
      <w:tr w:rsidR="009E3ABC" w:rsidRPr="001E6116" ns2:paraId="7F25F8BE"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D9AB83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13996CFF" ns2:textId="098CED19"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59A32626" ns2:textId="77777777" w:rsidR="009E3ABC" w:rsidRPr="001E6116" w:rsidRDefault="009E3ABC" w:rsidP="00244CDC">
            <w:pPr>
              <w:keepNext/>
              <w:keepLines/>
              <w:spacing w:after="40" w:line="300" w:lineRule="atLeast"/>
              <w:jc w:val="center"/>
              <w:rPr>
                <w:sz w:val="20"/>
                <w:szCs w:val="20"/>
              </w:rPr>
            </w:pPr>
            <w:r w:rsidRPr="001E6116">
              <w:rPr>
                <w:sz w:val="20"/>
                <w:szCs w:val="20"/>
              </w:rPr>
              <w:t>0.8509</w:t>
            </w:r>
          </w:p>
        </w:tc>
        <w:tc>
          <w:tcPr>
            <w:tcW w:w="814" w:type="pct"/>
            <w:tcBorders>
              <w:top w:val="single" w:sz="4" w:space="0" w:color="auto"/>
              <w:left w:val="single" w:sz="4" w:space="0" w:color="auto"/>
              <w:bottom w:val="single" w:sz="4" w:space="0" w:color="auto"/>
              <w:right w:val="single" w:sz="4" w:space="0" w:color="auto"/>
            </w:tcBorders>
          </w:tcPr>
          <w:p ns2:paraId="62FB64F5" ns2:textId="534F7016" w:rsidR="009E3ABC" w:rsidRPr="001E6116" w:rsidRDefault="004E1CF1" w:rsidP="00244CDC">
            <w:pPr>
              <w:keepNext/>
              <w:keepLines/>
              <w:spacing w:after="40" w:line="300" w:lineRule="atLeast"/>
              <w:jc w:val="center"/>
              <w:rPr>
                <w:sz w:val="20"/>
                <w:szCs w:val="20"/>
              </w:rPr>
            </w:pPr>
            <w:r w:rsidRPr="001E6116">
              <w:rPr>
                <w:sz w:val="20"/>
                <w:szCs w:val="20"/>
              </w:rPr>
              <w:t>0.8553</w:t>
            </w:r>
          </w:p>
        </w:tc>
        <w:tc>
          <w:tcPr>
            <w:tcW w:w="814" w:type="pct"/>
            <w:tcBorders>
              <w:top w:val="single" w:sz="4" w:space="0" w:color="auto"/>
              <w:left w:val="single" w:sz="4" w:space="0" w:color="auto"/>
              <w:bottom w:val="single" w:sz="4" w:space="0" w:color="auto"/>
              <w:right w:val="single" w:sz="4" w:space="0" w:color="auto"/>
            </w:tcBorders>
          </w:tcPr>
          <w:p ns2:paraId="4B2FADA9" ns2:textId="41B8040F" w:rsidR="009E3ABC" w:rsidRPr="001E6116" w:rsidRDefault="004E1CF1" w:rsidP="00244CDC">
            <w:pPr>
              <w:keepNext/>
              <w:keepLines/>
              <w:spacing w:after="40" w:line="300" w:lineRule="atLeast"/>
              <w:jc w:val="center"/>
              <w:rPr>
                <w:sz w:val="20"/>
                <w:szCs w:val="20"/>
              </w:rPr>
            </w:pPr>
            <w:r w:rsidRPr="001E6116">
              <w:rPr>
                <w:sz w:val="20"/>
                <w:szCs w:val="20"/>
              </w:rPr>
              <w:t>0.865</w:t>
            </w:r>
            <w:r w:rsidR="00420246" w:rsidRPr="001E6116">
              <w:rPr>
                <w:sz w:val="20"/>
                <w:szCs w:val="20"/>
              </w:rPr>
              <w:t>5</w:t>
            </w:r>
          </w:p>
        </w:tc>
      </w:tr>
      <w:tr w:rsidR="009E3ABC" w:rsidRPr="001E6116" ns2:paraId="7497E9A7" ns2:textId="77777777" w:rsidTr="005C3306">
        <w:tc>
          <w:tcPr>
            <w:tcW w:w="1108" w:type="pct"/>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ns2:paraId="6EC494BF" ns2:textId="1D2F4757" w:rsidR="009E3ABC" w:rsidRPr="001E6116" w:rsidRDefault="00E962AE" w:rsidP="00244CDC">
            <w:pPr>
              <w:keepNext/>
              <w:keepLines/>
              <w:spacing w:after="40" w:line="300" w:lineRule="atLeast"/>
              <w:ind w:left="90"/>
              <w:rPr>
                <w:sz w:val="20"/>
                <w:szCs w:val="20"/>
                <w:lang w:eastAsia="zh-CN"/>
              </w:rPr>
            </w:pPr>
            <w:r>
              <w:rPr>
                <w:sz w:val="20"/>
                <w:szCs w:val="20"/>
                <w:lang w:eastAsia="zh-CN"/>
              </w:rPr>
              <w:t>FA</w:t>
            </w:r>
            <w:r w:rsidR="009E3ABC" w:rsidRPr="001E6116">
              <w:rPr>
                <w:sz w:val="20"/>
                <w:szCs w:val="20"/>
                <w:lang w:eastAsia="zh-CN"/>
              </w:rPr>
              <w:t xml:space="preserve"> </w:t>
            </w:r>
          </w:p>
          <w:p ns2:paraId="068B49D1" ns2:textId="2383A4D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N: 500</w:t>
            </w:r>
          </w:p>
          <w:p ns2:paraId="289B9618" ns2:textId="3DD72176"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Events: 361 </w:t>
            </w:r>
          </w:p>
          <w:p ns2:paraId="73D9CEEA" ns2:textId="507DDEF7" w:rsidR="009E3ABC" w:rsidRPr="001E6116" w:rsidRDefault="009E3ABC" w:rsidP="00244CDC">
            <w:pPr>
              <w:keepNext/>
              <w:keepLines/>
              <w:spacing w:after="40" w:line="300" w:lineRule="atLeast"/>
              <w:ind w:left="90"/>
              <w:rPr>
                <w:sz w:val="20"/>
                <w:szCs w:val="20"/>
                <w:lang w:eastAsia="zh-CN"/>
              </w:rPr>
            </w:pPr>
            <w:r w:rsidRPr="001E6116">
              <w:rPr>
                <w:sz w:val="20"/>
                <w:szCs w:val="20"/>
                <w:lang w:eastAsia="zh-CN"/>
              </w:rPr>
              <w:t xml:space="preserve">Month: 44 </w:t>
            </w: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5E3C9B1"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 xml:space="preserve">Z </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57BB6CB2"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2.1297</w:t>
            </w:r>
          </w:p>
        </w:tc>
        <w:tc>
          <w:tcPr>
            <w:tcW w:w="814" w:type="pct"/>
            <w:tcBorders>
              <w:top w:val="single" w:sz="4" w:space="0" w:color="auto"/>
              <w:left w:val="single" w:sz="4" w:space="0" w:color="auto"/>
              <w:bottom w:val="single" w:sz="4" w:space="0" w:color="auto"/>
              <w:right w:val="single" w:sz="4" w:space="0" w:color="auto"/>
            </w:tcBorders>
          </w:tcPr>
          <w:p ns2:paraId="4C45CD4B" ns2:textId="1B445959"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2.1119</w:t>
            </w:r>
          </w:p>
        </w:tc>
        <w:tc>
          <w:tcPr>
            <w:tcW w:w="814" w:type="pct"/>
            <w:tcBorders>
              <w:top w:val="single" w:sz="4" w:space="0" w:color="auto"/>
              <w:left w:val="single" w:sz="4" w:space="0" w:color="auto"/>
              <w:bottom w:val="single" w:sz="4" w:space="0" w:color="auto"/>
              <w:right w:val="single" w:sz="4" w:space="0" w:color="auto"/>
            </w:tcBorders>
          </w:tcPr>
          <w:p ns2:paraId="0E65DB3A" ns2:textId="1976E4AF"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2.0702</w:t>
            </w:r>
          </w:p>
        </w:tc>
      </w:tr>
      <w:tr w:rsidR="009E3ABC" w:rsidRPr="001E6116" ns2:paraId="2F5BD6A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02EBA49B"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25168861" ns2:textId="77777777" w:rsidR="009E3ABC" w:rsidRPr="001E6116" w:rsidRDefault="009E3ABC" w:rsidP="00244CDC">
            <w:pPr>
              <w:keepNext/>
              <w:keepLines/>
              <w:spacing w:after="40" w:line="300" w:lineRule="atLeast"/>
              <w:ind w:left="75"/>
              <w:rPr>
                <w:sz w:val="20"/>
                <w:szCs w:val="20"/>
                <w:lang w:eastAsia="zh-CN"/>
              </w:rPr>
            </w:pPr>
            <w:r w:rsidRPr="001E6116">
              <w:rPr>
                <w:i/>
                <w:sz w:val="20"/>
                <w:szCs w:val="20"/>
                <w:lang w:eastAsia="zh-CN"/>
              </w:rPr>
              <w:t>p</w:t>
            </w:r>
            <w:r w:rsidRPr="001E6116">
              <w:rPr>
                <w:sz w:val="20"/>
                <w:szCs w:val="20"/>
                <w:lang w:eastAsia="zh-CN"/>
              </w:rPr>
              <w:t xml:space="preserve"> (1-sided)</w:t>
            </w:r>
            <w:r w:rsidRPr="001E6116">
              <w:rPr>
                <w:sz w:val="20"/>
                <w:szCs w:val="20"/>
                <w:vertAlign w:val="superscript"/>
              </w:rPr>
              <w:t>a</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339A675"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0.0166</w:t>
            </w:r>
          </w:p>
        </w:tc>
        <w:tc>
          <w:tcPr>
            <w:tcW w:w="814" w:type="pct"/>
            <w:tcBorders>
              <w:top w:val="single" w:sz="4" w:space="0" w:color="auto"/>
              <w:left w:val="single" w:sz="4" w:space="0" w:color="auto"/>
              <w:bottom w:val="single" w:sz="4" w:space="0" w:color="auto"/>
              <w:right w:val="single" w:sz="4" w:space="0" w:color="auto"/>
            </w:tcBorders>
          </w:tcPr>
          <w:p ns2:paraId="75B39BE2" ns2:textId="4CB50410"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0.0173</w:t>
            </w:r>
          </w:p>
        </w:tc>
        <w:tc>
          <w:tcPr>
            <w:tcW w:w="814" w:type="pct"/>
            <w:tcBorders>
              <w:top w:val="single" w:sz="4" w:space="0" w:color="auto"/>
              <w:left w:val="single" w:sz="4" w:space="0" w:color="auto"/>
              <w:bottom w:val="single" w:sz="4" w:space="0" w:color="auto"/>
              <w:right w:val="single" w:sz="4" w:space="0" w:color="auto"/>
            </w:tcBorders>
          </w:tcPr>
          <w:p ns2:paraId="3C7D5612" ns2:textId="50903C5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0.0192</w:t>
            </w:r>
          </w:p>
        </w:tc>
      </w:tr>
      <w:tr w:rsidR="009E3ABC" w:rsidRPr="001E6116" ns2:paraId="1CACD35B"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714727B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51CAE61A"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HR at bound</w:t>
            </w:r>
            <w:r w:rsidRPr="001E6116">
              <w:rPr>
                <w:sz w:val="20"/>
                <w:szCs w:val="20"/>
                <w:vertAlign w:val="superscript"/>
              </w:rPr>
              <w:t>b</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4CC0CEA0"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0.7991</w:t>
            </w:r>
          </w:p>
        </w:tc>
        <w:tc>
          <w:tcPr>
            <w:tcW w:w="814" w:type="pct"/>
            <w:tcBorders>
              <w:top w:val="single" w:sz="4" w:space="0" w:color="auto"/>
              <w:left w:val="single" w:sz="4" w:space="0" w:color="auto"/>
              <w:bottom w:val="single" w:sz="4" w:space="0" w:color="auto"/>
              <w:right w:val="single" w:sz="4" w:space="0" w:color="auto"/>
            </w:tcBorders>
          </w:tcPr>
          <w:p ns2:paraId="1BC39C2E" ns2:textId="0E40F63D"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0.8006</w:t>
            </w:r>
          </w:p>
        </w:tc>
        <w:tc>
          <w:tcPr>
            <w:tcW w:w="814" w:type="pct"/>
            <w:tcBorders>
              <w:top w:val="single" w:sz="4" w:space="0" w:color="auto"/>
              <w:left w:val="single" w:sz="4" w:space="0" w:color="auto"/>
              <w:bottom w:val="single" w:sz="4" w:space="0" w:color="auto"/>
              <w:right w:val="single" w:sz="4" w:space="0" w:color="auto"/>
            </w:tcBorders>
          </w:tcPr>
          <w:p ns2:paraId="0C5E6747" ns2:textId="2018F1D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0.8042</w:t>
            </w:r>
          </w:p>
        </w:tc>
      </w:tr>
      <w:tr w:rsidR="009E3ABC" w:rsidRPr="001E6116" ns2:paraId="52F0118D"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2D350541"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6617551E" ns2:textId="77777777"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HR=1</w:t>
            </w:r>
            <w:r w:rsidRPr="001E6116">
              <w:rPr>
                <w:sz w:val="20"/>
                <w:szCs w:val="20"/>
                <w:vertAlign w:val="superscript"/>
              </w:rPr>
              <w:t>c</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2CF783BF"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0.0215</w:t>
            </w:r>
          </w:p>
        </w:tc>
        <w:tc>
          <w:tcPr>
            <w:tcW w:w="814" w:type="pct"/>
            <w:tcBorders>
              <w:top w:val="single" w:sz="4" w:space="0" w:color="auto"/>
              <w:left w:val="single" w:sz="4" w:space="0" w:color="auto"/>
              <w:bottom w:val="single" w:sz="4" w:space="0" w:color="auto"/>
              <w:right w:val="single" w:sz="4" w:space="0" w:color="auto"/>
            </w:tcBorders>
          </w:tcPr>
          <w:p ns2:paraId="2E85FB06" ns2:textId="467104C2"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0.0225</w:t>
            </w:r>
          </w:p>
        </w:tc>
        <w:tc>
          <w:tcPr>
            <w:tcW w:w="814" w:type="pct"/>
            <w:tcBorders>
              <w:top w:val="single" w:sz="4" w:space="0" w:color="auto"/>
              <w:left w:val="single" w:sz="4" w:space="0" w:color="auto"/>
              <w:bottom w:val="single" w:sz="4" w:space="0" w:color="auto"/>
              <w:right w:val="single" w:sz="4" w:space="0" w:color="auto"/>
            </w:tcBorders>
          </w:tcPr>
          <w:p ns2:paraId="55E87C29" ns2:textId="7749EEC1"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0.0250</w:t>
            </w:r>
          </w:p>
        </w:tc>
      </w:tr>
      <w:tr w:rsidR="009E3ABC" w:rsidRPr="001E6116" ns2:paraId="3199BD8A" ns2:textId="77777777" w:rsidTr="005C3306">
        <w:tc>
          <w:tcPr>
            <w:tcW w:w="0" w:type="auto"/>
            <w:vMerge/>
            <w:tcBorders>
              <w:top w:val="single" w:sz="4" w:space="0" w:color="auto"/>
              <w:left w:val="single" w:sz="4" w:space="0" w:color="auto"/>
              <w:bottom w:val="single" w:sz="4" w:space="0" w:color="auto"/>
              <w:right w:val="single" w:sz="4" w:space="0" w:color="auto"/>
            </w:tcBorders>
            <w:vAlign w:val="center"/>
            <w:hideMark/>
          </w:tcPr>
          <w:p ns2:paraId="5EDE3433" ns2:textId="77777777" w:rsidR="009E3ABC" w:rsidRPr="001E6116" w:rsidRDefault="009E3ABC">
            <w:pPr>
              <w:rPr>
                <w:sz w:val="20"/>
                <w:szCs w:val="20"/>
                <w:lang w:eastAsia="zh-CN"/>
              </w:rPr>
            </w:pPr>
          </w:p>
        </w:tc>
        <w:tc>
          <w:tcPr>
            <w:tcW w:w="1450"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0D856A89" ns2:textId="7E709F56" w:rsidR="009E3ABC" w:rsidRPr="001E6116" w:rsidRDefault="009E3ABC" w:rsidP="00244CDC">
            <w:pPr>
              <w:keepNext/>
              <w:keepLines/>
              <w:spacing w:after="40" w:line="300" w:lineRule="atLeast"/>
              <w:ind w:left="75"/>
              <w:rPr>
                <w:sz w:val="20"/>
                <w:szCs w:val="20"/>
                <w:lang w:eastAsia="zh-CN"/>
              </w:rPr>
            </w:pPr>
            <w:r w:rsidRPr="001E6116">
              <w:rPr>
                <w:sz w:val="20"/>
                <w:szCs w:val="20"/>
                <w:lang w:eastAsia="zh-CN"/>
              </w:rPr>
              <w:t>P(Cross) if HR=0.7</w:t>
            </w:r>
            <w:r w:rsidRPr="001E6116">
              <w:rPr>
                <w:sz w:val="20"/>
                <w:szCs w:val="20"/>
                <w:vertAlign w:val="superscript"/>
              </w:rPr>
              <w:t>d</w:t>
            </w:r>
          </w:p>
        </w:tc>
        <w:tc>
          <w:tcPr>
            <w:tcW w:w="81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ns2:paraId="31A89B9F" ns2:textId="77777777" w:rsidR="009E3ABC" w:rsidRPr="001E6116" w:rsidRDefault="009E3ABC" w:rsidP="00244CDC">
            <w:pPr>
              <w:keepNext/>
              <w:keepLines/>
              <w:spacing w:after="40" w:line="300" w:lineRule="atLeast"/>
              <w:jc w:val="center"/>
              <w:rPr>
                <w:sz w:val="20"/>
                <w:szCs w:val="20"/>
                <w:lang w:eastAsia="zh-CN"/>
              </w:rPr>
            </w:pPr>
            <w:r w:rsidRPr="001E6116">
              <w:rPr>
                <w:sz w:val="20"/>
                <w:szCs w:val="20"/>
                <w:lang w:eastAsia="zh-CN"/>
              </w:rPr>
              <w:t>0.9070</w:t>
            </w:r>
          </w:p>
        </w:tc>
        <w:tc>
          <w:tcPr>
            <w:tcW w:w="814" w:type="pct"/>
            <w:tcBorders>
              <w:top w:val="single" w:sz="4" w:space="0" w:color="auto"/>
              <w:left w:val="single" w:sz="4" w:space="0" w:color="auto"/>
              <w:bottom w:val="single" w:sz="4" w:space="0" w:color="auto"/>
              <w:right w:val="single" w:sz="4" w:space="0" w:color="auto"/>
            </w:tcBorders>
          </w:tcPr>
          <w:p ns2:paraId="2C66E141" ns2:textId="2EE78DC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0.9100</w:t>
            </w:r>
          </w:p>
        </w:tc>
        <w:tc>
          <w:tcPr>
            <w:tcW w:w="814" w:type="pct"/>
            <w:tcBorders>
              <w:top w:val="single" w:sz="4" w:space="0" w:color="auto"/>
              <w:left w:val="single" w:sz="4" w:space="0" w:color="auto"/>
              <w:bottom w:val="single" w:sz="4" w:space="0" w:color="auto"/>
              <w:right w:val="single" w:sz="4" w:space="0" w:color="auto"/>
            </w:tcBorders>
          </w:tcPr>
          <w:p ns2:paraId="1B4B44C3" ns2:textId="51CEC924" w:rsidR="009E3ABC" w:rsidRPr="001E6116" w:rsidRDefault="004E1CF1" w:rsidP="00244CDC">
            <w:pPr>
              <w:keepNext/>
              <w:keepLines/>
              <w:spacing w:after="40" w:line="300" w:lineRule="atLeast"/>
              <w:jc w:val="center"/>
              <w:rPr>
                <w:sz w:val="20"/>
                <w:szCs w:val="20"/>
                <w:lang w:eastAsia="zh-CN"/>
              </w:rPr>
            </w:pPr>
            <w:r w:rsidRPr="001E6116">
              <w:rPr>
                <w:sz w:val="20"/>
                <w:szCs w:val="20"/>
                <w:lang w:eastAsia="zh-CN"/>
              </w:rPr>
              <w:t>0.91</w:t>
            </w:r>
            <w:r w:rsidR="00420246" w:rsidRPr="001E6116">
              <w:rPr>
                <w:sz w:val="20"/>
                <w:szCs w:val="20"/>
                <w:lang w:eastAsia="zh-CN"/>
              </w:rPr>
              <w:t>69</w:t>
            </w:r>
          </w:p>
        </w:tc>
      </w:tr>
      <w:tr w:rsidR="00F21252" w:rsidRPr="001E6116" ns2:paraId="3002476D" ns2:textId="77777777" w:rsidTr="005C3306">
        <w:tc>
          <w:tcPr>
            <w:tcW w:w="5000" w:type="pct"/>
            <w:gridSpan w:val="5"/>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ns2:paraId="720922A8" ns2:textId="2538F123" w:rsidR="00F21252" w:rsidRPr="001E6116" w:rsidRDefault="00F21252" w:rsidP="00CF3D18">
            <w:pPr>
              <w:keepNext/>
              <w:keepLines/>
              <w:spacing w:after="40"/>
              <w:ind w:left="73"/>
              <w:rPr>
                <w:sz w:val="20"/>
                <w:szCs w:val="20"/>
              </w:rPr>
            </w:pPr>
            <w:r w:rsidRPr="001E6116">
              <w:rPr>
                <w:sz w:val="20"/>
                <w:szCs w:val="20"/>
              </w:rPr>
              <w:t xml:space="preserve">Abbreviations: </w:t>
            </w:r>
            <w:r w:rsidR="00E962AE">
              <w:rPr>
                <w:sz w:val="20"/>
                <w:szCs w:val="20"/>
              </w:rPr>
              <w:t xml:space="preserve">FA = final analysis; </w:t>
            </w:r>
            <w:r w:rsidRPr="001E6116">
              <w:rPr>
                <w:sz w:val="20"/>
                <w:szCs w:val="20"/>
              </w:rPr>
              <w:t>HR = hazard ratio; IA = interim analysis.</w:t>
            </w:r>
          </w:p>
          <w:p ns2:paraId="63838AD4" ns2:textId="5208E7E5" w:rsidR="00F21252" w:rsidRPr="001E6116" w:rsidRDefault="00F21252" w:rsidP="00CF3D18">
            <w:pPr>
              <w:keepNext/>
              <w:keepLines/>
              <w:spacing w:after="40"/>
              <w:ind w:left="73"/>
              <w:rPr>
                <w:sz w:val="20"/>
                <w:szCs w:val="20"/>
                <w:lang w:eastAsia="zh-CN"/>
              </w:rPr>
            </w:pPr>
            <w:r w:rsidRPr="001E6116">
              <w:rPr>
                <w:sz w:val="20"/>
                <w:szCs w:val="20"/>
                <w:lang w:eastAsia="zh-CN"/>
              </w:rPr>
              <w:t xml:space="preserve">The number of events and timings are estimated approximately. </w:t>
            </w:r>
          </w:p>
          <w:p ns2:paraId="4871D456" ns2:textId="77777777" w:rsidR="00F21252" w:rsidRPr="001E6116" w:rsidRDefault="00F21252" w:rsidP="00CF3D18">
            <w:pPr>
              <w:keepNext/>
              <w:keepLines/>
              <w:spacing w:after="40"/>
              <w:ind w:left="73"/>
              <w:rPr>
                <w:sz w:val="20"/>
                <w:szCs w:val="20"/>
                <w:lang w:eastAsia="zh-CN"/>
              </w:rPr>
            </w:pPr>
            <w:r w:rsidRPr="001E6116">
              <w:rPr>
                <w:sz w:val="20"/>
                <w:szCs w:val="20"/>
                <w:lang w:eastAsia="zh-CN"/>
              </w:rPr>
              <w:t>*Percentage of the target number of events at final analysis anticipated at interim analysis.</w:t>
            </w:r>
          </w:p>
          <w:p ns2:paraId="51EBC19B" ns2:textId="77777777" w:rsidR="00F21252" w:rsidRPr="001E6116" w:rsidRDefault="00F21252" w:rsidP="00CF3D18">
            <w:pPr>
              <w:keepNext/>
              <w:keepLines/>
              <w:spacing w:after="40"/>
              <w:ind w:left="73"/>
              <w:rPr>
                <w:sz w:val="20"/>
                <w:szCs w:val="20"/>
                <w:lang w:eastAsia="zh-CN"/>
              </w:rPr>
            </w:pPr>
            <w:r w:rsidRPr="001E6116">
              <w:rPr>
                <w:sz w:val="20"/>
                <w:szCs w:val="20"/>
                <w:vertAlign w:val="superscript"/>
              </w:rPr>
              <w:t>a</w:t>
            </w:r>
            <w:r w:rsidRPr="001E6116">
              <w:rPr>
                <w:i/>
                <w:sz w:val="20"/>
                <w:szCs w:val="20"/>
              </w:rPr>
              <w:t>p</w:t>
            </w:r>
            <w:r w:rsidRPr="001E6116">
              <w:rPr>
                <w:sz w:val="20"/>
                <w:szCs w:val="20"/>
              </w:rPr>
              <w:t xml:space="preserve"> (1-sided) is</w:t>
            </w:r>
            <w:r w:rsidRPr="001E6116">
              <w:rPr>
                <w:sz w:val="20"/>
                <w:szCs w:val="20"/>
                <w:lang w:eastAsia="zh-CN"/>
              </w:rPr>
              <w:t xml:space="preserve"> the nominal α for testing.</w:t>
            </w:r>
          </w:p>
          <w:p ns2:paraId="5C6F3365" ns2:textId="77777777" w:rsidR="00F21252" w:rsidRPr="001E6116" w:rsidRDefault="00F21252" w:rsidP="00CF3D18">
            <w:pPr>
              <w:keepNext/>
              <w:keepLines/>
              <w:spacing w:after="40"/>
              <w:ind w:left="73"/>
              <w:rPr>
                <w:sz w:val="20"/>
                <w:szCs w:val="20"/>
              </w:rPr>
            </w:pPr>
            <w:r w:rsidRPr="001E6116">
              <w:rPr>
                <w:sz w:val="20"/>
                <w:szCs w:val="20"/>
                <w:vertAlign w:val="superscript"/>
              </w:rPr>
              <w:t>b</w:t>
            </w:r>
            <w:r w:rsidRPr="001E6116">
              <w:rPr>
                <w:sz w:val="20"/>
                <w:szCs w:val="20"/>
              </w:rPr>
              <w:t>HR at bound is the approximate HR required to reach an efficacy bound.</w:t>
            </w:r>
          </w:p>
          <w:p ns2:paraId="31138C99" ns2:textId="77777777" w:rsidR="00F21252" w:rsidRPr="001E6116" w:rsidRDefault="00F21252" w:rsidP="00CF3D18">
            <w:pPr>
              <w:keepNext/>
              <w:keepLines/>
              <w:spacing w:after="40"/>
              <w:ind w:left="73"/>
              <w:rPr>
                <w:sz w:val="20"/>
                <w:szCs w:val="20"/>
              </w:rPr>
            </w:pPr>
            <w:r w:rsidRPr="001E6116">
              <w:rPr>
                <w:sz w:val="20"/>
                <w:szCs w:val="20"/>
                <w:vertAlign w:val="superscript"/>
              </w:rPr>
              <w:t>c</w:t>
            </w:r>
            <w:r w:rsidRPr="001E6116">
              <w:rPr>
                <w:sz w:val="20"/>
                <w:szCs w:val="20"/>
              </w:rPr>
              <w:t>P(Cross if HR=1) is the probability of crossing a bound under the null hypothesis.</w:t>
            </w:r>
          </w:p>
          <w:p ns2:paraId="56059A6E" ns2:textId="28520CC0" w:rsidR="00F21252" w:rsidRPr="001E6116" w:rsidRDefault="00F21252" w:rsidP="00CF3D18">
            <w:pPr>
              <w:keepNext/>
              <w:keepLines/>
              <w:spacing w:after="40"/>
              <w:ind w:left="73"/>
              <w:rPr>
                <w:sz w:val="20"/>
                <w:szCs w:val="20"/>
                <w:lang w:eastAsia="zh-CN"/>
              </w:rPr>
            </w:pPr>
            <w:r w:rsidRPr="001E6116">
              <w:rPr>
                <w:sz w:val="20"/>
                <w:szCs w:val="20"/>
                <w:vertAlign w:val="superscript"/>
              </w:rPr>
              <w:t>d</w:t>
            </w:r>
            <w:r w:rsidRPr="001E6116">
              <w:rPr>
                <w:sz w:val="20"/>
                <w:szCs w:val="20"/>
              </w:rPr>
              <w:t>P(Cross if HR=0.7) is the probability of crossing a bound under the alternative hypothesis.</w:t>
            </w:r>
          </w:p>
        </w:tc>
      </w:tr>
    </w:tbl>
    <w:p ns2:paraId="02EE9345" ns2:textId="57513C10" w:rsidR="001E6116" w:rsidRDefault="001E6116" w:rsidP="008B41FE">
      <w:pPr>
        <w:pStyle w:val="ListEnd"/>
      </w:pPr>
      <w:ins w:id="14159" w:author="GoldenCorpusHarness" w:date="2026-03-28T21:57:49Z">
        <w:r>
          <w:t xml:space="preserve">The End-of-Treatment visit will take place at the time study intervention is discontinued for any reason. </w:t>
        </w:r>
      </w:ins>
    </w:p>
    <w:p ns2:paraId="627A256D" ns2:textId="314C344C" w:rsidR="00B61510" w:rsidRDefault="00B61510" w:rsidP="00BE62AE">
      <w:pPr>
        <w:pStyle w:val="Paragraph0"/>
      </w:pPr>
      <w:ins w:id="14160" w:author="GoldenCorpusHarness" w:date="2026-03-28T21:57:49Z">
        <w:r>
          <w:t>If the End-of-</w:t>
        </w:r>
      </w:ins>
      <w:r>
        <w:t>T</w:t>
      </w:r>
      <w:del w:id="14161" w:author="GoldenCorpusHarness" w:date="2026-03-28T21:57:49Z">
        <w:r>
          <w:delText>he minimum spend</w:delText>
        </w:r>
      </w:del>
      <w:ins w:id="14162" w:author="GoldenCorpusHarness" w:date="2026-03-28T21:57:49Z">
        <w:r>
          <w:t>reatment visit takes place approximately 30 days from the last dose of study intervention, a separate Safety Follow-up visit is not required. All procedures required at the End-of-Treatment visit and at the Safety Follow-up visit will be performed as a s</w:t>
        </w:r>
      </w:ins>
      <w:r>
        <w:t>ing</w:t>
      </w:r>
      <w:del w:id="14163" w:author="GoldenCorpusHarness" w:date="2026-03-28T21:57:49Z">
        <w:r>
          <w:delText xml:space="preserve"> approach assumes timing is not based on any observed Z-value and thus the Z test statistics used for testing conditioned on timing are multivariate normal</w:delText>
        </w:r>
      </w:del>
      <w:ins w:id="14164" w:author="GoldenCorpusHarness" w:date="2026-03-28T21:57:49Z">
        <w:r>
          <w:t>le visit</w:t>
        </w:r>
      </w:ins>
      <w:r>
        <w:t>.</w:t>
      </w:r>
      <w:del w:id="14165" w:author="GoldenCorpusHarness" w:date="2026-03-28T21:57:49Z">
        <w:r>
          <w:delText xml:space="preserve"> Given the probabilities derived with the proposed spending method, the correlations based on actual event counts are used to compute bounds that control the Type I error at the specified alpha level for a given hypothesis conditioned on the interim analysis timing. Since this is true regardless of what is conditioned on, the overall Type I error for a given hypothesis unconditionally is controlled at the specified level. By using more conservative spending early in the study, power can be retained to detect situations where the treatment effect may be delayed.</w:delText>
        </w:r>
      </w:del>
    </w:p>
    <w:p ns2:paraId="165E717B" ns2:textId="00C2FC93" w:rsidR="004D2369" w:rsidRDefault="00BF4065" w:rsidP="005C3306">
      <w:pPr>
        <w:pStyle w:val="Heading3"/>
      </w:pPr>
      <w:del w:id="14166" w:author="GoldenCorpusHarness" w:date="2026-03-28T21:57:49Z">
        <w:r>
          <w:delText>S</w:delText>
        </w:r>
      </w:del>
      <w:ins w:id="14167" w:author="GoldenCorpusHarness" w:date="2026-03-28T21:57:49Z">
        <w:r>
          <w:t>Posttre</w:t>
        </w:r>
      </w:ins>
      <w:r>
        <w:t>a</w:t>
      </w:r>
      <w:del w:id="14168" w:author="GoldenCorpusHarness" w:date="2026-03-28T21:57:49Z">
        <w:r>
          <w:delText>f</w:delText>
        </w:r>
      </w:del>
      <w:ins w:id="14169" w:author="GoldenCorpusHarness" w:date="2026-03-28T21:57:49Z">
        <w:r>
          <w:t>tm</w:t>
        </w:r>
      </w:ins>
      <w:r>
        <w:t>e</w:t>
      </w:r>
      <w:ins w:id="14170" w:author="GoldenCorpusHarness" w:date="2026-03-28T21:57:49Z">
        <w:r>
          <w:t>n</w:t>
        </w:r>
      </w:ins>
      <w:r>
        <w:t>t</w:t>
      </w:r>
      <w:del w:id="14171" w:author="GoldenCorpusHarness" w:date="2026-03-28T21:57:49Z">
        <w:r>
          <w:delText>y</w:delText>
        </w:r>
      </w:del>
      <w:r>
        <w:t xml:space="preserve"> </w:t>
      </w:r>
      <w:del w:id="14172" w:author="GoldenCorpusHarness" w:date="2026-03-28T21:57:49Z">
        <w:r>
          <w:delText>Analy</w:delText>
        </w:r>
      </w:del>
      <w:ins w:id="14173" w:author="GoldenCorpusHarness" w:date="2026-03-28T21:57:49Z">
        <w:r>
          <w:t>Vi</w:t>
        </w:r>
      </w:ins>
      <w:r>
        <w:t>s</w:t>
      </w:r>
      <w:del w:id="14174" w:author="GoldenCorpusHarness" w:date="2026-03-28T21:57:49Z">
        <w:r>
          <w:delText>es</w:delText>
        </w:r>
      </w:del>
      <w:ins w:id="14175" w:author="GoldenCorpusHarness" w:date="2026-03-28T21:57:49Z">
        <w:r>
          <w:t>it</w:t>
        </w:r>
      </w:ins>
    </w:p>
    <w:p ns2:paraId="5841DD0B" ns2:textId="22E361E7" w:rsidR="00891CE5" w:rsidRPr="00891CE5" w:rsidRDefault="00F24239" w:rsidP="00243B92">
      <w:pPr>
        <w:pStyle w:val="Paragraph0"/>
      </w:pPr>
      <w:del w:id="14176" w:author="GoldenCorpusHarness" w:date="2026-03-28T21:57:49Z">
        <w:r>
          <w:delText>The DMC has responsibility for assessment of overall risk/benefit. When prompted by s</w:delText>
        </w:r>
      </w:del>
      <w:ins w:id="14177" w:author="GoldenCorpusHarness" w:date="2026-03-28T21:57:49Z">
        <w:r>
          <w:t>S</w:t>
        </w:r>
      </w:ins>
      <w:r>
        <w:t xml:space="preserve">afety </w:t>
      </w:r>
      <w:del w:id="14178" w:author="GoldenCorpusHarness" w:date="2026-03-28T21:57:49Z">
        <w:r>
          <w:delText>c</w:delText>
        </w:r>
      </w:del>
      <w:ins w:id="14179" w:author="GoldenCorpusHarness" w:date="2026-03-28T21:57:49Z">
        <w:r>
          <w:t>F</w:t>
        </w:r>
      </w:ins>
      <w:r>
        <w:t>o</w:t>
      </w:r>
      <w:del w:id="14180" w:author="GoldenCorpusHarness" w:date="2026-03-28T21:57:49Z">
        <w:r>
          <w:delText>ncerns, the DMC can request corresponding efficacy data. DMC review of efficacy data to assess the overa</w:delText>
        </w:r>
      </w:del>
      <w:r>
        <w:t>ll</w:t>
      </w:r>
      <w:del w:id="14181" w:author="GoldenCorpusHarness" w:date="2026-03-28T21:57:49Z">
        <w:r>
          <w:delText xml:space="preserve"> risk/benefit to study participants will not require a multiplicity adjustment typically associated with a planned efficacy interim analysis. H</w:delText>
        </w:r>
      </w:del>
      <w:r>
        <w:t>ow</w:t>
      </w:r>
      <w:del w:id="14182" w:author="GoldenCorpusHarness" w:date="2026-03-28T21:57:49Z">
        <w:r>
          <w:delText>ever,</w:delText>
        </w:r>
      </w:del>
      <w:ins w:id="14183" w:author="GoldenCorpusHarness" w:date="2026-03-28T21:57:49Z">
        <w:r>
          <w:t>-up</w:t>
        </w:r>
      </w:ins>
      <w:r>
        <w:t xml:space="preserve"> </w:t>
      </w:r>
      <w:del w:id="14184" w:author="GoldenCorpusHarness" w:date="2026-03-28T21:57:49Z">
        <w:r>
          <w:delText>to account for any mult</w:delText>
        </w:r>
      </w:del>
      <w:ins w:id="14185" w:author="GoldenCorpusHarness" w:date="2026-03-28T21:57:49Z">
        <w:r>
          <w:t>V</w:t>
        </w:r>
      </w:ins>
      <w:r>
        <w:t>i</w:t>
      </w:r>
      <w:del w:id="14186" w:author="GoldenCorpusHarness" w:date="2026-03-28T21:57:49Z">
        <w:r>
          <w:delText>plicity concerns raised by the DMC review of unplanned efficacy data prompted by safety concerns, a sen</w:delText>
        </w:r>
      </w:del>
      <w:r>
        <w:t>sit</w:t>
      </w:r>
      <w:del w:id="14187" w:author="GoldenCorpusHarness" w:date="2026-03-28T21:57:49Z">
        <w:r>
          <w:delText>ivity analysis for ORR, PFS and OS adopting a conservative multiplicity adjustment will be prespecified in the sSAP.</w:delText>
        </w:r>
      </w:del>
    </w:p>
    <w:p ns2:paraId="0DA0CF62" ns2:textId="0D847880" w:rsidR="00D80FE3" w:rsidRDefault="00D80FE3" w:rsidP="00D80FE3">
      <w:pPr>
        <w:pStyle w:val="Heading2"/>
      </w:pPr>
      <w:del w:id="14188" w:author="GoldenCorpusHarness" w:date="2026-03-28T21:57:49Z">
        <w:r>
          <w:delText>Sampl</w:delText>
        </w:r>
      </w:del>
      <w:ins w:id="14189" w:author="GoldenCorpusHarness" w:date="2026-03-28T21:57:49Z">
        <w:r>
          <w:t>Th</w:t>
        </w:r>
      </w:ins>
      <w:r>
        <w:t xml:space="preserve">e </w:t>
      </w:r>
      <w:del w:id="14190" w:author="GoldenCorpusHarness" w:date="2026-03-28T21:57:49Z">
        <w:r>
          <w:delText xml:space="preserve">Size </w:delText>
        </w:r>
      </w:del>
      <w:ins w:id="14191" w:author="GoldenCorpusHarness" w:date="2026-03-28T21:57:49Z">
        <w:r>
          <w:t>m</w:t>
        </w:r>
      </w:ins>
      <w:r>
        <w:t>and</w:t>
      </w:r>
      <w:ins w:id="14192" w:author="GoldenCorpusHarness" w:date="2026-03-28T21:57:49Z">
        <w:r>
          <w:t>atory</w:t>
        </w:r>
      </w:ins>
      <w:r>
        <w:t xml:space="preserve"> </w:t>
      </w:r>
      <w:del w:id="14193" w:author="GoldenCorpusHarness" w:date="2026-03-28T21:57:49Z">
        <w:r>
          <w:delText>P</w:delText>
        </w:r>
      </w:del>
      <w:ins w:id="14194" w:author="GoldenCorpusHarness" w:date="2026-03-28T21:57:49Z">
        <w:r>
          <w:t>Safety Foll</w:t>
        </w:r>
      </w:ins>
      <w:r>
        <w:t>ow</w:t>
      </w:r>
      <w:ins w:id="14195" w:author="GoldenCorpusHarness" w:date="2026-03-28T21:57:49Z">
        <w:r>
          <w:t>-up Visit should be conducted approximately 30 days aft</w:t>
        </w:r>
      </w:ins>
      <w:r>
        <w:t xml:space="preserve">er </w:t>
      </w:r>
      <w:del w:id="14196" w:author="GoldenCorpusHarness" w:date="2026-03-28T21:57:49Z">
        <w:r>
          <w:delText>C</w:delText>
        </w:r>
      </w:del>
      <w:ins w:id="14197" w:author="GoldenCorpusHarness" w:date="2026-03-28T21:57:49Z">
        <w:r>
          <w:t>the l</w:t>
        </w:r>
      </w:ins>
      <w:r>
        <w:t>a</w:t>
      </w:r>
      <w:del w:id="14198" w:author="GoldenCorpusHarness" w:date="2026-03-28T21:57:49Z">
        <w:r>
          <w:delText>lc</w:delText>
        </w:r>
      </w:del>
      <w:ins w:id="14199" w:author="GoldenCorpusHarness" w:date="2026-03-28T21:57:49Z">
        <w:r>
          <w:t>st dose of st</w:t>
        </w:r>
      </w:ins>
      <w:r>
        <w:t>u</w:t>
      </w:r>
      <w:del w:id="14200" w:author="GoldenCorpusHarness" w:date="2026-03-28T21:57:49Z">
        <w:r>
          <w:delText>l</w:delText>
        </w:r>
      </w:del>
      <w:ins w:id="14201" w:author="GoldenCorpusHarness" w:date="2026-03-28T21:57:49Z">
        <w:r>
          <w:t>dy intervention or before initi</w:t>
        </w:r>
      </w:ins>
      <w:r>
        <w:t>ation</w:t>
      </w:r>
      <w:ins w:id="14202" w:author="GoldenCorpusHarness" w:date="2026-03-28T21:57:49Z">
        <w:r>
          <w:t xml:space="preserve"> of a new anticancer treatment, whichever come</w:t>
        </w:r>
      </w:ins>
      <w:r>
        <w:t xml:space="preserve">s </w:t>
      </w:r>
      <w:ins w:id="14203" w:author="GoldenCorpusHarness" w:date="2026-03-28T21:57:49Z">
        <w:r>
          <w:t>first.</w:t>
        </w:r>
      </w:ins>
    </w:p>
    <w:p ns2:paraId="74EFED1C" ns2:textId="2A25AB06" w:rsidR="00EC43C8" w:rsidRPr="00E41D92" w:rsidRDefault="00EC43C8" w:rsidP="00E41D92">
      <w:pPr>
        <w:pStyle w:val="Paragraph0"/>
      </w:pPr>
      <w:del w:id="14204" w:author="GoldenCorpusHarness" w:date="2026-03-28T21:57:49Z">
        <w:r>
          <w:delText>The study will randomize 500 p</w:delText>
        </w:r>
      </w:del>
      <w:ins w:id="14205" w:author="GoldenCorpusHarness" w:date="2026-03-28T21:57:49Z">
        <w:r>
          <w:t>P</w:t>
        </w:r>
      </w:ins>
      <w:r>
        <w:t xml:space="preserve">articipants </w:t>
      </w:r>
      <w:del w:id="14206" w:author="GoldenCorpusHarness" w:date="2026-03-28T21:57:49Z">
        <w:r>
          <w:delText>in</w:delText>
        </w:r>
      </w:del>
      <w:ins w:id="14207" w:author="GoldenCorpusHarness" w:date="2026-03-28T21:57:49Z">
        <w:r>
          <w:t>who</w:t>
        </w:r>
      </w:ins>
      <w:r>
        <w:t xml:space="preserve"> a</w:t>
      </w:r>
      <w:ins w:id="14208" w:author="GoldenCorpusHarness" w:date="2026-03-28T21:57:49Z">
        <w:r>
          <w:t>re</w:t>
        </w:r>
      </w:ins>
      <w:r>
        <w:t xml:space="preserve"> </w:t>
      </w:r>
      <w:del w:id="14209" w:author="GoldenCorpusHarness" w:date="2026-03-28T21:57:49Z">
        <w:r>
          <w:delText>1:1</w:delText>
        </w:r>
      </w:del>
      <w:ins w:id="14210" w:author="GoldenCorpusHarness" w:date="2026-03-28T21:57:49Z">
        <w:r>
          <w:t>eligible for</w:t>
        </w:r>
      </w:ins>
      <w:r>
        <w:t xml:space="preserve"> r</w:t>
      </w:r>
      <w:ins w:id="14211" w:author="GoldenCorpusHarness" w:date="2026-03-28T21:57:49Z">
        <w:r>
          <w:t>etre</w:t>
        </w:r>
      </w:ins>
      <w:r>
        <w:t>at</w:t>
      </w:r>
      <w:del w:id="14212" w:author="GoldenCorpusHarness" w:date="2026-03-28T21:57:49Z">
        <w:r>
          <w:delText>io i</w:delText>
        </w:r>
      </w:del>
      <w:ins w:id="14213" w:author="GoldenCorpusHarness" w:date="2026-03-28T21:57:49Z">
        <w:r>
          <w:t>me</w:t>
        </w:r>
      </w:ins>
      <w:r>
        <w:t>nt</w:t>
      </w:r>
      <w:del w:id="14214" w:author="GoldenCorpusHarness" w:date="2026-03-28T21:57:49Z">
        <w:r>
          <w:delText>o</w:delText>
        </w:r>
      </w:del>
      <w:r>
        <w:t xml:space="preserve"> </w:t>
      </w:r>
      <w:ins w:id="14215" w:author="GoldenCorpusHarness" w:date="2026-03-28T21:57:49Z">
        <w:r>
          <w:t>wi</w:t>
        </w:r>
      </w:ins>
      <w:r>
        <w:t>th</w:t>
      </w:r>
      <w:del w:id="14216" w:author="GoldenCorpusHarness" w:date="2026-03-28T21:57:49Z">
        <w:r>
          <w:delText>e</w:delText>
        </w:r>
      </w:del>
      <w:r>
        <w:t xml:space="preserve"> pembrolizumab </w:t>
      </w:r>
      <w:del w:id="14217" w:author="GoldenCorpusHarness" w:date="2026-03-28T21:57:49Z">
        <w:r>
          <w:delText>+ lenvatinib arm and pembrolizu</w:delText>
        </w:r>
      </w:del>
      <w:r>
        <w:t>ma</w:t>
      </w:r>
      <w:del w:id="14218" w:author="GoldenCorpusHarness" w:date="2026-03-28T21:57:49Z">
        <w:r>
          <w:delText>b</w:delText>
        </w:r>
      </w:del>
      <w:ins w:id="14219" w:author="GoldenCorpusHarness" w:date="2026-03-28T21:57:49Z">
        <w:r>
          <w:t>y</w:t>
        </w:r>
      </w:ins>
      <w:r>
        <w:t xml:space="preserve"> </w:t>
      </w:r>
      <w:del w:id="14220" w:author="GoldenCorpusHarness" w:date="2026-03-28T21:57:49Z">
        <w:r>
          <w:delText>+</w:delText>
        </w:r>
      </w:del>
      <w:ins w:id="14221" w:author="GoldenCorpusHarness" w:date="2026-03-28T21:57:49Z">
        <w:r>
          <w:t>have</w:t>
        </w:r>
      </w:ins>
      <w:r>
        <w:t xml:space="preserve"> </w:t>
      </w:r>
      <w:ins w:id="14222" w:author="GoldenCorpusHarness" w:date="2026-03-28T21:57:49Z">
        <w:r>
          <w:t>u</w:t>
        </w:r>
      </w:ins>
      <w:r>
        <w:t>p</w:t>
      </w:r>
      <w:del w:id="14223" w:author="GoldenCorpusHarness" w:date="2026-03-28T21:57:49Z">
        <w:r>
          <w:delText>laceb</w:delText>
        </w:r>
      </w:del>
      <w:ins w:id="14224" w:author="GoldenCorpusHarness" w:date="2026-03-28T21:57:49Z">
        <w:r>
          <w:t xml:space="preserve"> t</w:t>
        </w:r>
      </w:ins>
      <w:r>
        <w:t xml:space="preserve">o </w:t>
      </w:r>
      <w:ins w:id="14225" w:author="GoldenCorpusHarness" w:date="2026-03-28T21:57:49Z">
        <w:r>
          <w:t>2 s</w:t>
        </w:r>
      </w:ins>
      <w:r>
        <w:t>a</w:t>
      </w:r>
      <w:del w:id="14226" w:author="GoldenCorpusHarness" w:date="2026-03-28T21:57:49Z">
        <w:r>
          <w:delText>rm. ORR, PFS and OS ar</w:delText>
        </w:r>
      </w:del>
      <w:ins w:id="14227" w:author="GoldenCorpusHarness" w:date="2026-03-28T21:57:49Z">
        <w:r>
          <w:t>f</w:t>
        </w:r>
      </w:ins>
      <w:r>
        <w:t>e</w:t>
      </w:r>
      <w:del w:id="14228" w:author="GoldenCorpusHarness" w:date="2026-03-28T21:57:49Z">
        <w:r>
          <w:delText xml:space="preserve"> primar</w:delText>
        </w:r>
      </w:del>
      <w:ins w:id="14229" w:author="GoldenCorpusHarness" w:date="2026-03-28T21:57:49Z">
        <w:r>
          <w:t>t</w:t>
        </w:r>
      </w:ins>
      <w:r>
        <w:t>y</w:t>
      </w:r>
      <w:del w:id="14230" w:author="GoldenCorpusHarness" w:date="2026-03-28T21:57:49Z">
        <w:r>
          <w:delText xml:space="preserve"> endpoints</w:delText>
        </w:r>
      </w:del>
      <w:r>
        <w:t xml:space="preserve"> fo</w:t>
      </w:r>
      <w:ins w:id="14231" w:author="GoldenCorpusHarness" w:date="2026-03-28T21:57:49Z">
        <w:r>
          <w:t>llow-up visits: 1 afte</w:t>
        </w:r>
      </w:ins>
      <w:r>
        <w:t xml:space="preserve">r the </w:t>
      </w:r>
      <w:ins w:id="14232" w:author="GoldenCorpusHarness" w:date="2026-03-28T21:57:49Z">
        <w:r>
          <w:t>Initial Treatment or Fir</w:t>
        </w:r>
      </w:ins>
      <w:r>
        <w:t>st</w:t>
      </w:r>
      <w:ins w:id="14233" w:author="GoldenCorpusHarness" w:date="2026-03-28T21:57:49Z">
        <w:r>
          <w:t xml:space="preserve"> Co</w:t>
        </w:r>
      </w:ins>
      <w:r>
        <w:t>u</w:t>
      </w:r>
      <w:ins w:id="14234" w:author="GoldenCorpusHarness" w:date="2026-03-28T21:57:49Z">
        <w:r>
          <w:t>rse an</w:t>
        </w:r>
      </w:ins>
      <w:r>
        <w:t>d</w:t>
      </w:r>
      <w:del w:id="14235" w:author="GoldenCorpusHarness" w:date="2026-03-28T21:57:49Z">
        <w:r>
          <w:delText>y</w:delText>
        </w:r>
      </w:del>
      <w:ins w:id="14236" w:author="GoldenCorpusHarness" w:date="2026-03-28T21:57:49Z">
        <w:r>
          <w:t xml:space="preserve"> 1 after the Second Course</w:t>
        </w:r>
      </w:ins>
      <w:r>
        <w:t>.</w:t>
      </w:r>
    </w:p>
    <w:p ns2:paraId="0193739E" ns2:textId="49137E42" w:rsidR="00AF5063" w:rsidRPr="00E41D92" w:rsidRDefault="00AF5063" w:rsidP="00E41D92">
      <w:pPr>
        <w:pStyle w:val="Paragraph0"/>
      </w:pPr>
      <w:del w:id="14237" w:author="GoldenCorpusHarness" w:date="2026-03-28T21:57:49Z">
        <w:r>
          <w:delText>Based on the 350 part</w:delText>
        </w:r>
      </w:del>
      <w:ins w:id="14238" w:author="GoldenCorpusHarness" w:date="2026-03-28T21:57:49Z">
        <w:r>
          <w:t>Eff</w:t>
        </w:r>
      </w:ins>
      <w:r>
        <w:t>ic</w:t>
      </w:r>
      <w:del w:id="14239" w:author="GoldenCorpusHarness" w:date="2026-03-28T21:57:49Z">
        <w:r>
          <w:delText>ip</w:delText>
        </w:r>
      </w:del>
      <w:r>
        <w:t>a</w:t>
      </w:r>
      <w:del w:id="14240" w:author="GoldenCorpusHarness" w:date="2026-03-28T21:57:49Z">
        <w:r>
          <w:delText>nts</w:delText>
        </w:r>
      </w:del>
      <w:ins w:id="14241" w:author="GoldenCorpusHarness" w:date="2026-03-28T21:57:49Z">
        <w:r>
          <w:t>cy</w:t>
        </w:r>
      </w:ins>
      <w:r>
        <w:t xml:space="preserve"> </w:t>
      </w:r>
      <w:del w:id="14242" w:author="GoldenCorpusHarness" w:date="2026-03-28T21:57:49Z">
        <w:r>
          <w:delText>with at least 6 months of f</w:delText>
        </w:r>
      </w:del>
      <w:ins w:id="14243" w:author="GoldenCorpusHarness" w:date="2026-03-28T21:57:49Z">
        <w:r>
          <w:t>F</w:t>
        </w:r>
      </w:ins>
      <w:r>
        <w:t>ollow-up</w:t>
      </w:r>
      <w:del w:id="14244" w:author="GoldenCorpusHarness" w:date="2026-03-28T21:57:49Z">
        <w:r>
          <w:delText>,</w:delText>
        </w:r>
      </w:del>
      <w:r>
        <w:t xml:space="preserve"> </w:t>
      </w:r>
      <w:del w:id="14245" w:author="GoldenCorpusHarness" w:date="2026-03-28T21:57:49Z">
        <w:r>
          <w:delText>the power of the ORR te</w:delText>
        </w:r>
      </w:del>
      <w:ins w:id="14246" w:author="GoldenCorpusHarness" w:date="2026-03-28T21:57:49Z">
        <w:r>
          <w:t>Vi</w:t>
        </w:r>
      </w:ins>
      <w:r>
        <w:t>s</w:t>
      </w:r>
      <w:del w:id="14247" w:author="GoldenCorpusHarness" w:date="2026-03-28T21:57:49Z">
        <w:r>
          <w:delText>ting at the in</w:delText>
        </w:r>
      </w:del>
      <w:r>
        <w:t>it</w:t>
      </w:r>
      <w:del w:id="14248" w:author="GoldenCorpusHarness" w:date="2026-03-28T21:57:49Z">
        <w:r>
          <w:delText>ially allocated α=0.0025 (1-</w:delText>
        </w:r>
      </w:del>
      <w:r>
        <w:t>s</w:t>
      </w:r>
      <w:del w:id="14249" w:author="GoldenCorpusHarness" w:date="2026-03-28T21:57:49Z">
        <w:r>
          <w:delText>ided) is approximately 90.4% to detect a 20-percentage point difference between an underlying 20% response rate in the control arm and a 40% response rate in the experimental arm.</w:delText>
        </w:r>
      </w:del>
    </w:p>
    <w:p ns2:paraId="43822F3A" ns2:textId="51CC8931" w:rsidR="00EC43C8" w:rsidRPr="00E41D92" w:rsidRDefault="00EC43C8" w:rsidP="00E41D92">
      <w:pPr>
        <w:pStyle w:val="Paragraph0"/>
      </w:pPr>
      <w:ins w:id="14250" w:author="GoldenCorpusHarness" w:date="2026-03-28T21:57:49Z">
        <w:r>
          <w:t xml:space="preserve">As of Amendment 05: Efficacy </w:t>
        </w:r>
      </w:ins>
      <w:r>
        <w:t>Fo</w:t>
      </w:r>
      <w:del w:id="14251" w:author="GoldenCorpusHarness" w:date="2026-03-28T21:57:49Z">
        <w:r>
          <w:delText>r the</w:delText>
        </w:r>
      </w:del>
      <w:ins w:id="14252" w:author="GoldenCorpusHarness" w:date="2026-03-28T21:57:49Z">
        <w:r>
          <w:t>llow-up Visits will be discontinued except for participants who are candidates for Second Course treatment and participants in China.  Imaging scans will no longer be submitted to the iCRO nor read by BICR.</w:t>
        </w:r>
      </w:ins>
      <w:r>
        <w:t xml:space="preserve"> P</w:t>
      </w:r>
      <w:ins w:id="14253" w:author="GoldenCorpusHarness" w:date="2026-03-28T21:57:49Z">
        <w:r>
          <w:t xml:space="preserve">articipants who are eligible to receive retreatment with pembrolizumab according to the criteria in Section 6.7 will move from Efficacy </w:t>
        </w:r>
      </w:ins>
      <w:r>
        <w:t>F</w:t>
      </w:r>
      <w:ins w:id="14254" w:author="GoldenCorpusHarness" w:date="2026-03-28T21:57:49Z">
        <w:r>
          <w:t xml:space="preserve">ollow-up to </w:t>
        </w:r>
      </w:ins>
      <w:r>
        <w:t>S</w:t>
      </w:r>
      <w:del w:id="14255" w:author="GoldenCorpusHarness" w:date="2026-03-28T21:57:49Z">
        <w:r>
          <w:delText xml:space="preserve"> endpoint, based on a target number of 432 e</w:delText>
        </w:r>
      </w:del>
      <w:ins w:id="14256" w:author="GoldenCorpusHarness" w:date="2026-03-28T21:57:49Z">
        <w:r>
          <w:t>econd Course when they experience in</w:t>
        </w:r>
      </w:ins>
      <w:r>
        <w:t>ve</w:t>
      </w:r>
      <w:del w:id="14257" w:author="GoldenCorpusHarness" w:date="2026-03-28T21:57:49Z">
        <w:r>
          <w:delText>nts at the final anal</w:delText>
        </w:r>
      </w:del>
      <w:ins w:id="14258" w:author="GoldenCorpusHarness" w:date="2026-03-28T21:57:49Z">
        <w:r>
          <w:t>stigator-assessed disease progression.  Original protocol text that is contained in this section has been retained for reference. (Note: participants in China will continue to have BICR tumor response assessments and will continue to submit scans to the iCRO. Participants in China who are eligible to receive retreatment with pembrolizumab according to the criteria in Section 6.7 will move from Efficac</w:t>
        </w:r>
      </w:ins>
      <w:r>
        <w:t>y</w:t>
      </w:r>
      <w:del w:id="14259" w:author="GoldenCorpusHarness" w:date="2026-03-28T21:57:49Z">
        <w:r>
          <w:delText>sis and 1 interim anal</w:delText>
        </w:r>
      </w:del>
      <w:ins w:id="14260" w:author="GoldenCorpusHarness" w:date="2026-03-28T21:57:49Z">
        <w:r>
          <w:t xml:space="preserve"> Follow-up to Second Course when the</w:t>
        </w:r>
      </w:ins>
      <w:r>
        <w:t>y</w:t>
      </w:r>
      <w:del w:id="14261" w:author="GoldenCorpusHarness" w:date="2026-03-28T21:57:49Z">
        <w:r>
          <w:delText>sis at appro</w:delText>
        </w:r>
      </w:del>
      <w:ins w:id="14262" w:author="GoldenCorpusHarness" w:date="2026-03-28T21:57:49Z">
        <w:r>
          <w:t xml:space="preserve"> e</w:t>
        </w:r>
      </w:ins>
      <w:r>
        <w:t>x</w:t>
      </w:r>
      <w:del w:id="14263" w:author="GoldenCorpusHarness" w:date="2026-03-28T21:57:49Z">
        <w:r>
          <w:delText>imate</w:delText>
        </w:r>
      </w:del>
      <w:ins w:id="14264" w:author="GoldenCorpusHarness" w:date="2026-03-28T21:57:49Z">
        <w:r>
          <w:t>perience central</w:t>
        </w:r>
      </w:ins>
      <w:r>
        <w:t>ly</w:t>
      </w:r>
      <w:del w:id="14265" w:author="GoldenCorpusHarness" w:date="2026-03-28T21:57:49Z">
        <w:r>
          <w:delText xml:space="preserve"> 81% of the target number of e</w:delText>
        </w:r>
      </w:del>
      <w:r>
        <w:t>ve</w:t>
      </w:r>
      <w:del w:id="14266" w:author="GoldenCorpusHarness" w:date="2026-03-28T21:57:49Z">
        <w:r>
          <w:delText>nts, the study has approximately &gt;99</w:delText>
        </w:r>
      </w:del>
      <w:ins w:id="14267" w:author="GoldenCorpusHarness" w:date="2026-03-28T21:57:49Z">
        <w:r>
          <w:t>rified disease progression</w:t>
        </w:r>
      </w:ins>
      <w:r>
        <w:t>.</w:t>
      </w:r>
      <w:del w:id="14268" w:author="GoldenCorpusHarness" w:date="2026-03-28T21:57:49Z">
        <w:r>
          <w:delText>9% power to detect a hazard ratio of 0.5 at the initially allocated α=0.001 (1-sided</w:delText>
        </w:r>
      </w:del>
      <w:r>
        <w:t>)</w:t>
      </w:r>
      <w:del w:id="14269" w:author="GoldenCorpusHarness" w:date="2026-03-28T21:57:49Z">
        <w:r>
          <w:delText xml:space="preserve">. </w:delText>
        </w:r>
      </w:del>
      <w:ins w:id="14270" w:author="GoldenCorpusHarness" w:date="2026-03-28T21:57:49Z">
        <w:r>
          <w:t xml:space="preserve"> </w:t>
        </w:r>
      </w:ins>
    </w:p>
    <w:p ns2:paraId="745A8B66" ns2:textId="21B1A784" w:rsidR="00EC43C8" w:rsidRPr="00E41D92" w:rsidRDefault="00EC43C8" w:rsidP="00E41D92">
      <w:pPr>
        <w:pStyle w:val="Paragraph0"/>
      </w:pPr>
      <w:ins w:id="14271" w:author="GoldenCorpusHarness" w:date="2026-03-28T21:57:49Z">
        <w:r>
          <w:t xml:space="preserve">Participants who complete the protocol-required cycles of study intervention or who discontinue study intervention for a reason other than centrally-verified radiographic disease progression will move into Efficacy </w:t>
        </w:r>
      </w:ins>
      <w:r>
        <w:t>Fo</w:t>
      </w:r>
      <w:del w:id="14272" w:author="GoldenCorpusHarness" w:date="2026-03-28T21:57:49Z">
        <w:r>
          <w:delText>r the O</w:delText>
        </w:r>
      </w:del>
      <w:ins w:id="14273" w:author="GoldenCorpusHarness" w:date="2026-03-28T21:57:49Z">
        <w:r>
          <w:t xml:space="preserve">llow-up and will be assessed as outlined in the </w:t>
        </w:r>
      </w:ins>
      <w:r>
        <w:t>S</w:t>
      </w:r>
      <w:del w:id="14274" w:author="GoldenCorpusHarness" w:date="2026-03-28T21:57:49Z">
        <w:r>
          <w:delText xml:space="preserve"> endpoint</w:delText>
        </w:r>
      </w:del>
      <w:ins w:id="14275" w:author="GoldenCorpusHarness" w:date="2026-03-28T21:57:49Z">
        <w:r>
          <w:t>oA (Section 1.3) to monitor disease status. Every effort should be made to collect information regarding disease status until centrally-verified disease progression</w:t>
        </w:r>
      </w:ins>
      <w:r>
        <w:t xml:space="preserve">, </w:t>
      </w:r>
      <w:ins w:id="14276" w:author="GoldenCorpusHarness" w:date="2026-03-28T21:57:49Z">
        <w:r>
          <w:t xml:space="preserve">the start of new anticancer therapy, death, or the end of the study, whichever occurs first. Information regarding poststudy anticancer treatment will </w:t>
        </w:r>
      </w:ins>
      <w:r>
        <w:t>b</w:t>
      </w:r>
      <w:del w:id="14277" w:author="GoldenCorpusHarness" w:date="2026-03-28T21:57:49Z">
        <w:r>
          <w:delText>ased on a target number of 361 events and 2 interim analyses at approximately 71% and 90% of the target number of events, the study has approximately 90</w:delText>
        </w:r>
      </w:del>
      <w:ins w:id="14278" w:author="GoldenCorpusHarness" w:date="2026-03-28T21:57:49Z">
        <w:r>
          <w:t>e collected if new treatment is initiated</w:t>
        </w:r>
      </w:ins>
      <w:r>
        <w:t>.</w:t>
      </w:r>
      <w:del w:id="14279" w:author="GoldenCorpusHarness" w:date="2026-03-28T21:57:49Z">
        <w:r>
          <w:delText>7% power to detect a hazard ratio of 0</w:delText>
        </w:r>
      </w:del>
      <w:ins w:id="14280" w:author="GoldenCorpusHarness" w:date="2026-03-28T21:57:49Z">
        <w:r>
          <w:t xml:space="preserve"> Participants who completed all efficacy assessments and/or will not have further efficacy assessments must enter Survival Follow-up</w:t>
        </w:r>
      </w:ins>
      <w:r>
        <w:t>.</w:t>
      </w:r>
      <w:del w:id="14281" w:author="GoldenCorpusHarness" w:date="2026-03-28T21:57:49Z">
        <w:r>
          <w:delText>7 at the initially allocated α=0.0215 (1-sided).</w:delText>
        </w:r>
      </w:del>
    </w:p>
    <w:p ns2:paraId="50A2C542" ns2:textId="1FD204A9" w:rsidR="00EC43C8" w:rsidRPr="00E41D92" w:rsidRDefault="00EC43C8" w:rsidP="00E41D92">
      <w:pPr>
        <w:pStyle w:val="Paragraph0"/>
      </w:pPr>
      <w:del w:id="14282" w:author="GoldenCorpusHarness" w:date="2026-03-28T21:57:49Z">
        <w:r>
          <w:delText xml:space="preserve">Based on [Burtness, B., et al </w:delText>
        </w:r>
      </w:del>
      <w:ins w:id="14283" w:author="GoldenCorpusHarness" w:date="2026-03-28T21:57:49Z">
        <w:r>
          <w:t>Participants who are eligible to receive retreatment with pembrolizumab according to the criteria in Section 6.7 will move from Efficacy Follow-up to Second Course when they experience centrally-verified disease progression. Second Course study procedure requirements are provided in the SoA (Section 1.3.</w:t>
        </w:r>
      </w:ins>
      <w:r>
        <w:t>2</w:t>
      </w:r>
      <w:del w:id="14284" w:author="GoldenCorpusHarness" w:date="2026-03-28T21:57:49Z">
        <w:r>
          <w:delText>018], the above sample size and power calculations for PFS and OS assume the following:</w:delText>
        </w:r>
      </w:del>
      <w:ins w:id="14285" w:author="GoldenCorpusHarness" w:date="2026-03-28T21:57:49Z">
        <w:r>
          <w:t>).</w:t>
        </w:r>
      </w:ins>
    </w:p>
    <w:p ns2:paraId="0F7662E6" ns2:textId="073201FF" w:rsidR="00EC43C8" w:rsidRPr="00E41D92" w:rsidRDefault="00EC43C8" w:rsidP="008B41FE">
      <w:pPr>
        <w:pStyle w:val="Paragraph0"/>
        <w:numPr>
          <w:ilvl w:val="0"/>
          <w:numId w:val="38"/>
        </w:numPr>
        <w:ind w:left="360"/>
      </w:pPr>
      <w:del w:id="14286" w:author="GoldenCorpusHarness" w:date="2026-03-28T21:57:49Z">
        <w:r>
          <w:delText>P</w:delText>
        </w:r>
      </w:del>
      <w:ins w:id="14287" w:author="GoldenCorpusHarness" w:date="2026-03-28T21:57:49Z">
        <w:r>
          <w:t xml:space="preserve">Survival </w:t>
        </w:r>
      </w:ins>
      <w:r>
        <w:t>F</w:t>
      </w:r>
      <w:del w:id="14288" w:author="GoldenCorpusHarness" w:date="2026-03-28T21:57:49Z">
        <w:r>
          <w:delText>S f</w:delText>
        </w:r>
      </w:del>
      <w:r>
        <w:t>ollow</w:t>
      </w:r>
      <w:del w:id="14289" w:author="GoldenCorpusHarness" w:date="2026-03-28T21:57:49Z">
        <w:r>
          <w:delText>s</w:delText>
        </w:r>
      </w:del>
      <w:ins w:id="14290" w:author="GoldenCorpusHarness" w:date="2026-03-28T21:57:49Z">
        <w:r>
          <w:t>-up</w:t>
        </w:r>
      </w:ins>
      <w:r>
        <w:t xml:space="preserve"> </w:t>
      </w:r>
      <w:del w:id="14291" w:author="GoldenCorpusHarness" w:date="2026-03-28T21:57:49Z">
        <w:r>
          <w:delText>an exponential distribution with a median of 3 m</w:delText>
        </w:r>
      </w:del>
      <w:ins w:id="14292" w:author="GoldenCorpusHarness" w:date="2026-03-28T21:57:49Z">
        <w:r>
          <w:t>C</w:t>
        </w:r>
      </w:ins>
      <w:r>
        <w:t>ont</w:t>
      </w:r>
      <w:del w:id="14293" w:author="GoldenCorpusHarness" w:date="2026-03-28T21:57:49Z">
        <w:r>
          <w:delText>h</w:delText>
        </w:r>
      </w:del>
      <w:ins w:id="14294" w:author="GoldenCorpusHarness" w:date="2026-03-28T21:57:49Z">
        <w:r>
          <w:t>act</w:t>
        </w:r>
      </w:ins>
      <w:r>
        <w:t>s</w:t>
      </w:r>
      <w:del w:id="14295" w:author="GoldenCorpusHarness" w:date="2026-03-28T21:57:49Z">
        <w:r>
          <w:delText xml:space="preserve"> for the control group. </w:delText>
        </w:r>
      </w:del>
    </w:p>
    <w:p ns2:paraId="4BBCD6F0" ns2:textId="2AD6416D" w:rsidR="00EC43C8" w:rsidRPr="00E41D92" w:rsidRDefault="00EC43C8" w:rsidP="008B41FE">
      <w:pPr>
        <w:pStyle w:val="Paragraph0"/>
        <w:numPr>
          <w:ilvl w:val="0"/>
          <w:numId w:val="38"/>
        </w:numPr>
        <w:ind w:left="360"/>
      </w:pPr>
      <w:ins w:id="14296" w:author="GoldenCorpusHarness" w:date="2026-03-28T21:57:49Z">
        <w:r>
          <w:t xml:space="preserve">As of Amendment 05: Survival Follow-up Visits will be discontinued except for participants in China. Those participants remaining on study treatment at the time of Amendment 05 should continue to be monitored in the study through the AE reporting period (Section 8.4). </w:t>
        </w:r>
      </w:ins>
      <w:r>
        <w:t>O</w:t>
      </w:r>
      <w:del w:id="14297" w:author="GoldenCorpusHarness" w:date="2026-03-28T21:57:49Z">
        <w:r>
          <w:delText xml:space="preserve">S follows an </w:delText>
        </w:r>
      </w:del>
      <w:ins w:id="14298" w:author="GoldenCorpusHarness" w:date="2026-03-28T21:57:49Z">
        <w:r>
          <w:t>riginal protocol t</w:t>
        </w:r>
      </w:ins>
      <w:r>
        <w:t>ex</w:t>
      </w:r>
      <w:del w:id="14299" w:author="GoldenCorpusHarness" w:date="2026-03-28T21:57:49Z">
        <w:r>
          <w:delText>ponential distri</w:delText>
        </w:r>
      </w:del>
      <w:ins w:id="14300" w:author="GoldenCorpusHarness" w:date="2026-03-28T21:57:49Z">
        <w:r>
          <w:t xml:space="preserve">t that is contained in this section has </w:t>
        </w:r>
      </w:ins>
      <w:r>
        <w:t>b</w:t>
      </w:r>
      <w:del w:id="14301" w:author="GoldenCorpusHarness" w:date="2026-03-28T21:57:49Z">
        <w:r>
          <w:delText>ution with a median of 12 months for the control group</w:delText>
        </w:r>
      </w:del>
      <w:ins w:id="14302" w:author="GoldenCorpusHarness" w:date="2026-03-28T21:57:49Z">
        <w:r>
          <w:t>een retained for reference</w:t>
        </w:r>
      </w:ins>
      <w:r>
        <w:t>.</w:t>
      </w:r>
      <w:del w:id="14303" w:author="GoldenCorpusHarness" w:date="2026-03-28T21:57:49Z">
        <w:r>
          <w:delText xml:space="preserve"> </w:delText>
        </w:r>
      </w:del>
    </w:p>
    <w:p ns2:paraId="268E96AC" ns2:textId="079C04BF" w:rsidR="00EC43C8" w:rsidRPr="00E41D92" w:rsidRDefault="00EC43C8" w:rsidP="008B41FE">
      <w:pPr>
        <w:pStyle w:val="Paragraph0"/>
        <w:numPr>
          <w:ilvl w:val="0"/>
          <w:numId w:val="38"/>
        </w:numPr>
        <w:ind w:left="360"/>
      </w:pPr>
      <w:del w:id="14304" w:author="GoldenCorpusHarness" w:date="2026-03-28T21:57:49Z">
        <w:r>
          <w:delText>E</w:delText>
        </w:r>
      </w:del>
      <w:ins w:id="14305" w:author="GoldenCorpusHarness" w:date="2026-03-28T21:57:49Z">
        <w:r>
          <w:t>Participa</w:t>
        </w:r>
      </w:ins>
      <w:r>
        <w:t>n</w:t>
      </w:r>
      <w:ins w:id="14306" w:author="GoldenCorpusHarness" w:date="2026-03-28T21:57:49Z">
        <w:r>
          <w:t>t su</w:t>
        </w:r>
      </w:ins>
      <w:r>
        <w:t>r</w:t>
      </w:r>
      <w:ins w:id="14307" w:author="GoldenCorpusHarness" w:date="2026-03-28T21:57:49Z">
        <w:r>
          <w:t>vival f</w:t>
        </w:r>
      </w:ins>
      <w:r>
        <w:t>oll</w:t>
      </w:r>
      <w:ins w:id="14308" w:author="GoldenCorpusHarness" w:date="2026-03-28T21:57:49Z">
        <w:r>
          <w:t>ow-up status will be assessed approxi</w:t>
        </w:r>
      </w:ins>
      <w:r>
        <w:t>m</w:t>
      </w:r>
      <w:ins w:id="14309" w:author="GoldenCorpusHarness" w:date="2026-03-28T21:57:49Z">
        <w:r>
          <w:t>ately every 12 weeks to assess for survival status until death, withdrawal of cons</w:t>
        </w:r>
      </w:ins>
      <w:r>
        <w:t>ent</w:t>
      </w:r>
      <w:ins w:id="14310" w:author="GoldenCorpusHarness" w:date="2026-03-28T21:57:49Z">
        <w:r>
          <w:t>,</w:t>
        </w:r>
      </w:ins>
      <w:r>
        <w:t xml:space="preserve"> </w:t>
      </w:r>
      <w:del w:id="14311" w:author="GoldenCorpusHarness" w:date="2026-03-28T21:57:49Z">
        <w:r>
          <w:delText>p</w:delText>
        </w:r>
      </w:del>
      <w:ins w:id="14312" w:author="GoldenCorpusHarness" w:date="2026-03-28T21:57:49Z">
        <w:r>
          <w:t>or th</w:t>
        </w:r>
      </w:ins>
      <w:r>
        <w:t>e</w:t>
      </w:r>
      <w:del w:id="14313" w:author="GoldenCorpusHarness" w:date="2026-03-28T21:57:49Z">
        <w:r>
          <w:delText>rio</w:delText>
        </w:r>
      </w:del>
      <w:ins w:id="14314" w:author="GoldenCorpusHarness" w:date="2026-03-28T21:57:49Z">
        <w:r>
          <w:t xml:space="preserve"> en</w:t>
        </w:r>
      </w:ins>
      <w:r>
        <w:t xml:space="preserve">d of </w:t>
      </w:r>
      <w:del w:id="14315" w:author="GoldenCorpusHarness" w:date="2026-03-28T21:57:49Z">
        <w:r>
          <w:delText>24 mon</w:delText>
        </w:r>
      </w:del>
      <w:r>
        <w:t>th</w:t>
      </w:r>
      <w:ins w:id="14316" w:author="GoldenCorpusHarness" w:date="2026-03-28T21:57:49Z">
        <w:r>
          <w:t xml:space="preserve">e </w:t>
        </w:r>
      </w:ins>
      <w:r>
        <w:t>s</w:t>
      </w:r>
      <w:ins w:id="14317" w:author="GoldenCorpusHarness" w:date="2026-03-28T21:57:49Z">
        <w:r>
          <w:t>tudy,</w:t>
        </w:r>
      </w:ins>
      <w:r>
        <w:t xml:space="preserve"> w</w:t>
      </w:r>
      <w:ins w:id="14318" w:author="GoldenCorpusHarness" w:date="2026-03-28T21:57:49Z">
        <w:r>
          <w:t>h</w:t>
        </w:r>
      </w:ins>
      <w:r>
        <w:t>i</w:t>
      </w:r>
      <w:del w:id="14319" w:author="GoldenCorpusHarness" w:date="2026-03-28T21:57:49Z">
        <w:r>
          <w:delText>t</w:delText>
        </w:r>
      </w:del>
      <w:ins w:id="14320" w:author="GoldenCorpusHarness" w:date="2026-03-28T21:57:49Z">
        <w:r>
          <w:t>c</w:t>
        </w:r>
      </w:ins>
      <w:r>
        <w:t>h</w:t>
      </w:r>
      <w:del w:id="14321" w:author="GoldenCorpusHarness" w:date="2026-03-28T21:57:49Z">
        <w:r>
          <w:delText xml:space="preserve"> </w:delText>
        </w:r>
      </w:del>
      <w:r>
        <w:t>e</w:t>
      </w:r>
      <w:del w:id="14322" w:author="GoldenCorpusHarness" w:date="2026-03-28T21:57:49Z">
        <w:r>
          <w:delText>nrollment ramp-up o</w:delText>
        </w:r>
      </w:del>
      <w:r>
        <w:t>ver</w:t>
      </w:r>
      <w:ins w:id="14323" w:author="GoldenCorpusHarness" w:date="2026-03-28T21:57:49Z">
        <w:r>
          <w:t xml:space="preserve"> occurs</w:t>
        </w:r>
      </w:ins>
      <w:r>
        <w:t xml:space="preserve"> first</w:t>
      </w:r>
      <w:del w:id="14324" w:author="GoldenCorpusHarness" w:date="2026-03-28T21:57:49Z">
        <w:r>
          <w:delText xml:space="preserve"> 6 months</w:delText>
        </w:r>
      </w:del>
      <w:r>
        <w:t>.</w:t>
      </w:r>
      <w:del w:id="14325" w:author="GoldenCorpusHarness" w:date="2026-03-28T21:57:49Z">
        <w:r>
          <w:delText xml:space="preserve"> </w:delText>
        </w:r>
      </w:del>
    </w:p>
    <w:p ns2:paraId="47370406" ns2:textId="1F0C63A6" w:rsidR="00EC43C8" w:rsidRPr="00E41D92" w:rsidRDefault="00EC43C8" w:rsidP="008B41FE">
      <w:pPr>
        <w:pStyle w:val="Paragraph0"/>
        <w:numPr>
          <w:ilvl w:val="0"/>
          <w:numId w:val="38"/>
        </w:numPr>
        <w:ind w:left="360"/>
      </w:pPr>
      <w:del w:id="14326" w:author="GoldenCorpusHarness" w:date="2026-03-28T21:57:49Z">
        <w:r>
          <w:delText>An</w:delText>
        </w:r>
      </w:del>
      <w:ins w:id="14327" w:author="GoldenCorpusHarness" w:date="2026-03-28T21:57:49Z">
        <w:r>
          <w:t>The</w:t>
        </w:r>
      </w:ins>
      <w:r>
        <w:t xml:space="preserve"> </w:t>
      </w:r>
      <w:del w:id="14328" w:author="GoldenCorpusHarness" w:date="2026-03-28T21:57:49Z">
        <w:r>
          <w:delText>ann</w:delText>
        </w:r>
      </w:del>
      <w:ins w:id="14329" w:author="GoldenCorpusHarness" w:date="2026-03-28T21:57:49Z">
        <w:r>
          <w:t>first s</w:t>
        </w:r>
      </w:ins>
      <w:r>
        <w:t>u</w:t>
      </w:r>
      <w:ins w:id="14330" w:author="GoldenCorpusHarness" w:date="2026-03-28T21:57:49Z">
        <w:r>
          <w:t>rviv</w:t>
        </w:r>
      </w:ins>
      <w:r>
        <w:t xml:space="preserve">al </w:t>
      </w:r>
      <w:del w:id="14331" w:author="GoldenCorpusHarness" w:date="2026-03-28T21:57:49Z">
        <w:r>
          <w:delText>dr</w:delText>
        </w:r>
      </w:del>
      <w:ins w:id="14332" w:author="GoldenCorpusHarness" w:date="2026-03-28T21:57:49Z">
        <w:r>
          <w:t>f</w:t>
        </w:r>
      </w:ins>
      <w:r>
        <w:t>o</w:t>
      </w:r>
      <w:ins w:id="14333" w:author="GoldenCorpusHarness" w:date="2026-03-28T21:57:49Z">
        <w:r>
          <w:t>llow-u</w:t>
        </w:r>
      </w:ins>
      <w:r>
        <w:t>p</w:t>
      </w:r>
      <w:ins w:id="14334" w:author="GoldenCorpusHarness" w:date="2026-03-28T21:57:49Z">
        <w:r>
          <w:t xml:space="preserve"> assessment sh</w:t>
        </w:r>
      </w:ins>
      <w:r>
        <w:t>ou</w:t>
      </w:r>
      <w:del w:id="14335" w:author="GoldenCorpusHarness" w:date="2026-03-28T21:57:49Z">
        <w:r>
          <w:delText>t</w:delText>
        </w:r>
      </w:del>
      <w:ins w:id="14336" w:author="GoldenCorpusHarness" w:date="2026-03-28T21:57:49Z">
        <w:r>
          <w:t>ld</w:t>
        </w:r>
      </w:ins>
      <w:r>
        <w:t xml:space="preserve"> </w:t>
      </w:r>
      <w:del w:id="14337" w:author="GoldenCorpusHarness" w:date="2026-03-28T21:57:49Z">
        <w:r>
          <w:delText>rat</w:delText>
        </w:r>
      </w:del>
      <w:ins w:id="14338" w:author="GoldenCorpusHarness" w:date="2026-03-28T21:57:49Z">
        <w:r>
          <w:t>b</w:t>
        </w:r>
      </w:ins>
      <w:r>
        <w:t xml:space="preserve">e </w:t>
      </w:r>
      <w:del w:id="14339" w:author="GoldenCorpusHarness" w:date="2026-03-28T21:57:49Z">
        <w:r>
          <w:delText>of 5% for PFS</w:delText>
        </w:r>
      </w:del>
      <w:ins w:id="14340" w:author="GoldenCorpusHarness" w:date="2026-03-28T21:57:49Z">
        <w:r>
          <w:t>scheduled</w:t>
        </w:r>
      </w:ins>
      <w:r>
        <w:t xml:space="preserve"> a</w:t>
      </w:r>
      <w:del w:id="14341" w:author="GoldenCorpusHarness" w:date="2026-03-28T21:57:49Z">
        <w:r>
          <w:delText>n</w:delText>
        </w:r>
      </w:del>
      <w:ins w:id="14342" w:author="GoldenCorpusHarness" w:date="2026-03-28T21:57:49Z">
        <w:r>
          <w:t>s describe</w:t>
        </w:r>
      </w:ins>
      <w:r>
        <w:t xml:space="preserve">d </w:t>
      </w:r>
      <w:del w:id="14343" w:author="GoldenCorpusHarness" w:date="2026-03-28T21:57:49Z">
        <w:r>
          <w:delText>OS.</w:delText>
        </w:r>
      </w:del>
      <w:ins w:id="14344" w:author="GoldenCorpusHarness" w:date="2026-03-28T21:57:49Z">
        <w:r>
          <w:t>below:</w:t>
        </w:r>
      </w:ins>
    </w:p>
    <w:p ns2:paraId="24A23538" ns2:textId="62432402" w:rsidR="00EC43C8" w:rsidRPr="00E41D92" w:rsidRDefault="00EC43C8" w:rsidP="008B41FE">
      <w:pPr>
        <w:pStyle w:val="Paragraph0"/>
        <w:numPr>
          <w:ilvl w:val="0"/>
          <w:numId w:val="38"/>
        </w:numPr>
        <w:ind w:left="360"/>
      </w:pPr>
      <w:del w:id="14345" w:author="GoldenCorpusHarness" w:date="2026-03-28T21:57:49Z">
        <w:r>
          <w:delText>A f</w:delText>
        </w:r>
      </w:del>
      <w:ins w:id="14346" w:author="GoldenCorpusHarness" w:date="2026-03-28T21:57:49Z">
        <w:r>
          <w:t>For participants who discontinue treatment intervention and who will not enter Efficacy F</w:t>
        </w:r>
      </w:ins>
      <w:r>
        <w:t>ollow-up</w:t>
      </w:r>
      <w:del w:id="14347" w:author="GoldenCorpusHarness" w:date="2026-03-28T21:57:49Z">
        <w:r>
          <w:delText xml:space="preserve"> period of 6 and </w:delText>
        </w:r>
      </w:del>
      <w:ins w:id="14348" w:author="GoldenCorpusHarness" w:date="2026-03-28T21:57:49Z">
        <w:r>
          <w:t>, the first survival follow-up contact will be scheduled 1</w:t>
        </w:r>
      </w:ins>
      <w:r>
        <w:t>2</w:t>
      </w:r>
      <w:del w:id="14349" w:author="GoldenCorpusHarness" w:date="2026-03-28T21:57:49Z">
        <w:r>
          <w:delText>0 months for P</w:delText>
        </w:r>
      </w:del>
      <w:ins w:id="14350" w:author="GoldenCorpusHarness" w:date="2026-03-28T21:57:49Z">
        <w:r>
          <w:t xml:space="preserve"> weeks after the Discontinuation Visit and/or Safety </w:t>
        </w:r>
      </w:ins>
      <w:r>
        <w:t>F</w:t>
      </w:r>
      <w:del w:id="14351" w:author="GoldenCorpusHarness" w:date="2026-03-28T21:57:49Z">
        <w:r>
          <w:delText>S and OS, respectively, after the last participant is randomized</w:delText>
        </w:r>
      </w:del>
      <w:ins w:id="14352" w:author="GoldenCorpusHarness" w:date="2026-03-28T21:57:49Z">
        <w:r>
          <w:t>ollow-up Visit (whichever is last)</w:t>
        </w:r>
      </w:ins>
      <w:r>
        <w:t>.</w:t>
      </w:r>
      <w:del w:id="14353" w:author="GoldenCorpusHarness" w:date="2026-03-28T21:57:49Z">
        <w:r>
          <w:delText xml:space="preserve"> </w:delText>
        </w:r>
      </w:del>
    </w:p>
    <w:p ns2:paraId="7DE0736A" ns2:textId="05572455" w:rsidR="00EC43C8" w:rsidRPr="00E41D92" w:rsidRDefault="00EC43C8" w:rsidP="00E41D92">
      <w:pPr>
        <w:pStyle w:val="Paragraph0"/>
      </w:pPr>
      <w:del w:id="14354" w:author="GoldenCorpusHarness" w:date="2026-03-28T21:57:49Z">
        <w:r>
          <w:delText>The sample size and power calculations were performed using R (“gsDesign” pac</w:delText>
        </w:r>
      </w:del>
      <w:ins w:id="14355" w:author="GoldenCorpusHarness" w:date="2026-03-28T21:57:49Z">
        <w:r>
          <w:t>For participants who completed assessments in Efficacy Follow-up, the first survival follow-up contact will be scheduled 12 wee</w:t>
        </w:r>
      </w:ins>
      <w:r>
        <w:t>k</w:t>
      </w:r>
      <w:del w:id="14356" w:author="GoldenCorpusHarness" w:date="2026-03-28T21:57:49Z">
        <w:r>
          <w:delText>age) and SAS 9</w:delText>
        </w:r>
      </w:del>
      <w:ins w:id="14357" w:author="GoldenCorpusHarness" w:date="2026-03-28T21:57:49Z">
        <w:r>
          <w:t>s after the last efficacy assessment follow-up visit has been performed</w:t>
        </w:r>
      </w:ins>
      <w:r>
        <w:t>.</w:t>
      </w:r>
      <w:del w:id="14358" w:author="GoldenCorpusHarness" w:date="2026-03-28T21:57:49Z">
        <w:r>
          <w:delText>4.</w:delText>
        </w:r>
      </w:del>
    </w:p>
    <w:p ns2:paraId="622C0A8A" ns2:textId="2E0F7A34" w:rsidR="00D80FE3" w:rsidRDefault="00D80FE3" w:rsidP="00D80FE3">
      <w:pPr>
        <w:pStyle w:val="Heading2"/>
      </w:pPr>
      <w:del w:id="14359" w:author="GoldenCorpusHarness" w:date="2026-03-28T21:57:49Z">
        <w:r>
          <w:delText xml:space="preserve">Subgroup Analyses </w:delText>
        </w:r>
      </w:del>
    </w:p>
    <w:p ns2:paraId="39FE167C" ns2:textId="1DED1A25" w:rsidR="005945E3" w:rsidRPr="005945E3" w:rsidRDefault="005945E3" w:rsidP="005C3306">
      <w:pPr>
        <w:pStyle w:val="Paragraph0"/>
      </w:pPr>
      <w:del w:id="14360" w:author="GoldenCorpusHarness" w:date="2026-03-28T21:57:49Z">
        <w:r>
          <w:delText>To determine whether the treatment effect is consistent across various subgroups, the between-group treatment effect for ORR, PFS and OS (w</w:delText>
        </w:r>
      </w:del>
      <w:ins w:id="14361" w:author="GoldenCorpusHarness" w:date="2026-03-28T21:57:49Z">
        <w:r>
          <w:t>V</w:t>
        </w:r>
      </w:ins>
      <w:r>
        <w:t>it</w:t>
      </w:r>
      <w:del w:id="14362" w:author="GoldenCorpusHarness" w:date="2026-03-28T21:57:49Z">
        <w:r>
          <w:delText>h a nomin</w:delText>
        </w:r>
      </w:del>
      <w:r>
        <w:t xml:space="preserve">al </w:t>
      </w:r>
      <w:del w:id="14363" w:author="GoldenCorpusHarness" w:date="2026-03-28T21:57:49Z">
        <w:r>
          <w:delText>95% CI) will be es</w:delText>
        </w:r>
      </w:del>
      <w:ins w:id="14364" w:author="GoldenCorpusHarness" w:date="2026-03-28T21:57:49Z">
        <w:r>
          <w:t>S</w:t>
        </w:r>
      </w:ins>
      <w:r>
        <w:t>t</w:t>
      </w:r>
      <w:del w:id="14365" w:author="GoldenCorpusHarness" w:date="2026-03-28T21:57:49Z">
        <w:r>
          <w:delText>im</w:delText>
        </w:r>
      </w:del>
      <w:r>
        <w:t>at</w:t>
      </w:r>
      <w:del w:id="14366" w:author="GoldenCorpusHarness" w:date="2026-03-28T21:57:49Z">
        <w:r>
          <w:delText>ed and plotted by treatment gro</w:delText>
        </w:r>
      </w:del>
      <w:r>
        <w:t>u</w:t>
      </w:r>
      <w:del w:id="14367" w:author="GoldenCorpusHarness" w:date="2026-03-28T21:57:49Z">
        <w:r>
          <w:delText xml:space="preserve">p within each category of the following </w:delText>
        </w:r>
      </w:del>
      <w:r>
        <w:t>s</w:t>
      </w:r>
      <w:del w:id="14368" w:author="GoldenCorpusHarness" w:date="2026-03-28T21:57:49Z">
        <w:r>
          <w:delText>ubgroup variables:</w:delText>
        </w:r>
      </w:del>
    </w:p>
    <w:p ns2:paraId="6F3793C9" ns2:textId="77777777" w:rsidR="00757039" w:rsidRDefault="00AD1405" w:rsidP="005C3306">
      <w:pPr>
        <w:pStyle w:val="ListBullet"/>
        <w:keepLines w:val="0"/>
        <w:numPr>
          <w:ilvl w:val="0"/>
          <w:numId w:val="8"/>
        </w:numPr>
        <w:spacing w:after="240"/>
        <w:ind w:left="360"/>
      </w:pPr>
      <w:ins w:id="14369" w:author="GoldenCorpusHarness" w:date="2026-03-28T21:57:49Z">
        <w:r>
          <w:t xml:space="preserve">To ensure current and complete survival information (vital status) is available at the time of database locks, updated vital status may be requested during the study by the </w:t>
        </w:r>
      </w:ins>
      <w:r>
        <w:t>S</w:t>
      </w:r>
      <w:del w:id="14370" w:author="GoldenCorpusHarness" w:date="2026-03-28T21:57:49Z">
        <w:r>
          <w:delText xml:space="preserve">tratification factors </w:delText>
        </w:r>
      </w:del>
      <w:ins w:id="14371" w:author="GoldenCorpusHarness" w:date="2026-03-28T21:57:49Z">
        <w:r>
          <w:t>ponsor. For example, updated vital status may be requested before but not limited to, an eDMC review, interim and/or final analysis. Upon Sponsor notification, all participants who do not/will not have a scheduled study visit or study contact during the Sponsor-defined period will be contacted for their vital status.</w:t>
        </w:r>
      </w:ins>
    </w:p>
    <w:p ns2:paraId="6C2CE4F8" ns2:textId="1B8D131C" w:rsidR="00127021" w:rsidRDefault="00127021" w:rsidP="005C3306">
      <w:pPr>
        <w:pStyle w:val="ListBullet"/>
        <w:keepLines w:val="0"/>
        <w:numPr>
          <w:ilvl w:val="1"/>
          <w:numId w:val="8"/>
        </w:numPr>
        <w:spacing w:after="240"/>
        <w:ind w:left="720"/>
      </w:pPr>
      <w:del w:id="14372" w:author="GoldenCorpusHarness" w:date="2026-03-28T21:57:49Z">
        <w:r>
          <w:delText>PD-</w:delText>
        </w:r>
      </w:del>
      <w:ins w:id="14373" w:author="GoldenCorpusHarness" w:date="2026-03-28T21:57:49Z">
        <w:r>
          <w:t>STATISTICA</w:t>
        </w:r>
      </w:ins>
      <w:r>
        <w:t>L</w:t>
      </w:r>
      <w:del w:id="14374" w:author="GoldenCorpusHarness" w:date="2026-03-28T21:57:49Z">
        <w:r>
          <w:delText>1</w:delText>
        </w:r>
      </w:del>
      <w:r>
        <w:t xml:space="preserve"> </w:t>
      </w:r>
      <w:del w:id="14375" w:author="GoldenCorpusHarness" w:date="2026-03-28T21:57:49Z">
        <w:r>
          <w:delText>tumor expression as determined by</w:delText>
        </w:r>
      </w:del>
      <w:ins w:id="14376" w:author="GoldenCorpusHarness" w:date="2026-03-28T21:57:49Z">
        <w:r>
          <w:t>ANALYSIS</w:t>
        </w:r>
      </w:ins>
      <w:r>
        <w:t xml:space="preserve"> P</w:t>
      </w:r>
      <w:del w:id="14377" w:author="GoldenCorpusHarness" w:date="2026-03-28T21:57:49Z">
        <w:r>
          <w:delText>D-</w:delText>
        </w:r>
      </w:del>
      <w:r>
        <w:t>L</w:t>
      </w:r>
      <w:del w:id="14378" w:author="GoldenCorpusHarness" w:date="2026-03-28T21:57:49Z">
        <w:r>
          <w:delText>1 immunohistochemistry (TPS &lt;50% vs. ≥50%)</w:delText>
        </w:r>
      </w:del>
      <w:ins w:id="14379" w:author="GoldenCorpusHarness" w:date="2026-03-28T21:57:49Z">
        <w:r>
          <w:t>AN</w:t>
        </w:r>
      </w:ins>
    </w:p>
    <w:p ns2:paraId="1158EDF7" ns2:textId="600C3716" w:rsidR="00127021" w:rsidRDefault="00127021" w:rsidP="005C3306">
      <w:pPr>
        <w:pStyle w:val="ListBullet"/>
        <w:keepLines w:val="0"/>
        <w:numPr>
          <w:ilvl w:val="1"/>
          <w:numId w:val="8"/>
        </w:numPr>
        <w:spacing w:after="240"/>
        <w:ind w:left="720"/>
      </w:pPr>
      <w:del w:id="14380" w:author="GoldenCorpusHarness" w:date="2026-03-28T21:57:49Z">
        <w:r>
          <w:delText>HPV status for oropharynx cancer as determined by p16 immunohistochemistry (positive vs. negative); HPV status for participants without oropharynx cancer (eg, cancer</w:delText>
        </w:r>
      </w:del>
      <w:ins w:id="14381" w:author="GoldenCorpusHarness" w:date="2026-03-28T21:57:49Z">
        <w:r>
          <w:t>A</w:t>
        </w:r>
      </w:ins>
      <w:r>
        <w:t xml:space="preserve">s of </w:t>
      </w:r>
      <w:ins w:id="14382" w:author="GoldenCorpusHarness" w:date="2026-03-28T21:57:49Z">
        <w:r>
          <w:t>Amendmen</w:t>
        </w:r>
      </w:ins>
      <w:r>
        <w:t>t</w:t>
      </w:r>
      <w:ins w:id="14383" w:author="GoldenCorpusHarness" w:date="2026-03-28T21:57:49Z">
        <w:r>
          <w:t xml:space="preserve"> 05: T</w:t>
        </w:r>
      </w:ins>
      <w:r>
        <w:t xml:space="preserve">he </w:t>
      </w:r>
      <w:del w:id="14384" w:author="GoldenCorpusHarness" w:date="2026-03-28T21:57:49Z">
        <w:r>
          <w:delText>or</w:delText>
        </w:r>
      </w:del>
      <w:ins w:id="14385" w:author="GoldenCorpusHarness" w:date="2026-03-28T21:57:49Z">
        <w:r>
          <w:t>Statistic</w:t>
        </w:r>
      </w:ins>
      <w:r>
        <w:t xml:space="preserve">al </w:t>
      </w:r>
      <w:del w:id="14386" w:author="GoldenCorpusHarness" w:date="2026-03-28T21:57:49Z">
        <w:r>
          <w:delText>c</w:delText>
        </w:r>
      </w:del>
      <w:ins w:id="14387" w:author="GoldenCorpusHarness" w:date="2026-03-28T21:57:49Z">
        <w:r>
          <w:t>An</w:t>
        </w:r>
      </w:ins>
      <w:r>
        <w:t>a</w:t>
      </w:r>
      <w:del w:id="14388" w:author="GoldenCorpusHarness" w:date="2026-03-28T21:57:49Z">
        <w:r>
          <w:delText>v</w:delText>
        </w:r>
      </w:del>
      <w:ins w:id="14389" w:author="GoldenCorpusHarness" w:date="2026-03-28T21:57:49Z">
        <w:r>
          <w:t>lys</w:t>
        </w:r>
      </w:ins>
      <w:r>
        <w:t>i</w:t>
      </w:r>
      <w:del w:id="14390" w:author="GoldenCorpusHarness" w:date="2026-03-28T21:57:49Z">
        <w:r>
          <w:delText>ty,</w:delText>
        </w:r>
      </w:del>
      <w:ins w:id="14391" w:author="GoldenCorpusHarness" w:date="2026-03-28T21:57:49Z">
        <w:r>
          <w:t>s</w:t>
        </w:r>
      </w:ins>
      <w:r>
        <w:t xml:space="preserve"> </w:t>
      </w:r>
      <w:del w:id="14392" w:author="GoldenCorpusHarness" w:date="2026-03-28T21:57:49Z">
        <w:r>
          <w:delText xml:space="preserve">hypopharynx </w:delText>
        </w:r>
      </w:del>
      <w:ins w:id="14393" w:author="GoldenCorpusHarness" w:date="2026-03-28T21:57:49Z">
        <w:r>
          <w:t>Pl</w:t>
        </w:r>
      </w:ins>
      <w:r>
        <w:t>an</w:t>
      </w:r>
      <w:del w:id="14394" w:author="GoldenCorpusHarness" w:date="2026-03-28T21:57:49Z">
        <w:r>
          <w:delText>d larynx)</w:delText>
        </w:r>
      </w:del>
      <w:r>
        <w:t xml:space="preserve"> is </w:t>
      </w:r>
      <w:del w:id="14395" w:author="GoldenCorpusHarness" w:date="2026-03-28T21:57:49Z">
        <w:r>
          <w:delText>co</w:delText>
        </w:r>
      </w:del>
      <w:ins w:id="14396" w:author="GoldenCorpusHarness" w:date="2026-03-28T21:57:49Z">
        <w:r>
          <w:t>ame</w:t>
        </w:r>
      </w:ins>
      <w:r>
        <w:t>n</w:t>
      </w:r>
      <w:del w:id="14397" w:author="GoldenCorpusHarness" w:date="2026-03-28T21:57:49Z">
        <w:r>
          <w:delText>si</w:delText>
        </w:r>
      </w:del>
      <w:r>
        <w:t>d</w:t>
      </w:r>
      <w:del w:id="14398" w:author="GoldenCorpusHarness" w:date="2026-03-28T21:57:49Z">
        <w:r>
          <w:delText>er</w:delText>
        </w:r>
      </w:del>
      <w:r>
        <w:t xml:space="preserve">ed </w:t>
      </w:r>
      <w:del w:id="14399" w:author="GoldenCorpusHarness" w:date="2026-03-28T21:57:49Z">
        <w:r>
          <w:delText>HPV</w:delText>
        </w:r>
      </w:del>
      <w:ins w:id="14400" w:author="GoldenCorpusHarness" w:date="2026-03-28T21:57:49Z">
        <w:r>
          <w:t>as</w:t>
        </w:r>
      </w:ins>
      <w:r>
        <w:t xml:space="preserve"> </w:t>
      </w:r>
      <w:del w:id="14401" w:author="GoldenCorpusHarness" w:date="2026-03-28T21:57:49Z">
        <w:r>
          <w:delText>negative</w:delText>
        </w:r>
      </w:del>
      <w:ins w:id="14402" w:author="GoldenCorpusHarness" w:date="2026-03-28T21:57:49Z">
        <w:r>
          <w:t>follows</w:t>
        </w:r>
      </w:ins>
      <w:r>
        <w:t>.</w:t>
      </w:r>
    </w:p>
    <w:p ns2:paraId="1BADD78D" ns2:textId="5B87F1C4" w:rsidR="00127021" w:rsidRDefault="00127021" w:rsidP="005C3306">
      <w:pPr>
        <w:pStyle w:val="ListBullet"/>
        <w:keepLines w:val="0"/>
        <w:numPr>
          <w:ilvl w:val="1"/>
          <w:numId w:val="8"/>
        </w:numPr>
        <w:spacing w:after="240"/>
        <w:ind w:left="720"/>
      </w:pPr>
      <w:ins w:id="14403" w:author="GoldenCorpusHarness" w:date="2026-03-28T21:57:49Z">
        <w:r>
          <w:t>NOT</w:t>
        </w:r>
      </w:ins>
      <w:r>
        <w:t>E</w:t>
      </w:r>
      <w:ins w:id="14404" w:author="GoldenCorpusHarness" w:date="2026-03-28T21:57:49Z">
        <w:r>
          <w:t>: Based on the data from an interim safety and efficacy analysis for LEAP-010 (data cutoff 30-May-2023), the study will be discontinued due to lack of efficacy because pembrolizumab in combination with lenvatinib did not demonstrate an improvement in OS, one of the trial’s primary endpoints, compared to pembrolizumab plus placebo and appears unlikely to do so in a future analysis. Based upon these data and the recommendation of the eDM</w:t>
        </w:r>
      </w:ins>
      <w:r>
        <w:t>C</w:t>
      </w:r>
      <w:ins w:id="14405" w:author="GoldenCorpusHarness" w:date="2026-03-28T21:57:49Z">
        <w:r>
          <w:t>, the study was unblinded on 16-Aug-2023. The prespecified interim analysis 3 (IA3) and final analysis of the study described in the SAP will not be performed. Safety analysis will be performed at the end of the study; there will be no further planned analyses for efficacy and ePR</w:t>
        </w:r>
      </w:ins>
      <w:r>
        <w:t>O</w:t>
      </w:r>
      <w:del w:id="14406" w:author="GoldenCorpusHarness" w:date="2026-03-28T21:57:49Z">
        <w:r>
          <w:delText>G performance status (0 v</w:delText>
        </w:r>
      </w:del>
      <w:ins w:id="14407" w:author="GoldenCorpusHarness" w:date="2026-03-28T21:57:49Z">
        <w:r>
          <w:t xml:space="preserve"> endpoint</w:t>
        </w:r>
      </w:ins>
      <w:r>
        <w:t>s.</w:t>
      </w:r>
      <w:del w:id="14408" w:author="GoldenCorpusHarness" w:date="2026-03-28T21:57:49Z">
        <w:r>
          <w:delText xml:space="preserve"> 1)</w:delText>
        </w:r>
      </w:del>
    </w:p>
    <w:p ns2:paraId="1436E602" ns2:textId="6F71890F" w:rsidR="005945E3" w:rsidRPr="005945E3" w:rsidRDefault="005945E3" w:rsidP="005C3306">
      <w:pPr>
        <w:pStyle w:val="ListBullet"/>
        <w:keepLines w:val="0"/>
        <w:numPr>
          <w:ilvl w:val="0"/>
          <w:numId w:val="8"/>
        </w:numPr>
        <w:spacing w:after="240"/>
        <w:ind w:left="360"/>
      </w:pPr>
      <w:ins w:id="14409" w:author="GoldenCorpusHarness" w:date="2026-03-28T21:57:49Z">
        <w:r>
          <w:t>This section outlines the statistical analysis strategy and procedures for the study. The study has been unblinded as of 16-</w:t>
        </w:r>
      </w:ins>
      <w:r>
        <w:t>A</w:t>
      </w:r>
      <w:ins w:id="14410" w:author="GoldenCorpusHarness" w:date="2026-03-28T21:57:49Z">
        <w:r>
          <w:t>u</w:t>
        </w:r>
      </w:ins>
      <w:r>
        <w:t>g</w:t>
      </w:r>
      <w:del w:id="14411" w:author="GoldenCorpusHarness" w:date="2026-03-28T21:57:49Z">
        <w:r>
          <w:delText>e cate</w:delText>
        </w:r>
      </w:del>
      <w:ins w:id="14412" w:author="GoldenCorpusHarness" w:date="2026-03-28T21:57:49Z">
        <w:r>
          <w:t>-2023. Chan</w:t>
        </w:r>
      </w:ins>
      <w:r>
        <w:t>g</w:t>
      </w:r>
      <w:del w:id="14413" w:author="GoldenCorpusHarness" w:date="2026-03-28T21:57:49Z">
        <w:r>
          <w:delText xml:space="preserve">ory </w:delText>
        </w:r>
      </w:del>
      <w:ins w:id="14414" w:author="GoldenCorpusHarness" w:date="2026-03-28T21:57:49Z">
        <w:r>
          <w:t>es made to primary and/or key secondary hypotheses, or the statistical methods related to those hypotheses that occurred prior to Amendment 05 were documented in previous protocol amendments</w:t>
        </w:r>
      </w:ins>
      <w:r>
        <w:t>(</w:t>
      </w:r>
      <w:del w:id="14415" w:author="GoldenCorpusHarness" w:date="2026-03-28T21:57:49Z">
        <w:r>
          <w:delText>&lt;65 years</w:delText>
        </w:r>
      </w:del>
      <w:ins w:id="14416" w:author="GoldenCorpusHarness" w:date="2026-03-28T21:57:49Z">
        <w:r>
          <w:t>s) (consistent with International Conference on Harmonisation [ICH] Guideline E-9). Changes to exploratory or other nonconfirmatory analyses made after the protocol has been finalized</w:t>
        </w:r>
      </w:ins>
      <w:r>
        <w:t xml:space="preserve">, </w:t>
      </w:r>
      <w:del w:id="14417" w:author="GoldenCorpusHarness" w:date="2026-03-28T21:57:49Z">
        <w:r>
          <w:delText>≥65 years)</w:delText>
        </w:r>
      </w:del>
      <w:ins w:id="14418" w:author="GoldenCorpusHarness" w:date="2026-03-28T21:57:49Z">
        <w:r>
          <w:t>but before the conduct of any analysis, will be documented in an sSAP and referenced in the CSR for the study. The PRO analysis plan will also be included in the sSAP.</w:t>
        </w:r>
      </w:ins>
    </w:p>
    <w:p ns2:paraId="19229493" ns2:textId="77777777" w:rsidR="005945E3" w:rsidRPr="005945E3" w:rsidRDefault="005945E3" w:rsidP="005C3306">
      <w:pPr>
        <w:pStyle w:val="ListBullet"/>
        <w:keepLines w:val="0"/>
        <w:numPr>
          <w:ilvl w:val="0"/>
          <w:numId w:val="8"/>
        </w:numPr>
        <w:spacing w:after="240"/>
        <w:ind w:left="360"/>
      </w:pPr>
      <w:del w:id="14419" w:author="GoldenCorpusHarness" w:date="2026-03-28T21:57:49Z">
        <w:r>
          <w:delText>S</w:delText>
        </w:r>
      </w:del>
      <w:ins w:id="14420" w:author="GoldenCorpusHarness" w:date="2026-03-28T21:57:49Z">
        <w:r>
          <w:t>D</w:t>
        </w:r>
      </w:ins>
      <w:r>
        <w:t>e</w:t>
      </w:r>
      <w:del w:id="14421" w:author="GoldenCorpusHarness" w:date="2026-03-28T21:57:49Z">
        <w:r>
          <w:delText>x</w:delText>
        </w:r>
      </w:del>
      <w:ins w:id="14422" w:author="GoldenCorpusHarness" w:date="2026-03-28T21:57:49Z">
        <w:r>
          <w:t>tails</w:t>
        </w:r>
      </w:ins>
      <w:r>
        <w:t xml:space="preserve"> </w:t>
      </w:r>
      <w:del w:id="14423" w:author="GoldenCorpusHarness" w:date="2026-03-28T21:57:49Z">
        <w:r>
          <w:delText>(f</w:delText>
        </w:r>
      </w:del>
      <w:ins w:id="14424" w:author="GoldenCorpusHarness" w:date="2026-03-28T21:57:49Z">
        <w:r>
          <w:t>p</w:t>
        </w:r>
      </w:ins>
      <w:r>
        <w:t>e</w:t>
      </w:r>
      <w:del w:id="14425" w:author="GoldenCorpusHarness" w:date="2026-03-28T21:57:49Z">
        <w:r>
          <w:delText>m</w:delText>
        </w:r>
      </w:del>
      <w:ins w:id="14426" w:author="GoldenCorpusHarness" w:date="2026-03-28T21:57:49Z">
        <w:r>
          <w:t>rtaining to the statistic</w:t>
        </w:r>
      </w:ins>
      <w:r>
        <w:t>al</w:t>
      </w:r>
      <w:del w:id="14427" w:author="GoldenCorpusHarness" w:date="2026-03-28T21:57:49Z">
        <w:r>
          <w:delText>e,</w:delText>
        </w:r>
      </w:del>
      <w:r>
        <w:t xml:space="preserve"> </w:t>
      </w:r>
      <w:del w:id="14428" w:author="GoldenCorpusHarness" w:date="2026-03-28T21:57:49Z">
        <w:r>
          <w:delText>m</w:delText>
        </w:r>
      </w:del>
      <w:ins w:id="14429" w:author="GoldenCorpusHarness" w:date="2026-03-28T21:57:49Z">
        <w:r>
          <w:t>an</w:t>
        </w:r>
      </w:ins>
      <w:r>
        <w:t>al</w:t>
      </w:r>
      <w:ins w:id="14430" w:author="GoldenCorpusHarness" w:date="2026-03-28T21:57:49Z">
        <w:r>
          <w:t>ys</w:t>
        </w:r>
      </w:ins>
      <w:r>
        <w:t>e</w:t>
      </w:r>
      <w:del w:id="14431" w:author="GoldenCorpusHarness" w:date="2026-03-28T21:57:49Z">
        <w:r>
          <w:delText>)</w:delText>
        </w:r>
      </w:del>
      <w:ins w:id="14432" w:author="GoldenCorpusHarness" w:date="2026-03-28T21:57:49Z">
        <w:r>
          <w:t>s for participants enrolled in China will be provided in a separate sSAP.</w:t>
        </w:r>
      </w:ins>
    </w:p>
    <w:p ns2:paraId="5EAA8791" ns2:textId="60C36171" w:rsidR="005945E3" w:rsidRPr="005945E3" w:rsidRDefault="005945E3" w:rsidP="005C3306">
      <w:pPr>
        <w:pStyle w:val="ListBullet"/>
        <w:keepLines w:val="0"/>
        <w:numPr>
          <w:ilvl w:val="0"/>
          <w:numId w:val="8"/>
        </w:numPr>
        <w:spacing w:after="240"/>
        <w:ind w:left="360"/>
      </w:pPr>
      <w:del w:id="14433" w:author="GoldenCorpusHarness" w:date="2026-03-28T21:57:49Z">
        <w:r>
          <w:delText>R</w:delText>
        </w:r>
      </w:del>
      <w:ins w:id="14434" w:author="GoldenCorpusHarness" w:date="2026-03-28T21:57:49Z">
        <w:r>
          <w:t>St</w:t>
        </w:r>
      </w:ins>
      <w:r>
        <w:t>a</w:t>
      </w:r>
      <w:ins w:id="14435" w:author="GoldenCorpusHarness" w:date="2026-03-28T21:57:49Z">
        <w:r>
          <w:t>tisti</w:t>
        </w:r>
      </w:ins>
      <w:r>
        <w:t>c</w:t>
      </w:r>
      <w:del w:id="14436" w:author="GoldenCorpusHarness" w:date="2026-03-28T21:57:49Z">
        <w:r>
          <w:delText xml:space="preserve">e (white, </w:delText>
        </w:r>
      </w:del>
      <w:r>
        <w:t>al</w:t>
      </w:r>
      <w:ins w:id="14437" w:author="GoldenCorpusHarness" w:date="2026-03-28T21:57:49Z">
        <w:r>
          <w:t xml:space="preserve"> Ana</w:t>
        </w:r>
      </w:ins>
      <w:r>
        <w:t>l</w:t>
      </w:r>
      <w:ins w:id="14438" w:author="GoldenCorpusHarness" w:date="2026-03-28T21:57:49Z">
        <w:r>
          <w:t>ysis</w:t>
        </w:r>
      </w:ins>
      <w:r>
        <w:t xml:space="preserve"> </w:t>
      </w:r>
      <w:del w:id="14439" w:author="GoldenCorpusHarness" w:date="2026-03-28T21:57:49Z">
        <w:r>
          <w:delText>othe</w:delText>
        </w:r>
      </w:del>
      <w:ins w:id="14440" w:author="GoldenCorpusHarness" w:date="2026-03-28T21:57:49Z">
        <w:r>
          <w:t>Plan Summa</w:t>
        </w:r>
      </w:ins>
      <w:r>
        <w:t>r</w:t>
      </w:r>
      <w:del w:id="14441" w:author="GoldenCorpusHarness" w:date="2026-03-28T21:57:49Z">
        <w:r>
          <w:delText>s)</w:delText>
        </w:r>
      </w:del>
      <w:ins w:id="14442" w:author="GoldenCorpusHarness" w:date="2026-03-28T21:57:49Z">
        <w:r>
          <w:t>y</w:t>
        </w:r>
      </w:ins>
    </w:p>
    <w:p ns2:paraId="27A7BFC8" ns2:textId="714E2118" w:rsidR="005945E3" w:rsidRDefault="005945E3" w:rsidP="005C3306">
      <w:pPr>
        <w:pStyle w:val="ListBullet"/>
        <w:keepLines w:val="0"/>
        <w:numPr>
          <w:ilvl w:val="0"/>
          <w:numId w:val="8"/>
        </w:numPr>
        <w:spacing w:after="240"/>
        <w:ind w:left="360"/>
      </w:pPr>
      <w:del w:id="14443" w:author="GoldenCorpusHarness" w:date="2026-03-28T21:57:49Z">
        <w:r>
          <w:delText>Geo</w:delText>
        </w:r>
      </w:del>
      <w:ins w:id="14444" w:author="GoldenCorpusHarness" w:date="2026-03-28T21:57:49Z">
        <w:r>
          <w:t>Key elements of the SAP are summarized below. The comprehensive plan is provided in Section 9.2 – Responsibility for Analyses/In-House Blindin</w:t>
        </w:r>
      </w:ins>
      <w:r>
        <w:t>g</w:t>
      </w:r>
      <w:del w:id="14445" w:author="GoldenCorpusHarness" w:date="2026-03-28T21:57:49Z">
        <w:r>
          <w:delText>raphic re</w:delText>
        </w:r>
      </w:del>
      <w:ins w:id="14446" w:author="GoldenCorpusHarness" w:date="2026-03-28T21:57:49Z">
        <w:r>
          <w:t xml:space="preserve"> throu</w:t>
        </w:r>
      </w:ins>
      <w:r>
        <w:t>g</w:t>
      </w:r>
      <w:del w:id="14447" w:author="GoldenCorpusHarness" w:date="2026-03-28T21:57:49Z">
        <w:r>
          <w:delText>ion (North America</w:delText>
        </w:r>
      </w:del>
      <w:ins w:id="14448" w:author="GoldenCorpusHarness" w:date="2026-03-28T21:57:49Z">
        <w:r>
          <w:t>h Section 9.12 – Extent of Exposure. As of Amendment 05</w:t>
        </w:r>
      </w:ins>
      <w:r>
        <w:t xml:space="preserve">, </w:t>
      </w:r>
      <w:del w:id="14449" w:author="GoldenCorpusHarness" w:date="2026-03-28T21:57:49Z">
        <w:r>
          <w:delText xml:space="preserve">European Union, Asia, </w:delText>
        </w:r>
      </w:del>
      <w:ins w:id="14450" w:author="GoldenCorpusHarness" w:date="2026-03-28T21:57:49Z">
        <w:r>
          <w:t>the prespecified IA3 and final analysis of the study described in the SAP will not be performed. Safety analysis will be performed at the end of the study; there will be no further planned analyses of efficacy and eP</w:t>
        </w:r>
      </w:ins>
      <w:r>
        <w:t>R</w:t>
      </w:r>
      <w:del w:id="14451" w:author="GoldenCorpusHarness" w:date="2026-03-28T21:57:49Z">
        <w:r>
          <w:delText>est of the World)</w:delText>
        </w:r>
      </w:del>
      <w:ins w:id="14452" w:author="GoldenCorpusHarness" w:date="2026-03-28T21:57:49Z">
        <w:r>
          <w:t>O endpoints. The SAP summary has been updated accordingly.</w:t>
        </w:r>
      </w:ins>
    </w:p>
    <w:p ns2:paraId="559B6551" ns2:textId="6FBDDA31" w:rsidR="00E257F2" w:rsidRPr="005945E3" w:rsidRDefault="00E257F2" w:rsidP="005C3306">
      <w:pPr>
        <w:pStyle w:val="ListParagraph"/>
        <w:numPr>
          <w:ilvl w:val="0"/>
          <w:numId w:val="8"/>
        </w:numPr>
        <w:spacing w:before="60" w:after="240"/>
        <w:ind w:left="360"/>
        <w:contextualSpacing w:val="0"/>
      </w:pPr>
      <w:del w:id="14453" w:author="GoldenCorpusHarness" w:date="2026-03-28T21:57:49Z">
        <w:r>
          <w:delText>PD-L1 tumor expression as determined by PD-L1 immunohistochemistry (CPS &lt;50 vs. ≥50)</w:delText>
        </w:r>
      </w:del>
    </w:p>
    <w:p ns2:paraId="411F7F68" ns2:textId="26D74332" w:rsidR="00EC43C8" w:rsidRDefault="004227F8" w:rsidP="00C24ED3">
      <w:pPr>
        <w:pStyle w:val="Paragraph0"/>
        <w:spacing w:before="240"/>
      </w:pPr>
      <w:r>
        <w:t>A</w:t>
      </w:r>
      <w:r w:rsidRPr="00FE620E">
        <w:t xml:space="preserve"> </w:t>
      </w:r>
      <w:r w:rsidR="00967C84">
        <w:t>f</w:t>
      </w:r>
      <w:r w:rsidRPr="00FE620E">
        <w:t xml:space="preserve">orest plot will be produced, which provides the estimated point estimates and confidence intervals for the treatment effect across the categories of subgroups </w:t>
      </w:r>
      <w:r w:rsidR="005945E3">
        <w:t xml:space="preserve">listed above. </w:t>
      </w:r>
      <w:bookmarkStart w:id="365" w:name="_Hlk14763511"/>
      <w:r w:rsidR="005945E3">
        <w:t xml:space="preserve">If the number of participants in a category of a subgroup variable is less than 10% of the ITT population, the subgroup analysis will not be performed for this category of the subgroup variable, and this subgroup variable will not be displayed in the forest plot. </w:t>
      </w:r>
      <w:r w:rsidR="005945E3" w:rsidRPr="005945E3">
        <w:t>The subgroup analyses for PFS and OS will be conducted using an unstratified Cox model</w:t>
      </w:r>
      <w:bookmarkEnd w:id="365"/>
      <w:r w:rsidR="005945E3" w:rsidRPr="005945E3">
        <w:t>, and the subgroup analyses for ORR will be conducted using the unstratified Miettinen and Nurminen method.</w:t>
      </w:r>
    </w:p>
    <w:p ns2:paraId="004E70E4" ns2:textId="7ACA6206" w:rsidR="00D80FE3" w:rsidRDefault="00D80FE3" w:rsidP="00D80FE3">
      <w:pPr>
        <w:pStyle w:val="Heading2"/>
      </w:pPr>
      <w:del w:id="14454" w:author="GoldenCorpusHarness" w:date="2026-03-28T21:57:49Z">
        <w:r>
          <w:delText xml:space="preserve">Compliance (Medication Adherence) </w:delText>
        </w:r>
      </w:del>
    </w:p>
    <w:p ns2:paraId="71B45D4E" ns2:textId="72275E4B" w:rsidR="00D34AE8" w:rsidRDefault="00D34AE8" w:rsidP="00D80FE3">
      <w:pPr>
        <w:pStyle w:val="Paragraph0"/>
      </w:pPr>
      <w:del w:id="14455" w:author="GoldenCorpusHarness" w:date="2026-03-28T21:57:49Z">
        <w:r>
          <w:delText>Drug acc</w:delText>
        </w:r>
      </w:del>
      <w:ins w:id="14456" w:author="GoldenCorpusHarness" w:date="2026-03-28T21:57:49Z">
        <w:r>
          <w:t>Resp</w:t>
        </w:r>
      </w:ins>
      <w:r>
        <w:t>o</w:t>
      </w:r>
      <w:del w:id="14457" w:author="GoldenCorpusHarness" w:date="2026-03-28T21:57:49Z">
        <w:r>
          <w:delText>u</w:delText>
        </w:r>
      </w:del>
      <w:r>
        <w:t>n</w:t>
      </w:r>
      <w:del w:id="14458" w:author="GoldenCorpusHarness" w:date="2026-03-28T21:57:49Z">
        <w:r>
          <w:delText>ta</w:delText>
        </w:r>
      </w:del>
      <w:ins w:id="14459" w:author="GoldenCorpusHarness" w:date="2026-03-28T21:57:49Z">
        <w:r>
          <w:t>si</w:t>
        </w:r>
      </w:ins>
      <w:r>
        <w:t xml:space="preserve">bility </w:t>
      </w:r>
      <w:del w:id="14460" w:author="GoldenCorpusHarness" w:date="2026-03-28T21:57:49Z">
        <w:r>
          <w:delText xml:space="preserve">data </w:delText>
        </w:r>
      </w:del>
      <w:r>
        <w:t xml:space="preserve">for </w:t>
      </w:r>
      <w:del w:id="14461" w:author="GoldenCorpusHarness" w:date="2026-03-28T21:57:49Z">
        <w:r>
          <w:delText>tri</w:delText>
        </w:r>
      </w:del>
      <w:ins w:id="14462" w:author="GoldenCorpusHarness" w:date="2026-03-28T21:57:49Z">
        <w:r>
          <w:t>An</w:t>
        </w:r>
      </w:ins>
      <w:r>
        <w:t>al</w:t>
      </w:r>
      <w:del w:id="14463" w:author="GoldenCorpusHarness" w:date="2026-03-28T21:57:49Z">
        <w:r>
          <w:delText xml:space="preserve"> tr</w:delText>
        </w:r>
      </w:del>
      <w:ins w:id="14464" w:author="GoldenCorpusHarness" w:date="2026-03-28T21:57:49Z">
        <w:r>
          <w:t>ys</w:t>
        </w:r>
      </w:ins>
      <w:r>
        <w:t>e</w:t>
      </w:r>
      <w:del w:id="14465" w:author="GoldenCorpusHarness" w:date="2026-03-28T21:57:49Z">
        <w:r>
          <w:delText>atme</w:delText>
        </w:r>
      </w:del>
      <w:ins w:id="14466" w:author="GoldenCorpusHarness" w:date="2026-03-28T21:57:49Z">
        <w:r>
          <w:t>s/I</w:t>
        </w:r>
      </w:ins>
      <w:r>
        <w:t>n</w:t>
      </w:r>
      <w:del w:id="14467" w:author="GoldenCorpusHarness" w:date="2026-03-28T21:57:49Z">
        <w:r>
          <w:delText>t will b</w:delText>
        </w:r>
      </w:del>
      <w:ins w:id="14468" w:author="GoldenCorpusHarness" w:date="2026-03-28T21:57:49Z">
        <w:r>
          <w:t>-hous</w:t>
        </w:r>
      </w:ins>
      <w:r>
        <w:t xml:space="preserve">e </w:t>
      </w:r>
      <w:del w:id="14469" w:author="GoldenCorpusHarness" w:date="2026-03-28T21:57:49Z">
        <w:r>
          <w:delText>co</w:delText>
        </w:r>
      </w:del>
      <w:ins w:id="14470" w:author="GoldenCorpusHarness" w:date="2026-03-28T21:57:49Z">
        <w:r>
          <w:t>B</w:t>
        </w:r>
      </w:ins>
      <w:r>
        <w:t>l</w:t>
      </w:r>
      <w:del w:id="14471" w:author="GoldenCorpusHarness" w:date="2026-03-28T21:57:49Z">
        <w:r>
          <w:delText>lecte</w:delText>
        </w:r>
      </w:del>
      <w:ins w:id="14472" w:author="GoldenCorpusHarness" w:date="2026-03-28T21:57:49Z">
        <w:r>
          <w:t>in</w:t>
        </w:r>
      </w:ins>
      <w:r>
        <w:t>d</w:t>
      </w:r>
      <w:del w:id="14473" w:author="GoldenCorpusHarness" w:date="2026-03-28T21:57:49Z">
        <w:r>
          <w:delText xml:space="preserve"> dur</w:delText>
        </w:r>
      </w:del>
      <w:r>
        <w:t xml:space="preserve">ing </w:t>
      </w:r>
      <w:del w:id="14474" w:author="GoldenCorpusHarness" w:date="2026-03-28T21:57:49Z">
        <w:r>
          <w:delText>the study. Any deviation from protocol-directed administration will be reported.</w:delText>
        </w:r>
      </w:del>
    </w:p>
    <w:p ns2:paraId="238A7858" ns2:textId="1B6221D6" w:rsidR="00D80FE3" w:rsidRDefault="00D80FE3" w:rsidP="00D80FE3">
      <w:pPr>
        <w:pStyle w:val="Heading2"/>
      </w:pPr>
      <w:del w:id="14475" w:author="GoldenCorpusHarness" w:date="2026-03-28T21:57:49Z">
        <w:r>
          <w:delText>Ex</w:delText>
        </w:r>
      </w:del>
      <w:ins w:id="14476" w:author="GoldenCorpusHarness" w:date="2026-03-28T21:57:49Z">
        <w:r>
          <w:t>The s</w:t>
        </w:r>
      </w:ins>
      <w:r>
        <w:t>t</w:t>
      </w:r>
      <w:ins w:id="14477" w:author="GoldenCorpusHarness" w:date="2026-03-28T21:57:49Z">
        <w:r>
          <w:t>atistical analysis of the data obtained from this study will be the responsibility of the Clinical Biostatistics departm</w:t>
        </w:r>
      </w:ins>
      <w:r>
        <w:t xml:space="preserve">ent of </w:t>
      </w:r>
      <w:del w:id="14478" w:author="GoldenCorpusHarness" w:date="2026-03-28T21:57:49Z">
        <w:r>
          <w:delText>Ex</w:delText>
        </w:r>
      </w:del>
      <w:ins w:id="14479" w:author="GoldenCorpusHarness" w:date="2026-03-28T21:57:49Z">
        <w:r>
          <w:t>the S</w:t>
        </w:r>
      </w:ins>
      <w:r>
        <w:t>po</w:t>
      </w:r>
      <w:ins w:id="14480" w:author="GoldenCorpusHarness" w:date="2026-03-28T21:57:49Z">
        <w:r>
          <w:t>n</w:t>
        </w:r>
      </w:ins>
      <w:r>
        <w:t>s</w:t>
      </w:r>
      <w:del w:id="14481" w:author="GoldenCorpusHarness" w:date="2026-03-28T21:57:49Z">
        <w:r>
          <w:delText>u</w:delText>
        </w:r>
      </w:del>
      <w:ins w:id="14482" w:author="GoldenCorpusHarness" w:date="2026-03-28T21:57:49Z">
        <w:r>
          <w:t>o</w:t>
        </w:r>
      </w:ins>
      <w:r>
        <w:t>r</w:t>
      </w:r>
      <w:del w:id="14483" w:author="GoldenCorpusHarness" w:date="2026-03-28T21:57:49Z">
        <w:r>
          <w:delText xml:space="preserve">e </w:delText>
        </w:r>
      </w:del>
      <w:ins w:id="14484" w:author="GoldenCorpusHarness" w:date="2026-03-28T21:57:49Z">
        <w:r>
          <w:t>.</w:t>
        </w:r>
      </w:ins>
    </w:p>
    <w:p ns2:paraId="123783D7" ns2:textId="3808C21F" w:rsidR="00D80FE3" w:rsidRPr="00D34AE8" w:rsidRDefault="00692221" w:rsidP="00D34AE8">
      <w:pPr>
        <w:pStyle w:val="Paragraph0"/>
      </w:pPr>
      <w:del w:id="14485" w:author="GoldenCorpusHarness" w:date="2026-03-28T21:57:49Z">
        <w:r>
          <w:delText>Ex</w:delText>
        </w:r>
      </w:del>
      <w:ins w:id="14486" w:author="GoldenCorpusHarness" w:date="2026-03-28T21:57:49Z">
        <w:r>
          <w:t>Af</w:t>
        </w:r>
      </w:ins>
      <w:r>
        <w:t>t</w:t>
      </w:r>
      <w:del w:id="14487" w:author="GoldenCorpusHarness" w:date="2026-03-28T21:57:49Z">
        <w:r>
          <w:delText>ent of exposure for a participant is defined as the numb</w:delText>
        </w:r>
      </w:del>
      <w:r>
        <w:t xml:space="preserve">er </w:t>
      </w:r>
      <w:del w:id="14488" w:author="GoldenCorpusHarness" w:date="2026-03-28T21:57:49Z">
        <w:r>
          <w:delText>o</w:delText>
        </w:r>
      </w:del>
      <w:ins w:id="14489" w:author="GoldenCorpusHarness" w:date="2026-03-28T21:57:49Z">
        <w:r>
          <w:t>e</w:t>
        </w:r>
      </w:ins>
      <w:r>
        <w:t>f</w:t>
      </w:r>
      <w:del w:id="14490" w:author="GoldenCorpusHarness" w:date="2026-03-28T21:57:49Z">
        <w:r>
          <w:delText xml:space="preserve"> </w:delText>
        </w:r>
      </w:del>
      <w:ins w:id="14491" w:author="GoldenCorpusHarness" w:date="2026-03-28T21:57:49Z">
        <w:r>
          <w:t>fica</w:t>
        </w:r>
      </w:ins>
      <w:r>
        <w:t>cy</w:t>
      </w:r>
      <w:del w:id="14492" w:author="GoldenCorpusHarness" w:date="2026-03-28T21:57:49Z">
        <w:r>
          <w:delText>cles</w:delText>
        </w:r>
      </w:del>
      <w:r>
        <w:t xml:space="preserve"> </w:t>
      </w:r>
      <w:del w:id="14493" w:author="GoldenCorpusHarness" w:date="2026-03-28T21:57:49Z">
        <w:r>
          <w:delText>and number of days in which the participant receives</w:delText>
        </w:r>
      </w:del>
      <w:ins w:id="14494" w:author="GoldenCorpusHarness" w:date="2026-03-28T21:57:49Z">
        <w:r>
          <w:t>IA2,</w:t>
        </w:r>
      </w:ins>
      <w:r>
        <w:t xml:space="preserve"> the study </w:t>
      </w:r>
      <w:ins w:id="14495" w:author="GoldenCorpusHarness" w:date="2026-03-28T21:57:49Z">
        <w:r>
          <w:t>was unbl</w:t>
        </w:r>
      </w:ins>
      <w:r>
        <w:t>in</w:t>
      </w:r>
      <w:del w:id="14496" w:author="GoldenCorpusHarness" w:date="2026-03-28T21:57:49Z">
        <w:r>
          <w:delText>tervention. Summary statistics will be provi</w:delText>
        </w:r>
      </w:del>
      <w:r>
        <w:t xml:space="preserve">ded on </w:t>
      </w:r>
      <w:del w:id="14497" w:author="GoldenCorpusHarness" w:date="2026-03-28T21:57:49Z">
        <w:r>
          <w:delText>the extent of expos</w:delText>
        </w:r>
      </w:del>
      <w:ins w:id="14498" w:author="GoldenCorpusHarness" w:date="2026-03-28T21:57:49Z">
        <w:r>
          <w:t>16-A</w:t>
        </w:r>
      </w:ins>
      <w:r>
        <w:t>u</w:t>
      </w:r>
      <w:del w:id="14499" w:author="GoldenCorpusHarness" w:date="2026-03-28T21:57:49Z">
        <w:r>
          <w:delText>re for the overall study intervention, and for pembrolizumab and lenvatinib separately for the APaT population</w:delText>
        </w:r>
      </w:del>
      <w:ins w:id="14500" w:author="GoldenCorpusHarness" w:date="2026-03-28T21:57:49Z">
        <w:r>
          <w:t>g-2023</w:t>
        </w:r>
      </w:ins>
      <w:r>
        <w:t>.</w:t>
      </w:r>
    </w:p>
    <w:p ns2:paraId="6FA76936" ns2:textId="48A635C5" w:rsidR="00A01A9C" w:rsidRDefault="00A01A9C" w:rsidP="00EC3486">
      <w:pPr>
        <w:pStyle w:val="Heading1"/>
        <w:pageBreakBefore/>
      </w:pPr>
      <w:del w:id="14501" w:author="GoldenCorpusHarness" w:date="2026-03-28T21:57:49Z">
        <w:r>
          <w:delText>Support</w:delText>
        </w:r>
      </w:del>
      <w:ins w:id="14502" w:author="GoldenCorpusHarness" w:date="2026-03-28T21:57:49Z">
        <w:r>
          <w:t>This study will be conducted as a double-blinded study under in-house blind</w:t>
        </w:r>
      </w:ins>
      <w:r>
        <w:t xml:space="preserve">ing </w:t>
      </w:r>
      <w:del w:id="14503" w:author="GoldenCorpusHarness" w:date="2026-03-28T21:57:49Z">
        <w:r>
          <w:delText>Docu</w:delText>
        </w:r>
      </w:del>
      <w:ins w:id="14504" w:author="GoldenCorpusHarness" w:date="2026-03-28T21:57:49Z">
        <w:r>
          <w:t xml:space="preserve">procedures. The official, final database will not be unblinded until </w:t>
        </w:r>
      </w:ins>
      <w:r>
        <w:t>me</w:t>
      </w:r>
      <w:del w:id="14505" w:author="GoldenCorpusHarness" w:date="2026-03-28T21:57:49Z">
        <w:r>
          <w:delText>ntation and Operational Considerations</w:delText>
        </w:r>
      </w:del>
      <w:ins w:id="14506" w:author="GoldenCorpusHarness" w:date="2026-03-28T21:57:49Z">
        <w:r>
          <w:t>dical/scientific review has been performed, protocol deviations have been identified, and data have been declared final and complete.</w:t>
        </w:r>
      </w:ins>
    </w:p>
    <w:p ns2:paraId="2AF4501B" ns2:textId="55E896E0" w:rsidR="00A01A9C" w:rsidRPr="00544333" w:rsidRDefault="00A01A9C" w:rsidP="00A01A9C">
      <w:pPr>
        <w:pStyle w:val="Heading2"/>
      </w:pPr>
      <w:del w:id="14507" w:author="GoldenCorpusHarness" w:date="2026-03-28T21:57:49Z">
        <w:r>
          <w:delText>A</w:delText>
        </w:r>
      </w:del>
      <w:ins w:id="14508" w:author="GoldenCorpusHarness" w:date="2026-03-28T21:57:49Z">
        <w:r>
          <w:t>The S</w:t>
        </w:r>
      </w:ins>
      <w:r>
        <w:t>p</w:t>
      </w:r>
      <w:del w:id="14509" w:author="GoldenCorpusHarness" w:date="2026-03-28T21:57:49Z">
        <w:r>
          <w:delText>p</w:delText>
        </w:r>
      </w:del>
      <w:ins w:id="14510" w:author="GoldenCorpusHarness" w:date="2026-03-28T21:57:49Z">
        <w:r>
          <w:t>onsor will g</w:t>
        </w:r>
      </w:ins>
      <w:r>
        <w:t>en</w:t>
      </w:r>
      <w:ins w:id="14511" w:author="GoldenCorpusHarness" w:date="2026-03-28T21:57:49Z">
        <w:r>
          <w:t>erate the ran</w:t>
        </w:r>
      </w:ins>
      <w:r>
        <w:t>d</w:t>
      </w:r>
      <w:ins w:id="14512" w:author="GoldenCorpusHarness" w:date="2026-03-28T21:57:49Z">
        <w:r>
          <w:t>om</w:t>
        </w:r>
      </w:ins>
      <w:r>
        <w:t>i</w:t>
      </w:r>
      <w:del w:id="14513" w:author="GoldenCorpusHarness" w:date="2026-03-28T21:57:49Z">
        <w:r>
          <w:delText>x</w:delText>
        </w:r>
      </w:del>
      <w:ins w:id="14514" w:author="GoldenCorpusHarness" w:date="2026-03-28T21:57:49Z">
        <w:r>
          <w:t>zed</w:t>
        </w:r>
      </w:ins>
      <w:r>
        <w:t xml:space="preserve"> </w:t>
      </w:r>
      <w:del w:id="14515" w:author="GoldenCorpusHarness" w:date="2026-03-28T21:57:49Z">
        <w:r>
          <w:delText>1:</w:delText>
        </w:r>
      </w:del>
      <w:ins w:id="14516" w:author="GoldenCorpusHarness" w:date="2026-03-28T21:57:49Z">
        <w:r>
          <w:t>allocation</w:t>
        </w:r>
      </w:ins>
      <w:r>
        <w:t xml:space="preserve"> </w:t>
      </w:r>
      <w:del w:id="14517" w:author="GoldenCorpusHarness" w:date="2026-03-28T21:57:49Z">
        <w:r>
          <w:delText>R</w:delText>
        </w:r>
      </w:del>
      <w:ins w:id="14518" w:author="GoldenCorpusHarness" w:date="2026-03-28T21:57:49Z">
        <w:r>
          <w:t>sch</w:t>
        </w:r>
      </w:ins>
      <w:r>
        <w:t>e</w:t>
      </w:r>
      <w:del w:id="14519" w:author="GoldenCorpusHarness" w:date="2026-03-28T21:57:49Z">
        <w:r>
          <w:delText>g</w:delText>
        </w:r>
      </w:del>
      <w:ins w:id="14520" w:author="GoldenCorpusHarness" w:date="2026-03-28T21:57:49Z">
        <w:r>
          <w:t>d</w:t>
        </w:r>
      </w:ins>
      <w:r>
        <w:t>ul</w:t>
      </w:r>
      <w:ins w:id="14521" w:author="GoldenCorpusHarness" w:date="2026-03-28T21:57:49Z">
        <w:r>
          <w:t>e for study tre</w:t>
        </w:r>
      </w:ins>
      <w:r>
        <w:t>at</w:t>
      </w:r>
      <w:ins w:id="14522" w:author="GoldenCorpusHarness" w:date="2026-03-28T21:57:49Z">
        <w:r>
          <w:t>ment assignment f</w:t>
        </w:r>
      </w:ins>
      <w:r>
        <w:t>or</w:t>
      </w:r>
      <w:del w:id="14523" w:author="GoldenCorpusHarness" w:date="2026-03-28T21:57:49Z">
        <w:r>
          <w:delText>y,</w:delText>
        </w:r>
      </w:del>
      <w:r>
        <w:t xml:space="preserve"> </w:t>
      </w:r>
      <w:del w:id="14524" w:author="GoldenCorpusHarness" w:date="2026-03-28T21:57:49Z">
        <w:r>
          <w:delText>E</w:delText>
        </w:r>
      </w:del>
      <w:r>
        <w:t>thi</w:t>
      </w:r>
      <w:ins w:id="14525" w:author="GoldenCorpusHarness" w:date="2026-03-28T21:57:49Z">
        <w:r>
          <w:t>s proto</w:t>
        </w:r>
      </w:ins>
      <w:r>
        <w:t>c</w:t>
      </w:r>
      <w:del w:id="14526" w:author="GoldenCorpusHarness" w:date="2026-03-28T21:57:49Z">
        <w:r>
          <w:delText>a</w:delText>
        </w:r>
      </w:del>
      <w:ins w:id="14527" w:author="GoldenCorpusHarness" w:date="2026-03-28T21:57:49Z">
        <w:r>
          <w:t>o</w:t>
        </w:r>
      </w:ins>
      <w:r>
        <w:t>l</w:t>
      </w:r>
      <w:del w:id="14528" w:author="GoldenCorpusHarness" w:date="2026-03-28T21:57:49Z">
        <w:r>
          <w:delText>,</w:delText>
        </w:r>
      </w:del>
      <w:r>
        <w:t xml:space="preserve"> and </w:t>
      </w:r>
      <w:del w:id="14529" w:author="GoldenCorpusHarness" w:date="2026-03-28T21:57:49Z">
        <w:r>
          <w:delText>S</w:delText>
        </w:r>
      </w:del>
      <w:r>
        <w:t>t</w:t>
      </w:r>
      <w:del w:id="14530" w:author="GoldenCorpusHarness" w:date="2026-03-28T21:57:49Z">
        <w:r>
          <w:delText>u</w:delText>
        </w:r>
      </w:del>
      <w:ins w:id="14531" w:author="GoldenCorpusHarness" w:date="2026-03-28T21:57:49Z">
        <w:r>
          <w:t>he ran</w:t>
        </w:r>
      </w:ins>
      <w:r>
        <w:t>d</w:t>
      </w:r>
      <w:del w:id="14532" w:author="GoldenCorpusHarness" w:date="2026-03-28T21:57:49Z">
        <w:r>
          <w:delText>y Overs</w:delText>
        </w:r>
      </w:del>
      <w:ins w:id="14533" w:author="GoldenCorpusHarness" w:date="2026-03-28T21:57:49Z">
        <w:r>
          <w:t>om</w:t>
        </w:r>
      </w:ins>
      <w:r>
        <w:t>i</w:t>
      </w:r>
      <w:del w:id="14534" w:author="GoldenCorpusHarness" w:date="2026-03-28T21:57:49Z">
        <w:r>
          <w:delText>ght Consider</w:delText>
        </w:r>
      </w:del>
      <w:ins w:id="14535" w:author="GoldenCorpusHarness" w:date="2026-03-28T21:57:49Z">
        <w:r>
          <w:t>z</w:t>
        </w:r>
      </w:ins>
      <w:r>
        <w:t>ation</w:t>
      </w:r>
      <w:del w:id="14536" w:author="GoldenCorpusHarness" w:date="2026-03-28T21:57:49Z">
        <w:r>
          <w:delText>s</w:delText>
        </w:r>
      </w:del>
      <w:ins w:id="14537" w:author="GoldenCorpusHarness" w:date="2026-03-28T21:57:49Z">
        <w:r>
          <w:t xml:space="preserve"> will be implemented in IVRS/IWRS.</w:t>
        </w:r>
      </w:ins>
    </w:p>
    <w:p ns2:paraId="65BD65BA" ns2:textId="77777777" w:rsidR="00711E3C" w:rsidRDefault="00711E3C" w:rsidP="00D11F61">
      <w:pPr>
        <w:pStyle w:val="Heading3"/>
      </w:pPr>
      <w:del w:id="14538" w:author="GoldenCorpusHarness" w:date="2026-03-28T21:57:49Z">
        <w:r>
          <w:delText>Code</w:delText>
        </w:r>
      </w:del>
      <w:ins w:id="14539" w:author="GoldenCorpusHarness" w:date="2026-03-28T21:57:49Z">
        <w:r>
          <w:t>The investigator and the study team at the Sponsor consisting</w:t>
        </w:r>
      </w:ins>
      <w:r>
        <w:t xml:space="preserve"> of </w:t>
      </w:r>
      <w:del w:id="14540" w:author="GoldenCorpusHarness" w:date="2026-03-28T21:57:49Z">
        <w:r>
          <w:delText>Conduct</w:delText>
        </w:r>
      </w:del>
      <w:ins w:id="14541" w:author="GoldenCorpusHarness" w:date="2026-03-28T21:57:49Z">
        <w:r>
          <w:t>clinical, statistical, statistical programming and data management personnel will be blinded to participant-level PD-L1 biomarker score. An unblinded Sponsor statistician and unblinded Sponsor statistical programmer will have access to the participant-level PD-L1 results</w:t>
        </w:r>
      </w:ins>
      <w:r>
        <w:t xml:space="preserve"> for </w:t>
      </w:r>
      <w:del w:id="14542" w:author="GoldenCorpusHarness" w:date="2026-03-28T21:57:49Z">
        <w:r>
          <w:delText>Clinical Trials</w:delText>
        </w:r>
      </w:del>
      <w:ins w:id="14543" w:author="GoldenCorpusHarness" w:date="2026-03-28T21:57:49Z">
        <w:r>
          <w:t xml:space="preserve">the purpose of data review and will have no other responsibilities associated with the study. A summary of PD L1 biomarker prevalence may be provided to the study team at the Sponsor by the unblinded Sponsor statistician. In addition, the independent radiologist(s) will perform the central imaging review without knowledge of treatment group assignment.  </w:t>
        </w:r>
      </w:ins>
    </w:p>
    <w:p ns2:paraId="2DF48C6E" ns2:textId="0453FF4E" w:rsidR="00711E3C" w:rsidRDefault="00711E3C" w:rsidP="00711E3C">
      <w:pPr>
        <w:pStyle w:val="Paragraph0"/>
        <w:jc w:val="center"/>
        <w:rPr>
          <w:b/>
          <w:sz w:val="18"/>
          <w:szCs w:val="18"/>
        </w:rPr>
      </w:pPr>
      <w:del w:id="14544" w:author="GoldenCorpusHarness" w:date="2026-03-28T21:57:49Z">
        <w:r>
          <w:delText>M</w:delText>
        </w:r>
      </w:del>
      <w:ins w:id="14545" w:author="GoldenCorpusHarness" w:date="2026-03-28T21:57:49Z">
        <w:r>
          <w:t>Blinding issues related to the planned int</w:t>
        </w:r>
      </w:ins>
      <w:r>
        <w:t>er</w:t>
      </w:r>
      <w:ins w:id="14546" w:author="GoldenCorpusHarness" w:date="2026-03-28T21:57:49Z">
        <w:r>
          <w:t>im analyses are des</w:t>
        </w:r>
      </w:ins>
      <w:r>
        <w:t>c</w:t>
      </w:r>
      <w:del w:id="14547" w:author="GoldenCorpusHarness" w:date="2026-03-28T21:57:49Z">
        <w:r>
          <w:delText>k</w:delText>
        </w:r>
      </w:del>
      <w:ins w:id="14548" w:author="GoldenCorpusHarness" w:date="2026-03-28T21:57:49Z">
        <w:r>
          <w:t>ribed in</w:t>
        </w:r>
      </w:ins>
      <w:r>
        <w:t xml:space="preserve"> S</w:t>
      </w:r>
      <w:del w:id="14549" w:author="GoldenCorpusHarness" w:date="2026-03-28T21:57:49Z">
        <w:r>
          <w:delText>harp</w:delText>
        </w:r>
      </w:del>
      <w:ins w:id="14550" w:author="GoldenCorpusHarness" w:date="2026-03-28T21:57:49Z">
        <w:r>
          <w:t>ection</w:t>
        </w:r>
      </w:ins>
      <w:r>
        <w:t xml:space="preserve"> </w:t>
      </w:r>
      <w:del w:id="14551" w:author="GoldenCorpusHarness" w:date="2026-03-28T21:57:49Z">
        <w:r>
          <w:delText>&amp;</w:delText>
        </w:r>
      </w:del>
      <w:ins w:id="14552" w:author="GoldenCorpusHarness" w:date="2026-03-28T21:57:49Z">
        <w:r>
          <w:t>9.7.</w:t>
        </w:r>
      </w:ins>
      <w:r>
        <w:t xml:space="preserve"> </w:t>
      </w:r>
      <w:del w:id="14553" w:author="GoldenCorpusHarness" w:date="2026-03-28T21:57:49Z">
        <w:r>
          <w:delText>Dohme</w:delText>
        </w:r>
      </w:del>
      <w:r>
        <w:t xml:space="preserve"> </w:t>
      </w:r>
      <w:del w:id="14554" w:author="GoldenCorpusHarness" w:date="2026-03-28T21:57:49Z">
        <w:r>
          <w:delText>LLC, Rahway, NJ, USA (MSD)</w:delText>
        </w:r>
      </w:del>
    </w:p>
    <w:p ns2:paraId="19BC151B" ns2:textId="77777777" w:rsidR="00711E3C" w:rsidRDefault="00711E3C" w:rsidP="00711E3C">
      <w:pPr>
        <w:pStyle w:val="Paragraph0"/>
        <w:jc w:val="center"/>
        <w:rPr>
          <w:b/>
          <w:sz w:val="18"/>
          <w:szCs w:val="18"/>
        </w:rPr>
      </w:pPr>
      <w:del w:id="14555" w:author="GoldenCorpusHarness" w:date="2026-03-28T21:57:49Z">
        <w:r>
          <w:delText>C</w:delText>
        </w:r>
      </w:del>
      <w:ins w:id="14556" w:author="GoldenCorpusHarness" w:date="2026-03-28T21:57:49Z">
        <w:r>
          <w:t>Hyp</w:t>
        </w:r>
      </w:ins>
      <w:r>
        <w:t>o</w:t>
      </w:r>
      <w:del w:id="14557" w:author="GoldenCorpusHarness" w:date="2026-03-28T21:57:49Z">
        <w:r>
          <w:delText>d</w:delText>
        </w:r>
      </w:del>
      <w:ins w:id="14558" w:author="GoldenCorpusHarness" w:date="2026-03-28T21:57:49Z">
        <w:r>
          <w:t>th</w:t>
        </w:r>
      </w:ins>
      <w:r>
        <w:t>e</w:t>
      </w:r>
      <w:del w:id="14559" w:author="GoldenCorpusHarness" w:date="2026-03-28T21:57:49Z">
        <w:r>
          <w:delText xml:space="preserve"> of Conduc</w:delText>
        </w:r>
      </w:del>
      <w:ins w:id="14560" w:author="GoldenCorpusHarness" w:date="2026-03-28T21:57:49Z">
        <w:r>
          <w:t>ses/Es</w:t>
        </w:r>
      </w:ins>
      <w:r>
        <w:t>t</w:t>
      </w:r>
      <w:del w:id="14561" w:author="GoldenCorpusHarness" w:date="2026-03-28T21:57:49Z">
        <w:r>
          <w:delText xml:space="preserve"> for Interven</w:delText>
        </w:r>
      </w:del>
      <w:ins w:id="14562" w:author="GoldenCorpusHarness" w:date="2026-03-28T21:57:49Z">
        <w:r>
          <w:t>ima</w:t>
        </w:r>
      </w:ins>
      <w:r>
        <w:t>tion</w:t>
      </w:r>
      <w:del w:id="14563" w:author="GoldenCorpusHarness" w:date="2026-03-28T21:57:49Z">
        <w:r>
          <w:delText>al Clinical Trials</w:delText>
        </w:r>
      </w:del>
    </w:p>
    <w:p ns2:paraId="5F8268AD" ns2:textId="77777777" w:rsidR="00711E3C" w:rsidRDefault="00711E3C" w:rsidP="00711E3C">
      <w:pPr>
        <w:pStyle w:val="Paragraph0"/>
        <w:rPr>
          <w:b/>
          <w:sz w:val="18"/>
          <w:szCs w:val="18"/>
        </w:rPr>
      </w:pPr>
      <w:del w:id="14564" w:author="GoldenCorpusHarness" w:date="2026-03-28T21:57:49Z">
        <w:r>
          <w:delText>I.</w:delText>
        </w:r>
      </w:del>
      <w:ins w:id="14565" w:author="GoldenCorpusHarness" w:date="2026-03-28T21:57:49Z">
        <w:r>
          <w:t>Objectives</w:t>
        </w:r>
      </w:ins>
      <w:r>
        <w:t xml:space="preserve"> </w:t>
      </w:r>
      <w:del w:id="14566" w:author="GoldenCorpusHarness" w:date="2026-03-28T21:57:49Z">
        <w:r>
          <w:delText>I</w:delText>
        </w:r>
      </w:del>
      <w:ins w:id="14567" w:author="GoldenCorpusHarness" w:date="2026-03-28T21:57:49Z">
        <w:r>
          <w:t>a</w:t>
        </w:r>
      </w:ins>
      <w:r>
        <w:t>n</w:t>
      </w:r>
      <w:ins w:id="14568" w:author="GoldenCorpusHarness" w:date="2026-03-28T21:57:49Z">
        <w:r>
          <w:t>d hypo</w:t>
        </w:r>
      </w:ins>
      <w:r>
        <w:t>t</w:t>
      </w:r>
      <w:ins w:id="14569" w:author="GoldenCorpusHarness" w:date="2026-03-28T21:57:49Z">
        <w:r>
          <w:t>heses of the study a</w:t>
        </w:r>
      </w:ins>
      <w:r>
        <w:t>r</w:t>
      </w:r>
      <w:del w:id="14570" w:author="GoldenCorpusHarness" w:date="2026-03-28T21:57:49Z">
        <w:r>
          <w:delText>o</w:delText>
        </w:r>
      </w:del>
      <w:ins w:id="14571" w:author="GoldenCorpusHarness" w:date="2026-03-28T21:57:49Z">
        <w:r>
          <w:t>e state</w:t>
        </w:r>
      </w:ins>
      <w:r>
        <w:t>d</w:t>
      </w:r>
      <w:del w:id="14572" w:author="GoldenCorpusHarness" w:date="2026-03-28T21:57:49Z">
        <w:r>
          <w:delText>u</w:delText>
        </w:r>
      </w:del>
      <w:ins w:id="14573" w:author="GoldenCorpusHarness" w:date="2026-03-28T21:57:49Z">
        <w:r>
          <w:t xml:space="preserve"> in Se</w:t>
        </w:r>
      </w:ins>
      <w:r>
        <w:t>ction</w:t>
      </w:r>
      <w:ins w:id="14574" w:author="GoldenCorpusHarness" w:date="2026-03-28T21:57:49Z">
        <w:r>
          <w:t xml:space="preserve"> 3.0 – Hypotheses, Objectives and Endpoints.</w:t>
        </w:r>
      </w:ins>
    </w:p>
    <w:p ns2:paraId="28F693B5" ns2:textId="77777777" w:rsidR="00711E3C" w:rsidRDefault="00711E3C" w:rsidP="00711E3C">
      <w:pPr>
        <w:pStyle w:val="Paragraph0"/>
        <w:rPr>
          <w:b/>
          <w:sz w:val="18"/>
          <w:szCs w:val="18"/>
          <w:u w:val="single"/>
        </w:rPr>
      </w:pPr>
      <w:r>
        <w:t>A</w:t>
      </w:r>
      <w:del w:id="14575" w:author="GoldenCorpusHarness" w:date="2026-03-28T21:57:49Z">
        <w:r>
          <w:delText>.</w:delText>
        </w:r>
      </w:del>
      <w:ins w:id="14576" w:author="GoldenCorpusHarness" w:date="2026-03-28T21:57:49Z">
        <w:r>
          <w:t>nalysis</w:t>
        </w:r>
      </w:ins>
      <w:r>
        <w:t xml:space="preserve"> </w:t>
      </w:r>
      <w:del w:id="14577" w:author="GoldenCorpusHarness" w:date="2026-03-28T21:57:49Z">
        <w:r>
          <w:delText>Pur</w:delText>
        </w:r>
      </w:del>
      <w:ins w:id="14578" w:author="GoldenCorpusHarness" w:date="2026-03-28T21:57:49Z">
        <w:r>
          <w:t>End</w:t>
        </w:r>
      </w:ins>
      <w:r>
        <w:t>po</w:t>
      </w:r>
      <w:ins w:id="14579" w:author="GoldenCorpusHarness" w:date="2026-03-28T21:57:49Z">
        <w:r>
          <w:t>int</w:t>
        </w:r>
      </w:ins>
      <w:r>
        <w:t>s</w:t>
      </w:r>
      <w:del w:id="14580" w:author="GoldenCorpusHarness" w:date="2026-03-28T21:57:49Z">
        <w:r>
          <w:delText>e</w:delText>
        </w:r>
      </w:del>
    </w:p>
    <w:p ns2:paraId="168D5EF3" ns2:textId="77777777" w:rsidR="00711E3C" w:rsidRDefault="00711E3C" w:rsidP="00711E3C">
      <w:pPr>
        <w:pStyle w:val="Paragraph0"/>
        <w:ind w:left="720"/>
        <w:rPr>
          <w:sz w:val="18"/>
          <w:szCs w:val="18"/>
        </w:rPr>
      </w:pPr>
      <w:del w:id="14581" w:author="GoldenCorpusHarness" w:date="2026-03-28T21:57:49Z">
        <w:r>
          <w:delText>MSD,</w:delText>
        </w:r>
      </w:del>
      <w:ins w:id="14582" w:author="GoldenCorpusHarness" w:date="2026-03-28T21:57:49Z">
        <w:r>
          <w:t>Efficacy and safety endpoints</w:t>
        </w:r>
      </w:ins>
      <w:r>
        <w:t xml:space="preserve"> th</w:t>
      </w:r>
      <w:del w:id="14583" w:author="GoldenCorpusHarness" w:date="2026-03-28T21:57:49Z">
        <w:r>
          <w:delText>rough</w:delText>
        </w:r>
      </w:del>
      <w:ins w:id="14584" w:author="GoldenCorpusHarness" w:date="2026-03-28T21:57:49Z">
        <w:r>
          <w:t>at</w:t>
        </w:r>
      </w:ins>
      <w:r>
        <w:t xml:space="preserve"> </w:t>
      </w:r>
      <w:ins w:id="14585" w:author="GoldenCorpusHarness" w:date="2026-03-28T21:57:49Z">
        <w:r>
          <w:t>w</w:t>
        </w:r>
      </w:ins>
      <w:r>
        <w:t>i</w:t>
      </w:r>
      <w:del w:id="14586" w:author="GoldenCorpusHarness" w:date="2026-03-28T21:57:49Z">
        <w:r>
          <w:delText>ts subsidiaries, conducts c</w:delText>
        </w:r>
      </w:del>
      <w:r>
        <w:t>l</w:t>
      </w:r>
      <w:del w:id="14587" w:author="GoldenCorpusHarness" w:date="2026-03-28T21:57:49Z">
        <w:r>
          <w:delText>inica</w:delText>
        </w:r>
      </w:del>
      <w:r>
        <w:t xml:space="preserve">l </w:t>
      </w:r>
      <w:del w:id="14588" w:author="GoldenCorpusHarness" w:date="2026-03-28T21:57:49Z">
        <w:r>
          <w:delText>trials worldwid</w:delText>
        </w:r>
      </w:del>
      <w:ins w:id="14589" w:author="GoldenCorpusHarness" w:date="2026-03-28T21:57:49Z">
        <w:r>
          <w:t>b</w:t>
        </w:r>
      </w:ins>
      <w:r>
        <w:t>e</w:t>
      </w:r>
      <w:del w:id="14590" w:author="GoldenCorpusHarness" w:date="2026-03-28T21:57:49Z">
        <w:r>
          <w:delText xml:space="preserve"> to</w:delText>
        </w:r>
      </w:del>
      <w:r>
        <w:t xml:space="preserve"> evaluate</w:t>
      </w:r>
      <w:del w:id="14591" w:author="GoldenCorpusHarness" w:date="2026-03-28T21:57:49Z">
        <w:r>
          <w:delText xml:space="preserve"> the safety an</w:delText>
        </w:r>
      </w:del>
      <w:r>
        <w:t>d</w:t>
      </w:r>
      <w:del w:id="14592" w:author="GoldenCorpusHarness" w:date="2026-03-28T21:57:49Z">
        <w:r>
          <w:delText xml:space="preserve"> effectiveness of our products. As such, we</w:delText>
        </w:r>
      </w:del>
      <w:r>
        <w:t xml:space="preserve"> are </w:t>
      </w:r>
      <w:del w:id="14593" w:author="GoldenCorpusHarness" w:date="2026-03-28T21:57:49Z">
        <w:r>
          <w:delText>comm</w:delText>
        </w:r>
      </w:del>
      <w:ins w:id="14594" w:author="GoldenCorpusHarness" w:date="2026-03-28T21:57:49Z">
        <w:r>
          <w:t>l</w:t>
        </w:r>
      </w:ins>
      <w:r>
        <w:t>i</w:t>
      </w:r>
      <w:del w:id="14595" w:author="GoldenCorpusHarness" w:date="2026-03-28T21:57:49Z">
        <w:r>
          <w:delText>t</w:delText>
        </w:r>
      </w:del>
      <w:ins w:id="14596" w:author="GoldenCorpusHarness" w:date="2026-03-28T21:57:49Z">
        <w:r>
          <w:t>s</w:t>
        </w:r>
      </w:ins>
      <w:r>
        <w:t xml:space="preserve">ted </w:t>
      </w:r>
      <w:del w:id="14597" w:author="GoldenCorpusHarness" w:date="2026-03-28T21:57:49Z">
        <w:r>
          <w:delText xml:space="preserve">to designing, implementing, conducting, analyzing, and reporting these trials in compliance with the highest ethical and scientific standards. Protection of participants in clinical trials is the overriding concern in the design and conduct of clinical trials. In all cases, MSD clinical trials will </w:delText>
        </w:r>
      </w:del>
      <w:r>
        <w:t>be</w:t>
      </w:r>
      <w:del w:id="14598" w:author="GoldenCorpusHarness" w:date="2026-03-28T21:57:49Z">
        <w:r>
          <w:delText xml:space="preserve"> conducted in compliance with </w:delText>
        </w:r>
      </w:del>
      <w:r>
        <w:t>lo</w:t>
      </w:r>
      <w:del w:id="14599" w:author="GoldenCorpusHarness" w:date="2026-03-28T21:57:49Z">
        <w:r>
          <w:delText xml:space="preserve">cal and/or national regulations (including all applicable data protection regulations), and International Council for Harmonisation Good Clinical Practice (ICH-GCP), and also in accordance </w:delText>
        </w:r>
      </w:del>
      <w:r>
        <w:t>w</w:t>
      </w:r>
      <w:del w:id="14600" w:author="GoldenCorpusHarness" w:date="2026-03-28T21:57:49Z">
        <w:r>
          <w:delText>ith the ethical principles that have their origin in the Declaration of Helsinki</w:delText>
        </w:r>
      </w:del>
      <w:r>
        <w:t>.</w:t>
      </w:r>
    </w:p>
    <w:p ns2:paraId="48803BBC" ns2:textId="77777777" w:rsidR="00711E3C" w:rsidRDefault="00711E3C" w:rsidP="00711E3C">
      <w:pPr>
        <w:pStyle w:val="Paragraph0"/>
        <w:ind w:firstLine="360"/>
        <w:rPr>
          <w:b/>
          <w:sz w:val="18"/>
          <w:szCs w:val="18"/>
          <w:u w:val="single"/>
        </w:rPr>
      </w:pPr>
      <w:del w:id="14601" w:author="GoldenCorpusHarness" w:date="2026-03-28T21:57:49Z">
        <w:r>
          <w:delText>B.</w:delText>
        </w:r>
      </w:del>
      <w:ins w:id="14602" w:author="GoldenCorpusHarness" w:date="2026-03-28T21:57:49Z">
        <w:r>
          <w:t>Efficacy</w:t>
        </w:r>
      </w:ins>
      <w:r>
        <w:t xml:space="preserve"> </w:t>
      </w:r>
      <w:del w:id="14603" w:author="GoldenCorpusHarness" w:date="2026-03-28T21:57:49Z">
        <w:r>
          <w:delText>Sc</w:delText>
        </w:r>
      </w:del>
      <w:ins w:id="14604" w:author="GoldenCorpusHarness" w:date="2026-03-28T21:57:49Z">
        <w:r>
          <w:t>Endp</w:t>
        </w:r>
      </w:ins>
      <w:r>
        <w:t>o</w:t>
      </w:r>
      <w:del w:id="14605" w:author="GoldenCorpusHarness" w:date="2026-03-28T21:57:49Z">
        <w:r>
          <w:delText>pe</w:delText>
        </w:r>
      </w:del>
      <w:ins w:id="14606" w:author="GoldenCorpusHarness" w:date="2026-03-28T21:57:49Z">
        <w:r>
          <w:t>ints</w:t>
        </w:r>
      </w:ins>
    </w:p>
    <w:p ns2:paraId="7A80829F" ns2:textId="77777777" w:rsidR="00711E3C" w:rsidRDefault="00711E3C" w:rsidP="00711E3C">
      <w:pPr>
        <w:pStyle w:val="Paragraph0"/>
        <w:ind w:left="720"/>
        <w:rPr>
          <w:sz w:val="18"/>
          <w:szCs w:val="18"/>
        </w:rPr>
      </w:pPr>
      <w:del w:id="14607" w:author="GoldenCorpusHarness" w:date="2026-03-28T21:57:49Z">
        <w:r>
          <w:delText>H</w:delText>
        </w:r>
      </w:del>
      <w:ins w:id="14608" w:author="GoldenCorpusHarness" w:date="2026-03-28T21:57:49Z">
        <w:r>
          <w:t>Pr</w:t>
        </w:r>
      </w:ins>
      <w:r>
        <w:t>i</w:t>
      </w:r>
      <w:del w:id="14609" w:author="GoldenCorpusHarness" w:date="2026-03-28T21:57:49Z">
        <w:r>
          <w:delText>ghest ethical and scientific stand</w:delText>
        </w:r>
      </w:del>
      <w:ins w:id="14610" w:author="GoldenCorpusHarness" w:date="2026-03-28T21:57:49Z">
        <w:r>
          <w:t>m</w:t>
        </w:r>
      </w:ins>
      <w:r>
        <w:t>ar</w:t>
      </w:r>
      <w:del w:id="14611" w:author="GoldenCorpusHarness" w:date="2026-03-28T21:57:49Z">
        <w:r>
          <w:delText>ds shall be endorsed for all clinical interventional investigations sponsored b</w:delText>
        </w:r>
      </w:del>
      <w:r>
        <w:t>y</w:t>
      </w:r>
      <w:del w:id="14612" w:author="GoldenCorpusHarness" w:date="2026-03-28T21:57:49Z">
        <w:r>
          <w:delText xml:space="preserve">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delText>
        </w:r>
      </w:del>
    </w:p>
    <w:p ns2:paraId="2F1FFA1C" ns2:textId="77777777" w:rsidR="00711E3C" w:rsidRDefault="00711E3C" w:rsidP="00711E3C">
      <w:pPr>
        <w:pStyle w:val="Paragraph0"/>
        <w:rPr>
          <w:b/>
          <w:sz w:val="18"/>
          <w:szCs w:val="18"/>
          <w:u w:val="single"/>
        </w:rPr>
      </w:pPr>
      <w:del w:id="14613" w:author="GoldenCorpusHarness" w:date="2026-03-28T21:57:49Z">
        <w:r>
          <w:delText>II. S</w:delText>
        </w:r>
      </w:del>
      <w:ins w:id="14614" w:author="GoldenCorpusHarness" w:date="2026-03-28T21:57:49Z">
        <w:r>
          <w:t>Obje</w:t>
        </w:r>
      </w:ins>
      <w:r>
        <w:t>c</w:t>
      </w:r>
      <w:del w:id="14615" w:author="GoldenCorpusHarness" w:date="2026-03-28T21:57:49Z">
        <w:r>
          <w:delText>ien</w:delText>
        </w:r>
      </w:del>
      <w:r>
        <w:t>ti</w:t>
      </w:r>
      <w:del w:id="14616" w:author="GoldenCorpusHarness" w:date="2026-03-28T21:57:49Z">
        <w:r>
          <w:delText>fic</w:delText>
        </w:r>
      </w:del>
      <w:ins w:id="14617" w:author="GoldenCorpusHarness" w:date="2026-03-28T21:57:49Z">
        <w:r>
          <w:t>ve</w:t>
        </w:r>
      </w:ins>
      <w:r>
        <w:t xml:space="preserve"> </w:t>
      </w:r>
      <w:del w:id="14618" w:author="GoldenCorpusHarness" w:date="2026-03-28T21:57:49Z">
        <w:r>
          <w:delText>Issu</w:delText>
        </w:r>
      </w:del>
      <w:ins w:id="14619" w:author="GoldenCorpusHarness" w:date="2026-03-28T21:57:49Z">
        <w:r>
          <w:t>R</w:t>
        </w:r>
      </w:ins>
      <w:r>
        <w:t>es</w:t>
      </w:r>
      <w:ins w:id="14620" w:author="GoldenCorpusHarness" w:date="2026-03-28T21:57:49Z">
        <w:r>
          <w:t>ponse Rate</w:t>
        </w:r>
      </w:ins>
    </w:p>
    <w:p ns2:paraId="78CAD0D2" ns2:textId="77777777" w:rsidR="00711E3C" w:rsidRDefault="00711E3C" w:rsidP="00711E3C">
      <w:pPr>
        <w:pStyle w:val="Paragraph0"/>
        <w:rPr>
          <w:b/>
          <w:sz w:val="18"/>
          <w:szCs w:val="18"/>
          <w:u w:val="single"/>
        </w:rPr>
      </w:pPr>
      <w:del w:id="14621" w:author="GoldenCorpusHarness" w:date="2026-03-28T21:57:49Z">
        <w:r>
          <w:delText>A. Trial Conduct</w:delText>
        </w:r>
      </w:del>
    </w:p>
    <w:p ns2:paraId="17BA0187" ns2:textId="77777777" w:rsidR="00711E3C" w:rsidRDefault="00711E3C" w:rsidP="00711E3C">
      <w:pPr>
        <w:pStyle w:val="Paragraph0"/>
        <w:ind w:left="720"/>
        <w:rPr>
          <w:b/>
          <w:sz w:val="18"/>
          <w:szCs w:val="18"/>
          <w:u w:val="single"/>
        </w:rPr>
      </w:pPr>
      <w:del w:id="14622" w:author="GoldenCorpusHarness" w:date="2026-03-28T21:57:49Z">
        <w:r>
          <w:delText>1.</w:delText>
        </w:r>
      </w:del>
      <w:ins w:id="14623" w:author="GoldenCorpusHarness" w:date="2026-03-28T21:57:49Z">
        <w:r>
          <w:t>The</w:t>
        </w:r>
      </w:ins>
      <w:r>
        <w:t xml:space="preserve"> </w:t>
      </w:r>
      <w:del w:id="14624" w:author="GoldenCorpusHarness" w:date="2026-03-28T21:57:49Z">
        <w:r>
          <w:delText>T</w:delText>
        </w:r>
      </w:del>
      <w:ins w:id="14625" w:author="GoldenCorpusHarness" w:date="2026-03-28T21:57:49Z">
        <w:r>
          <w:t>ORR is defined as the pe</w:t>
        </w:r>
      </w:ins>
      <w:r>
        <w:t>r</w:t>
      </w:r>
      <w:ins w:id="14626" w:author="GoldenCorpusHarness" w:date="2026-03-28T21:57:49Z">
        <w:r>
          <w:t>centage of participants who achieve a confirmed complete response or part</w:t>
        </w:r>
      </w:ins>
      <w:r>
        <w:t xml:space="preserve">ial </w:t>
      </w:r>
      <w:del w:id="14627" w:author="GoldenCorpusHarness" w:date="2026-03-28T21:57:49Z">
        <w:r>
          <w:delText>D</w:delText>
        </w:r>
      </w:del>
      <w:ins w:id="14628" w:author="GoldenCorpusHarness" w:date="2026-03-28T21:57:49Z">
        <w:r>
          <w:t>r</w:t>
        </w:r>
      </w:ins>
      <w:r>
        <w:t>es</w:t>
      </w:r>
      <w:del w:id="14629" w:author="GoldenCorpusHarness" w:date="2026-03-28T21:57:49Z">
        <w:r>
          <w:delText>ig</w:delText>
        </w:r>
      </w:del>
      <w:ins w:id="14630" w:author="GoldenCorpusHarness" w:date="2026-03-28T21:57:49Z">
        <w:r>
          <w:t>po</w:t>
        </w:r>
      </w:ins>
      <w:r>
        <w:t>n</w:t>
      </w:r>
      <w:ins w:id="14631" w:author="GoldenCorpusHarness" w:date="2026-03-28T21:57:49Z">
        <w:r>
          <w:t>se per RECIST 1.1 as assessed by BICR.</w:t>
        </w:r>
      </w:ins>
    </w:p>
    <w:p ns2:paraId="55D9479F" ns2:textId="77777777" w:rsidR="00711E3C" w:rsidRDefault="00711E3C" w:rsidP="00711E3C">
      <w:pPr>
        <w:pStyle w:val="Paragraph0"/>
        <w:ind w:left="1080"/>
        <w:rPr>
          <w:sz w:val="18"/>
          <w:szCs w:val="18"/>
        </w:rPr>
      </w:pPr>
      <w:del w:id="14632" w:author="GoldenCorpusHarness" w:date="2026-03-28T21:57:49Z">
        <w:r>
          <w:delText>Except f</w:delText>
        </w:r>
      </w:del>
      <w:ins w:id="14633" w:author="GoldenCorpusHarness" w:date="2026-03-28T21:57:49Z">
        <w:r>
          <w:t>Pr</w:t>
        </w:r>
      </w:ins>
      <w:r>
        <w:t>o</w:t>
      </w:r>
      <w:ins w:id="14634" w:author="GoldenCorpusHarness" w:date="2026-03-28T21:57:49Z">
        <w:r>
          <w:t>g</w:t>
        </w:r>
      </w:ins>
      <w:r>
        <w:t>r</w:t>
      </w:r>
      <w:del w:id="14635" w:author="GoldenCorpusHarness" w:date="2026-03-28T21:57:49Z">
        <w:r>
          <w:delText xml:space="preserve"> pilot or </w:delText>
        </w:r>
      </w:del>
      <w:r>
        <w:t>es</w:t>
      </w:r>
      <w:del w:id="14636" w:author="GoldenCorpusHarness" w:date="2026-03-28T21:57:49Z">
        <w:r>
          <w:delText>timat</w:delText>
        </w:r>
      </w:del>
      <w:ins w:id="14637" w:author="GoldenCorpusHarness" w:date="2026-03-28T21:57:49Z">
        <w:r>
          <w:t>s</w:t>
        </w:r>
      </w:ins>
      <w:r>
        <w:t>ion</w:t>
      </w:r>
      <w:del w:id="14638" w:author="GoldenCorpusHarness" w:date="2026-03-28T21:57:49Z">
        <w:r>
          <w:delText xml:space="preserve"> t</w:delText>
        </w:r>
      </w:del>
      <w:ins w:id="14639" w:author="GoldenCorpusHarness" w:date="2026-03-28T21:57:49Z">
        <w:r>
          <w:t>-f</w:t>
        </w:r>
      </w:ins>
      <w:r>
        <w:t>r</w:t>
      </w:r>
      <w:del w:id="14640" w:author="GoldenCorpusHarness" w:date="2026-03-28T21:57:49Z">
        <w:r>
          <w:delText>ials, clinical trial protocols will b</w:delText>
        </w:r>
      </w:del>
      <w:ins w:id="14641" w:author="GoldenCorpusHarness" w:date="2026-03-28T21:57:49Z">
        <w:r>
          <w:t>e</w:t>
        </w:r>
      </w:ins>
      <w:r>
        <w:t xml:space="preserve">e </w:t>
      </w:r>
      <w:del w:id="14642" w:author="GoldenCorpusHarness" w:date="2026-03-28T21:57:49Z">
        <w:r>
          <w:delText>hypothes</w:delText>
        </w:r>
      </w:del>
      <w:ins w:id="14643" w:author="GoldenCorpusHarness" w:date="2026-03-28T21:57:49Z">
        <w:r>
          <w:t>Surv</w:t>
        </w:r>
      </w:ins>
      <w:r>
        <w:t>i</w:t>
      </w:r>
      <w:del w:id="14644" w:author="GoldenCorpusHarness" w:date="2026-03-28T21:57:49Z">
        <w:r>
          <w:delText xml:space="preserve">s-driven to assess safety, efficacy and/or pharmacokinetic or pharmacodynamic indices of MSD or comparator products. Alternatively, MSD may conduct outcomes research trials, trials to assess or </w:delText>
        </w:r>
      </w:del>
      <w:r>
        <w:t>val</w:t>
      </w:r>
      <w:del w:id="14645" w:author="GoldenCorpusHarness" w:date="2026-03-28T21:57:49Z">
        <w:r>
          <w:delText>idate various endpoint measures, or trials to determine patient preferences, etc.</w:delText>
        </w:r>
      </w:del>
    </w:p>
    <w:p ns2:paraId="0B9D85B7" ns2:textId="77777777" w:rsidR="00711E3C" w:rsidRDefault="00711E3C" w:rsidP="00711E3C">
      <w:pPr>
        <w:pStyle w:val="Paragraph0"/>
        <w:ind w:left="1080"/>
        <w:rPr>
          <w:sz w:val="18"/>
          <w:szCs w:val="18"/>
        </w:rPr>
      </w:pPr>
      <w:del w:id="14646" w:author="GoldenCorpusHarness" w:date="2026-03-28T21:57:49Z">
        <w:r>
          <w:delText xml:space="preserve">The design (i.e., participant population, duration, statistical power) must be adequate to address the specific purpose of the trial. Participants must meet protocol entry criteria to be enrolled in the trial. </w:delText>
        </w:r>
      </w:del>
    </w:p>
    <w:p ns2:paraId="351F86FC" ns2:textId="77777777" w:rsidR="00711E3C" w:rsidRDefault="00711E3C" w:rsidP="00E30E97">
      <w:pPr>
        <w:pStyle w:val="Paragraph0"/>
        <w:keepNext/>
        <w:keepLines/>
        <w:ind w:firstLine="360"/>
        <w:rPr>
          <w:b/>
          <w:sz w:val="18"/>
          <w:szCs w:val="18"/>
          <w:u w:val="single"/>
        </w:rPr>
      </w:pPr>
      <w:del w:id="14647" w:author="GoldenCorpusHarness" w:date="2026-03-28T21:57:49Z">
        <w:r>
          <w:delText>2. Site Se</w:delText>
        </w:r>
      </w:del>
      <w:ins w:id="14648" w:author="GoldenCorpusHarness" w:date="2026-03-28T21:57:49Z">
        <w:r>
          <w:t>PFS is defined as the time from randomization to the first documented disease progression per RECIST 1.1 by BICR or death due to any cause, whichever occurs first. See Section 9.6.1 – Statistica</w:t>
        </w:r>
      </w:ins>
      <w:r>
        <w:t>l</w:t>
      </w:r>
      <w:del w:id="14649" w:author="GoldenCorpusHarness" w:date="2026-03-28T21:57:49Z">
        <w:r>
          <w:delText>ection</w:delText>
        </w:r>
      </w:del>
      <w:ins w:id="14650" w:author="GoldenCorpusHarness" w:date="2026-03-28T21:57:49Z">
        <w:r>
          <w:t xml:space="preserve"> Methods for Efficacy Analyses for definition of censoring.</w:t>
        </w:r>
      </w:ins>
    </w:p>
    <w:p ns2:paraId="158A52A8" ns2:textId="77777777" w:rsidR="00711E3C" w:rsidRDefault="00711E3C" w:rsidP="00E30E97">
      <w:pPr>
        <w:pStyle w:val="Paragraph0"/>
        <w:keepNext/>
        <w:keepLines/>
        <w:ind w:left="1080"/>
        <w:rPr>
          <w:sz w:val="18"/>
          <w:szCs w:val="18"/>
        </w:rPr>
      </w:pPr>
      <w:del w:id="14651" w:author="GoldenCorpusHarness" w:date="2026-03-28T21:57:49Z">
        <w:r>
          <w:delText>MSD selects in</w:delText>
        </w:r>
      </w:del>
      <w:ins w:id="14652" w:author="GoldenCorpusHarness" w:date="2026-03-28T21:57:49Z">
        <w:r>
          <w:t>O</w:t>
        </w:r>
      </w:ins>
      <w:r>
        <w:t>ve</w:t>
      </w:r>
      <w:del w:id="14653" w:author="GoldenCorpusHarness" w:date="2026-03-28T21:57:49Z">
        <w:r>
          <w:delText>stig</w:delText>
        </w:r>
      </w:del>
      <w:ins w:id="14654" w:author="GoldenCorpusHarness" w:date="2026-03-28T21:57:49Z">
        <w:r>
          <w:t>r</w:t>
        </w:r>
      </w:ins>
      <w:r>
        <w:t>a</w:t>
      </w:r>
      <w:del w:id="14655" w:author="GoldenCorpusHarness" w:date="2026-03-28T21:57:49Z">
        <w:r>
          <w:delText>tive sites based on medical expertise, access to appropriate participants, adequacy of facilities and staff, previous performance in clinical trials, as we</w:delText>
        </w:r>
      </w:del>
      <w:r>
        <w:t xml:space="preserve">ll </w:t>
      </w:r>
      <w:del w:id="14656" w:author="GoldenCorpusHarness" w:date="2026-03-28T21:57:49Z">
        <w:r>
          <w:delText>as b</w:delText>
        </w:r>
      </w:del>
      <w:ins w:id="14657" w:author="GoldenCorpusHarness" w:date="2026-03-28T21:57:49Z">
        <w:r>
          <w:t>S</w:t>
        </w:r>
      </w:ins>
      <w:r>
        <w:t>u</w:t>
      </w:r>
      <w:del w:id="14658" w:author="GoldenCorpusHarness" w:date="2026-03-28T21:57:49Z">
        <w:r>
          <w:delText>dgeta</w:delText>
        </w:r>
      </w:del>
      <w:r>
        <w:t>r</w:t>
      </w:r>
      <w:del w:id="14659" w:author="GoldenCorpusHarness" w:date="2026-03-28T21:57:49Z">
        <w:r>
          <w:delText>y cons</w:delText>
        </w:r>
      </w:del>
      <w:ins w:id="14660" w:author="GoldenCorpusHarness" w:date="2026-03-28T21:57:49Z">
        <w:r>
          <w:t>v</w:t>
        </w:r>
      </w:ins>
      <w:r>
        <w:t>i</w:t>
      </w:r>
      <w:del w:id="14661" w:author="GoldenCorpusHarness" w:date="2026-03-28T21:57:49Z">
        <w:r>
          <w:delText>derations. Prior to trial initiation, sites are e</w:delText>
        </w:r>
      </w:del>
      <w:r>
        <w:t>val</w:t>
      </w:r>
      <w:del w:id="14662" w:author="GoldenCorpusHarness" w:date="2026-03-28T21:57:49Z">
        <w:r>
          <w:delText>uated by MSD personnel (or individuals acting on behalf of MSD) to assess the ability to successfully conduct the trial.</w:delText>
        </w:r>
      </w:del>
    </w:p>
    <w:p ns2:paraId="7691BA17" ns2:textId="77777777" w:rsidR="00711E3C" w:rsidRDefault="00711E3C" w:rsidP="00711E3C">
      <w:pPr>
        <w:pStyle w:val="Paragraph0"/>
        <w:ind w:left="720"/>
        <w:rPr>
          <w:b/>
          <w:sz w:val="18"/>
          <w:szCs w:val="18"/>
          <w:u w:val="single"/>
        </w:rPr>
      </w:pPr>
      <w:del w:id="14663" w:author="GoldenCorpusHarness" w:date="2026-03-28T21:57:49Z">
        <w:r>
          <w:delText>3. Site Monitoring/Scientific Integrity</w:delText>
        </w:r>
      </w:del>
    </w:p>
    <w:p ns2:paraId="4F9CF3FF" ns2:textId="77777777" w:rsidR="00711E3C" w:rsidRDefault="00711E3C" w:rsidP="00711E3C">
      <w:pPr>
        <w:pStyle w:val="Paragraph0"/>
        <w:ind w:left="1080"/>
        <w:rPr>
          <w:sz w:val="18"/>
          <w:szCs w:val="18"/>
        </w:rPr>
      </w:pPr>
      <w:del w:id="14664" w:author="GoldenCorpusHarness" w:date="2026-03-28T21:57:49Z">
        <w:r>
          <w:delText>Invest</w:delText>
        </w:r>
      </w:del>
      <w:ins w:id="14665" w:author="GoldenCorpusHarness" w:date="2026-03-28T21:57:49Z">
        <w:r>
          <w:t xml:space="preserve">OS </w:t>
        </w:r>
      </w:ins>
      <w:r>
        <w:t>i</w:t>
      </w:r>
      <w:del w:id="14666" w:author="GoldenCorpusHarness" w:date="2026-03-28T21:57:49Z">
        <w:r>
          <w:delText>gative trial site</w:delText>
        </w:r>
      </w:del>
      <w:r>
        <w:t xml:space="preserve">s </w:t>
      </w:r>
      <w:del w:id="14667" w:author="GoldenCorpusHarness" w:date="2026-03-28T21:57:49Z">
        <w:r>
          <w:delText>ar</w:delText>
        </w:r>
      </w:del>
      <w:ins w:id="14668" w:author="GoldenCorpusHarness" w:date="2026-03-28T21:57:49Z">
        <w:r>
          <w:t>d</w:t>
        </w:r>
      </w:ins>
      <w:r>
        <w:t>e</w:t>
      </w:r>
      <w:del w:id="14669" w:author="GoldenCorpusHarness" w:date="2026-03-28T21:57:49Z">
        <w:r>
          <w:delText xml:space="preserve"> mo</w:delText>
        </w:r>
      </w:del>
      <w:ins w:id="14670" w:author="GoldenCorpusHarness" w:date="2026-03-28T21:57:49Z">
        <w:r>
          <w:t>fi</w:t>
        </w:r>
      </w:ins>
      <w:r>
        <w:t>n</w:t>
      </w:r>
      <w:del w:id="14671" w:author="GoldenCorpusHarness" w:date="2026-03-28T21:57:49Z">
        <w:r>
          <w:delText>itor</w:delText>
        </w:r>
      </w:del>
      <w:r>
        <w:t xml:space="preserve">ed </w:t>
      </w:r>
      <w:del w:id="14672" w:author="GoldenCorpusHarness" w:date="2026-03-28T21:57:49Z">
        <w:r>
          <w:delText xml:space="preserve">to </w:delText>
        </w:r>
      </w:del>
      <w:r>
        <w:t>as</w:t>
      </w:r>
      <w:del w:id="14673" w:author="GoldenCorpusHarness" w:date="2026-03-28T21:57:49Z">
        <w:r>
          <w:delText>sess compliance with</w:delText>
        </w:r>
      </w:del>
      <w:r>
        <w:t xml:space="preserve"> the t</w:t>
      </w:r>
      <w:del w:id="14674" w:author="GoldenCorpusHarness" w:date="2026-03-28T21:57:49Z">
        <w:r>
          <w:delText>r</w:delText>
        </w:r>
      </w:del>
      <w:r>
        <w:t>i</w:t>
      </w:r>
      <w:del w:id="14675" w:author="GoldenCorpusHarness" w:date="2026-03-28T21:57:49Z">
        <w:r>
          <w:delText>al</w:delText>
        </w:r>
      </w:del>
      <w:ins w:id="14676" w:author="GoldenCorpusHarness" w:date="2026-03-28T21:57:49Z">
        <w:r>
          <w:t>me</w:t>
        </w:r>
      </w:ins>
      <w:r>
        <w:t xml:space="preserve"> </w:t>
      </w:r>
      <w:del w:id="14677" w:author="GoldenCorpusHarness" w:date="2026-03-28T21:57:49Z">
        <w:r>
          <w:delText>p</w:delText>
        </w:r>
      </w:del>
      <w:ins w:id="14678" w:author="GoldenCorpusHarness" w:date="2026-03-28T21:57:49Z">
        <w:r>
          <w:t>f</w:t>
        </w:r>
      </w:ins>
      <w:r>
        <w:t>ro</w:t>
      </w:r>
      <w:del w:id="14679" w:author="GoldenCorpusHarness" w:date="2026-03-28T21:57:49Z">
        <w:r>
          <w:delText>tocol</w:delText>
        </w:r>
      </w:del>
      <w:ins w:id="14680" w:author="GoldenCorpusHarness" w:date="2026-03-28T21:57:49Z">
        <w:r>
          <w:t>m</w:t>
        </w:r>
      </w:ins>
      <w:r>
        <w:t xml:space="preserve"> </w:t>
      </w:r>
      <w:ins w:id="14681" w:author="GoldenCorpusHarness" w:date="2026-03-28T21:57:49Z">
        <w:r>
          <w:t>r</w:t>
        </w:r>
      </w:ins>
      <w:r>
        <w:t>and</w:t>
      </w:r>
      <w:del w:id="14682" w:author="GoldenCorpusHarness" w:date="2026-03-28T21:57:49Z">
        <w:r>
          <w:delText xml:space="preserve"> Good Clinical Practice (GCP). MSD reviews clinical data for accuracy, c</w:delText>
        </w:r>
      </w:del>
      <w:r>
        <w:t>om</w:t>
      </w:r>
      <w:del w:id="14683" w:author="GoldenCorpusHarness" w:date="2026-03-28T21:57:49Z">
        <w:r>
          <w:delText>pleteness, and cons</w:delText>
        </w:r>
      </w:del>
      <w:r>
        <w:t>i</w:t>
      </w:r>
      <w:del w:id="14684" w:author="GoldenCorpusHarness" w:date="2026-03-28T21:57:49Z">
        <w:r>
          <w:delText>stency. Data are verified versus source document</w:delText>
        </w:r>
      </w:del>
      <w:ins w:id="14685" w:author="GoldenCorpusHarness" w:date="2026-03-28T21:57:49Z">
        <w:r>
          <w:t>z</w:t>
        </w:r>
      </w:ins>
      <w:r>
        <w:t xml:space="preserve">ation </w:t>
      </w:r>
      <w:ins w:id="14686" w:author="GoldenCorpusHarness" w:date="2026-03-28T21:57:49Z">
        <w:r>
          <w:t>to de</w:t>
        </w:r>
      </w:ins>
      <w:r>
        <w:t>a</w:t>
      </w:r>
      <w:del w:id="14687" w:author="GoldenCorpusHarness" w:date="2026-03-28T21:57:49Z">
        <w:r>
          <w:delText>ccor</w:delText>
        </w:r>
      </w:del>
      <w:ins w:id="14688" w:author="GoldenCorpusHarness" w:date="2026-03-28T21:57:49Z">
        <w:r>
          <w:t xml:space="preserve">th </w:t>
        </w:r>
      </w:ins>
      <w:r>
        <w:t>d</w:t>
      </w:r>
      <w:del w:id="14689" w:author="GoldenCorpusHarness" w:date="2026-03-28T21:57:49Z">
        <w:r>
          <w:delText>ing</w:delText>
        </w:r>
      </w:del>
      <w:ins w:id="14690" w:author="GoldenCorpusHarness" w:date="2026-03-28T21:57:49Z">
        <w:r>
          <w:t>ue</w:t>
        </w:r>
      </w:ins>
      <w:r>
        <w:t xml:space="preserve"> to </w:t>
      </w:r>
      <w:del w:id="14691" w:author="GoldenCorpusHarness" w:date="2026-03-28T21:57:49Z">
        <w:r>
          <w:delText>st</w:delText>
        </w:r>
      </w:del>
      <w:r>
        <w:t>an</w:t>
      </w:r>
      <w:del w:id="14692" w:author="GoldenCorpusHarness" w:date="2026-03-28T21:57:49Z">
        <w:r>
          <w:delText>dard</w:delText>
        </w:r>
      </w:del>
      <w:ins w:id="14693" w:author="GoldenCorpusHarness" w:date="2026-03-28T21:57:49Z">
        <w:r>
          <w:t>y</w:t>
        </w:r>
      </w:ins>
      <w:r>
        <w:t xml:space="preserve"> </w:t>
      </w:r>
      <w:del w:id="14694" w:author="GoldenCorpusHarness" w:date="2026-03-28T21:57:49Z">
        <w:r>
          <w:delText>operating pro</w:delText>
        </w:r>
      </w:del>
      <w:r>
        <w:t>c</w:t>
      </w:r>
      <w:del w:id="14695" w:author="GoldenCorpusHarness" w:date="2026-03-28T21:57:49Z">
        <w:r>
          <w:delText>edures. Per MSD policies and procedures, if fr</w:delText>
        </w:r>
      </w:del>
      <w:r>
        <w:t>au</w:t>
      </w:r>
      <w:del w:id="14696" w:author="GoldenCorpusHarness" w:date="2026-03-28T21:57:49Z">
        <w:r>
          <w:delText>d, scientific/re</w:delText>
        </w:r>
      </w:del>
      <w:r>
        <w:t>se</w:t>
      </w:r>
      <w:del w:id="14697" w:author="GoldenCorpusHarness" w:date="2026-03-28T21:57:49Z">
        <w:r>
          <w:delText>arch misconduct or serious GCP-non-compliance is suspected, the issues are investigated</w:delText>
        </w:r>
      </w:del>
      <w:r>
        <w:t>.</w:t>
      </w:r>
      <w:del w:id="14698" w:author="GoldenCorpusHarness" w:date="2026-03-28T21:57:49Z">
        <w:r>
          <w:delText xml:space="preserve"> When necessary, the clinical site will be closed, the responsible regulatory authorities and ethics review committees notified.</w:delText>
        </w:r>
      </w:del>
    </w:p>
    <w:p ns2:paraId="5349705A" ns2:textId="77777777" w:rsidR="00711E3C" w:rsidRDefault="00711E3C" w:rsidP="00711E3C">
      <w:pPr>
        <w:pStyle w:val="Paragraph0"/>
        <w:ind w:firstLine="360"/>
        <w:rPr>
          <w:b/>
          <w:sz w:val="18"/>
          <w:szCs w:val="18"/>
          <w:u w:val="single"/>
        </w:rPr>
      </w:pPr>
      <w:del w:id="14699" w:author="GoldenCorpusHarness" w:date="2026-03-28T21:57:49Z">
        <w:r>
          <w:delText>B. Publi</w:delText>
        </w:r>
      </w:del>
      <w:ins w:id="14700" w:author="GoldenCorpusHarness" w:date="2026-03-28T21:57:49Z">
        <w:r>
          <w:t>Se</w:t>
        </w:r>
      </w:ins>
      <w:r>
        <w:t>c</w:t>
      </w:r>
      <w:del w:id="14701" w:author="GoldenCorpusHarness" w:date="2026-03-28T21:57:49Z">
        <w:r>
          <w:delText>ati</w:delText>
        </w:r>
      </w:del>
      <w:r>
        <w:t>on</w:t>
      </w:r>
      <w:del w:id="14702" w:author="GoldenCorpusHarness" w:date="2026-03-28T21:57:49Z">
        <w:r>
          <w:delText xml:space="preserve"> </w:delText>
        </w:r>
      </w:del>
      <w:ins w:id="14703" w:author="GoldenCorpusHarness" w:date="2026-03-28T21:57:49Z">
        <w:r>
          <w:t>d</w:t>
        </w:r>
      </w:ins>
      <w:r>
        <w:t>a</w:t>
      </w:r>
      <w:del w:id="14704" w:author="GoldenCorpusHarness" w:date="2026-03-28T21:57:49Z">
        <w:r>
          <w:delText>nd Autho</w:delText>
        </w:r>
      </w:del>
      <w:r>
        <w:t>r</w:t>
      </w:r>
      <w:del w:id="14705" w:author="GoldenCorpusHarness" w:date="2026-03-28T21:57:49Z">
        <w:r>
          <w:delText>ship</w:delText>
        </w:r>
      </w:del>
      <w:ins w:id="14706" w:author="GoldenCorpusHarness" w:date="2026-03-28T21:57:49Z">
        <w:r>
          <w:t>y</w:t>
        </w:r>
      </w:ins>
    </w:p>
    <w:p ns2:paraId="43680A0E" ns2:textId="77777777" w:rsidR="00711E3C" w:rsidRDefault="00711E3C" w:rsidP="00711E3C">
      <w:pPr>
        <w:pStyle w:val="Paragraph0"/>
        <w:ind w:left="720"/>
        <w:rPr>
          <w:sz w:val="18"/>
          <w:szCs w:val="18"/>
        </w:rPr>
      </w:pPr>
      <w:del w:id="14707" w:author="GoldenCorpusHarness" w:date="2026-03-28T21:57:49Z">
        <w:r>
          <w:delText>Rega</w:delText>
        </w:r>
      </w:del>
      <w:ins w:id="14708" w:author="GoldenCorpusHarness" w:date="2026-03-28T21:57:49Z">
        <w:r>
          <w:t>Du</w:t>
        </w:r>
      </w:ins>
      <w:r>
        <w:t>r</w:t>
      </w:r>
      <w:del w:id="14709" w:author="GoldenCorpusHarness" w:date="2026-03-28T21:57:49Z">
        <w:r>
          <w:delText>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intended to be hypothesis-generating rather than hypothesis testing; in such cases, public</w:delText>
        </w:r>
      </w:del>
      <w:r>
        <w:t xml:space="preserve">ation of </w:t>
      </w:r>
      <w:del w:id="14710" w:author="GoldenCorpusHarness" w:date="2026-03-28T21:57:49Z">
        <w:r>
          <w:delText>r</w:delText>
        </w:r>
      </w:del>
      <w:ins w:id="14711" w:author="GoldenCorpusHarness" w:date="2026-03-28T21:57:49Z">
        <w:r>
          <w:t>R</w:t>
        </w:r>
      </w:ins>
      <w:r>
        <w:t>es</w:t>
      </w:r>
      <w:del w:id="14712" w:author="GoldenCorpusHarness" w:date="2026-03-28T21:57:49Z">
        <w:r>
          <w:delText>ults may not be appropriate since the trial may be under</w:delText>
        </w:r>
      </w:del>
      <w:r>
        <w:t>po</w:t>
      </w:r>
      <w:del w:id="14713" w:author="GoldenCorpusHarness" w:date="2026-03-28T21:57:49Z">
        <w:r>
          <w:delText>wered a</w:delText>
        </w:r>
      </w:del>
      <w:r>
        <w:t>n</w:t>
      </w:r>
      <w:del w:id="14714" w:author="GoldenCorpusHarness" w:date="2026-03-28T21:57:49Z">
        <w:r>
          <w:delText>d the analy</w:delText>
        </w:r>
      </w:del>
      <w:r>
        <w:t>se</w:t>
      </w:r>
      <w:del w:id="14715" w:author="GoldenCorpusHarness" w:date="2026-03-28T21:57:49Z">
        <w:r>
          <w:delText>s complicated by statistical issues such as multiplicity.</w:delText>
        </w:r>
      </w:del>
    </w:p>
    <w:p ns2:paraId="0956A15E" ns2:textId="77777777" w:rsidR="00711E3C" w:rsidRDefault="00711E3C" w:rsidP="00711E3C">
      <w:pPr>
        <w:pStyle w:val="Paragraph0"/>
        <w:ind w:left="720"/>
        <w:rPr>
          <w:sz w:val="18"/>
          <w:szCs w:val="18"/>
        </w:rPr>
      </w:pPr>
      <w:del w:id="14716" w:author="GoldenCorpusHarness" w:date="2026-03-28T21:57:49Z">
        <w:r>
          <w:delTex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delText>
        </w:r>
      </w:del>
    </w:p>
    <w:p ns2:paraId="5B79444D" ns2:textId="77777777" w:rsidR="00711E3C" w:rsidRDefault="00711E3C" w:rsidP="00711E3C">
      <w:pPr>
        <w:pStyle w:val="Paragraph0"/>
        <w:rPr>
          <w:b/>
          <w:sz w:val="18"/>
          <w:szCs w:val="18"/>
          <w:u w:val="single"/>
        </w:rPr>
      </w:pPr>
      <w:del w:id="14717" w:author="GoldenCorpusHarness" w:date="2026-03-28T21:57:49Z">
        <w:r>
          <w:delText>III</w:delText>
        </w:r>
      </w:del>
      <w:ins w:id="14718" w:author="GoldenCorpusHarness" w:date="2026-03-28T21:57:49Z">
        <w:r>
          <w:t>For participants who show confirmed CR or PR, duration of response is defined as the time from the first documented evidence of CR or PR until disease progression or death due to any cause, whichever occurs first</w:t>
        </w:r>
      </w:ins>
      <w:r>
        <w:t>.</w:t>
      </w:r>
      <w:del w:id="14719" w:author="GoldenCorpusHarness" w:date="2026-03-28T21:57:49Z">
        <w:r>
          <w:delText xml:space="preserve"> Participant Protection</w:delText>
        </w:r>
      </w:del>
    </w:p>
    <w:p ns2:paraId="563E1DCE" ns2:textId="77777777" w:rsidR="00711E3C" w:rsidRDefault="00711E3C" w:rsidP="00711E3C">
      <w:pPr>
        <w:pStyle w:val="Paragraph0"/>
        <w:rPr>
          <w:b/>
          <w:sz w:val="18"/>
          <w:szCs w:val="18"/>
          <w:u w:val="single"/>
        </w:rPr>
      </w:pPr>
      <w:del w:id="14720" w:author="GoldenCorpusHarness" w:date="2026-03-28T21:57:49Z">
        <w:r>
          <w:delText>A. R</w:delText>
        </w:r>
      </w:del>
      <w:ins w:id="14721" w:author="GoldenCorpusHarness" w:date="2026-03-28T21:57:49Z">
        <w:r>
          <w:t>Saf</w:t>
        </w:r>
      </w:ins>
      <w:r>
        <w:t>e</w:t>
      </w:r>
      <w:del w:id="14722" w:author="GoldenCorpusHarness" w:date="2026-03-28T21:57:49Z">
        <w:r>
          <w:delText>gulatory Authori</w:delText>
        </w:r>
      </w:del>
      <w:r>
        <w:t xml:space="preserve">ty </w:t>
      </w:r>
      <w:del w:id="14723" w:author="GoldenCorpusHarness" w:date="2026-03-28T21:57:49Z">
        <w:r>
          <w:delText>a</w:delText>
        </w:r>
      </w:del>
      <w:ins w:id="14724" w:author="GoldenCorpusHarness" w:date="2026-03-28T21:57:49Z">
        <w:r>
          <w:t>E</w:t>
        </w:r>
      </w:ins>
      <w:r>
        <w:t>nd</w:t>
      </w:r>
      <w:del w:id="14725" w:author="GoldenCorpusHarness" w:date="2026-03-28T21:57:49Z">
        <w:r>
          <w:delText xml:space="preserve"> Eth</w:delText>
        </w:r>
      </w:del>
      <w:ins w:id="14726" w:author="GoldenCorpusHarness" w:date="2026-03-28T21:57:49Z">
        <w:r>
          <w:t>po</w:t>
        </w:r>
      </w:ins>
      <w:r>
        <w:t>i</w:t>
      </w:r>
      <w:del w:id="14727" w:author="GoldenCorpusHarness" w:date="2026-03-28T21:57:49Z">
        <w:r>
          <w:delText>cs Committee Review (Institutional Review Board [IRB]/Independe</w:delText>
        </w:r>
      </w:del>
      <w:r>
        <w:t>nt</w:t>
      </w:r>
      <w:del w:id="14728" w:author="GoldenCorpusHarness" w:date="2026-03-28T21:57:49Z">
        <w:r>
          <w:delText xml:space="preserve"> Ethic</w:delText>
        </w:r>
      </w:del>
      <w:r>
        <w:t>s</w:t>
      </w:r>
      <w:del w:id="14729" w:author="GoldenCorpusHarness" w:date="2026-03-28T21:57:49Z">
        <w:r>
          <w:delText xml:space="preserve"> Committee [IEC])</w:delText>
        </w:r>
      </w:del>
    </w:p>
    <w:p ns2:paraId="280A4DE4" ns2:textId="77777777" w:rsidR="00711E3C" w:rsidRDefault="00711E3C" w:rsidP="00711E3C">
      <w:pPr>
        <w:pStyle w:val="Paragraph0"/>
        <w:ind w:left="720"/>
        <w:rPr>
          <w:sz w:val="18"/>
          <w:szCs w:val="18"/>
        </w:rPr>
      </w:pPr>
      <w:del w:id="14730" w:author="GoldenCorpusHarness" w:date="2026-03-28T21:57:49Z">
        <w:r>
          <w:delText xml:space="preserve">All </w:delText>
        </w:r>
      </w:del>
      <w:ins w:id="14731" w:author="GoldenCorpusHarness" w:date="2026-03-28T21:57:49Z">
        <w:r>
          <w:t>Safety measurements are described in Section 4.2.1.2 – Safety End</w:t>
        </w:r>
      </w:ins>
      <w:r>
        <w:t>p</w:t>
      </w:r>
      <w:del w:id="14732" w:author="GoldenCorpusHarness" w:date="2026-03-28T21:57:49Z">
        <w:r>
          <w:delText>rotocols and</w:delText>
        </w:r>
      </w:del>
      <w:ins w:id="14733" w:author="GoldenCorpusHarness" w:date="2026-03-28T21:57:49Z">
        <w:r>
          <w:t>oints and Section 8 – Study Assessments and Procedures. Safety and tolerability will be assessed by clinical review of all relevant</w:t>
        </w:r>
      </w:ins>
      <w:r>
        <w:t xml:space="preserve"> p</w:t>
      </w:r>
      <w:del w:id="14734" w:author="GoldenCorpusHarness" w:date="2026-03-28T21:57:49Z">
        <w:r>
          <w:delText>rotocol amendments will be submitted by MSD for re</w:delText>
        </w:r>
      </w:del>
      <w:ins w:id="14735" w:author="GoldenCorpusHarness" w:date="2026-03-28T21:57:49Z">
        <w:r>
          <w:t>arameters includin</w:t>
        </w:r>
      </w:ins>
      <w:r>
        <w:t>g</w:t>
      </w:r>
      <w:del w:id="14736" w:author="GoldenCorpusHarness" w:date="2026-03-28T21:57:49Z">
        <w:r>
          <w:delText>ulatory aut</w:delText>
        </w:r>
      </w:del>
      <w:ins w:id="14737" w:author="GoldenCorpusHarness" w:date="2026-03-28T21:57:49Z">
        <w:r>
          <w:t xml:space="preserve"> AEs, laboratory tests and vital signs. Safety parameters to be analyzed include, but are not limited to, AEs, SAEs, fatal AEs, and laboratory c</w:t>
        </w:r>
      </w:ins>
      <w:r>
        <w:t>h</w:t>
      </w:r>
      <w:del w:id="14738" w:author="GoldenCorpusHarness" w:date="2026-03-28T21:57:49Z">
        <w:r>
          <w:delText>ority acceptance/authorization prior to implementation of the trial or amendment, in compliance with local and/or national re</w:delText>
        </w:r>
      </w:del>
      <w:ins w:id="14739" w:author="GoldenCorpusHarness" w:date="2026-03-28T21:57:49Z">
        <w:r>
          <w:t>an</w:t>
        </w:r>
      </w:ins>
      <w:r>
        <w:t>g</w:t>
      </w:r>
      <w:del w:id="14740" w:author="GoldenCorpusHarness" w:date="2026-03-28T21:57:49Z">
        <w:r>
          <w:delText>ulations.</w:delText>
        </w:r>
      </w:del>
      <w:ins w:id="14741" w:author="GoldenCorpusHarness" w:date="2026-03-28T21:57:49Z">
        <w:r>
          <w:t>es.</w:t>
        </w:r>
      </w:ins>
    </w:p>
    <w:p ns2:paraId="2E5AE671" ns2:textId="77777777" w:rsidR="00711E3C" w:rsidRDefault="00711E3C" w:rsidP="00711E3C">
      <w:pPr>
        <w:pStyle w:val="Paragraph0"/>
        <w:ind w:left="720"/>
        <w:rPr>
          <w:sz w:val="18"/>
          <w:szCs w:val="18"/>
        </w:rPr>
      </w:pPr>
      <w:del w:id="14742" w:author="GoldenCorpusHarness" w:date="2026-03-28T21:57:49Z">
        <w:r>
          <w:delText>The pro</w:delText>
        </w:r>
      </w:del>
      <w:ins w:id="14743" w:author="GoldenCorpusHarness" w:date="2026-03-28T21:57:49Z">
        <w:r>
          <w:t>Pa</w:t>
        </w:r>
      </w:ins>
      <w:r>
        <w:t>t</w:t>
      </w:r>
      <w:del w:id="14744" w:author="GoldenCorpusHarness" w:date="2026-03-28T21:57:49Z">
        <w:r>
          <w:delText>ocol, protocol amendm</w:delText>
        </w:r>
      </w:del>
      <w:ins w:id="14745" w:author="GoldenCorpusHarness" w:date="2026-03-28T21:57:49Z">
        <w:r>
          <w:t>i</w:t>
        </w:r>
      </w:ins>
      <w:r>
        <w:t>ent</w:t>
      </w:r>
      <w:del w:id="14746" w:author="GoldenCorpusHarness" w:date="2026-03-28T21:57:49Z">
        <w:r>
          <w:delText>(s), inf</w:delText>
        </w:r>
      </w:del>
      <w:ins w:id="14747" w:author="GoldenCorpusHarness" w:date="2026-03-28T21:57:49Z">
        <w:r>
          <w:t>-Rep</w:t>
        </w:r>
      </w:ins>
      <w:r>
        <w:t>or</w:t>
      </w:r>
      <w:del w:id="14748" w:author="GoldenCorpusHarness" w:date="2026-03-28T21:57:49Z">
        <w:r>
          <w:delText>med consent form, investigator’s brochure, and other relevant trial documents must be reviewed and approved by an IRB/IEC before being implemen</w:delText>
        </w:r>
      </w:del>
      <w:r>
        <w:t xml:space="preserve">ted </w:t>
      </w:r>
      <w:del w:id="14749" w:author="GoldenCorpusHarness" w:date="2026-03-28T21:57:49Z">
        <w:r>
          <w:delText>a</w:delText>
        </w:r>
      </w:del>
      <w:ins w:id="14750" w:author="GoldenCorpusHarness" w:date="2026-03-28T21:57:49Z">
        <w:r>
          <w:t>Ou</w:t>
        </w:r>
      </w:ins>
      <w:r>
        <w:t>t</w:t>
      </w:r>
      <w:del w:id="14751" w:author="GoldenCorpusHarness" w:date="2026-03-28T21:57:49Z">
        <w:r>
          <w:delText xml:space="preserve"> each site, in </w:delText>
        </w:r>
      </w:del>
      <w:r>
        <w:t>com</w:t>
      </w:r>
      <w:del w:id="14752" w:author="GoldenCorpusHarness" w:date="2026-03-28T21:57:49Z">
        <w:r>
          <w:delText>plianc</w:delText>
        </w:r>
      </w:del>
      <w:r>
        <w:t xml:space="preserve">e </w:t>
      </w:r>
      <w:del w:id="14753" w:author="GoldenCorpusHarness" w:date="2026-03-28T21:57:49Z">
        <w:r>
          <w:delText>with local a</w:delText>
        </w:r>
      </w:del>
      <w:ins w:id="14754" w:author="GoldenCorpusHarness" w:date="2026-03-28T21:57:49Z">
        <w:r>
          <w:t>E</w:t>
        </w:r>
      </w:ins>
      <w:r>
        <w:t>nd</w:t>
      </w:r>
      <w:del w:id="14755" w:author="GoldenCorpusHarness" w:date="2026-03-28T21:57:49Z">
        <w:r>
          <w:delText>/</w:delText>
        </w:r>
      </w:del>
      <w:ins w:id="14756" w:author="GoldenCorpusHarness" w:date="2026-03-28T21:57:49Z">
        <w:r>
          <w:t>p</w:t>
        </w:r>
      </w:ins>
      <w:r>
        <w:t>o</w:t>
      </w:r>
      <w:del w:id="14757" w:author="GoldenCorpusHarness" w:date="2026-03-28T21:57:49Z">
        <w:r>
          <w:delText>r nat</w:delText>
        </w:r>
      </w:del>
      <w:r>
        <w:t>i</w:t>
      </w:r>
      <w:del w:id="14758" w:author="GoldenCorpusHarness" w:date="2026-03-28T21:57:49Z">
        <w:r>
          <w:delText>onal regulations. Changes to the protocol that are required urge</w:delText>
        </w:r>
      </w:del>
      <w:r>
        <w:t>nt</w:t>
      </w:r>
      <w:del w:id="14759" w:author="GoldenCorpusHarness" w:date="2026-03-28T21:57:49Z">
        <w:r>
          <w:delText xml:space="preserve">ly to eliminate an immediate hazard and to protect participant </w:delText>
        </w:r>
      </w:del>
      <w:r>
        <w:t>s</w:t>
      </w:r>
      <w:del w:id="14760" w:author="GoldenCorpusHarness" w:date="2026-03-28T21:57:49Z">
        <w:r>
          <w:delText>afety may be enacted in anticipation of ethics committee approval.  MSD will inform regulatory authorities of such new measures to protect participant safety, in compliance with local and/or national regulations.</w:delText>
        </w:r>
      </w:del>
    </w:p>
    <w:p ns2:paraId="704742E2" ns2:textId="77777777" w:rsidR="00711E3C" w:rsidRDefault="00711E3C" w:rsidP="00711E3C">
      <w:pPr>
        <w:pStyle w:val="Paragraph0"/>
        <w:keepNext/>
        <w:rPr>
          <w:b/>
          <w:sz w:val="18"/>
          <w:szCs w:val="18"/>
          <w:u w:val="single"/>
        </w:rPr>
      </w:pPr>
      <w:del w:id="14761" w:author="GoldenCorpusHarness" w:date="2026-03-28T21:57:49Z">
        <w:r>
          <w:delText>B</w:delText>
        </w:r>
      </w:del>
      <w:ins w:id="14762" w:author="GoldenCorpusHarness" w:date="2026-03-28T21:57:49Z">
        <w:r>
          <w:t>Changes from baseline in the global health status/quality of life and physical functioning scores of the EORTC QLQ-C30 will be evaluated as overall measures of HRQoL</w:t>
        </w:r>
      </w:ins>
      <w:r>
        <w:t xml:space="preserve">. </w:t>
      </w:r>
      <w:ins w:id="14763" w:author="GoldenCorpusHarness" w:date="2026-03-28T21:57:49Z">
        <w:r>
          <w:t>Additional details of the PRO endpoints, including analyses of the remaining functioning and symptom scores of the EORTC QLQ-C30 and EORTC QLQ-H&amp;N35 and health status scores of the EQ-5D-5L, will be described in the s</w:t>
        </w:r>
      </w:ins>
      <w:r>
        <w:t>S</w:t>
      </w:r>
      <w:del w:id="14764" w:author="GoldenCorpusHarness" w:date="2026-03-28T21:57:49Z">
        <w:r>
          <w:delText>afety</w:delText>
        </w:r>
      </w:del>
      <w:ins w:id="14765" w:author="GoldenCorpusHarness" w:date="2026-03-28T21:57:49Z">
        <w:r>
          <w:t>AP.</w:t>
        </w:r>
      </w:ins>
    </w:p>
    <w:p ns2:paraId="78DDBD07" ns2:textId="77777777" w:rsidR="00711E3C" w:rsidRDefault="00711E3C" w:rsidP="00711E3C">
      <w:pPr>
        <w:pStyle w:val="Paragraph0"/>
        <w:ind w:left="720"/>
        <w:rPr>
          <w:sz w:val="18"/>
          <w:szCs w:val="18"/>
        </w:rPr>
      </w:pPr>
      <w:del w:id="14766" w:author="GoldenCorpusHarness" w:date="2026-03-28T21:57:49Z">
        <w:r>
          <w:delText>The guidi</w:delText>
        </w:r>
      </w:del>
      <w:ins w:id="14767" w:author="GoldenCorpusHarness" w:date="2026-03-28T21:57:49Z">
        <w:r>
          <w:t>A</w:t>
        </w:r>
      </w:ins>
      <w:r>
        <w:t>n</w:t>
      </w:r>
      <w:del w:id="14768" w:author="GoldenCorpusHarness" w:date="2026-03-28T21:57:49Z">
        <w:r>
          <w:delText>g principle in decision-making in clinic</w:delText>
        </w:r>
      </w:del>
      <w:r>
        <w:t>al</w:t>
      </w:r>
      <w:del w:id="14769" w:author="GoldenCorpusHarness" w:date="2026-03-28T21:57:49Z">
        <w:r>
          <w:delText xml:space="preserve"> trial</w:delText>
        </w:r>
      </w:del>
      <w:ins w:id="14770" w:author="GoldenCorpusHarness" w:date="2026-03-28T21:57:49Z">
        <w:r>
          <w:t>y</w:t>
        </w:r>
      </w:ins>
      <w:r>
        <w:t>s</w:t>
      </w:r>
      <w:del w:id="14771" w:author="GoldenCorpusHarness" w:date="2026-03-28T21:57:49Z">
        <w:r>
          <w:delText xml:space="preserve"> </w:delText>
        </w:r>
      </w:del>
      <w:r>
        <w:t xml:space="preserve">is </w:t>
      </w:r>
      <w:del w:id="14772" w:author="GoldenCorpusHarness" w:date="2026-03-28T21:57:49Z">
        <w:r>
          <w:delText xml:space="preserve">that participant welfare is of primary importance. </w:delText>
        </w:r>
      </w:del>
      <w:r>
        <w:t>Po</w:t>
      </w:r>
      <w:del w:id="14773" w:author="GoldenCorpusHarness" w:date="2026-03-28T21:57:49Z">
        <w:r>
          <w:delText>tentia</w:delText>
        </w:r>
      </w:del>
      <w:ins w:id="14774" w:author="GoldenCorpusHarness" w:date="2026-03-28T21:57:49Z">
        <w:r>
          <w:t>pu</w:t>
        </w:r>
      </w:ins>
      <w:r>
        <w:t>l</w:t>
      </w:r>
      <w:del w:id="14775" w:author="GoldenCorpusHarness" w:date="2026-03-28T21:57:49Z">
        <w:r>
          <w:delText xml:space="preserve"> participants will be informed of the risks and benefits of, as well as alternatives to, trial particip</w:delText>
        </w:r>
      </w:del>
      <w:r>
        <w:t>ation</w:t>
      </w:r>
      <w:del w:id="14776" w:author="GoldenCorpusHarness" w:date="2026-03-28T21:57:49Z">
        <w:r>
          <w:delText>. At a minimum, trial de</w:delText>
        </w:r>
      </w:del>
      <w:r>
        <w:t>s</w:t>
      </w:r>
      <w:del w:id="14777" w:author="GoldenCorpusHarness" w:date="2026-03-28T21:57:49Z">
        <w:r>
          <w:delText>igns will take into account the local standard of care.</w:delText>
        </w:r>
      </w:del>
    </w:p>
    <w:p ns2:paraId="6DA9A928" ns2:textId="77777777" w:rsidR="00711E3C" w:rsidRDefault="00711E3C" w:rsidP="00711E3C">
      <w:pPr>
        <w:pStyle w:val="Paragraph0"/>
        <w:ind w:left="720"/>
        <w:rPr>
          <w:sz w:val="18"/>
          <w:szCs w:val="18"/>
        </w:rPr>
      </w:pPr>
      <w:del w:id="14778" w:author="GoldenCorpusHarness" w:date="2026-03-28T21:57:49Z">
        <w:r>
          <w:delText>All part</w:delText>
        </w:r>
      </w:del>
      <w:ins w:id="14779" w:author="GoldenCorpusHarness" w:date="2026-03-28T21:57:49Z">
        <w:r>
          <w:t>Eff</w:t>
        </w:r>
      </w:ins>
      <w:r>
        <w:t>ic</w:t>
      </w:r>
      <w:ins w:id="14780" w:author="GoldenCorpusHarness" w:date="2026-03-28T21:57:49Z">
        <w:r>
          <w:t>acy Analys</w:t>
        </w:r>
      </w:ins>
      <w:r>
        <w:t>i</w:t>
      </w:r>
      <w:ins w:id="14781" w:author="GoldenCorpusHarness" w:date="2026-03-28T21:57:49Z">
        <w:r>
          <w:t>s Po</w:t>
        </w:r>
      </w:ins>
      <w:r>
        <w:t>p</w:t>
      </w:r>
      <w:ins w:id="14782" w:author="GoldenCorpusHarness" w:date="2026-03-28T21:57:49Z">
        <w:r>
          <w:t>ul</w:t>
        </w:r>
      </w:ins>
      <w:r>
        <w:t>ation</w:t>
      </w:r>
      <w:del w:id="14783" w:author="GoldenCorpusHarness" w:date="2026-03-28T21:57:49Z">
        <w:r>
          <w:delText xml:space="preserve"> in MSD clinical trial</w:delText>
        </w:r>
      </w:del>
      <w:r>
        <w:t>s</w:t>
      </w:r>
      <w:del w:id="14784" w:author="GoldenCorpusHarness" w:date="2026-03-28T21:57:49Z">
        <w:r>
          <w:delText xml:space="preserve"> is voluntary. Participants enter the trial only after informed consent is obtained. Participants may withdraw from an MSD trial at any time, without any influence on their access to, or receipt of, medical care that may otherwise be available to them.</w:delText>
        </w:r>
      </w:del>
    </w:p>
    <w:p ns2:paraId="20CB47DD" ns2:textId="77777777" w:rsidR="00711E3C" w:rsidRDefault="00711E3C" w:rsidP="00711E3C">
      <w:pPr>
        <w:pStyle w:val="Paragraph0"/>
        <w:rPr>
          <w:b/>
          <w:sz w:val="18"/>
          <w:szCs w:val="18"/>
          <w:u w:val="single"/>
        </w:rPr>
      </w:pPr>
      <w:del w:id="14785" w:author="GoldenCorpusHarness" w:date="2026-03-28T21:57:49Z">
        <w:r>
          <w:delText>C</w:delText>
        </w:r>
      </w:del>
      <w:ins w:id="14786" w:author="GoldenCorpusHarness" w:date="2026-03-28T21:57:49Z">
        <w:r>
          <w:t>The ITT population will serve as the population for the primary efficacy analyses</w:t>
        </w:r>
      </w:ins>
      <w:r>
        <w:t xml:space="preserve">. </w:t>
      </w:r>
      <w:del w:id="14787" w:author="GoldenCorpusHarness" w:date="2026-03-28T21:57:49Z">
        <w:r>
          <w:delText>Confidentiality</w:delText>
        </w:r>
      </w:del>
      <w:ins w:id="14788" w:author="GoldenCorpusHarness" w:date="2026-03-28T21:57:49Z">
        <w:r>
          <w:t>For the analyses of ORR, approximately the first 350 or more randomized participants will be included in the analysis population. For the analyses of PFS and OS, all randomized participants will be included in the ITT population. For the analyses of DOR, the subset of participants who show a confirmed complete response or partial response will be included in the analysis population. Participants will be included in the treatment group to which they are randomized.</w:t>
        </w:r>
      </w:ins>
    </w:p>
    <w:p ns2:paraId="3190A527" ns2:textId="77777777" w:rsidR="00711E3C" w:rsidRDefault="00711E3C" w:rsidP="00711E3C">
      <w:pPr>
        <w:pStyle w:val="Paragraph0"/>
        <w:ind w:left="720"/>
        <w:rPr>
          <w:sz w:val="18"/>
          <w:szCs w:val="18"/>
        </w:rPr>
      </w:pPr>
      <w:del w:id="14789" w:author="GoldenCorpusHarness" w:date="2026-03-28T21:57:49Z">
        <w:r>
          <w:delText>M</w:delText>
        </w:r>
      </w:del>
      <w:r>
        <w:t>S</w:t>
      </w:r>
      <w:del w:id="14790" w:author="GoldenCorpusHarness" w:date="2026-03-28T21:57:49Z">
        <w:r>
          <w:delText>D</w:delText>
        </w:r>
      </w:del>
      <w:ins w:id="14791" w:author="GoldenCorpusHarness" w:date="2026-03-28T21:57:49Z">
        <w:r>
          <w:t>afety</w:t>
        </w:r>
      </w:ins>
      <w:r>
        <w:t xml:space="preserve"> </w:t>
      </w:r>
      <w:ins w:id="14792" w:author="GoldenCorpusHarness" w:date="2026-03-28T21:57:49Z">
        <w:r>
          <w:t>Analys</w:t>
        </w:r>
      </w:ins>
      <w:r>
        <w:t xml:space="preserve">is </w:t>
      </w:r>
      <w:del w:id="14793" w:author="GoldenCorpusHarness" w:date="2026-03-28T21:57:49Z">
        <w:r>
          <w:delText>c</w:delText>
        </w:r>
      </w:del>
      <w:ins w:id="14794" w:author="GoldenCorpusHarness" w:date="2026-03-28T21:57:49Z">
        <w:r>
          <w:t>P</w:t>
        </w:r>
      </w:ins>
      <w:r>
        <w:t>o</w:t>
      </w:r>
      <w:del w:id="14795" w:author="GoldenCorpusHarness" w:date="2026-03-28T21:57:49Z">
        <w:r>
          <w:delText xml:space="preserve">mmitted to safeguarding </w:delText>
        </w:r>
      </w:del>
      <w:r>
        <w:t>p</w:t>
      </w:r>
      <w:del w:id="14796" w:author="GoldenCorpusHarness" w:date="2026-03-28T21:57:49Z">
        <w:r>
          <w:delText>articipant confidentiality, to the greatest extent possible. Unless required by law, only the investigator, Sponsor (or individuals acting on behalf of MSD), ethics committee, and/or reg</w:delText>
        </w:r>
      </w:del>
      <w:r>
        <w:t>ulat</w:t>
      </w:r>
      <w:del w:id="14797" w:author="GoldenCorpusHarness" w:date="2026-03-28T21:57:49Z">
        <w:r>
          <w:delText>ory author</w:delText>
        </w:r>
      </w:del>
      <w:r>
        <w:t>i</w:t>
      </w:r>
      <w:del w:id="14798" w:author="GoldenCorpusHarness" w:date="2026-03-28T21:57:49Z">
        <w:r>
          <w:delText>ties will have access to c</w:delText>
        </w:r>
      </w:del>
      <w:r>
        <w:t>on</w:t>
      </w:r>
      <w:del w:id="14799" w:author="GoldenCorpusHarness" w:date="2026-03-28T21:57:49Z">
        <w:r>
          <w:delText>fidential medical record</w:delText>
        </w:r>
      </w:del>
      <w:r>
        <w:t>s</w:t>
      </w:r>
      <w:del w:id="14800" w:author="GoldenCorpusHarness" w:date="2026-03-28T21:57:49Z">
        <w:r>
          <w:delText xml:space="preserve"> that might identify the participant by name.</w:delText>
        </w:r>
      </w:del>
    </w:p>
    <w:p ns2:paraId="151CA808" ns2:textId="77777777" w:rsidR="00711E3C" w:rsidRDefault="00711E3C" w:rsidP="00711E3C">
      <w:pPr>
        <w:pStyle w:val="Paragraph0"/>
        <w:rPr>
          <w:b/>
          <w:sz w:val="18"/>
          <w:szCs w:val="18"/>
          <w:u w:val="single"/>
        </w:rPr>
      </w:pPr>
      <w:del w:id="14801" w:author="GoldenCorpusHarness" w:date="2026-03-28T21:57:49Z">
        <w:r>
          <w:delText>D</w:delText>
        </w:r>
      </w:del>
      <w:ins w:id="14802" w:author="GoldenCorpusHarness" w:date="2026-03-28T21:57:49Z">
        <w:r>
          <w:t>Safety analyses will be conducted in the APaT population, which consists of all randomized participants who received at least one dose of study treatment</w:t>
        </w:r>
      </w:ins>
      <w:r>
        <w:t xml:space="preserve">. </w:t>
      </w:r>
      <w:del w:id="14803" w:author="GoldenCorpusHarness" w:date="2026-03-28T21:57:49Z">
        <w:r>
          <w:delText>Genomic Research</w:delText>
        </w:r>
      </w:del>
      <w:ins w:id="14804" w:author="GoldenCorpusHarness" w:date="2026-03-28T21:57:49Z">
        <w:r>
          <w:t>Participants will be included in the treatment group corresponding to the study treatment they actually received for the analysis of safety data using the APaT population. This will be the treatment group to which they are randomized except for participants who take incorrect study treatment for the entire treatment period; such participants will be included in the treatment group corresponding to the study treatment actually received.</w:t>
        </w:r>
      </w:ins>
    </w:p>
    <w:p ns2:paraId="0766ECBD" ns2:textId="556E015F" w:rsidR="00DC422F" w:rsidRDefault="00711E3C" w:rsidP="00711E3C">
      <w:pPr>
        <w:pStyle w:val="Paragraph0"/>
        <w:ind w:left="720"/>
        <w:rPr>
          <w:sz w:val="18"/>
          <w:szCs w:val="18"/>
        </w:rPr>
      </w:pPr>
      <w:del w:id="14805" w:author="GoldenCorpusHarness" w:date="2026-03-28T21:57:49Z">
        <w:r>
          <w:delText>Genomic researc</w:delText>
        </w:r>
      </w:del>
      <w:ins w:id="14806" w:author="GoldenCorpusHarness" w:date="2026-03-28T21:57:49Z">
        <w:r>
          <w:t>At least 1 laboratory or vital sign measurement obtained after at least 1 dose of study treatment is required for inclusion in t</w:t>
        </w:r>
      </w:ins>
      <w:r>
        <w:t>h</w:t>
      </w:r>
      <w:del w:id="14807" w:author="GoldenCorpusHarness" w:date="2026-03-28T21:57:49Z">
        <w:r>
          <w:delText xml:space="preserve"> will on</w:delText>
        </w:r>
      </w:del>
      <w:ins w:id="14808" w:author="GoldenCorpusHarness" w:date="2026-03-28T21:57:49Z">
        <w:r>
          <w:t>e ana</w:t>
        </w:r>
      </w:ins>
      <w:r>
        <w:t>ly</w:t>
      </w:r>
      <w:del w:id="14809" w:author="GoldenCorpusHarness" w:date="2026-03-28T21:57:49Z">
        <w:r>
          <w:delText xml:space="preserve"> be conducted in accordance wit</w:delText>
        </w:r>
      </w:del>
      <w:ins w:id="14810" w:author="GoldenCorpusHarness" w:date="2026-03-28T21:57:49Z">
        <w:r>
          <w:t>sis of eac</w:t>
        </w:r>
      </w:ins>
      <w:r>
        <w:t xml:space="preserve">h </w:t>
      </w:r>
      <w:del w:id="14811" w:author="GoldenCorpusHarness" w:date="2026-03-28T21:57:49Z">
        <w:r>
          <w:delText xml:space="preserve">a </w:delText>
        </w:r>
      </w:del>
      <w:ins w:id="14812" w:author="GoldenCorpusHarness" w:date="2026-03-28T21:57:49Z">
        <w:r>
          <w:t>s</w:t>
        </w:r>
      </w:ins>
      <w:r>
        <w:t>p</w:t>
      </w:r>
      <w:del w:id="14813" w:author="GoldenCorpusHarness" w:date="2026-03-28T21:57:49Z">
        <w:r>
          <w:delText>rotocol and informed consent aut</w:delText>
        </w:r>
      </w:del>
      <w:ins w:id="14814" w:author="GoldenCorpusHarness" w:date="2026-03-28T21:57:49Z">
        <w:r>
          <w:t>ecific parameter. To assess c</w:t>
        </w:r>
      </w:ins>
      <w:r>
        <w:t>h</w:t>
      </w:r>
      <w:del w:id="14815" w:author="GoldenCorpusHarness" w:date="2026-03-28T21:57:49Z">
        <w:r>
          <w:delText>orized by an ethics committee</w:delText>
        </w:r>
      </w:del>
      <w:ins w:id="14816" w:author="GoldenCorpusHarness" w:date="2026-03-28T21:57:49Z">
        <w:r>
          <w:t>ange from baseline, a baseline measurement is also required</w:t>
        </w:r>
      </w:ins>
      <w:r>
        <w:t>.</w:t>
      </w:r>
    </w:p>
    <w:p ns2:paraId="78378B40" ns2:textId="77777777" w:rsidR="00DC422F" w:rsidRDefault="00DC422F">
      <w:pPr>
        <w:rPr>
          <w:rFonts w:eastAsia="MS Gothic"/>
          <w:sz w:val="18"/>
          <w:szCs w:val="18"/>
        </w:rPr>
      </w:pPr>
      <w:ins w:id="14817" w:author="GoldenCorpusHarness" w:date="2026-03-28T21:57:49Z">
        <w:r>
          <w:t>Patient-Reported Outcome Analysis Populations</w:t>
        </w:r>
      </w:ins>
    </w:p>
    <w:p ns2:paraId="1294BA1F" ns2:textId="77777777" w:rsidR="00711E3C" w:rsidRDefault="00711E3C" w:rsidP="00711E3C">
      <w:pPr>
        <w:pStyle w:val="Paragraph0"/>
        <w:keepNext/>
        <w:rPr>
          <w:b/>
          <w:sz w:val="18"/>
          <w:szCs w:val="18"/>
          <w:u w:val="single"/>
        </w:rPr>
      </w:pPr>
      <w:del w:id="14818" w:author="GoldenCorpusHarness" w:date="2026-03-28T21:57:49Z">
        <w:r>
          <w:delText>IV</w:delText>
        </w:r>
      </w:del>
      <w:ins w:id="14819" w:author="GoldenCorpusHarness" w:date="2026-03-28T21:57:49Z">
        <w:r>
          <w:t>The PRO analyses are based on the PRO FAS population, defined as participants who have at least 1 PRO assessment available for the specific endpoint and have received at least 1 dose of the study intervention</w:t>
        </w:r>
      </w:ins>
      <w:r>
        <w:t>.</w:t>
      </w:r>
      <w:del w:id="14820" w:author="GoldenCorpusHarness" w:date="2026-03-28T21:57:49Z">
        <w:r>
          <w:delText xml:space="preserve"> Financial Considerations</w:delText>
        </w:r>
      </w:del>
    </w:p>
    <w:p ns2:paraId="6EB4F839" ns2:textId="77777777" w:rsidR="00711E3C" w:rsidRDefault="00711E3C" w:rsidP="00711E3C">
      <w:pPr>
        <w:pStyle w:val="Paragraph0"/>
        <w:rPr>
          <w:b/>
          <w:sz w:val="18"/>
          <w:szCs w:val="18"/>
          <w:u w:val="single"/>
        </w:rPr>
      </w:pPr>
      <w:del w:id="14821" w:author="GoldenCorpusHarness" w:date="2026-03-28T21:57:49Z">
        <w:r>
          <w:delText>A.</w:delText>
        </w:r>
      </w:del>
      <w:ins w:id="14822" w:author="GoldenCorpusHarness" w:date="2026-03-28T21:57:49Z">
        <w:r>
          <w:t>Population</w:t>
        </w:r>
      </w:ins>
      <w:r>
        <w:t xml:space="preserve"> P</w:t>
      </w:r>
      <w:ins w:id="14823" w:author="GoldenCorpusHarness" w:date="2026-03-28T21:57:49Z">
        <w:r>
          <w:t>h</w:t>
        </w:r>
      </w:ins>
      <w:r>
        <w:t>a</w:t>
      </w:r>
      <w:ins w:id="14824" w:author="GoldenCorpusHarness" w:date="2026-03-28T21:57:49Z">
        <w:r>
          <w:t>rmacokinetic Anal</w:t>
        </w:r>
      </w:ins>
      <w:r>
        <w:t>y</w:t>
      </w:r>
      <w:del w:id="14825" w:author="GoldenCorpusHarness" w:date="2026-03-28T21:57:49Z">
        <w:r>
          <w:delText>ment</w:delText>
        </w:r>
      </w:del>
      <w:ins w:id="14826" w:author="GoldenCorpusHarness" w:date="2026-03-28T21:57:49Z">
        <w:r>
          <w:t>si</w:t>
        </w:r>
      </w:ins>
      <w:r>
        <w:t xml:space="preserve">s </w:t>
      </w:r>
      <w:ins w:id="14827" w:author="GoldenCorpusHarness" w:date="2026-03-28T21:57:49Z">
        <w:r>
          <w:t>Se</w:t>
        </w:r>
      </w:ins>
      <w:r>
        <w:t>t</w:t>
      </w:r>
      <w:del w:id="14828" w:author="GoldenCorpusHarness" w:date="2026-03-28T21:57:49Z">
        <w:r>
          <w:delText>o Investigators</w:delText>
        </w:r>
      </w:del>
    </w:p>
    <w:p ns2:paraId="2FA38F0E" ns2:textId="77777777" w:rsidR="00711E3C" w:rsidRDefault="00711E3C" w:rsidP="00711E3C">
      <w:pPr>
        <w:pStyle w:val="Paragraph0"/>
        <w:ind w:left="720"/>
        <w:rPr>
          <w:sz w:val="18"/>
          <w:szCs w:val="18"/>
        </w:rPr>
      </w:pPr>
      <w:del w:id="14829" w:author="GoldenCorpusHarness" w:date="2026-03-28T21:57:49Z">
        <w:r>
          <w:delText>Cl</w:delText>
        </w:r>
      </w:del>
      <w:ins w:id="14830" w:author="GoldenCorpusHarness" w:date="2026-03-28T21:57:49Z">
        <w:r>
          <w:t>No pharmacok</w:t>
        </w:r>
      </w:ins>
      <w:r>
        <w:t>in</w:t>
      </w:r>
      <w:ins w:id="14831" w:author="GoldenCorpusHarness" w:date="2026-03-28T21:57:49Z">
        <w:r>
          <w:t>et</w:t>
        </w:r>
      </w:ins>
      <w:r>
        <w:t>ic</w:t>
      </w:r>
      <w:del w:id="14832" w:author="GoldenCorpusHarness" w:date="2026-03-28T21:57:49Z">
        <w:r>
          <w:delText>al</w:delText>
        </w:r>
      </w:del>
      <w:r>
        <w:t xml:space="preserve"> </w:t>
      </w:r>
      <w:ins w:id="14833" w:author="GoldenCorpusHarness" w:date="2026-03-28T21:57:49Z">
        <w:r>
          <w:t>endpoin</w:t>
        </w:r>
      </w:ins>
      <w:r>
        <w:t>t</w:t>
      </w:r>
      <w:del w:id="14834" w:author="GoldenCorpusHarness" w:date="2026-03-28T21:57:49Z">
        <w:r>
          <w:delText>rial</w:delText>
        </w:r>
      </w:del>
      <w:r>
        <w:t xml:space="preserve">s are </w:t>
      </w:r>
      <w:del w:id="14835" w:author="GoldenCorpusHarness" w:date="2026-03-28T21:57:49Z">
        <w:r>
          <w:delText xml:space="preserve">time- and </w:delText>
        </w:r>
      </w:del>
      <w:ins w:id="14836" w:author="GoldenCorpusHarness" w:date="2026-03-28T21:57:49Z">
        <w:r>
          <w:t>p</w:t>
        </w:r>
      </w:ins>
      <w:r>
        <w:t>l</w:t>
      </w:r>
      <w:del w:id="14837" w:author="GoldenCorpusHarness" w:date="2026-03-28T21:57:49Z">
        <w:r>
          <w:delText>abor-intensive. It is MSD’s policy to compensate investigators (or the sponsoring institution) in a fair m</w:delText>
        </w:r>
      </w:del>
      <w:r>
        <w:t>anne</w:t>
      </w:r>
      <w:del w:id="14838" w:author="GoldenCorpusHarness" w:date="2026-03-28T21:57:49Z">
        <w:r>
          <w:delText>r</w:delText>
        </w:r>
      </w:del>
      <w:ins w:id="14839" w:author="GoldenCorpusHarness" w:date="2026-03-28T21:57:49Z">
        <w:r>
          <w:t>d</w:t>
        </w:r>
      </w:ins>
      <w:r>
        <w:t xml:space="preserve"> for th</w:t>
      </w:r>
      <w:del w:id="14840" w:author="GoldenCorpusHarness" w:date="2026-03-28T21:57:49Z">
        <w:r>
          <w:delText xml:space="preserve">e work performed in support of MSD trials. MSD does not pay incentives to enroll participants in its trials. However, when enrollment </w:delText>
        </w:r>
      </w:del>
      <w:r>
        <w:t xml:space="preserve">is </w:t>
      </w:r>
      <w:del w:id="14841" w:author="GoldenCorpusHarness" w:date="2026-03-28T21:57:49Z">
        <w:r>
          <w:delText>par</w:delText>
        </w:r>
      </w:del>
      <w:ins w:id="14842" w:author="GoldenCorpusHarness" w:date="2026-03-28T21:57:49Z">
        <w:r>
          <w:t>s</w:t>
        </w:r>
      </w:ins>
      <w:r>
        <w:t>t</w:t>
      </w:r>
      <w:del w:id="14843" w:author="GoldenCorpusHarness" w:date="2026-03-28T21:57:49Z">
        <w:r>
          <w:delText>ic</w:delText>
        </w:r>
      </w:del>
      <w:r>
        <w:t>u</w:t>
      </w:r>
      <w:del w:id="14844" w:author="GoldenCorpusHarness" w:date="2026-03-28T21:57:49Z">
        <w:r>
          <w:delText>larl</w:delText>
        </w:r>
      </w:del>
      <w:ins w:id="14845" w:author="GoldenCorpusHarness" w:date="2026-03-28T21:57:49Z">
        <w:r>
          <w:t>d</w:t>
        </w:r>
      </w:ins>
      <w:r>
        <w:t>y</w:t>
      </w:r>
      <w:del w:id="14846" w:author="GoldenCorpusHarness" w:date="2026-03-28T21:57:49Z">
        <w:r>
          <w:delText xml:space="preserve"> challenging, additional payments may be made to compensate for the time spent in extra recruiting efforts</w:delText>
        </w:r>
      </w:del>
      <w:r>
        <w:t>.</w:t>
      </w:r>
    </w:p>
    <w:p ns2:paraId="30B3D8BD" ns2:textId="77777777" w:rsidR="00711E3C" w:rsidRDefault="00711E3C" w:rsidP="00711E3C">
      <w:pPr>
        <w:pStyle w:val="Paragraph0"/>
        <w:ind w:left="720"/>
        <w:rPr>
          <w:sz w:val="18"/>
          <w:szCs w:val="18"/>
        </w:rPr>
      </w:pPr>
      <w:del w:id="14847" w:author="GoldenCorpusHarness" w:date="2026-03-28T21:57:49Z">
        <w:r>
          <w:delText>M</w:delText>
        </w:r>
      </w:del>
      <w:r>
        <w:t>S</w:t>
      </w:r>
      <w:del w:id="14848" w:author="GoldenCorpusHarness" w:date="2026-03-28T21:57:49Z">
        <w:r>
          <w:delText>D does no</w:delText>
        </w:r>
      </w:del>
      <w:r>
        <w:t>t</w:t>
      </w:r>
      <w:del w:id="14849" w:author="GoldenCorpusHarness" w:date="2026-03-28T21:57:49Z">
        <w:r>
          <w:delText xml:space="preserve"> p</w:delText>
        </w:r>
      </w:del>
      <w:r>
        <w:t>a</w:t>
      </w:r>
      <w:del w:id="14850" w:author="GoldenCorpusHarness" w:date="2026-03-28T21:57:49Z">
        <w:r>
          <w:delText>y for par</w:delText>
        </w:r>
      </w:del>
      <w:r>
        <w:t>ti</w:t>
      </w:r>
      <w:del w:id="14851" w:author="GoldenCorpusHarness" w:date="2026-03-28T21:57:49Z">
        <w:r>
          <w:delText>cipan</w:delText>
        </w:r>
      </w:del>
      <w:ins w:id="14852" w:author="GoldenCorpusHarness" w:date="2026-03-28T21:57:49Z">
        <w:r>
          <w:t>s</w:t>
        </w:r>
      </w:ins>
      <w:r>
        <w:t>t</w:t>
      </w:r>
      <w:del w:id="14853" w:author="GoldenCorpusHarness" w:date="2026-03-28T21:57:49Z">
        <w:r>
          <w:delText xml:space="preserve"> referrals. However, MSD may compensate referring physicians for time spent on chart review and med</w:delText>
        </w:r>
      </w:del>
      <w:r>
        <w:t xml:space="preserve">ical </w:t>
      </w:r>
      <w:ins w:id="14854" w:author="GoldenCorpusHarness" w:date="2026-03-28T21:57:49Z">
        <w:r>
          <w:t>M</w:t>
        </w:r>
      </w:ins>
      <w:r>
        <w:t>e</w:t>
      </w:r>
      <w:del w:id="14855" w:author="GoldenCorpusHarness" w:date="2026-03-28T21:57:49Z">
        <w:r>
          <w:delText>valua</w:delText>
        </w:r>
      </w:del>
      <w:r>
        <w:t>t</w:t>
      </w:r>
      <w:del w:id="14856" w:author="GoldenCorpusHarness" w:date="2026-03-28T21:57:49Z">
        <w:r>
          <w:delText>i</w:delText>
        </w:r>
      </w:del>
      <w:ins w:id="14857" w:author="GoldenCorpusHarness" w:date="2026-03-28T21:57:49Z">
        <w:r>
          <w:t>h</w:t>
        </w:r>
      </w:ins>
      <w:r>
        <w:t>o</w:t>
      </w:r>
      <w:del w:id="14858" w:author="GoldenCorpusHarness" w:date="2026-03-28T21:57:49Z">
        <w:r>
          <w:delText>n to i</w:delText>
        </w:r>
      </w:del>
      <w:r>
        <w:t>d</w:t>
      </w:r>
      <w:del w:id="14859" w:author="GoldenCorpusHarness" w:date="2026-03-28T21:57:49Z">
        <w:r>
          <w:delText>entify potentially eligible participant</w:delText>
        </w:r>
      </w:del>
      <w:r>
        <w:t>s</w:t>
      </w:r>
      <w:del w:id="14860" w:author="GoldenCorpusHarness" w:date="2026-03-28T21:57:49Z">
        <w:r>
          <w:delText>.</w:delText>
        </w:r>
      </w:del>
    </w:p>
    <w:p ns2:paraId="7E8E9D87" ns2:textId="77777777" w:rsidR="00711E3C" w:rsidRDefault="00711E3C" w:rsidP="00711E3C">
      <w:pPr>
        <w:pStyle w:val="Paragraph0"/>
        <w:rPr>
          <w:b/>
          <w:sz w:val="18"/>
          <w:szCs w:val="18"/>
          <w:u w:val="single"/>
        </w:rPr>
      </w:pPr>
      <w:del w:id="14861" w:author="GoldenCorpusHarness" w:date="2026-03-28T21:57:49Z">
        <w:r>
          <w:delText>B. Cl</w:delText>
        </w:r>
      </w:del>
      <w:ins w:id="14862" w:author="GoldenCorpusHarness" w:date="2026-03-28T21:57:49Z">
        <w:r>
          <w:t>Stat</w:t>
        </w:r>
      </w:ins>
      <w:r>
        <w:t>i</w:t>
      </w:r>
      <w:del w:id="14863" w:author="GoldenCorpusHarness" w:date="2026-03-28T21:57:49Z">
        <w:r>
          <w:delText>n</w:delText>
        </w:r>
      </w:del>
      <w:ins w:id="14864" w:author="GoldenCorpusHarness" w:date="2026-03-28T21:57:49Z">
        <w:r>
          <w:t>st</w:t>
        </w:r>
      </w:ins>
      <w:r>
        <w:t xml:space="preserve">ical </w:t>
      </w:r>
      <w:del w:id="14865" w:author="GoldenCorpusHarness" w:date="2026-03-28T21:57:49Z">
        <w:r>
          <w:delText>R</w:delText>
        </w:r>
      </w:del>
      <w:ins w:id="14866" w:author="GoldenCorpusHarness" w:date="2026-03-28T21:57:49Z">
        <w:r>
          <w:t>Methods for Efficacy Analys</w:t>
        </w:r>
      </w:ins>
      <w:r>
        <w:t>es</w:t>
      </w:r>
      <w:del w:id="14867" w:author="GoldenCorpusHarness" w:date="2026-03-28T21:57:49Z">
        <w:r>
          <w:delText>earch Funding</w:delText>
        </w:r>
      </w:del>
    </w:p>
    <w:p ns2:paraId="403E4033" ns2:textId="77777777" w:rsidR="00711E3C" w:rsidRDefault="00711E3C" w:rsidP="00711E3C">
      <w:pPr>
        <w:pStyle w:val="Paragraph0"/>
        <w:ind w:left="720"/>
        <w:rPr>
          <w:sz w:val="18"/>
          <w:szCs w:val="18"/>
        </w:rPr>
      </w:pPr>
      <w:ins w:id="14868" w:author="GoldenCorpusHarness" w:date="2026-03-28T21:57:49Z">
        <w:r>
          <w:t xml:space="preserve">NOTE: As of Amendment 05, the prespecified </w:t>
        </w:r>
      </w:ins>
      <w:r>
        <w:t>I</w:t>
      </w:r>
      <w:del w:id="14869" w:author="GoldenCorpusHarness" w:date="2026-03-28T21:57:49Z">
        <w:r>
          <w:delText>n</w:delText>
        </w:r>
      </w:del>
      <w:ins w:id="14870" w:author="GoldenCorpusHarness" w:date="2026-03-28T21:57:49Z">
        <w:r>
          <w:t>A3 and final analysis of the study described in the SAP will not be per</w:t>
        </w:r>
      </w:ins>
      <w:r>
        <w:t>formed</w:t>
      </w:r>
      <w:del w:id="14871" w:author="GoldenCorpusHarness" w:date="2026-03-28T21:57:49Z">
        <w:r>
          <w:delText xml:space="preserve"> consent </w:delText>
        </w:r>
      </w:del>
      <w:ins w:id="14872" w:author="GoldenCorpusHarness" w:date="2026-03-28T21:57:49Z">
        <w:r>
          <w:t>. Safety analysis will be per</w:t>
        </w:r>
      </w:ins>
      <w:r>
        <w:t>form</w:t>
      </w:r>
      <w:del w:id="14873" w:author="GoldenCorpusHarness" w:date="2026-03-28T21:57:49Z">
        <w:r>
          <w:delText>s</w:delText>
        </w:r>
      </w:del>
      <w:ins w:id="14874" w:author="GoldenCorpusHarness" w:date="2026-03-28T21:57:49Z">
        <w:r>
          <w:t>ed at the end of the study; there</w:t>
        </w:r>
      </w:ins>
      <w:r>
        <w:t xml:space="preserve"> will </w:t>
      </w:r>
      <w:del w:id="14875" w:author="GoldenCorpusHarness" w:date="2026-03-28T21:57:49Z">
        <w:r>
          <w:delText>disclose that the trial is sponsored by MSD, and that the invest</w:delText>
        </w:r>
      </w:del>
      <w:ins w:id="14876" w:author="GoldenCorpusHarness" w:date="2026-03-28T21:57:49Z">
        <w:r>
          <w:t>be no further planned analyses of efficacy and ePRO endpoints. Or</w:t>
        </w:r>
      </w:ins>
      <w:r>
        <w:t>ig</w:t>
      </w:r>
      <w:del w:id="14877" w:author="GoldenCorpusHarness" w:date="2026-03-28T21:57:49Z">
        <w:r>
          <w:delText>ator or sponsoring institution is being paid or provided a grant for performing the trial</w:delText>
        </w:r>
      </w:del>
      <w:ins w:id="14878" w:author="GoldenCorpusHarness" w:date="2026-03-28T21:57:49Z">
        <w:r>
          <w:t>inal protocol text that is contained in this section has been retained for reference</w:t>
        </w:r>
      </w:ins>
      <w:r>
        <w:t>.</w:t>
      </w:r>
      <w:del w:id="14879" w:author="GoldenCorpusHarness" w:date="2026-03-28T21:57:49Z">
        <w:r>
          <w:delText xml:space="preserve"> However, the local ethics committee may wish to alter the wording of the disclosure statement to be consistent with financial practices at that institution. As noted above, all publications resulting from MSD trials will indicate MSD as a source of funding.</w:delText>
        </w:r>
      </w:del>
    </w:p>
    <w:p ns2:paraId="2F31BD9E" ns2:textId="77777777" w:rsidR="00711E3C" w:rsidRDefault="00711E3C" w:rsidP="00711E3C">
      <w:pPr>
        <w:pStyle w:val="Paragraph0"/>
        <w:rPr>
          <w:b/>
          <w:sz w:val="18"/>
          <w:szCs w:val="18"/>
          <w:u w:val="single"/>
        </w:rPr>
      </w:pPr>
      <w:del w:id="14880" w:author="GoldenCorpusHarness" w:date="2026-03-28T21:57:49Z">
        <w:r>
          <w:delText>C.</w:delText>
        </w:r>
      </w:del>
      <w:ins w:id="14881" w:author="GoldenCorpusHarness" w:date="2026-03-28T21:57:49Z">
        <w:r>
          <w:t>This</w:t>
        </w:r>
      </w:ins>
      <w:r>
        <w:t xml:space="preserve"> </w:t>
      </w:r>
      <w:del w:id="14882" w:author="GoldenCorpusHarness" w:date="2026-03-28T21:57:49Z">
        <w:r>
          <w:delText>Fu</w:delText>
        </w:r>
      </w:del>
      <w:ins w:id="14883" w:author="GoldenCorpusHarness" w:date="2026-03-28T21:57:49Z">
        <w:r>
          <w:t>sectio</w:t>
        </w:r>
      </w:ins>
      <w:r>
        <w:t>n</w:t>
      </w:r>
      <w:ins w:id="14884" w:author="GoldenCorpusHarness" w:date="2026-03-28T21:57:49Z">
        <w:r>
          <w:t xml:space="preserve"> </w:t>
        </w:r>
      </w:ins>
      <w:r>
        <w:t>d</w:t>
      </w:r>
      <w:ins w:id="14885" w:author="GoldenCorpusHarness" w:date="2026-03-28T21:57:49Z">
        <w:r>
          <w:t>escr</w:t>
        </w:r>
      </w:ins>
      <w:r>
        <w:t>i</w:t>
      </w:r>
      <w:del w:id="14886" w:author="GoldenCorpusHarness" w:date="2026-03-28T21:57:49Z">
        <w:r>
          <w:delText>ng</w:delText>
        </w:r>
      </w:del>
      <w:ins w:id="14887" w:author="GoldenCorpusHarness" w:date="2026-03-28T21:57:49Z">
        <w:r>
          <w:t>bes</w:t>
        </w:r>
      </w:ins>
      <w:r>
        <w:t xml:space="preserve"> </w:t>
      </w:r>
      <w:del w:id="14888" w:author="GoldenCorpusHarness" w:date="2026-03-28T21:57:49Z">
        <w:r>
          <w:delText>f</w:delText>
        </w:r>
      </w:del>
      <w:ins w:id="14889" w:author="GoldenCorpusHarness" w:date="2026-03-28T21:57:49Z">
        <w:r>
          <w:t>the statistical meth</w:t>
        </w:r>
      </w:ins>
      <w:r>
        <w:t>o</w:t>
      </w:r>
      <w:ins w:id="14890" w:author="GoldenCorpusHarness" w:date="2026-03-28T21:57:49Z">
        <w:r>
          <w:t>ds that add</w:t>
        </w:r>
      </w:ins>
      <w:r>
        <w:t>r</w:t>
      </w:r>
      <w:ins w:id="14891" w:author="GoldenCorpusHarness" w:date="2026-03-28T21:57:49Z">
        <w:r>
          <w:t>ess</w:t>
        </w:r>
      </w:ins>
      <w:r>
        <w:t xml:space="preserve"> </w:t>
      </w:r>
      <w:del w:id="14892" w:author="GoldenCorpusHarness" w:date="2026-03-28T21:57:49Z">
        <w:r>
          <w:delText>T</w:delText>
        </w:r>
      </w:del>
      <w:ins w:id="14893" w:author="GoldenCorpusHarness" w:date="2026-03-28T21:57:49Z">
        <w:r>
          <w:t>the p</w:t>
        </w:r>
      </w:ins>
      <w:r>
        <w:t>r</w:t>
      </w:r>
      <w:ins w:id="14894" w:author="GoldenCorpusHarness" w:date="2026-03-28T21:57:49Z">
        <w:r>
          <w:t>im</w:t>
        </w:r>
      </w:ins>
      <w:r>
        <w:t>a</w:t>
      </w:r>
      <w:del w:id="14895" w:author="GoldenCorpusHarness" w:date="2026-03-28T21:57:49Z">
        <w:r>
          <w:delText>vel</w:delText>
        </w:r>
      </w:del>
      <w:ins w:id="14896" w:author="GoldenCorpusHarness" w:date="2026-03-28T21:57:49Z">
        <w:r>
          <w:t>ry</w:t>
        </w:r>
      </w:ins>
      <w:r>
        <w:t xml:space="preserve"> and </w:t>
      </w:r>
      <w:del w:id="14897" w:author="GoldenCorpusHarness" w:date="2026-03-28T21:57:49Z">
        <w:r>
          <w:delText>O</w:delText>
        </w:r>
      </w:del>
      <w:ins w:id="14898" w:author="GoldenCorpusHarness" w:date="2026-03-28T21:57:49Z">
        <w:r>
          <w:t xml:space="preserve">secondary objectives. Methods related to exploratory objectives will be described in </w:t>
        </w:r>
      </w:ins>
      <w:r>
        <w:t>the</w:t>
      </w:r>
      <w:del w:id="14899" w:author="GoldenCorpusHarness" w:date="2026-03-28T21:57:49Z">
        <w:r>
          <w:delText>r</w:delText>
        </w:r>
      </w:del>
      <w:r>
        <w:t xml:space="preserve"> </w:t>
      </w:r>
      <w:del w:id="14900" w:author="GoldenCorpusHarness" w:date="2026-03-28T21:57:49Z">
        <w:r>
          <w:delText>R</w:delText>
        </w:r>
      </w:del>
      <w:ins w:id="14901" w:author="GoldenCorpusHarness" w:date="2026-03-28T21:57:49Z">
        <w:r>
          <w:t>suppl</w:t>
        </w:r>
      </w:ins>
      <w:r>
        <w:t>e</w:t>
      </w:r>
      <w:del w:id="14902" w:author="GoldenCorpusHarness" w:date="2026-03-28T21:57:49Z">
        <w:r>
          <w:delText>qu</w:delText>
        </w:r>
      </w:del>
      <w:ins w:id="14903" w:author="GoldenCorpusHarness" w:date="2026-03-28T21:57:49Z">
        <w:r>
          <w:t>m</w:t>
        </w:r>
      </w:ins>
      <w:r>
        <w:t>e</w:t>
      </w:r>
      <w:del w:id="14904" w:author="GoldenCorpusHarness" w:date="2026-03-28T21:57:49Z">
        <w:r>
          <w:delText>s</w:delText>
        </w:r>
      </w:del>
      <w:ins w:id="14905" w:author="GoldenCorpusHarness" w:date="2026-03-28T21:57:49Z">
        <w:r>
          <w:t>n</w:t>
        </w:r>
      </w:ins>
      <w:r>
        <w:t>t</w:t>
      </w:r>
      <w:del w:id="14906" w:author="GoldenCorpusHarness" w:date="2026-03-28T21:57:49Z">
        <w:r>
          <w:delText>s</w:delText>
        </w:r>
      </w:del>
      <w:ins w:id="14907" w:author="GoldenCorpusHarness" w:date="2026-03-28T21:57:49Z">
        <w:r>
          <w:t>al SAP.</w:t>
        </w:r>
      </w:ins>
    </w:p>
    <w:p ns2:paraId="22442F1E" ns2:textId="77777777" w:rsidR="00711E3C" w:rsidRDefault="00711E3C" w:rsidP="00711E3C">
      <w:pPr>
        <w:pStyle w:val="Paragraph0"/>
        <w:ind w:left="720"/>
        <w:rPr>
          <w:sz w:val="18"/>
          <w:szCs w:val="18"/>
        </w:rPr>
      </w:pPr>
      <w:del w:id="14908" w:author="GoldenCorpusHarness" w:date="2026-03-28T21:57:49Z">
        <w:r>
          <w:delText>Fundin</w:delText>
        </w:r>
      </w:del>
      <w:ins w:id="14909" w:author="GoldenCorpusHarness" w:date="2026-03-28T21:57:49Z">
        <w:r>
          <w:t>Efficacy results that will be deemed to be statistically si</w:t>
        </w:r>
      </w:ins>
      <w:r>
        <w:t>g</w:t>
      </w:r>
      <w:del w:id="14910" w:author="GoldenCorpusHarness" w:date="2026-03-28T21:57:49Z">
        <w:r>
          <w:delText xml:space="preserve"> of tra</w:delText>
        </w:r>
      </w:del>
      <w:ins w:id="14911" w:author="GoldenCorpusHarness" w:date="2026-03-28T21:57:49Z">
        <w:r>
          <w:t>nificant after consideration of the Type I error control strategy are described in Section 9.8, Multiplicity. Nominal p-</w:t>
        </w:r>
      </w:ins>
      <w:r>
        <w:t>v</w:t>
      </w:r>
      <w:del w:id="14912" w:author="GoldenCorpusHarness" w:date="2026-03-28T21:57:49Z">
        <w:r>
          <w:delText>el by investigators and support staff (</w:delText>
        </w:r>
      </w:del>
      <w:ins w:id="14913" w:author="GoldenCorpusHarness" w:date="2026-03-28T21:57:49Z">
        <w:r>
          <w:t>alues may be computed for other efficacy analyses but should be interpreted with caution due to potential issues of multiplicity and sample siz</w:t>
        </w:r>
      </w:ins>
      <w:r>
        <w:t>e.</w:t>
      </w:r>
      <w:del w:id="14914" w:author="GoldenCorpusHarness" w:date="2026-03-28T21:57:49Z">
        <w:r>
          <w:delText>g., to scientific meetings, investigator meetings, etc.) will be consistent with local guidelines and practices.</w:delText>
        </w:r>
      </w:del>
    </w:p>
    <w:p ns2:paraId="2CD047C6" ns2:textId="77777777" w:rsidR="00711E3C" w:rsidRDefault="00711E3C" w:rsidP="00711E3C">
      <w:pPr>
        <w:pStyle w:val="Paragraph0"/>
        <w:keepNext/>
        <w:rPr>
          <w:b/>
          <w:sz w:val="18"/>
          <w:szCs w:val="18"/>
          <w:u w:val="single"/>
        </w:rPr>
      </w:pPr>
      <w:del w:id="14915" w:author="GoldenCorpusHarness" w:date="2026-03-28T21:57:49Z">
        <w:r>
          <w:delText>V</w:delText>
        </w:r>
      </w:del>
      <w:ins w:id="14916" w:author="GoldenCorpusHarness" w:date="2026-03-28T21:57:49Z">
        <w:r>
          <w:t>The stratification factors used for randomization (see Section 6</w:t>
        </w:r>
      </w:ins>
      <w:r>
        <w:t>.</w:t>
      </w:r>
      <w:ins w:id="14917" w:author="GoldenCorpusHarness" w:date="2026-03-28T21:57:49Z">
        <w:r>
          <w:t>3.2 - Stratification) will be applied to all stratified analyses, in particular, the stratified log-rank test, stratified Cox model, and stratified Miettinen and Nurminen method [Miettinen, O. and Nurminen, M. 1985].</w:t>
        </w:r>
      </w:ins>
      <w:r>
        <w:t xml:space="preserve"> I</w:t>
      </w:r>
      <w:del w:id="14918" w:author="GoldenCorpusHarness" w:date="2026-03-28T21:57:49Z">
        <w:r>
          <w:delText>n</w:delText>
        </w:r>
      </w:del>
      <w:ins w:id="14919" w:author="GoldenCorpusHarness" w:date="2026-03-28T21:57:49Z">
        <w:r>
          <w:t>f there are small strata, for the purpose of analysis, strata will be combined to ensure sufficient number of participants, responses or e</w:t>
        </w:r>
      </w:ins>
      <w:r>
        <w:t>ve</w:t>
      </w:r>
      <w:del w:id="14920" w:author="GoldenCorpusHarness" w:date="2026-03-28T21:57:49Z">
        <w:r>
          <w:delText>stigator Commitment</w:delText>
        </w:r>
      </w:del>
      <w:ins w:id="14921" w:author="GoldenCorpusHarness" w:date="2026-03-28T21:57:49Z">
        <w:r>
          <w:t>nts in each stratum. Details regarding the pooling strategy will be prespecified in the sSAP before the database lock for the first efficacy interim analysis, and decisions regarding the pooling will be based on a blinded review of response and event counts by stratum.</w:t>
        </w:r>
      </w:ins>
    </w:p>
    <w:p ns2:paraId="340021C0" ns2:textId="18D9CDC3" w:rsidR="00711E3C" w:rsidRDefault="00711E3C" w:rsidP="00711E3C">
      <w:pPr>
        <w:pStyle w:val="Paragraph0"/>
        <w:rPr>
          <w:sz w:val="18"/>
          <w:szCs w:val="18"/>
        </w:rPr>
      </w:pPr>
      <w:del w:id="14922" w:author="GoldenCorpusHarness" w:date="2026-03-28T21:57:49Z">
        <w:r>
          <w:delText xml:space="preserve">Investigators will </w:delText>
        </w:r>
      </w:del>
      <w:ins w:id="14923" w:author="GoldenCorpusHarness" w:date="2026-03-28T21:57:49Z">
        <w:r>
          <w:t>O</w:t>
        </w:r>
      </w:ins>
      <w:r>
        <w:t>b</w:t>
      </w:r>
      <w:del w:id="14924" w:author="GoldenCorpusHarness" w:date="2026-03-28T21:57:49Z">
        <w:r>
          <w:delText>e exp</w:delText>
        </w:r>
      </w:del>
      <w:ins w:id="14925" w:author="GoldenCorpusHarness" w:date="2026-03-28T21:57:49Z">
        <w:r>
          <w:t>j</w:t>
        </w:r>
      </w:ins>
      <w:r>
        <w:t>ect</w:t>
      </w:r>
      <w:del w:id="14926" w:author="GoldenCorpusHarness" w:date="2026-03-28T21:57:49Z">
        <w:r>
          <w:delText>ed to re</w:delText>
        </w:r>
      </w:del>
      <w:ins w:id="14927" w:author="GoldenCorpusHarness" w:date="2026-03-28T21:57:49Z">
        <w:r>
          <w:t>i</w:t>
        </w:r>
      </w:ins>
      <w:r>
        <w:t>v</w:t>
      </w:r>
      <w:del w:id="14928" w:author="GoldenCorpusHarness" w:date="2026-03-28T21:57:49Z">
        <w:r>
          <w:delText>iew MSD’s Cod</w:delText>
        </w:r>
      </w:del>
      <w:r>
        <w:t xml:space="preserve">e </w:t>
      </w:r>
      <w:del w:id="14929" w:author="GoldenCorpusHarness" w:date="2026-03-28T21:57:49Z">
        <w:r>
          <w:delText>of C</w:delText>
        </w:r>
      </w:del>
      <w:ins w:id="14930" w:author="GoldenCorpusHarness" w:date="2026-03-28T21:57:49Z">
        <w:r>
          <w:t>Resp</w:t>
        </w:r>
      </w:ins>
      <w:r>
        <w:t>on</w:t>
      </w:r>
      <w:del w:id="14931" w:author="GoldenCorpusHarness" w:date="2026-03-28T21:57:49Z">
        <w:r>
          <w:delText>duct as an appendix to the trial protocol, and in signing the protocol, agree to support the</w:delText>
        </w:r>
      </w:del>
      <w:r>
        <w:t xml:space="preserve">se </w:t>
      </w:r>
      <w:ins w:id="14932" w:author="GoldenCorpusHarness" w:date="2026-03-28T21:57:49Z">
        <w:r>
          <w:t>Rat</w:t>
        </w:r>
      </w:ins>
      <w:r>
        <w:t>e</w:t>
      </w:r>
      <w:del w:id="14933" w:author="GoldenCorpusHarness" w:date="2026-03-28T21:57:49Z">
        <w:r>
          <w:delText>thical and scientific standards.</w:delText>
        </w:r>
      </w:del>
    </w:p>
    <w:p ns2:paraId="1EE74A7E" ns2:textId="3383B69E" w:rsidR="00A01A9C" w:rsidRDefault="00A01A9C" w:rsidP="00A01A9C">
      <w:pPr>
        <w:pStyle w:val="Heading3"/>
      </w:pPr>
      <w:del w:id="14934" w:author="GoldenCorpusHarness" w:date="2026-03-28T21:57:49Z">
        <w:r>
          <w:delText>Financial Disclosure</w:delText>
        </w:r>
      </w:del>
      <w:ins w:id="14935" w:author="GoldenCorpusHarness" w:date="2026-03-28T21:57:49Z">
        <w:r>
          <w:t>The stratified Miettinen and Nurminen method [Miettinen, O. and Nurminen, M. 1985] will be used for comparison of the ORR between two treatment groups. The difference in ORR and its 95% confidence interval from the stratified Miettinen and Nurminen method with strata weighting by sample size will be reported. The stratification factors used for randomization (See Section 6.3.2 - Stratification) will be applied to the analysis. The point estimate of ORR will be provided by treatment group, together with 95% CI using exact binomial method proposed by Clopper and Pearson (1934) [Clopper, C. J. and Pearson, E. S. 1934]. Supportive analyses may be performed for comparison of ORR based on investigator’s assessment.</w:t>
        </w:r>
      </w:ins>
    </w:p>
    <w:p ns2:paraId="2A2181BE" ns2:textId="77777777" w:rsidR="00A01A9C" w:rsidRPr="002D09F0" w:rsidRDefault="00A01A9C" w:rsidP="00A01A9C">
      <w:pPr>
        <w:pStyle w:val="Paragraph0"/>
      </w:pPr>
      <w:del w:id="14936" w:author="GoldenCorpusHarness" w:date="2026-03-28T21:57:49Z">
        <w:r>
          <w:delText>Financial Discl</w:delText>
        </w:r>
      </w:del>
      <w:ins w:id="14937" w:author="GoldenCorpusHarness" w:date="2026-03-28T21:57:49Z">
        <w:r>
          <w:t>Pr</w:t>
        </w:r>
      </w:ins>
      <w:r>
        <w:t>o</w:t>
      </w:r>
      <w:del w:id="14938" w:author="GoldenCorpusHarness" w:date="2026-03-28T21:57:49Z">
        <w:r>
          <w:delText>su</w:delText>
        </w:r>
      </w:del>
      <w:ins w:id="14939" w:author="GoldenCorpusHarness" w:date="2026-03-28T21:57:49Z">
        <w:r>
          <w:t>g</w:t>
        </w:r>
      </w:ins>
      <w:r>
        <w:t>re</w:t>
      </w:r>
      <w:del w:id="14940" w:author="GoldenCorpusHarness" w:date="2026-03-28T21:57:49Z">
        <w:r>
          <w:delText xml:space="preserve"> requirement</w:delText>
        </w:r>
      </w:del>
      <w:r>
        <w:t>s</w:t>
      </w:r>
      <w:del w:id="14941" w:author="GoldenCorpusHarness" w:date="2026-03-28T21:57:49Z">
        <w:r>
          <w:delText xml:space="preserve"> are outlined in the US Food and Drug Admini</w:delText>
        </w:r>
      </w:del>
      <w:r>
        <w:t>s</w:t>
      </w:r>
      <w:del w:id="14942" w:author="GoldenCorpusHarness" w:date="2026-03-28T21:57:49Z">
        <w:r>
          <w:delText>trat</w:delText>
        </w:r>
      </w:del>
      <w:r>
        <w:t>ion</w:t>
      </w:r>
      <w:del w:id="14943" w:author="GoldenCorpusHarness" w:date="2026-03-28T21:57:49Z">
        <w:r>
          <w:delText xml:space="preserve"> Regulations, Financial Disclosu</w:delText>
        </w:r>
      </w:del>
      <w:ins w:id="14944" w:author="GoldenCorpusHarness" w:date="2026-03-28T21:57:49Z">
        <w:r>
          <w:t>-f</w:t>
        </w:r>
      </w:ins>
      <w:r>
        <w:t>re</w:t>
      </w:r>
      <w:del w:id="14945" w:author="GoldenCorpusHarness" w:date="2026-03-28T21:57:49Z">
        <w:r>
          <w:delText xml:space="preserve"> by Clinical Investigators (21 CFR Part 54). It is th</w:delText>
        </w:r>
      </w:del>
      <w:r>
        <w:t>e S</w:t>
      </w:r>
      <w:del w:id="14946" w:author="GoldenCorpusHarness" w:date="2026-03-28T21:57:49Z">
        <w:r>
          <w:delText>ponso</w:delText>
        </w:r>
      </w:del>
      <w:ins w:id="14947" w:author="GoldenCorpusHarness" w:date="2026-03-28T21:57:49Z">
        <w:r>
          <w:t>u</w:t>
        </w:r>
      </w:ins>
      <w:r>
        <w:t>r</w:t>
      </w:r>
      <w:del w:id="14948" w:author="GoldenCorpusHarness" w:date="2026-03-28T21:57:49Z">
        <w:r>
          <w:delText>'s respons</w:delText>
        </w:r>
      </w:del>
      <w:ins w:id="14949" w:author="GoldenCorpusHarness" w:date="2026-03-28T21:57:49Z">
        <w:r>
          <w:t>v</w:t>
        </w:r>
      </w:ins>
      <w:r>
        <w:t>i</w:t>
      </w:r>
      <w:del w:id="14950" w:author="GoldenCorpusHarness" w:date="2026-03-28T21:57:49Z">
        <w:r>
          <w:delText>bility to determine, based on these regulations, whether a request for Financi</w:delText>
        </w:r>
      </w:del>
      <w:ins w:id="14951" w:author="GoldenCorpusHarness" w:date="2026-03-28T21:57:49Z">
        <w:r>
          <w:t>v</w:t>
        </w:r>
      </w:ins>
      <w:r>
        <w:t>al</w:t>
      </w:r>
      <w:del w:id="14952" w:author="GoldenCorpusHarness" w:date="2026-03-28T21:57:49Z">
        <w:r>
          <w:delText xml:space="preserve"> Disclosure information is required. It is the investigator's/subinvestigator's responsibility to comply with any such request.</w:delText>
        </w:r>
      </w:del>
    </w:p>
    <w:p ns2:paraId="627B11D0" ns2:textId="76B77DD0" w:rsidR="00A01A9C" w:rsidRPr="009F6DCC" w:rsidRDefault="00A01A9C" w:rsidP="00A01A9C">
      <w:pPr>
        <w:pStyle w:val="Paragraph0"/>
      </w:pPr>
      <w:r>
        <w:t xml:space="preserve">The </w:t>
      </w:r>
      <w:del w:id="14953" w:author="GoldenCorpusHarness" w:date="2026-03-28T21:57:49Z">
        <w:r>
          <w:delText>in</w:delText>
        </w:r>
      </w:del>
      <w:ins w:id="14954" w:author="GoldenCorpusHarness" w:date="2026-03-28T21:57:49Z">
        <w:r>
          <w:t>nonparametric Kaplan-Meier method will be used to estimate the PFS cur</w:t>
        </w:r>
      </w:ins>
      <w:r>
        <w:t>ve</w:t>
      </w:r>
      <w:del w:id="14955" w:author="GoldenCorpusHarness" w:date="2026-03-28T21:57:49Z">
        <w:r>
          <w:delText>sti</w:delText>
        </w:r>
      </w:del>
      <w:ins w:id="14956" w:author="GoldenCorpusHarness" w:date="2026-03-28T21:57:49Z">
        <w:r>
          <w:t xml:space="preserve"> in each treatment </w:t>
        </w:r>
      </w:ins>
      <w:r>
        <w:t>g</w:t>
      </w:r>
      <w:del w:id="14957" w:author="GoldenCorpusHarness" w:date="2026-03-28T21:57:49Z">
        <w:r>
          <w:delText>ator/s</w:delText>
        </w:r>
      </w:del>
      <w:ins w:id="14958" w:author="GoldenCorpusHarness" w:date="2026-03-28T21:57:49Z">
        <w:r>
          <w:t>ro</w:t>
        </w:r>
      </w:ins>
      <w:r>
        <w:t>u</w:t>
      </w:r>
      <w:del w:id="14959" w:author="GoldenCorpusHarness" w:date="2026-03-28T21:57:49Z">
        <w:r>
          <w:delText>bin</w:delText>
        </w:r>
      </w:del>
      <w:ins w:id="14960" w:author="GoldenCorpusHarness" w:date="2026-03-28T21:57:49Z">
        <w:r>
          <w:t>p. The treatment difference in PFS will be assessed by the stratified log-rank test. A stratified Cox proportional hazard model with Efron’s method of tie handling will be used to assess the magnitude of the treatment difference (ie, hazard ratio) between the treatment arms. The hazard ratio and its 95% confidence inter</w:t>
        </w:r>
      </w:ins>
      <w:r>
        <w:t>v</w:t>
      </w:r>
      <w:del w:id="14961" w:author="GoldenCorpusHarness" w:date="2026-03-28T21:57:49Z">
        <w:r>
          <w:delText>esti</w:delText>
        </w:r>
      </w:del>
      <w:ins w:id="14962" w:author="GoldenCorpusHarness" w:date="2026-03-28T21:57:49Z">
        <w:r>
          <w:t>al from the stratified Cox model with Efron’s method of tie handlin</w:t>
        </w:r>
      </w:ins>
      <w:r>
        <w:t>g</w:t>
      </w:r>
      <w:del w:id="14963" w:author="GoldenCorpusHarness" w:date="2026-03-28T21:57:49Z">
        <w:r>
          <w:delText>ator</w:delText>
        </w:r>
      </w:del>
      <w:ins w:id="14964" w:author="GoldenCorpusHarness" w:date="2026-03-28T21:57:49Z">
        <w:r>
          <w:t xml:space="preserve"> and with a single treatment covariate will be reported. The stratification factors used for randomization </w:t>
        </w:r>
      </w:ins>
      <w:r>
        <w:t>(</w:t>
      </w:r>
      <w:del w:id="14965" w:author="GoldenCorpusHarness" w:date="2026-03-28T21:57:49Z">
        <w:r>
          <w:delText>s</w:delText>
        </w:r>
      </w:del>
      <w:ins w:id="14966" w:author="GoldenCorpusHarness" w:date="2026-03-28T21:57:49Z">
        <w:r>
          <w:t>See Section 6.3.2 - Stratification</w:t>
        </w:r>
      </w:ins>
      <w:r>
        <w:t xml:space="preserve">) </w:t>
      </w:r>
      <w:del w:id="14967" w:author="GoldenCorpusHarness" w:date="2026-03-28T21:57:49Z">
        <w:r>
          <w:delText>a</w:delText>
        </w:r>
      </w:del>
      <w:ins w:id="14968" w:author="GoldenCorpusHarness" w:date="2026-03-28T21:57:49Z">
        <w:r>
          <w:t>will be applied to both the stratified lo</w:t>
        </w:r>
      </w:ins>
      <w:r>
        <w:t>g</w:t>
      </w:r>
      <w:del w:id="14969" w:author="GoldenCorpusHarness" w:date="2026-03-28T21:57:49Z">
        <w:r>
          <w:delText>ree, if req</w:delText>
        </w:r>
      </w:del>
      <w:ins w:id="14970" w:author="GoldenCorpusHarness" w:date="2026-03-28T21:57:49Z">
        <w:r>
          <w:t>-rank test and the stratified Cox model. S</w:t>
        </w:r>
      </w:ins>
      <w:r>
        <w:t>u</w:t>
      </w:r>
      <w:del w:id="14971" w:author="GoldenCorpusHarness" w:date="2026-03-28T21:57:49Z">
        <w:r>
          <w:delText>ested b</w:delText>
        </w:r>
      </w:del>
      <w:ins w:id="14972" w:author="GoldenCorpusHarness" w:date="2026-03-28T21:57:49Z">
        <w:r>
          <w:t>pportive anal</w:t>
        </w:r>
      </w:ins>
      <w:r>
        <w:t>y</w:t>
      </w:r>
      <w:del w:id="14973" w:author="GoldenCorpusHarness" w:date="2026-03-28T21:57:49Z">
        <w:r>
          <w:delText xml:space="preserve"> the </w:delText>
        </w:r>
      </w:del>
      <w:ins w:id="14974" w:author="GoldenCorpusHarness" w:date="2026-03-28T21:57:49Z">
        <w:r>
          <w:t>ses may be performed for comparison of PF</w:t>
        </w:r>
      </w:ins>
      <w:r>
        <w:t>S</w:t>
      </w:r>
      <w:del w:id="14975" w:author="GoldenCorpusHarness" w:date="2026-03-28T21:57:49Z">
        <w:r>
          <w:delText>ponsor in accordance with 21 CFR Part 54, to pro</w:delText>
        </w:r>
      </w:del>
      <w:ins w:id="14976" w:author="GoldenCorpusHarness" w:date="2026-03-28T21:57:49Z">
        <w:r>
          <w:t xml:space="preserve"> based on in</w:t>
        </w:r>
      </w:ins>
      <w:r>
        <w:t>v</w:t>
      </w:r>
      <w:del w:id="14977" w:author="GoldenCorpusHarness" w:date="2026-03-28T21:57:49Z">
        <w:r>
          <w:delText>ide his/her financial interests in and/or arran</w:delText>
        </w:r>
      </w:del>
      <w:ins w:id="14978" w:author="GoldenCorpusHarness" w:date="2026-03-28T21:57:49Z">
        <w:r>
          <w:t>esti</w:t>
        </w:r>
      </w:ins>
      <w:r>
        <w:t>g</w:t>
      </w:r>
      <w:del w:id="14979" w:author="GoldenCorpusHarness" w:date="2026-03-28T21:57:49Z">
        <w:r>
          <w:delText>ements with the Sponsor to allow for the submission of complete and accurate certification and disclosure statements</w:delText>
        </w:r>
      </w:del>
      <w:ins w:id="14980" w:author="GoldenCorpusHarness" w:date="2026-03-28T21:57:49Z">
        <w:r>
          <w:t>ator’s assessment</w:t>
        </w:r>
      </w:ins>
      <w:r>
        <w:t>.</w:t>
      </w:r>
      <w:del w:id="14981" w:author="GoldenCorpusHarness" w:date="2026-03-28T21:57:49Z">
        <w:r>
          <w:delText xml:space="preserve"> The investigator/subinvestigator(s) further agree to provide this information on a Certification/Disclosure Form, commonly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delText>
        </w:r>
      </w:del>
    </w:p>
    <w:p ns2:paraId="266756D2" ns2:textId="77777777" w:rsidR="00A01A9C" w:rsidRDefault="00A01A9C" w:rsidP="00A01A9C">
      <w:pPr>
        <w:pStyle w:val="Heading3"/>
      </w:pPr>
      <w:del w:id="14982" w:author="GoldenCorpusHarness" w:date="2026-03-28T21:57:49Z">
        <w:r>
          <w:delText>Data</w:delText>
        </w:r>
      </w:del>
      <w:ins w:id="14983" w:author="GoldenCorpusHarness" w:date="2026-03-28T21:57:49Z">
        <w:r>
          <w:t>Since disease progression is assessed periodically,</w:t>
        </w:r>
      </w:ins>
      <w:r>
        <w:t xml:space="preserve"> P</w:t>
      </w:r>
      <w:del w:id="14984" w:author="GoldenCorpusHarness" w:date="2026-03-28T21:57:49Z">
        <w:r>
          <w:delText>rotection</w:delText>
        </w:r>
      </w:del>
      <w:ins w:id="14985" w:author="GoldenCorpusHarness" w:date="2026-03-28T21:57:49Z">
        <w:r>
          <w:t>D can occur any time in the time interval between the last assessment where PD was not documented and the assessment when PD is documented. The true date of disease progression will be approximated by the earlier of the date of the first assessment at which PD is objectively documented per RECIST 1.1 by BICR and the date of death. Death is considered a PD event.</w:t>
        </w:r>
      </w:ins>
    </w:p>
    <w:p ns2:paraId="657A6C3C" ns2:textId="77777777" w:rsidR="00A01A9C" w:rsidRPr="009F6DCC" w:rsidRDefault="00A01A9C" w:rsidP="00A01A9C">
      <w:pPr>
        <w:pStyle w:val="Paragraph0"/>
      </w:pPr>
      <w:ins w:id="14986" w:author="GoldenCorpusHarness" w:date="2026-03-28T21:57:49Z">
        <w:r>
          <w:t>For the primary analysis, any participant who experiences an event (</w:t>
        </w:r>
      </w:ins>
      <w:r>
        <w:t>P</w:t>
      </w:r>
      <w:del w:id="14987" w:author="GoldenCorpusHarness" w:date="2026-03-28T21:57:49Z">
        <w:r>
          <w:delText>articipa</w:delText>
        </w:r>
      </w:del>
      <w:ins w:id="14988" w:author="GoldenCorpusHarness" w:date="2026-03-28T21:57:49Z">
        <w:r>
          <w:t>D or death) immediately after 2 or more missed disease assessme</w:t>
        </w:r>
      </w:ins>
      <w:r>
        <w:t xml:space="preserve">nts will be </w:t>
      </w:r>
      <w:del w:id="14989" w:author="GoldenCorpusHarness" w:date="2026-03-28T21:57:49Z">
        <w:r>
          <w:delText>assi</w:delText>
        </w:r>
      </w:del>
      <w:ins w:id="14990" w:author="GoldenCorpusHarness" w:date="2026-03-28T21:57:49Z">
        <w:r>
          <w:t>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If a participant meets multiple criteria for censorin</w:t>
        </w:r>
      </w:ins>
      <w:r>
        <w:t>g</w:t>
      </w:r>
      <w:del w:id="14991" w:author="GoldenCorpusHarness" w:date="2026-03-28T21:57:49Z">
        <w:r>
          <w:delText xml:space="preserve">ned a </w:delText>
        </w:r>
      </w:del>
      <w:ins w:id="14992" w:author="GoldenCorpusHarness" w:date="2026-03-28T21:57:49Z">
        <w:r>
          <w:t>, the censoring criterion that occ</w:t>
        </w:r>
      </w:ins>
      <w:r>
        <w:t>u</w:t>
      </w:r>
      <w:del w:id="14993" w:author="GoldenCorpusHarness" w:date="2026-03-28T21:57:49Z">
        <w:r>
          <w:delText>nique identifier</w:delText>
        </w:r>
      </w:del>
      <w:ins w:id="14994" w:author="GoldenCorpusHarness" w:date="2026-03-28T21:57:49Z">
        <w:r>
          <w:t>rs earliest will</w:t>
        </w:r>
      </w:ins>
      <w:r>
        <w:t xml:space="preserve"> b</w:t>
      </w:r>
      <w:del w:id="14995" w:author="GoldenCorpusHarness" w:date="2026-03-28T21:57:49Z">
        <w:r>
          <w:delText>y the Sponsor</w:delText>
        </w:r>
      </w:del>
      <w:ins w:id="14996" w:author="GoldenCorpusHarness" w:date="2026-03-28T21:57:49Z">
        <w:r>
          <w:t>e applied</w:t>
        </w:r>
      </w:ins>
      <w:r>
        <w:t xml:space="preserve">. </w:t>
      </w:r>
      <w:del w:id="14997" w:author="GoldenCorpusHarness" w:date="2026-03-28T21:57:49Z">
        <w:r>
          <w:delText>Any participant records or datasets that are transferred to the Sponsor will contain the identifier only; participant names or any information that would make the participant identifiable will not be transferred.</w:delText>
        </w:r>
      </w:del>
      <w:ins w:id="14998" w:author="GoldenCorpusHarness" w:date="2026-03-28T21:57:49Z">
        <w:r>
          <w:t xml:space="preserve"> </w:t>
        </w:r>
      </w:ins>
    </w:p>
    <w:p ns2:paraId="2497319C" ns2:textId="127C6D79" w:rsidR="00A01A9C" w:rsidRPr="009F6DCC" w:rsidRDefault="00A01A9C" w:rsidP="00A01A9C">
      <w:pPr>
        <w:pStyle w:val="Paragraph0"/>
      </w:pPr>
      <w:r>
        <w:t>T</w:t>
      </w:r>
      <w:del w:id="14999" w:author="GoldenCorpusHarness" w:date="2026-03-28T21:57:49Z">
        <w:r>
          <w:delText xml:space="preserve">he participant must </w:delText>
        </w:r>
      </w:del>
      <w:ins w:id="15000" w:author="GoldenCorpusHarness" w:date="2026-03-28T21:57:49Z">
        <w:r>
          <w:t>o evaluate the ro</w:t>
        </w:r>
      </w:ins>
      <w:r>
        <w:t>b</w:t>
      </w:r>
      <w:del w:id="15001" w:author="GoldenCorpusHarness" w:date="2026-03-28T21:57:49Z">
        <w:r>
          <w:delText>e informed that hi</w:delText>
        </w:r>
      </w:del>
      <w:ins w:id="15002" w:author="GoldenCorpusHarness" w:date="2026-03-28T21:57:49Z">
        <w:r>
          <w:t>ustness of the PFS endpoint per RECIST 1.1 by BICR, 2 sensitivity analyses with different sets of censoring rules will be performed. The first sensitivity analysis follows the intention-to-treat principle. That is, PD</w:t>
        </w:r>
      </w:ins>
      <w:r>
        <w:t>s/</w:t>
      </w:r>
      <w:del w:id="15003" w:author="GoldenCorpusHarness" w:date="2026-03-28T21:57:49Z">
        <w:r>
          <w:delText xml:space="preserve">her personal study-related data </w:delText>
        </w:r>
      </w:del>
      <w:ins w:id="15004" w:author="GoldenCorpusHarness" w:date="2026-03-28T21:57:49Z">
        <w:r>
          <w:t>deaths are counted as events regardless of missed study visits or initiation of ne</w:t>
        </w:r>
      </w:ins>
      <w:r>
        <w:t>w</w:t>
      </w:r>
      <w:del w:id="15005" w:author="GoldenCorpusHarness" w:date="2026-03-28T21:57:49Z">
        <w:r>
          <w:delText>ill</w:delText>
        </w:r>
      </w:del>
      <w:ins w:id="15006" w:author="GoldenCorpusHarness" w:date="2026-03-28T21:57:49Z">
        <w:r>
          <w:t xml:space="preserve"> anticancer therapy. The second sensitivity analysis considers discontinuation of treatment due to reasons other than complete response or initiation of new anticancer treatment, whichever occurs later, to</w:t>
        </w:r>
      </w:ins>
      <w:r>
        <w:t xml:space="preserve"> be </w:t>
      </w:r>
      <w:del w:id="15007" w:author="GoldenCorpusHarness" w:date="2026-03-28T21:57:49Z">
        <w:r>
          <w:delText>used</w:delText>
        </w:r>
      </w:del>
      <w:ins w:id="15008" w:author="GoldenCorpusHarness" w:date="2026-03-28T21:57:49Z">
        <w:r>
          <w:t>a PD event for participants without documented PD or death. If a participant meets multiple criteria for censoring, the censoring criterion that occurs earliest will</w:t>
        </w:r>
      </w:ins>
      <w:r>
        <w:t xml:space="preserve"> b</w:t>
      </w:r>
      <w:del w:id="15009" w:author="GoldenCorpusHarness" w:date="2026-03-28T21:57:49Z">
        <w:r>
          <w:delText>y the Sponsor in accordance with local data protection law</w:delText>
        </w:r>
      </w:del>
      <w:ins w:id="15010" w:author="GoldenCorpusHarness" w:date="2026-03-28T21:57:49Z">
        <w:r>
          <w:t>e applied</w:t>
        </w:r>
      </w:ins>
      <w:r>
        <w:t xml:space="preserve">. The </w:t>
      </w:r>
      <w:del w:id="15011" w:author="GoldenCorpusHarness" w:date="2026-03-28T21:57:49Z">
        <w:r>
          <w:delText xml:space="preserve">level of disclosure must also </w:delText>
        </w:r>
      </w:del>
      <w:ins w:id="15012" w:author="GoldenCorpusHarness" w:date="2026-03-28T21:57:49Z">
        <w:r>
          <w:t>censoring rules for the primary and sensitivity analyses are summarized in Ta</w:t>
        </w:r>
      </w:ins>
      <w:r>
        <w:t>b</w:t>
      </w:r>
      <w:del w:id="15013" w:author="GoldenCorpusHarness" w:date="2026-03-28T21:57:49Z">
        <w:r>
          <w:delText>e explained to the participant</w:delText>
        </w:r>
      </w:del>
      <w:ins w:id="15014" w:author="GoldenCorpusHarness" w:date="2026-03-28T21:57:49Z">
        <w:r>
          <w:t>le 9</w:t>
        </w:r>
      </w:ins>
      <w:r>
        <w:t>.</w:t>
      </w:r>
      <w:del w:id="15015" w:author="GoldenCorpusHarness" w:date="2026-03-28T21:57:49Z">
        <w:r>
          <w:delText xml:space="preserve"> </w:delText>
        </w:r>
      </w:del>
    </w:p>
    <w:p ns2:paraId="2368A69F" ns2:textId="333402D6" w:rsidR="00EC3486" w:rsidRDefault="00A01A9C" w:rsidP="00A01A9C">
      <w:pPr>
        <w:pStyle w:val="Paragraph0"/>
      </w:pPr>
      <w:del w:id="15016" w:author="GoldenCorpusHarness" w:date="2026-03-28T21:57:49Z">
        <w:r>
          <w:delText>The participant must be informed that his/her medical records may be examined by Clinical Quality Assurance auditors or other authorized personnel appointed by the Sponsor, by appropriate IRB/IEC members, and by inspectors from regulatory authorities.</w:delText>
        </w:r>
      </w:del>
    </w:p>
    <w:p ns2:paraId="090BEFA6" ns2:textId="724FE0AF" w:rsidR="00EC3486" w:rsidRDefault="00EC3486" w:rsidP="00EC3486">
      <w:pPr>
        <w:pStyle w:val="Heading4"/>
      </w:pPr>
      <w:ins w:id="15017" w:author="GoldenCorpusHarness" w:date="2026-03-28T21:57:49Z">
        <w:r>
          <w:t>Table 9</w:t>
        </w:r>
      </w:ins>
      <w:r>
        <w:t>C</w:t>
      </w:r>
      <w:del w:id="15018" w:author="GoldenCorpusHarness" w:date="2026-03-28T21:57:49Z">
        <w:r>
          <w:delText>onfid</w:delText>
        </w:r>
      </w:del>
      <w:r>
        <w:t>en</w:t>
      </w:r>
      <w:ins w:id="15019" w:author="GoldenCorpusHarness" w:date="2026-03-28T21:57:49Z">
        <w:r>
          <w:t>soring Rules for Primary and Sensi</w:t>
        </w:r>
      </w:ins>
      <w:r>
        <w:t>ti</w:t>
      </w:r>
      <w:del w:id="15020" w:author="GoldenCorpusHarness" w:date="2026-03-28T21:57:49Z">
        <w:r>
          <w:delText>al</w:delText>
        </w:r>
      </w:del>
      <w:ins w:id="15021" w:author="GoldenCorpusHarness" w:date="2026-03-28T21:57:49Z">
        <w:r>
          <w:t>v</w:t>
        </w:r>
      </w:ins>
      <w:r>
        <w:t xml:space="preserve">ity </w:t>
      </w:r>
      <w:ins w:id="15022" w:author="GoldenCorpusHarness" w:date="2026-03-28T21:57:49Z">
        <w:r>
          <w:t xml:space="preserve">Analyses </w:t>
        </w:r>
      </w:ins>
      <w:r>
        <w:t xml:space="preserve">of </w:t>
      </w:r>
      <w:del w:id="15023" w:author="GoldenCorpusHarness" w:date="2026-03-28T21:57:49Z">
        <w:r>
          <w:delText>Data</w:delText>
        </w:r>
      </w:del>
      <w:ins w:id="15024" w:author="GoldenCorpusHarness" w:date="2026-03-28T21:57:49Z">
        <w:r>
          <w:t>PFS</w:t>
        </w:r>
      </w:ins>
    </w:p>
    <w:p ns2:paraId="6FFEF36B" ns2:textId="0A5049F2" w:rsidR="00EC3486" w:rsidRDefault="00EC3486" w:rsidP="00EC3486">
      <w:pPr>
        <w:pStyle w:val="Paragraph0"/>
      </w:pPr>
      <w:r w:rsidRPr="00EC3486">
        <w:t>By signing this protocol, the investigator affirms to the Sponsor that information furnished to the investigator by the Sponsor will be maintained in confidence, and such information will be divulged to the IRB</w:t>
      </w:r>
      <w:r w:rsidR="006913F3">
        <w:t xml:space="preserve">, </w:t>
      </w:r>
      <w:r w:rsidRPr="00EC3486">
        <w:t>IEC</w:t>
      </w:r>
      <w:r w:rsidR="006913F3">
        <w:t>,</w:t>
      </w:r>
      <w:r w:rsidRPr="00EC3486">
        <w:t xml:space="preserve"> or similar or expert committee; affiliated institution and employees, only under an appropriate understanding of confidentiality with such board or committee, affiliated institution and employees. Data generated by this study will be considered confidential by the investigator, except to the extent that it is included in a publication as provided in the Publications section of this protocol.</w:t>
      </w:r>
    </w:p>
    <w:p ns2:paraId="168979A8" ns2:textId="69E2E914" w:rsidR="00EC3486" w:rsidRDefault="00EC3486" w:rsidP="00EC3486">
      <w:pPr>
        <w:pStyle w:val="Heading4"/>
      </w:pPr>
      <w:del w:id="15025" w:author="GoldenCorpusHarness" w:date="2026-03-28T21:57:49Z">
        <w:r>
          <w:delText>Confidentiality of Participant Records</w:delText>
        </w:r>
      </w:del>
    </w:p>
    <w:p ns2:paraId="330CD848" ns2:textId="0428DECF" w:rsidR="00EC3486" w:rsidRDefault="00EC3486" w:rsidP="00EC3486">
      <w:pPr>
        <w:pStyle w:val="Paragraph0"/>
      </w:pPr>
      <w:del w:id="15026" w:author="GoldenCorpusHarness" w:date="2026-03-28T21:57:49Z">
        <w:r>
          <w:delText xml:space="preserve">By signing this protocol, the investigator agrees that the Sponsor (or Sponsor representative), IRB/IEC, or regulatory authority representatives may consult and/or copy study documents to </w:delText>
        </w:r>
      </w:del>
      <w:ins w:id="15027" w:author="GoldenCorpusHarness" w:date="2026-03-28T21:57:49Z">
        <w:r>
          <w:t>O</w:t>
        </w:r>
      </w:ins>
      <w:r>
        <w:t>ver</w:t>
      </w:r>
      <w:del w:id="15028" w:author="GoldenCorpusHarness" w:date="2026-03-28T21:57:49Z">
        <w:r>
          <w:delText>ify worksheet/CRF d</w:delText>
        </w:r>
      </w:del>
      <w:r>
        <w:t>a</w:t>
      </w:r>
      <w:del w:id="15029" w:author="GoldenCorpusHarness" w:date="2026-03-28T21:57:49Z">
        <w:r>
          <w:delText>ta. By signing the consent form, the participant agrees to this process. If study documents wi</w:delText>
        </w:r>
      </w:del>
      <w:r>
        <w:t xml:space="preserve">ll </w:t>
      </w:r>
      <w:del w:id="15030" w:author="GoldenCorpusHarness" w:date="2026-03-28T21:57:49Z">
        <w:r>
          <w:delText>be photocopied d</w:delText>
        </w:r>
      </w:del>
      <w:ins w:id="15031" w:author="GoldenCorpusHarness" w:date="2026-03-28T21:57:49Z">
        <w:r>
          <w:t>S</w:t>
        </w:r>
      </w:ins>
      <w:r>
        <w:t>ur</w:t>
      </w:r>
      <w:ins w:id="15032" w:author="GoldenCorpusHarness" w:date="2026-03-28T21:57:49Z">
        <w:r>
          <w:t>v</w:t>
        </w:r>
      </w:ins>
      <w:r>
        <w:t>i</w:t>
      </w:r>
      <w:del w:id="15033" w:author="GoldenCorpusHarness" w:date="2026-03-28T21:57:49Z">
        <w:r>
          <w:delText xml:space="preserve">ng the process of </w:delText>
        </w:r>
      </w:del>
      <w:r>
        <w:t>v</w:t>
      </w:r>
      <w:del w:id="15034" w:author="GoldenCorpusHarness" w:date="2026-03-28T21:57:49Z">
        <w:r>
          <w:delText>erifying worksheet/CRF information, the participant will be identified by unique code only; full names/initi</w:delText>
        </w:r>
      </w:del>
      <w:r>
        <w:t>al</w:t>
      </w:r>
      <w:del w:id="15035" w:author="GoldenCorpusHarness" w:date="2026-03-28T21:57:49Z">
        <w:r>
          <w:delText>s will be masked prior to transmission to the Sponsor.</w:delText>
        </w:r>
      </w:del>
    </w:p>
    <w:p ns2:paraId="3F31F526" ns2:textId="77777777" w:rsidR="00EC3486" w:rsidRDefault="00EC3486" w:rsidP="00EC3486">
      <w:pPr>
        <w:pStyle w:val="Paragraph0"/>
      </w:pPr>
      <w:del w:id="15036" w:author="GoldenCorpusHarness" w:date="2026-03-28T21:57:49Z">
        <w:r>
          <w:delText>B</w:delText>
        </w:r>
      </w:del>
      <w:ins w:id="15037" w:author="GoldenCorpusHarness" w:date="2026-03-28T21:57:49Z">
        <w:r>
          <w:t>The nonparametric Kaplan-Meier method will be used to estimate the survival curves. The treatment difference in survival will be assessed b</w:t>
        </w:r>
      </w:ins>
      <w:r>
        <w:t xml:space="preserve">y </w:t>
      </w:r>
      <w:del w:id="15038" w:author="GoldenCorpusHarness" w:date="2026-03-28T21:57:49Z">
        <w:r>
          <w:delText>si</w:delText>
        </w:r>
      </w:del>
      <w:ins w:id="15039" w:author="GoldenCorpusHarness" w:date="2026-03-28T21:57:49Z">
        <w:r>
          <w:t>the stratified lo</w:t>
        </w:r>
      </w:ins>
      <w:r>
        <w:t>g</w:t>
      </w:r>
      <w:del w:id="15040" w:author="GoldenCorpusHarness" w:date="2026-03-28T21:57:49Z">
        <w:r>
          <w:delText>n</w:delText>
        </w:r>
      </w:del>
      <w:ins w:id="15041" w:author="GoldenCorpusHarness" w:date="2026-03-28T21:57:49Z">
        <w:r>
          <w:t>-rank test. A stratified Cox proportional hazard model with Efron’s method of tie handl</w:t>
        </w:r>
      </w:ins>
      <w:r>
        <w:t xml:space="preserve">ing </w:t>
      </w:r>
      <w:del w:id="15042" w:author="GoldenCorpusHarness" w:date="2026-03-28T21:57:49Z">
        <w:r>
          <w:delText>this protocol</w:delText>
        </w:r>
      </w:del>
      <w:ins w:id="15043" w:author="GoldenCorpusHarness" w:date="2026-03-28T21:57:49Z">
        <w:r>
          <w:t>will be used to assess the magnitude of the treatment difference (ie</w:t>
        </w:r>
      </w:ins>
      <w:r>
        <w:t xml:space="preserve">, the </w:t>
      </w:r>
      <w:del w:id="15044" w:author="GoldenCorpusHarness" w:date="2026-03-28T21:57:49Z">
        <w:r>
          <w:delText>in</w:delText>
        </w:r>
      </w:del>
      <w:ins w:id="15045" w:author="GoldenCorpusHarness" w:date="2026-03-28T21:57:49Z">
        <w:r>
          <w:t>hazard ratio). The hazard ratio and its 95% confidence inter</w:t>
        </w:r>
      </w:ins>
      <w:r>
        <w:t>v</w:t>
      </w:r>
      <w:del w:id="15046" w:author="GoldenCorpusHarness" w:date="2026-03-28T21:57:49Z">
        <w:r>
          <w:delText>esti</w:delText>
        </w:r>
      </w:del>
      <w:ins w:id="15047" w:author="GoldenCorpusHarness" w:date="2026-03-28T21:57:49Z">
        <w:r>
          <w:t>al from the stratified Cox model with a sin</w:t>
        </w:r>
      </w:ins>
      <w:r>
        <w:t>g</w:t>
      </w:r>
      <w:del w:id="15048" w:author="GoldenCorpusHarness" w:date="2026-03-28T21:57:49Z">
        <w:r>
          <w:delText>ator a</w:delText>
        </w:r>
      </w:del>
      <w:ins w:id="15049" w:author="GoldenCorpusHarness" w:date="2026-03-28T21:57:49Z">
        <w:r>
          <w:t>le treatment covariate will be reported. The stratification factors used for randomization (See Section 6.3.2 - Stratification) will be applied to both the stratified lo</w:t>
        </w:r>
      </w:ins>
      <w:r>
        <w:t>g</w:t>
      </w:r>
      <w:del w:id="15050" w:author="GoldenCorpusHarness" w:date="2026-03-28T21:57:49Z">
        <w:r>
          <w:delText>rees to treat all participant data used and disclosed in connection with this stud</w:delText>
        </w:r>
      </w:del>
      <w:ins w:id="15051" w:author="GoldenCorpusHarness" w:date="2026-03-28T21:57:49Z">
        <w:r>
          <w:t>-rank test and the stratified Cox model. Participants without documented death at the time of anal</w:t>
        </w:r>
      </w:ins>
      <w:r>
        <w:t>y</w:t>
      </w:r>
      <w:del w:id="15052" w:author="GoldenCorpusHarness" w:date="2026-03-28T21:57:49Z">
        <w:r>
          <w:delText xml:space="preserve"> in accordance with all applicable pr</w:delText>
        </w:r>
      </w:del>
      <w:ins w:id="15053" w:author="GoldenCorpusHarness" w:date="2026-03-28T21:57:49Z">
        <w:r>
          <w:t>sis will be censored at the date the participant was last known to be al</w:t>
        </w:r>
      </w:ins>
      <w:r>
        <w:t>iv</w:t>
      </w:r>
      <w:del w:id="15054" w:author="GoldenCorpusHarness" w:date="2026-03-28T21:57:49Z">
        <w:r>
          <w:delText>acy laws, rules and regulations</w:delText>
        </w:r>
      </w:del>
      <w:ins w:id="15055" w:author="GoldenCorpusHarness" w:date="2026-03-28T21:57:49Z">
        <w:r>
          <w:t>e</w:t>
        </w:r>
      </w:ins>
      <w:r>
        <w:t>.</w:t>
      </w:r>
    </w:p>
    <w:p ns2:paraId="6F5DDA75" ns2:textId="181DA63C" w:rsidR="00EC3486" w:rsidRDefault="00EC3486" w:rsidP="00EC3486">
      <w:pPr>
        <w:pStyle w:val="Heading4"/>
      </w:pPr>
      <w:del w:id="15056" w:author="GoldenCorpusHarness" w:date="2026-03-28T21:57:49Z">
        <w:r>
          <w:delText>Confidentiality of IRB/IEC Info</w:delText>
        </w:r>
      </w:del>
      <w:ins w:id="15057" w:author="GoldenCorpusHarness" w:date="2026-03-28T21:57:49Z">
        <w:r>
          <w:t>Du</w:t>
        </w:r>
      </w:ins>
      <w:r>
        <w:t>r</w:t>
      </w:r>
      <w:del w:id="15058" w:author="GoldenCorpusHarness" w:date="2026-03-28T21:57:49Z">
        <w:r>
          <w:delText>m</w:delText>
        </w:r>
      </w:del>
      <w:r>
        <w:t>ation</w:t>
      </w:r>
      <w:ins w:id="15059" w:author="GoldenCorpusHarness" w:date="2026-03-28T21:57:49Z">
        <w:r>
          <w:t xml:space="preserve"> of Response</w:t>
        </w:r>
      </w:ins>
    </w:p>
    <w:p ns2:paraId="5756F228" ns2:textId="75E7BFAE" w:rsidR="00A01A9C" w:rsidRPr="009F6DCC" w:rsidRDefault="00EC3486" w:rsidP="00EC3486">
      <w:pPr>
        <w:pStyle w:val="Paragraph0"/>
      </w:pPr>
      <w:del w:id="15060" w:author="GoldenCorpusHarness" w:date="2026-03-28T21:57:49Z">
        <w:r>
          <w:delText>The Sponsor is re</w:delText>
        </w:r>
      </w:del>
      <w:ins w:id="15061" w:author="GoldenCorpusHarness" w:date="2026-03-28T21:57:49Z">
        <w:r>
          <w:t xml:space="preserve">If sample size permits, DOR will be summarized descriptively using Kaplan-Meier medians and </w:t>
        </w:r>
      </w:ins>
      <w:r>
        <w:t>qu</w:t>
      </w:r>
      <w:del w:id="15062" w:author="GoldenCorpusHarness" w:date="2026-03-28T21:57:49Z">
        <w:r>
          <w:delText>ired to record the name and address</w:delText>
        </w:r>
      </w:del>
      <w:ins w:id="15063" w:author="GoldenCorpusHarness" w:date="2026-03-28T21:57:49Z">
        <w:r>
          <w:t>artiles. Only the subset</w:t>
        </w:r>
      </w:ins>
      <w:r>
        <w:t xml:space="preserve"> of </w:t>
      </w:r>
      <w:del w:id="15064" w:author="GoldenCorpusHarness" w:date="2026-03-28T21:57:49Z">
        <w:r>
          <w:delText>each IRB/IEC that reviews and approves this stud</w:delText>
        </w:r>
      </w:del>
      <w:ins w:id="15065" w:author="GoldenCorpusHarness" w:date="2026-03-28T21:57:49Z">
        <w:r>
          <w:t>participants who show a confirmed complete response or partial response will be included in this anal</w:t>
        </w:r>
      </w:ins>
      <w:r>
        <w:t>y</w:t>
      </w:r>
      <w:ins w:id="15066" w:author="GoldenCorpusHarness" w:date="2026-03-28T21:57:49Z">
        <w:r>
          <w:t>sis</w:t>
        </w:r>
      </w:ins>
      <w:r>
        <w:t xml:space="preserve">. </w:t>
      </w:r>
      <w:del w:id="15067" w:author="GoldenCorpusHarness" w:date="2026-03-28T21:57:49Z">
        <w:r>
          <w:delText>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delText>
        </w:r>
      </w:del>
    </w:p>
    <w:p ns2:paraId="3D94C31F" ns2:textId="0CB115B6" w:rsidR="00A01A9C" w:rsidRDefault="00A01A9C" w:rsidP="00A01A9C">
      <w:pPr>
        <w:pStyle w:val="Heading3"/>
      </w:pPr>
      <w:r>
        <w:t>C</w:t>
      </w:r>
      <w:ins w:id="15068" w:author="GoldenCorpusHarness" w:date="2026-03-28T21:57:49Z">
        <w:r>
          <w:t>ens</w:t>
        </w:r>
      </w:ins>
      <w:r>
        <w:t>o</w:t>
      </w:r>
      <w:del w:id="15069" w:author="GoldenCorpusHarness" w:date="2026-03-28T21:57:49Z">
        <w:r>
          <w:delText>mm</w:delText>
        </w:r>
      </w:del>
      <w:ins w:id="15070" w:author="GoldenCorpusHarness" w:date="2026-03-28T21:57:49Z">
        <w:r>
          <w:t>r</w:t>
        </w:r>
      </w:ins>
      <w:r>
        <w:t>i</w:t>
      </w:r>
      <w:del w:id="15071" w:author="GoldenCorpusHarness" w:date="2026-03-28T21:57:49Z">
        <w:r>
          <w:delText>tte</w:delText>
        </w:r>
      </w:del>
      <w:ins w:id="15072" w:author="GoldenCorpusHarness" w:date="2026-03-28T21:57:49Z">
        <w:r>
          <w:t>ng rul</w:t>
        </w:r>
      </w:ins>
      <w:r>
        <w:t xml:space="preserve">es </w:t>
      </w:r>
      <w:del w:id="15073" w:author="GoldenCorpusHarness" w:date="2026-03-28T21:57:49Z">
        <w:r>
          <w:delText>St</w:delText>
        </w:r>
      </w:del>
      <w:ins w:id="15074" w:author="GoldenCorpusHarness" w:date="2026-03-28T21:57:49Z">
        <w:r>
          <w:t>fo</w:t>
        </w:r>
      </w:ins>
      <w:r>
        <w:t>r</w:t>
      </w:r>
      <w:del w:id="15075" w:author="GoldenCorpusHarness" w:date="2026-03-28T21:57:49Z">
        <w:r>
          <w:delText>uctu</w:delText>
        </w:r>
      </w:del>
      <w:ins w:id="15076" w:author="GoldenCorpusHarness" w:date="2026-03-28T21:57:49Z">
        <w:r>
          <w:t xml:space="preserve"> DOR a</w:t>
        </w:r>
      </w:ins>
      <w:r>
        <w:t>re</w:t>
      </w:r>
      <w:ins w:id="15077" w:author="GoldenCorpusHarness" w:date="2026-03-28T21:57:49Z">
        <w:r>
          <w:t xml:space="preserve"> summarized in Table 10. </w:t>
        </w:r>
      </w:ins>
    </w:p>
    <w:p ns2:paraId="009A8BE9" ns2:textId="27878732" w:rsidR="00077F32" w:rsidRPr="00077F32" w:rsidRDefault="00077F32" w:rsidP="00077F32">
      <w:pPr>
        <w:pStyle w:val="Paragraph0"/>
      </w:pPr>
      <w:del w:id="15078" w:author="GoldenCorpusHarness" w:date="2026-03-28T21:57:49Z">
        <w:r>
          <w:delText>The follo</w:delText>
        </w:r>
      </w:del>
      <w:ins w:id="15079" w:author="GoldenCorpusHarness" w:date="2026-03-28T21:57:49Z">
        <w:r>
          <w:t xml:space="preserve">For each DOR analysis, a corresponding summary of the reasons responding participants are censored </w:t>
        </w:r>
      </w:ins>
      <w:r>
        <w:t>wi</w:t>
      </w:r>
      <w:del w:id="15080" w:author="GoldenCorpusHarness" w:date="2026-03-28T21:57:49Z">
        <w:r>
          <w:delText>ng committee</w:delText>
        </w:r>
      </w:del>
      <w:ins w:id="15081" w:author="GoldenCorpusHarness" w:date="2026-03-28T21:57:49Z">
        <w:r>
          <w:t>ll also be provided. Responding participant</w:t>
        </w:r>
      </w:ins>
      <w:r>
        <w:t>s w</w:t>
      </w:r>
      <w:del w:id="15082" w:author="GoldenCorpusHarness" w:date="2026-03-28T21:57:49Z">
        <w:r>
          <w:delText>ill ha</w:delText>
        </w:r>
      </w:del>
      <w:ins w:id="15083" w:author="GoldenCorpusHarness" w:date="2026-03-28T21:57:49Z">
        <w:r>
          <w:t>ho are ali</w:t>
        </w:r>
      </w:ins>
      <w:r>
        <w:t>ve</w:t>
      </w:r>
      <w:del w:id="15084" w:author="GoldenCorpusHarness" w:date="2026-03-28T21:57:49Z">
        <w:r>
          <w:delText xml:space="preserve"> responsi</w:delText>
        </w:r>
      </w:del>
      <w:ins w:id="15085" w:author="GoldenCorpusHarness" w:date="2026-03-28T21:57:49Z">
        <w:r>
          <w:t xml:space="preserve">, have not progressed, have not initiated new anticancer treatment, have not </w:t>
        </w:r>
      </w:ins>
      <w:r>
        <w:t>b</w:t>
      </w:r>
      <w:del w:id="15086" w:author="GoldenCorpusHarness" w:date="2026-03-28T21:57:49Z">
        <w:r>
          <w:delText>ilities regarding this protocol:</w:delText>
        </w:r>
      </w:del>
      <w:ins w:id="15087" w:author="GoldenCorpusHarness" w:date="2026-03-28T21:57:49Z">
        <w:r>
          <w:t xml:space="preserve">een determined to be lost to follow-up, and have had a disease assessment within ~5 months of the data cutoff date are considered ongoing responders at the time of analysis. If a participant meets multiple criteria for censoring, the censoring criterion that occurs earliest will be applied. </w:t>
        </w:r>
      </w:ins>
    </w:p>
    <w:p ns2:paraId="7AF249C9" ns2:textId="398FC0EA" w:rsidR="00077F32" w:rsidRPr="00946297" w:rsidRDefault="00077F32" w:rsidP="00623696">
      <w:pPr>
        <w:pStyle w:val="Heading4"/>
        <w:rPr>
          <w:lang w:val="en-IN" w:eastAsia="ja-JP"/>
        </w:rPr>
      </w:pPr>
      <w:del w:id="15088" w:author="GoldenCorpusHarness" w:date="2026-03-28T21:57:49Z">
        <w:r>
          <w:delText>Sci</w:delText>
        </w:r>
      </w:del>
      <w:ins w:id="15089" w:author="GoldenCorpusHarness" w:date="2026-03-28T21:57:49Z">
        <w:r>
          <w:t>Table 10C</w:t>
        </w:r>
      </w:ins>
      <w:r>
        <w:t>en</w:t>
      </w:r>
      <w:del w:id="15090" w:author="GoldenCorpusHarness" w:date="2026-03-28T21:57:49Z">
        <w:r>
          <w:delText>tific Advi</w:delText>
        </w:r>
      </w:del>
      <w:r>
        <w:t>sor</w:t>
      </w:r>
      <w:del w:id="15091" w:author="GoldenCorpusHarness" w:date="2026-03-28T21:57:49Z">
        <w:r>
          <w:delText>y</w:delText>
        </w:r>
      </w:del>
      <w:ins w:id="15092" w:author="GoldenCorpusHarness" w:date="2026-03-28T21:57:49Z">
        <w:r>
          <w:t>ing</w:t>
        </w:r>
      </w:ins>
      <w:r>
        <w:t xml:space="preserve"> </w:t>
      </w:r>
      <w:del w:id="15093" w:author="GoldenCorpusHarness" w:date="2026-03-28T21:57:49Z">
        <w:r>
          <w:delText>C</w:delText>
        </w:r>
      </w:del>
      <w:ins w:id="15094" w:author="GoldenCorpusHarness" w:date="2026-03-28T21:57:49Z">
        <w:r>
          <w:t>Rules f</w:t>
        </w:r>
      </w:ins>
      <w:r>
        <w:t>o</w:t>
      </w:r>
      <w:del w:id="15095" w:author="GoldenCorpusHarness" w:date="2026-03-28T21:57:49Z">
        <w:r>
          <w:delText>mmittee</w:delText>
        </w:r>
      </w:del>
      <w:ins w:id="15096" w:author="GoldenCorpusHarness" w:date="2026-03-28T21:57:49Z">
        <w:r>
          <w:t>r</w:t>
        </w:r>
      </w:ins>
      <w:r>
        <w:t xml:space="preserve"> </w:t>
      </w:r>
      <w:del w:id="15097" w:author="GoldenCorpusHarness" w:date="2026-03-28T21:57:49Z">
        <w:r>
          <w:delText>(SAC)</w:delText>
        </w:r>
      </w:del>
      <w:ins w:id="15098" w:author="GoldenCorpusHarness" w:date="2026-03-28T21:57:49Z">
        <w:r>
          <w:t>DOR</w:t>
        </w:r>
      </w:ins>
    </w:p>
    <w:p ns2:paraId="3C059862" ns2:textId="30C69705" w:rsidR="00077F32" w:rsidRPr="00445C3F" w:rsidDel="00077F32" w:rsidRDefault="00077F32" w:rsidP="00DC422F">
      <w:pPr>
        <w:pStyle w:val="Paragraph0"/>
        <w:spacing w:after="120"/>
        <w:rPr>
          <w:rFonts w:eastAsia="Times New Roman"/>
        </w:rPr>
      </w:pPr>
      <w:r w:rsidRPr="005323B6">
        <w:t xml:space="preserve">This study was developed in collaboration with a </w:t>
      </w:r>
      <w:r>
        <w:t>SAC</w:t>
      </w:r>
      <w:r w:rsidRPr="005323B6">
        <w:t xml:space="preserve">. The SAC </w:t>
      </w:r>
      <w:r>
        <w:t xml:space="preserve">is </w:t>
      </w:r>
      <w:r w:rsidRPr="005323B6">
        <w:t>comprise</w:t>
      </w:r>
      <w:r>
        <w:t xml:space="preserve">d of </w:t>
      </w:r>
      <w:r w:rsidRPr="005323B6">
        <w:t>both Sponsor and non-Sponsor scientific experts who provide input with respect to study design</w:t>
      </w:r>
      <w:r w:rsidR="00576312">
        <w:t xml:space="preserve"> of this study</w:t>
      </w:r>
      <w:r w:rsidRPr="005323B6">
        <w:t>.</w:t>
      </w:r>
    </w:p>
    <w:p ns2:paraId="68A55B62" ns2:textId="77777777" w:rsidR="00077F32" w:rsidRDefault="00077F32" w:rsidP="00623696">
      <w:pPr>
        <w:pStyle w:val="Heading4"/>
      </w:pPr>
      <w:del w:id="15099" w:author="GoldenCorpusHarness" w:date="2026-03-28T21:57:49Z">
        <w:r>
          <w:delText>Executive Oversight Committee</w:delText>
        </w:r>
      </w:del>
    </w:p>
    <w:p ns2:paraId="1986EEE5" ns2:textId="77777777" w:rsidR="00D32857" w:rsidRDefault="00077F32" w:rsidP="00A01A9C">
      <w:pPr>
        <w:pStyle w:val="Paragraph0"/>
        <w:rPr>
          <w:rFonts w:eastAsia="Times New Roman"/>
        </w:rPr>
      </w:pPr>
      <w:del w:id="15100" w:author="GoldenCorpusHarness" w:date="2026-03-28T21:57:49Z">
        <w:r>
          <w:delText xml:space="preserve">The EOC </w:delText>
        </w:r>
      </w:del>
      <w:ins w:id="15101" w:author="GoldenCorpusHarness" w:date="2026-03-28T21:57:49Z">
        <w:r>
          <w:t>Analys</w:t>
        </w:r>
      </w:ins>
      <w:r>
        <w:t xml:space="preserve">is </w:t>
      </w:r>
      <w:del w:id="15102" w:author="GoldenCorpusHarness" w:date="2026-03-28T21:57:49Z">
        <w:r>
          <w:delText>comp</w:delText>
        </w:r>
      </w:del>
      <w:ins w:id="15103" w:author="GoldenCorpusHarness" w:date="2026-03-28T21:57:49Z">
        <w:r>
          <w:t>St</w:t>
        </w:r>
      </w:ins>
      <w:r>
        <w:t>r</w:t>
      </w:r>
      <w:del w:id="15104" w:author="GoldenCorpusHarness" w:date="2026-03-28T21:57:49Z">
        <w:r>
          <w:delText>is</w:delText>
        </w:r>
      </w:del>
      <w:ins w:id="15105" w:author="GoldenCorpusHarness" w:date="2026-03-28T21:57:49Z">
        <w:r>
          <w:t>at</w:t>
        </w:r>
      </w:ins>
      <w:r>
        <w:t>e</w:t>
      </w:r>
      <w:del w:id="15106" w:author="GoldenCorpusHarness" w:date="2026-03-28T21:57:49Z">
        <w:r>
          <w:delText>d</w:delText>
        </w:r>
      </w:del>
      <w:ins w:id="15107" w:author="GoldenCorpusHarness" w:date="2026-03-28T21:57:49Z">
        <w:r>
          <w:t>gy</w:t>
        </w:r>
      </w:ins>
      <w:r>
        <w:t xml:space="preserve"> </w:t>
      </w:r>
      <w:del w:id="15108" w:author="GoldenCorpusHarness" w:date="2026-03-28T21:57:49Z">
        <w:r>
          <w:delText>o</w:delText>
        </w:r>
      </w:del>
      <w:r>
        <w:t>f</w:t>
      </w:r>
      <w:del w:id="15109" w:author="GoldenCorpusHarness" w:date="2026-03-28T21:57:49Z">
        <w:r>
          <w:delText xml:space="preserve"> members of Spons</w:delText>
        </w:r>
      </w:del>
      <w:r>
        <w:t xml:space="preserve">or </w:t>
      </w:r>
      <w:del w:id="15110" w:author="GoldenCorpusHarness" w:date="2026-03-28T21:57:49Z">
        <w:r>
          <w:delText>S</w:delText>
        </w:r>
      </w:del>
      <w:ins w:id="15111" w:author="GoldenCorpusHarness" w:date="2026-03-28T21:57:49Z">
        <w:r>
          <w:t>K</w:t>
        </w:r>
      </w:ins>
      <w:r>
        <w:t>e</w:t>
      </w:r>
      <w:del w:id="15112" w:author="GoldenCorpusHarness" w:date="2026-03-28T21:57:49Z">
        <w:r>
          <w:delText>nior Management. The</w:delText>
        </w:r>
      </w:del>
      <w:ins w:id="15113" w:author="GoldenCorpusHarness" w:date="2026-03-28T21:57:49Z">
        <w:r>
          <w:t>y</w:t>
        </w:r>
      </w:ins>
      <w:r>
        <w:t xml:space="preserve"> E</w:t>
      </w:r>
      <w:del w:id="15114" w:author="GoldenCorpusHarness" w:date="2026-03-28T21:57:49Z">
        <w:r>
          <w:delText>OC w</w:delText>
        </w:r>
      </w:del>
      <w:ins w:id="15115" w:author="GoldenCorpusHarness" w:date="2026-03-28T21:57:49Z">
        <w:r>
          <w:t>ff</w:t>
        </w:r>
      </w:ins>
      <w:r>
        <w:t>i</w:t>
      </w:r>
      <w:del w:id="15116" w:author="GoldenCorpusHarness" w:date="2026-03-28T21:57:49Z">
        <w:r>
          <w:delText>ll re</w:delText>
        </w:r>
      </w:del>
      <w:r>
        <w:t>c</w:t>
      </w:r>
      <w:del w:id="15117" w:author="GoldenCorpusHarness" w:date="2026-03-28T21:57:49Z">
        <w:r>
          <w:delText xml:space="preserve">eive </w:delText>
        </w:r>
      </w:del>
      <w:r>
        <w:t>a</w:t>
      </w:r>
      <w:del w:id="15118" w:author="GoldenCorpusHarness" w:date="2026-03-28T21:57:49Z">
        <w:r>
          <w:delText>nd de</w:delText>
        </w:r>
      </w:del>
      <w:r>
        <w:t>c</w:t>
      </w:r>
      <w:del w:id="15119" w:author="GoldenCorpusHarness" w:date="2026-03-28T21:57:49Z">
        <w:r>
          <w:delText>ide upon an</w:delText>
        </w:r>
      </w:del>
      <w:r>
        <w:t xml:space="preserve">y </w:t>
      </w:r>
      <w:del w:id="15120" w:author="GoldenCorpusHarness" w:date="2026-03-28T21:57:49Z">
        <w:r>
          <w:delText>recommendations made by the DMC reg</w:delText>
        </w:r>
      </w:del>
      <w:ins w:id="15121" w:author="GoldenCorpusHarness" w:date="2026-03-28T21:57:49Z">
        <w:r>
          <w:t>V</w:t>
        </w:r>
      </w:ins>
      <w:r>
        <w:t>ar</w:t>
      </w:r>
      <w:del w:id="15122" w:author="GoldenCorpusHarness" w:date="2026-03-28T21:57:49Z">
        <w:r>
          <w:delText>d</w:delText>
        </w:r>
      </w:del>
      <w:r>
        <w:t>i</w:t>
      </w:r>
      <w:del w:id="15123" w:author="GoldenCorpusHarness" w:date="2026-03-28T21:57:49Z">
        <w:r>
          <w:delText>ng th</w:delText>
        </w:r>
      </w:del>
      <w:ins w:id="15124" w:author="GoldenCorpusHarness" w:date="2026-03-28T21:57:49Z">
        <w:r>
          <w:t>abl</w:t>
        </w:r>
      </w:ins>
      <w:r>
        <w:t>e</w:t>
      </w:r>
      <w:del w:id="15125" w:author="GoldenCorpusHarness" w:date="2026-03-28T21:57:49Z">
        <w:r>
          <w:delText xml:space="preserve"> </w:delText>
        </w:r>
      </w:del>
      <w:r>
        <w:t>s</w:t>
      </w:r>
      <w:del w:id="15126" w:author="GoldenCorpusHarness" w:date="2026-03-28T21:57:49Z">
        <w:r>
          <w:delText>tudy.</w:delText>
        </w:r>
      </w:del>
    </w:p>
    <w:p ns2:paraId="2E4EA4CD" ns2:textId="77777777" w:rsidR="00077F32" w:rsidRDefault="00077F32" w:rsidP="00623696">
      <w:pPr>
        <w:pStyle w:val="Heading4"/>
      </w:pPr>
      <w:del w:id="15127" w:author="GoldenCorpusHarness" w:date="2026-03-28T21:57:49Z">
        <w:r>
          <w:delText>Ex</w:delText>
        </w:r>
      </w:del>
      <w:ins w:id="15128" w:author="GoldenCorpusHarness" w:date="2026-03-28T21:57:49Z">
        <w:r>
          <w:t xml:space="preserve">A summary of </w:t>
        </w:r>
      </w:ins>
      <w:r>
        <w:t>t</w:t>
      </w:r>
      <w:ins w:id="15129" w:author="GoldenCorpusHarness" w:date="2026-03-28T21:57:49Z">
        <w:r>
          <w:t>h</w:t>
        </w:r>
      </w:ins>
      <w:r>
        <w:t>e</w:t>
      </w:r>
      <w:ins w:id="15130" w:author="GoldenCorpusHarness" w:date="2026-03-28T21:57:49Z">
        <w:r>
          <w:t xml:space="preserve"> p</w:t>
        </w:r>
      </w:ins>
      <w:r>
        <w:t>r</w:t>
      </w:r>
      <w:ins w:id="15131" w:author="GoldenCorpusHarness" w:date="2026-03-28T21:57:49Z">
        <w:r>
          <w:t>imary a</w:t>
        </w:r>
      </w:ins>
      <w:r>
        <w:t>nal</w:t>
      </w:r>
      <w:ins w:id="15132" w:author="GoldenCorpusHarness" w:date="2026-03-28T21:57:49Z">
        <w:r>
          <w:t>ysis</w:t>
        </w:r>
      </w:ins>
      <w:r>
        <w:t xml:space="preserve"> </w:t>
      </w:r>
      <w:del w:id="15133" w:author="GoldenCorpusHarness" w:date="2026-03-28T21:57:49Z">
        <w:r>
          <w:delText>D</w:delText>
        </w:r>
      </w:del>
      <w:ins w:id="15134" w:author="GoldenCorpusHarness" w:date="2026-03-28T21:57:49Z">
        <w:r>
          <w:t>str</w:t>
        </w:r>
      </w:ins>
      <w:r>
        <w:t>at</w:t>
      </w:r>
      <w:del w:id="15135" w:author="GoldenCorpusHarness" w:date="2026-03-28T21:57:49Z">
        <w:r>
          <w:delText>a</w:delText>
        </w:r>
      </w:del>
      <w:ins w:id="15136" w:author="GoldenCorpusHarness" w:date="2026-03-28T21:57:49Z">
        <w:r>
          <w:t>egy</w:t>
        </w:r>
      </w:ins>
      <w:r>
        <w:t xml:space="preserve"> </w:t>
      </w:r>
      <w:del w:id="15137" w:author="GoldenCorpusHarness" w:date="2026-03-28T21:57:49Z">
        <w:r>
          <w:delText>Monit</w:delText>
        </w:r>
      </w:del>
      <w:ins w:id="15138" w:author="GoldenCorpusHarness" w:date="2026-03-28T21:57:49Z">
        <w:r>
          <w:t>f</w:t>
        </w:r>
      </w:ins>
      <w:r>
        <w:t>or</w:t>
      </w:r>
      <w:ins w:id="15139" w:author="GoldenCorpusHarness" w:date="2026-03-28T21:57:49Z">
        <w:r>
          <w:t xml:space="preserve"> the key efficacy endpo</w:t>
        </w:r>
      </w:ins>
      <w:r>
        <w:t>in</w:t>
      </w:r>
      <w:del w:id="15140" w:author="GoldenCorpusHarness" w:date="2026-03-28T21:57:49Z">
        <w:r>
          <w:delText>g</w:delText>
        </w:r>
      </w:del>
      <w:ins w:id="15141" w:author="GoldenCorpusHarness" w:date="2026-03-28T21:57:49Z">
        <w:r>
          <w:t>ts</w:t>
        </w:r>
      </w:ins>
      <w:r>
        <w:t xml:space="preserve"> </w:t>
      </w:r>
      <w:del w:id="15142" w:author="GoldenCorpusHarness" w:date="2026-03-28T21:57:49Z">
        <w:r>
          <w:delText>C</w:delText>
        </w:r>
      </w:del>
      <w:ins w:id="15143" w:author="GoldenCorpusHarness" w:date="2026-03-28T21:57:49Z">
        <w:r>
          <w:t>is pr</w:t>
        </w:r>
      </w:ins>
      <w:r>
        <w:t>o</w:t>
      </w:r>
      <w:del w:id="15144" w:author="GoldenCorpusHarness" w:date="2026-03-28T21:57:49Z">
        <w:r>
          <w:delText>mm</w:delText>
        </w:r>
      </w:del>
      <w:ins w:id="15145" w:author="GoldenCorpusHarness" w:date="2026-03-28T21:57:49Z">
        <w:r>
          <w:t>v</w:t>
        </w:r>
      </w:ins>
      <w:r>
        <w:t>i</w:t>
      </w:r>
      <w:del w:id="15146" w:author="GoldenCorpusHarness" w:date="2026-03-28T21:57:49Z">
        <w:r>
          <w:delText>tt</w:delText>
        </w:r>
      </w:del>
      <w:ins w:id="15147" w:author="GoldenCorpusHarness" w:date="2026-03-28T21:57:49Z">
        <w:r>
          <w:t>d</w:t>
        </w:r>
      </w:ins>
      <w:r>
        <w:t>e</w:t>
      </w:r>
      <w:ins w:id="15148" w:author="GoldenCorpusHarness" w:date="2026-03-28T21:57:49Z">
        <w:r>
          <w:t>d in Tabl</w:t>
        </w:r>
      </w:ins>
      <w:r>
        <w:t>e</w:t>
      </w:r>
      <w:ins w:id="15149" w:author="GoldenCorpusHarness" w:date="2026-03-28T21:57:49Z">
        <w:r>
          <w:t xml:space="preserve"> 11.</w:t>
        </w:r>
      </w:ins>
    </w:p>
    <w:p ns2:paraId="1A152976" ns2:textId="77777777" w:rsidR="00077F32" w:rsidRDefault="00077F32" w:rsidP="00623696">
      <w:pPr>
        <w:pStyle w:val="Paragraph0"/>
      </w:pPr>
      <w:r>
        <w:t>T</w:t>
      </w:r>
      <w:del w:id="15150" w:author="GoldenCorpusHarness" w:date="2026-03-28T21:57:49Z">
        <w:r>
          <w:delText>o supp</w:delText>
        </w:r>
      </w:del>
      <w:ins w:id="15151" w:author="GoldenCorpusHarness" w:date="2026-03-28T21:57:49Z">
        <w:r>
          <w:t>ab</w:t>
        </w:r>
      </w:ins>
      <w:r>
        <w:t>le</w:t>
      </w:r>
      <w:del w:id="15152" w:author="GoldenCorpusHarness" w:date="2026-03-28T21:57:49Z">
        <w:r>
          <w:delText>me</w:delText>
        </w:r>
      </w:del>
      <w:ins w:id="15153" w:author="GoldenCorpusHarness" w:date="2026-03-28T21:57:49Z">
        <w:r>
          <w:t xml:space="preserve"> 11A</w:t>
        </w:r>
      </w:ins>
      <w:r>
        <w:t>n</w:t>
      </w:r>
      <w:del w:id="15154" w:author="GoldenCorpusHarness" w:date="2026-03-28T21:57:49Z">
        <w:r>
          <w:delText xml:space="preserve">t the routine </w:delText>
        </w:r>
      </w:del>
      <w:ins w:id="15155" w:author="GoldenCorpusHarness" w:date="2026-03-28T21:57:49Z">
        <w:r>
          <w:t>aly</w:t>
        </w:r>
      </w:ins>
      <w:r>
        <w:t>s</w:t>
      </w:r>
      <w:del w:id="15156" w:author="GoldenCorpusHarness" w:date="2026-03-28T21:57:49Z">
        <w:r>
          <w:delText>tudy monitoring outlined in th</w:delText>
        </w:r>
      </w:del>
      <w:r>
        <w:t xml:space="preserve">is </w:t>
      </w:r>
      <w:del w:id="15157" w:author="GoldenCorpusHarness" w:date="2026-03-28T21:57:49Z">
        <w:r>
          <w:delText>p</w:delText>
        </w:r>
      </w:del>
      <w:ins w:id="15158" w:author="GoldenCorpusHarness" w:date="2026-03-28T21:57:49Z">
        <w:r>
          <w:t>St</w:t>
        </w:r>
      </w:ins>
      <w:r>
        <w:t>r</w:t>
      </w:r>
      <w:del w:id="15159" w:author="GoldenCorpusHarness" w:date="2026-03-28T21:57:49Z">
        <w:r>
          <w:delText xml:space="preserve">otocol, </w:delText>
        </w:r>
      </w:del>
      <w:r>
        <w:t>a</w:t>
      </w:r>
      <w:del w:id="15160" w:author="GoldenCorpusHarness" w:date="2026-03-28T21:57:49Z">
        <w:r>
          <w:delText>n ex</w:delText>
        </w:r>
      </w:del>
      <w:r>
        <w:t>te</w:t>
      </w:r>
      <w:del w:id="15161" w:author="GoldenCorpusHarness" w:date="2026-03-28T21:57:49Z">
        <w:r>
          <w:delText>rnal</w:delText>
        </w:r>
      </w:del>
      <w:ins w:id="15162" w:author="GoldenCorpusHarness" w:date="2026-03-28T21:57:49Z">
        <w:r>
          <w:t>gy</w:t>
        </w:r>
      </w:ins>
      <w:r>
        <w:t xml:space="preserve"> </w:t>
      </w:r>
      <w:del w:id="15163" w:author="GoldenCorpusHarness" w:date="2026-03-28T21:57:49Z">
        <w:r>
          <w:delText>DMC will monit</w:delText>
        </w:r>
      </w:del>
      <w:ins w:id="15164" w:author="GoldenCorpusHarness" w:date="2026-03-28T21:57:49Z">
        <w:r>
          <w:t>f</w:t>
        </w:r>
      </w:ins>
      <w:r>
        <w:t xml:space="preserve">or </w:t>
      </w:r>
      <w:del w:id="15165" w:author="GoldenCorpusHarness" w:date="2026-03-28T21:57:49Z">
        <w:r>
          <w:delText>the interim data from this study. The voting members of the committee are external to the Sponsor. The members of the DMC must not be involved with the study in any other way (eg, th</w:delText>
        </w:r>
      </w:del>
      <w:ins w:id="15166" w:author="GoldenCorpusHarness" w:date="2026-03-28T21:57:49Z">
        <w:r>
          <w:t>K</w:t>
        </w:r>
      </w:ins>
      <w:r>
        <w:t xml:space="preserve">ey </w:t>
      </w:r>
      <w:ins w:id="15167" w:author="GoldenCorpusHarness" w:date="2026-03-28T21:57:49Z">
        <w:r>
          <w:t>Effi</w:t>
        </w:r>
      </w:ins>
      <w:r>
        <w:t>ca</w:t>
      </w:r>
      <w:del w:id="15168" w:author="GoldenCorpusHarness" w:date="2026-03-28T21:57:49Z">
        <w:r>
          <w:delText>nnot be stud</w:delText>
        </w:r>
      </w:del>
      <w:ins w:id="15169" w:author="GoldenCorpusHarness" w:date="2026-03-28T21:57:49Z">
        <w:r>
          <w:t>c</w:t>
        </w:r>
      </w:ins>
      <w:r>
        <w:t xml:space="preserve">y </w:t>
      </w:r>
      <w:ins w:id="15170" w:author="GoldenCorpusHarness" w:date="2026-03-28T21:57:49Z">
        <w:r>
          <w:t>Var</w:t>
        </w:r>
      </w:ins>
      <w:r>
        <w:t>i</w:t>
      </w:r>
      <w:del w:id="15171" w:author="GoldenCorpusHarness" w:date="2026-03-28T21:57:49Z">
        <w:r>
          <w:delText>nvestig</w:delText>
        </w:r>
      </w:del>
      <w:r>
        <w:t>a</w:t>
      </w:r>
      <w:del w:id="15172" w:author="GoldenCorpusHarness" w:date="2026-03-28T21:57:49Z">
        <w:r>
          <w:delText>tors) and must have no competing interests that could affect their ro</w:delText>
        </w:r>
      </w:del>
      <w:ins w:id="15173" w:author="GoldenCorpusHarness" w:date="2026-03-28T21:57:49Z">
        <w:r>
          <w:t>b</w:t>
        </w:r>
      </w:ins>
      <w:r>
        <w:t>les</w:t>
      </w:r>
      <w:del w:id="15174" w:author="GoldenCorpusHarness" w:date="2026-03-28T21:57:49Z">
        <w:r>
          <w:delText xml:space="preserve"> with respect to the study.</w:delText>
        </w:r>
      </w:del>
    </w:p>
    <w:p ns2:paraId="38E4574E" ns2:textId="3D303F39" w:rsidR="00077F32" w:rsidRDefault="00077F32" w:rsidP="00623696">
      <w:pPr>
        <w:pStyle w:val="Paragraph0"/>
      </w:pPr>
      <w:r w:rsidRPr="00780979">
        <w:t>The DMC will make recommendations to the</w:t>
      </w:r>
      <w:r>
        <w:t xml:space="preserve"> EOC </w:t>
      </w:r>
      <w:r w:rsidRPr="00780979">
        <w:t>regarding steps to ensure both participant safety and the continued ethical integrity of the study. Also, the DMC will review interim study results, consider the overall risk and benefit to study participants (</w:t>
      </w:r>
      <w:r>
        <w:t xml:space="preserve">Section </w:t>
      </w:r>
      <w:r w:rsidR="00623696">
        <w:t>9.7</w:t>
      </w:r>
      <w:r w:rsidR="00D1282E">
        <w:t>,</w:t>
      </w:r>
      <w:r>
        <w:t xml:space="preserve"> Interim Analysis</w:t>
      </w:r>
      <w:r w:rsidRPr="00780979">
        <w:t>) and recommend to the</w:t>
      </w:r>
      <w:r w:rsidRPr="00FB4DE5">
        <w:t xml:space="preserve"> </w:t>
      </w:r>
      <w:r>
        <w:t>EOC whether</w:t>
      </w:r>
      <w:r w:rsidRPr="00780979">
        <w:t xml:space="preserve"> the study should continue in accordance with the protocol.</w:t>
      </w:r>
    </w:p>
    <w:p ns2:paraId="5F6019ED" ns2:textId="786863A3" w:rsidR="003D2C36" w:rsidRDefault="00077F32" w:rsidP="00A01A9C">
      <w:pPr>
        <w:pStyle w:val="Paragraph0"/>
        <w:rPr>
          <w:lang w:val="en-IN" w:eastAsia="ja-JP"/>
        </w:rPr>
      </w:pPr>
      <w:del w:id="15175" w:author="GoldenCorpusHarness" w:date="2026-03-28T21:57:49Z">
        <w:r>
          <w:delTex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delText>
        </w:r>
      </w:del>
    </w:p>
    <w:p ns2:paraId="43A97D09" ns2:textId="77777777" w:rsidR="004E1159" w:rsidRPr="00DF6591" w:rsidRDefault="004E1159" w:rsidP="004E1159">
      <w:pPr>
        <w:pStyle w:val="Heading3"/>
      </w:pPr>
      <w:del w:id="15176" w:author="GoldenCorpusHarness" w:date="2026-03-28T21:57:49Z">
        <w:r>
          <w:delText>P</w:delText>
        </w:r>
      </w:del>
      <w:ins w:id="15177" w:author="GoldenCorpusHarness" w:date="2026-03-28T21:57:49Z">
        <w:r>
          <w:t>The strategy to address m</w:t>
        </w:r>
      </w:ins>
      <w:r>
        <w:t>u</w:t>
      </w:r>
      <w:del w:id="15178" w:author="GoldenCorpusHarness" w:date="2026-03-28T21:57:49Z">
        <w:r>
          <w:delText>b</w:delText>
        </w:r>
      </w:del>
      <w:ins w:id="15179" w:author="GoldenCorpusHarness" w:date="2026-03-28T21:57:49Z">
        <w:r>
          <w:t>ltip</w:t>
        </w:r>
      </w:ins>
      <w:r>
        <w:t>lic</w:t>
      </w:r>
      <w:ins w:id="15180" w:author="GoldenCorpusHarness" w:date="2026-03-28T21:57:49Z">
        <w:r>
          <w:t>ity issues with reg</w:t>
        </w:r>
      </w:ins>
      <w:r>
        <w:t>a</w:t>
      </w:r>
      <w:ins w:id="15181" w:author="GoldenCorpusHarness" w:date="2026-03-28T21:57:49Z">
        <w:r>
          <w:t>rd to multiple endpoints and interim analyses is described in Sec</w:t>
        </w:r>
      </w:ins>
      <w:r>
        <w:t xml:space="preserve">tion </w:t>
      </w:r>
      <w:del w:id="15182" w:author="GoldenCorpusHarness" w:date="2026-03-28T21:57:49Z">
        <w:r>
          <w:delText>P</w:delText>
        </w:r>
      </w:del>
      <w:ins w:id="15183" w:author="GoldenCorpusHarness" w:date="2026-03-28T21:57:49Z">
        <w:r>
          <w:t>9.7 (Interim Analyses) and Secti</w:t>
        </w:r>
      </w:ins>
      <w:r>
        <w:t>o</w:t>
      </w:r>
      <w:ins w:id="15184" w:author="GoldenCorpusHarness" w:date="2026-03-28T21:57:49Z">
        <w:r>
          <w:t>n 9.8 (Multip</w:t>
        </w:r>
      </w:ins>
      <w:r>
        <w:t>lic</w:t>
      </w:r>
      <w:ins w:id="15185" w:author="GoldenCorpusHarness" w:date="2026-03-28T21:57:49Z">
        <w:r>
          <w:t>it</w:t>
        </w:r>
      </w:ins>
      <w:r>
        <w:t>y</w:t>
      </w:r>
      <w:ins w:id="15186" w:author="GoldenCorpusHarness" w:date="2026-03-28T21:57:49Z">
        <w:r>
          <w:t>).</w:t>
        </w:r>
      </w:ins>
    </w:p>
    <w:p ns2:paraId="582E894D" ns2:textId="77777777" w:rsidR="004E1159" w:rsidRPr="004E3CF8" w:rsidRDefault="004E1159" w:rsidP="004E1159">
      <w:pPr>
        <w:pStyle w:val="Paragraph0"/>
        <w:rPr>
          <w:lang w:val="en-IN" w:eastAsia="ja-JP"/>
        </w:rPr>
      </w:pPr>
      <w:del w:id="15187" w:author="GoldenCorpusHarness" w:date="2026-03-28T21:57:49Z">
        <w:r>
          <w:delText>Th</w:delText>
        </w:r>
      </w:del>
      <w:ins w:id="15188" w:author="GoldenCorpusHarness" w:date="2026-03-28T21:57:49Z">
        <w:r>
          <w:t>Statistical M</w:t>
        </w:r>
      </w:ins>
      <w:r>
        <w:t>e</w:t>
      </w:r>
      <w:del w:id="15189" w:author="GoldenCorpusHarness" w:date="2026-03-28T21:57:49Z">
        <w:r>
          <w:delText xml:space="preserve"> results of </w:delText>
        </w:r>
      </w:del>
      <w:r>
        <w:t>th</w:t>
      </w:r>
      <w:del w:id="15190" w:author="GoldenCorpusHarness" w:date="2026-03-28T21:57:49Z">
        <w:r>
          <w:delText>is stu</w:delText>
        </w:r>
      </w:del>
      <w:ins w:id="15191" w:author="GoldenCorpusHarness" w:date="2026-03-28T21:57:49Z">
        <w:r>
          <w:t>o</w:t>
        </w:r>
      </w:ins>
      <w:r>
        <w:t>d</w:t>
      </w:r>
      <w:del w:id="15192" w:author="GoldenCorpusHarness" w:date="2026-03-28T21:57:49Z">
        <w:r>
          <w:delText>y may be published or presented at scientific meetings. The Sponsor will comply with the requirement</w:delText>
        </w:r>
      </w:del>
      <w:r>
        <w:t xml:space="preserve">s for </w:t>
      </w:r>
      <w:del w:id="15193" w:author="GoldenCorpusHarness" w:date="2026-03-28T21:57:49Z">
        <w:r>
          <w:delText>public</w:delText>
        </w:r>
      </w:del>
      <w:ins w:id="15194" w:author="GoldenCorpusHarness" w:date="2026-03-28T21:57:49Z">
        <w:r>
          <w:t>S</w:t>
        </w:r>
      </w:ins>
      <w:r>
        <w:t>a</w:t>
      </w:r>
      <w:del w:id="15195" w:author="GoldenCorpusHarness" w:date="2026-03-28T21:57:49Z">
        <w:r>
          <w:delText>tion o</w:delText>
        </w:r>
      </w:del>
      <w:r>
        <w:t>f</w:t>
      </w:r>
      <w:del w:id="15196" w:author="GoldenCorpusHarness" w:date="2026-03-28T21:57:49Z">
        <w:r>
          <w:delText xml:space="preserve"> study results. In accordance with standard editorial and ethical practice, the Sponsor will generally support publication of multicenter studies only in their entir</w:delText>
        </w:r>
      </w:del>
      <w:r>
        <w:t xml:space="preserve">ety </w:t>
      </w:r>
      <w:del w:id="15197" w:author="GoldenCorpusHarness" w:date="2026-03-28T21:57:49Z">
        <w:r>
          <w:delText>a</w:delText>
        </w:r>
      </w:del>
      <w:ins w:id="15198" w:author="GoldenCorpusHarness" w:date="2026-03-28T21:57:49Z">
        <w:r>
          <w:t>A</w:t>
        </w:r>
      </w:ins>
      <w:r>
        <w:t>n</w:t>
      </w:r>
      <w:del w:id="15199" w:author="GoldenCorpusHarness" w:date="2026-03-28T21:57:49Z">
        <w:r>
          <w:delText>d not as individu</w:delText>
        </w:r>
      </w:del>
      <w:r>
        <w:t>al</w:t>
      </w:r>
      <w:del w:id="15200" w:author="GoldenCorpusHarness" w:date="2026-03-28T21:57:49Z">
        <w:r>
          <w:delText xml:space="preserve"> site data. In this ca</w:delText>
        </w:r>
      </w:del>
      <w:ins w:id="15201" w:author="GoldenCorpusHarness" w:date="2026-03-28T21:57:49Z">
        <w:r>
          <w:t>y</w:t>
        </w:r>
      </w:ins>
      <w:r>
        <w:t>se</w:t>
      </w:r>
      <w:del w:id="15202" w:author="GoldenCorpusHarness" w:date="2026-03-28T21:57:49Z">
        <w:r>
          <w:delText>, a coordinating inve</w:delText>
        </w:r>
      </w:del>
      <w:r>
        <w:t>s</w:t>
      </w:r>
      <w:del w:id="15203" w:author="GoldenCorpusHarness" w:date="2026-03-28T21:57:49Z">
        <w:r>
          <w:delText>tigator will be designated by mutual agreement.</w:delText>
        </w:r>
      </w:del>
    </w:p>
    <w:p ns2:paraId="0C56304F" ns2:textId="4BB2EFB4" w:rsidR="004E1159" w:rsidRPr="004E3CF8" w:rsidRDefault="004E1159" w:rsidP="004E1159">
      <w:pPr>
        <w:pStyle w:val="Paragraph0"/>
        <w:rPr>
          <w:lang w:val="en-IN" w:eastAsia="ja-JP"/>
        </w:rPr>
      </w:pPr>
      <w:del w:id="15204" w:author="GoldenCorpusHarness" w:date="2026-03-28T21:57:49Z">
        <w:r>
          <w:delText>I</w:delText>
        </w:r>
      </w:del>
      <w:ins w:id="15205" w:author="GoldenCorpusHarness" w:date="2026-03-28T21:57:49Z">
        <w:r>
          <w:t>Sa</w:t>
        </w:r>
      </w:ins>
      <w:r>
        <w:t>f</w:t>
      </w:r>
      <w:del w:id="15206" w:author="GoldenCorpusHarness" w:date="2026-03-28T21:57:49Z">
        <w:r>
          <w:delText xml:space="preserve"> publication activi</w:delText>
        </w:r>
      </w:del>
      <w:ins w:id="15207" w:author="GoldenCorpusHarness" w:date="2026-03-28T21:57:49Z">
        <w:r>
          <w:t>e</w:t>
        </w:r>
      </w:ins>
      <w:r>
        <w:t>ty</w:t>
      </w:r>
      <w:del w:id="15208" w:author="GoldenCorpusHarness" w:date="2026-03-28T21:57:49Z">
        <w:r>
          <w:delText xml:space="preserve"> is not directed by the Sponsor, the investigator agrees to submit all manuscripts or abstracts to the Sponsor before submission. This allows the Sponsor to protect proprietary information</w:delText>
        </w:r>
      </w:del>
      <w:r>
        <w:t xml:space="preserve"> and to</w:t>
      </w:r>
      <w:ins w:id="15209" w:author="GoldenCorpusHarness" w:date="2026-03-28T21:57:49Z">
        <w:r>
          <w:t>lerability will be assessed by clinical review of all relevant</w:t>
        </w:r>
      </w:ins>
      <w:r>
        <w:t xml:space="preserve"> p</w:t>
      </w:r>
      <w:ins w:id="15210" w:author="GoldenCorpusHarness" w:date="2026-03-28T21:57:49Z">
        <w:r>
          <w:t>a</w:t>
        </w:r>
      </w:ins>
      <w:r>
        <w:t>r</w:t>
      </w:r>
      <w:ins w:id="15211" w:author="GoldenCorpusHarness" w:date="2026-03-28T21:57:49Z">
        <w:r>
          <w:t>ameters including AEs, lab</w:t>
        </w:r>
      </w:ins>
      <w:r>
        <w:t>o</w:t>
      </w:r>
      <w:ins w:id="15212" w:author="GoldenCorpusHarness" w:date="2026-03-28T21:57:49Z">
        <w:r>
          <w:t xml:space="preserve">ratory tests and </w:t>
        </w:r>
      </w:ins>
      <w:r>
        <w:t>vi</w:t>
      </w:r>
      <w:del w:id="15213" w:author="GoldenCorpusHarness" w:date="2026-03-28T21:57:49Z">
        <w:r>
          <w:delText>de</w:delText>
        </w:r>
      </w:del>
      <w:ins w:id="15214" w:author="GoldenCorpusHarness" w:date="2026-03-28T21:57:49Z">
        <w:r>
          <w:t>tal</w:t>
        </w:r>
      </w:ins>
      <w:r>
        <w:t xml:space="preserve"> </w:t>
      </w:r>
      <w:del w:id="15215" w:author="GoldenCorpusHarness" w:date="2026-03-28T21:57:49Z">
        <w:r>
          <w:delText>comme</w:delText>
        </w:r>
      </w:del>
      <w:ins w:id="15216" w:author="GoldenCorpusHarness" w:date="2026-03-28T21:57:49Z">
        <w:r>
          <w:t>sig</w:t>
        </w:r>
      </w:ins>
      <w:r>
        <w:t>n</w:t>
      </w:r>
      <w:del w:id="15217" w:author="GoldenCorpusHarness" w:date="2026-03-28T21:57:49Z">
        <w:r>
          <w:delText>t</w:delText>
        </w:r>
      </w:del>
      <w:r>
        <w:t>s.</w:t>
      </w:r>
    </w:p>
    <w:p ns2:paraId="70ADB0C6" ns2:textId="4B41386A" w:rsidR="004E1159" w:rsidRDefault="004E1159" w:rsidP="001308C0">
      <w:pPr>
        <w:pStyle w:val="Paragraph0"/>
        <w:rPr>
          <w:lang w:val="en-IN" w:eastAsia="ja-JP"/>
        </w:rPr>
      </w:pPr>
      <w:ins w:id="15218" w:author="GoldenCorpusHarness" w:date="2026-03-28T21:57:49Z">
        <w:r>
          <w:t xml:space="preserve">The analysis of safety results will follow a tiered approach (Table 12). The tiers differ with respect to the analyses that will be performed. </w:t>
        </w:r>
      </w:ins>
      <w:r>
        <w:t>A</w:t>
      </w:r>
      <w:del w:id="15219" w:author="GoldenCorpusHarness" w:date="2026-03-28T21:57:49Z">
        <w:r>
          <w:delText>uthorship will be determined b</w:delText>
        </w:r>
      </w:del>
      <w:ins w:id="15220" w:author="GoldenCorpusHarness" w:date="2026-03-28T21:57:49Z">
        <w:r>
          <w:t>dverse events (specific terms as well as s</w:t>
        </w:r>
      </w:ins>
      <w:r>
        <w:t>y</w:t>
      </w:r>
      <w:del w:id="15221" w:author="GoldenCorpusHarness" w:date="2026-03-28T21:57:49Z">
        <w:r>
          <w:delText xml:space="preserve"> mutual a</w:delText>
        </w:r>
      </w:del>
      <w:ins w:id="15222" w:author="GoldenCorpusHarness" w:date="2026-03-28T21:57:49Z">
        <w:r>
          <w:t>stem or</w:t>
        </w:r>
      </w:ins>
      <w:r>
        <w:t>g</w:t>
      </w:r>
      <w:del w:id="15223" w:author="GoldenCorpusHarness" w:date="2026-03-28T21:57:49Z">
        <w:r>
          <w:delText>reement and in line with International Committee of Medical Journal Editors authorship requirements</w:delText>
        </w:r>
      </w:del>
      <w:ins w:id="15224" w:author="GoldenCorpusHarness" w:date="2026-03-28T21:57:49Z">
        <w:r>
          <w:t>an class terms) and events that meet predefined limits of change in laboratory and vital signs parameters are either prespecified as “Tier 1” endpoints or will be classified as belonging to “Tier 2” or “Tier 3” based on the observed proportions of participants with an event</w:t>
        </w:r>
      </w:ins>
      <w:r>
        <w:t>.</w:t>
      </w:r>
    </w:p>
    <w:p ns2:paraId="31C26F5F" ns2:textId="77777777" w:rsidR="00A01A9C" w:rsidRPr="009D6D3D" w:rsidRDefault="00A01A9C" w:rsidP="00A01A9C">
      <w:pPr>
        <w:pStyle w:val="Heading3"/>
        <w:rPr>
          <w:lang w:val="en-IN" w:eastAsia="ja-JP"/>
        </w:rPr>
      </w:pPr>
      <w:del w:id="15225" w:author="GoldenCorpusHarness" w:date="2026-03-28T21:57:49Z">
        <w:r>
          <w:delText>Compl</w:delText>
        </w:r>
      </w:del>
      <w:ins w:id="15226" w:author="GoldenCorpusHarness" w:date="2026-03-28T21:57:49Z">
        <w:r>
          <w:t>T</w:t>
        </w:r>
      </w:ins>
      <w:r>
        <w:t>i</w:t>
      </w:r>
      <w:del w:id="15227" w:author="GoldenCorpusHarness" w:date="2026-03-28T21:57:49Z">
        <w:r>
          <w:delText>anc</w:delText>
        </w:r>
      </w:del>
      <w:r>
        <w:t>e</w:t>
      </w:r>
      <w:ins w:id="15228" w:author="GoldenCorpusHarness" w:date="2026-03-28T21:57:49Z">
        <w:r>
          <w:t>r</w:t>
        </w:r>
      </w:ins>
      <w:r>
        <w:t xml:space="preserve"> </w:t>
      </w:r>
      <w:del w:id="15229" w:author="GoldenCorpusHarness" w:date="2026-03-28T21:57:49Z">
        <w:r>
          <w:delText>with</w:delText>
        </w:r>
      </w:del>
      <w:ins w:id="15230" w:author="GoldenCorpusHarness" w:date="2026-03-28T21:57:49Z">
        <w:r>
          <w:t>1</w:t>
        </w:r>
      </w:ins>
      <w:r>
        <w:t xml:space="preserve"> </w:t>
      </w:r>
      <w:del w:id="15231" w:author="GoldenCorpusHarness" w:date="2026-03-28T21:57:49Z">
        <w:r>
          <w:delText>Study Registration and Results Posting Requirem</w:delText>
        </w:r>
      </w:del>
      <w:ins w:id="15232" w:author="GoldenCorpusHarness" w:date="2026-03-28T21:57:49Z">
        <w:r>
          <w:t>Ev</w:t>
        </w:r>
      </w:ins>
      <w:r>
        <w:t>ents</w:t>
      </w:r>
    </w:p>
    <w:p ns2:paraId="0B37617D" ns2:textId="1C69D93D" w:rsidR="00A01A9C" w:rsidRPr="009D6D3D" w:rsidRDefault="00A01A9C" w:rsidP="00A01A9C">
      <w:pPr>
        <w:pStyle w:val="Paragraph0"/>
        <w:rPr>
          <w:lang w:val="en-IN" w:eastAsia="ja-JP"/>
        </w:rPr>
      </w:pPr>
      <w:del w:id="15233" w:author="GoldenCorpusHarness" w:date="2026-03-28T21:57:49Z">
        <w:r>
          <w:delText>Under the terms of the</w:delText>
        </w:r>
      </w:del>
      <w:ins w:id="15234" w:author="GoldenCorpusHarness" w:date="2026-03-28T21:57:49Z">
        <w:r>
          <w:t>Safety parameters or adverse events of special interest that are identified a priori constitute “Tier 1” safety endpoints that will be participant to inferential testing for statistical significance. AEs that are immune-mediated or potentially immune-mediated are well documented and will be evaluated separately; however, these events have been characterized consistently throughout the pembrolizumab clinical development program, and determination of statistical significance is not expected to add value to the safety evaluation.</w:t>
        </w:r>
      </w:ins>
      <w:r>
        <w:t xml:space="preserve"> F</w:t>
      </w:r>
      <w:del w:id="15235" w:author="GoldenCorpusHarness" w:date="2026-03-28T21:57:49Z">
        <w:r>
          <w:delText>D</w:delText>
        </w:r>
      </w:del>
      <w:ins w:id="15236" w:author="GoldenCorpusHarness" w:date="2026-03-28T21:57:49Z">
        <w:r>
          <w:t xml:space="preserve">inally, there are no known </w:t>
        </w:r>
      </w:ins>
      <w:r>
        <w:t>A</w:t>
      </w:r>
      <w:ins w:id="15237" w:author="GoldenCorpusHarness" w:date="2026-03-28T21:57:49Z">
        <w:r>
          <w:t xml:space="preserve">Es associated with participants with HNSCC for which determination of a p-value is expected to impact the safety assessment. Thus, there are no </w:t>
        </w:r>
      </w:ins>
      <w:r>
        <w:t>A</w:t>
      </w:r>
      <w:del w:id="15238" w:author="GoldenCorpusHarness" w:date="2026-03-28T21:57:49Z">
        <w:r>
          <w:delText xml:space="preserve">A of 2007 and the </w:delText>
        </w:r>
      </w:del>
      <w:r>
        <w:t>E</w:t>
      </w:r>
      <w:del w:id="15239" w:author="GoldenCorpusHarness" w:date="2026-03-28T21:57:49Z">
        <w:r>
          <w:delText>MA clinical trial Directive 200</w:delText>
        </w:r>
      </w:del>
      <w:ins w:id="15240" w:author="GoldenCorpusHarness" w:date="2026-03-28T21:57:49Z">
        <w:r>
          <w:t xml:space="preserve">s that warrant elevation to Tier </w:t>
        </w:r>
      </w:ins>
      <w:r>
        <w:t>1</w:t>
      </w:r>
      <w:del w:id="15241" w:author="GoldenCorpusHarness" w:date="2026-03-28T21:57:49Z">
        <w:r>
          <w:delText>/20/EC, the Sponsor of the study is solely responsible for determining whether the study and its results are subject to the requirements for submission to http://www</w:delText>
        </w:r>
      </w:del>
      <w:ins w:id="15242" w:author="GoldenCorpusHarness" w:date="2026-03-28T21:57:49Z">
        <w:r>
          <w:t xml:space="preserve"> in this study</w:t>
        </w:r>
      </w:ins>
      <w:r>
        <w:t>.</w:t>
      </w:r>
      <w:del w:id="15243" w:author="GoldenCorpusHarness" w:date="2026-03-28T21:57:49Z">
        <w:r>
          <w:delText>clinicaltrials.gov, www.clinicaltrialsregister.eu or other local registries. MSD, as Sponsor of this study, will review this protocol and submit the information necessary to fulfill these requirements. MSD entries are not limited to FDAAA or the EMA clinical trial directive mandated trials. Information posted will allow participants to identify potentially appropriate studies for their disease conditions and pursue participation by calling a central contact number for further information on appropriate study locations and study site contact information.</w:delText>
        </w:r>
      </w:del>
      <w:ins w:id="15244" w:author="GoldenCorpusHarness" w:date="2026-03-28T21:57:49Z">
        <w:r>
          <w:t xml:space="preserve">   </w:t>
        </w:r>
      </w:ins>
    </w:p>
    <w:p ns2:paraId="67659661" ns2:textId="3D73CFBC" w:rsidR="009D6D3D" w:rsidRPr="009D6D3D" w:rsidRDefault="00A01A9C" w:rsidP="00A01A9C">
      <w:pPr>
        <w:pStyle w:val="Paragraph0"/>
        <w:rPr>
          <w:lang w:val="en-IN" w:eastAsia="ja-JP"/>
        </w:rPr>
      </w:pPr>
      <w:del w:id="15245" w:author="GoldenCorpusHarness" w:date="2026-03-28T21:57:49Z">
        <w:r>
          <w:delText>By s</w:delText>
        </w:r>
      </w:del>
      <w:ins w:id="15246" w:author="GoldenCorpusHarness" w:date="2026-03-28T21:57:49Z">
        <w:r>
          <w:t>T</w:t>
        </w:r>
      </w:ins>
      <w:r>
        <w:t>i</w:t>
      </w:r>
      <w:del w:id="15247" w:author="GoldenCorpusHarness" w:date="2026-03-28T21:57:49Z">
        <w:r>
          <w:delText>gning this protocol, the investigator acknowledges that the statutory obligations und</w:delText>
        </w:r>
      </w:del>
      <w:r>
        <w:t xml:space="preserve">er </w:t>
      </w:r>
      <w:del w:id="15248" w:author="GoldenCorpusHarness" w:date="2026-03-28T21:57:49Z">
        <w:r>
          <w:delText>FDAAA, the</w:delText>
        </w:r>
      </w:del>
      <w:ins w:id="15249" w:author="GoldenCorpusHarness" w:date="2026-03-28T21:57:49Z">
        <w:r>
          <w:t>2</w:t>
        </w:r>
      </w:ins>
      <w:r>
        <w:t xml:space="preserve"> E</w:t>
      </w:r>
      <w:del w:id="15250" w:author="GoldenCorpusHarness" w:date="2026-03-28T21:57:49Z">
        <w:r>
          <w:delText>MA clinical trials directi</w:delText>
        </w:r>
      </w:del>
      <w:r>
        <w:t>ve</w:t>
      </w:r>
      <w:del w:id="15251" w:author="GoldenCorpusHarness" w:date="2026-03-28T21:57:49Z">
        <w:r>
          <w:delText>, or other locally ma</w:delText>
        </w:r>
      </w:del>
      <w:r>
        <w:t>n</w:t>
      </w:r>
      <w:del w:id="15252" w:author="GoldenCorpusHarness" w:date="2026-03-28T21:57:49Z">
        <w:r>
          <w:delText>dated registries are that of the Sponsor and agrees not to submit any information about this study or i</w:delText>
        </w:r>
      </w:del>
      <w:r>
        <w:t>ts</w:t>
      </w:r>
      <w:del w:id="15253" w:author="GoldenCorpusHarness" w:date="2026-03-28T21:57:49Z">
        <w:r>
          <w:delText xml:space="preserve"> results to those registries.</w:delText>
        </w:r>
      </w:del>
    </w:p>
    <w:p ns2:paraId="39355B6E" ns2:textId="1AB60C0B" w:rsidR="006B06BC" w:rsidRDefault="009D6D3D" w:rsidP="006B06BC">
      <w:pPr>
        <w:pStyle w:val="Heading3"/>
        <w:rPr>
          <w:lang w:val="en-IN" w:eastAsia="ja-JP"/>
        </w:rPr>
      </w:pPr>
      <w:ins w:id="15254" w:author="GoldenCorpusHarness" w:date="2026-03-28T21:57:49Z">
        <w:r>
          <w:t xml:space="preserve">Tier 2 parameters will be assessed via point estimates with 95% </w:t>
        </w:r>
      </w:ins>
      <w:r>
        <w:t>C</w:t>
      </w:r>
      <w:del w:id="15255" w:author="GoldenCorpusHarness" w:date="2026-03-28T21:57:49Z">
        <w:r>
          <w:delText>omp</w:delText>
        </w:r>
      </w:del>
      <w:ins w:id="15256" w:author="GoldenCorpusHarness" w:date="2026-03-28T21:57:49Z">
        <w:r>
          <w:t>Is provided for differences in the proportion of participants with events using the Miettinen and Nurminen method, an unconditiona</w:t>
        </w:r>
      </w:ins>
      <w:r>
        <w:t>l</w:t>
      </w:r>
      <w:del w:id="15257" w:author="GoldenCorpusHarness" w:date="2026-03-28T21:57:49Z">
        <w:r>
          <w:delText>iance with Law, Audit, and Debarment</w:delText>
        </w:r>
      </w:del>
      <w:ins w:id="15258" w:author="GoldenCorpusHarness" w:date="2026-03-28T21:57:49Z">
        <w:r>
          <w:t>, asymptotic method [Miettinen, O. and Nurminen, M. 1985].</w:t>
        </w:r>
      </w:ins>
    </w:p>
    <w:p ns2:paraId="3C38FF9C" ns2:textId="77777777" w:rsidR="00C020E5" w:rsidRDefault="006B06BC" w:rsidP="006B06BC">
      <w:pPr>
        <w:pStyle w:val="Paragraph0"/>
        <w:rPr>
          <w:lang w:val="en-IN" w:eastAsia="ja-JP"/>
        </w:rPr>
      </w:pPr>
      <w:ins w:id="15259" w:author="GoldenCorpusHarness" w:date="2026-03-28T21:57:49Z">
        <w:r>
          <w:t xml:space="preserve">Membership in Tier 2 requires that at least 10% of participants in any treatment group show the event; all other AEs will belong to Tier 3. The threshold of at least 10% of participants was chosen for Tier 2 events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Grade 3 to 5 AEs (≥5% of participants in 1 of the treatment groups), SAEs (5% of participants in 1 of the treatment groups) and tumor hemorrhage (incidence ≥4 of participants in one of the treatment groups) will be considered Tier 2 endpoints. </w:t>
        </w:r>
      </w:ins>
      <w:r>
        <w:t>B</w:t>
      </w:r>
      <w:ins w:id="15260" w:author="GoldenCorpusHarness" w:date="2026-03-28T21:57:49Z">
        <w:r>
          <w:t>ecause man</w:t>
        </w:r>
      </w:ins>
      <w:r>
        <w:t xml:space="preserve">y </w:t>
      </w:r>
      <w:del w:id="15261" w:author="GoldenCorpusHarness" w:date="2026-03-28T21:57:49Z">
        <w:r>
          <w:delText>signing this protocol</w:delText>
        </w:r>
      </w:del>
      <w:ins w:id="15262" w:author="GoldenCorpusHarness" w:date="2026-03-28T21:57:49Z">
        <w:r>
          <w:t>95% CIs may be provided without adjustment for multiplicity</w:t>
        </w:r>
      </w:ins>
      <w:r>
        <w:t xml:space="preserve">, the </w:t>
      </w:r>
      <w:del w:id="15263" w:author="GoldenCorpusHarness" w:date="2026-03-28T21:57:49Z">
        <w:r>
          <w:delText>in</w:delText>
        </w:r>
      </w:del>
      <w:ins w:id="15264" w:author="GoldenCorpusHarness" w:date="2026-03-28T21:57:49Z">
        <w:r>
          <w:t>CIs should be regarded as a helpful descripti</w:t>
        </w:r>
      </w:ins>
      <w:r>
        <w:t>ve</w:t>
      </w:r>
      <w:del w:id="15265" w:author="GoldenCorpusHarness" w:date="2026-03-28T21:57:49Z">
        <w:r>
          <w:delText>stigator agrees to conduct the stud</w:delText>
        </w:r>
      </w:del>
      <w:ins w:id="15266" w:author="GoldenCorpusHarness" w:date="2026-03-28T21:57:49Z">
        <w:r>
          <w:t xml:space="preserve"> measure to be used in safet</w:t>
        </w:r>
      </w:ins>
      <w:r>
        <w:t xml:space="preserve">y </w:t>
      </w:r>
      <w:del w:id="15267" w:author="GoldenCorpusHarness" w:date="2026-03-28T21:57:49Z">
        <w:r>
          <w:delText xml:space="preserve">in an efficient and diligent manner and in conformance </w:delText>
        </w:r>
      </w:del>
      <w:ins w:id="15268" w:author="GoldenCorpusHarness" w:date="2026-03-28T21:57:49Z">
        <w:r>
          <w:t>revie</w:t>
        </w:r>
      </w:ins>
      <w:r>
        <w:t>w</w:t>
      </w:r>
      <w:del w:id="15269" w:author="GoldenCorpusHarness" w:date="2026-03-28T21:57:49Z">
        <w:r>
          <w:delText>ith this protocol; generally accepted standards of GCP (eg</w:delText>
        </w:r>
      </w:del>
      <w:r>
        <w:t xml:space="preserve">, </w:t>
      </w:r>
      <w:del w:id="15270" w:author="GoldenCorpusHarness" w:date="2026-03-28T21:57:49Z">
        <w:r>
          <w:delText>International Conference on Harmonization of Technical Requirements for Registration of Pharmaceuticals for Human Use GCP: Consolidated Guideline and other generally accepted standards of GCP); and all applica</w:delText>
        </w:r>
      </w:del>
      <w:ins w:id="15271" w:author="GoldenCorpusHarness" w:date="2026-03-28T21:57:49Z">
        <w:r>
          <w:t xml:space="preserve">not as a formal method for assessing the statistical significance of the </w:t>
        </w:r>
      </w:ins>
      <w:r>
        <w:t>b</w:t>
      </w:r>
      <w:del w:id="15272" w:author="GoldenCorpusHarness" w:date="2026-03-28T21:57:49Z">
        <w:r>
          <w:delText>le federal, state and local la</w:delText>
        </w:r>
      </w:del>
      <w:ins w:id="15273" w:author="GoldenCorpusHarness" w:date="2026-03-28T21:57:49Z">
        <w:r>
          <w:t>et</w:t>
        </w:r>
      </w:ins>
      <w:r>
        <w:t>w</w:t>
      </w:r>
      <w:del w:id="15274" w:author="GoldenCorpusHarness" w:date="2026-03-28T21:57:49Z">
        <w:r>
          <w:delText>s, rules and regulations relating to the conduct of the clinical study</w:delText>
        </w:r>
      </w:del>
      <w:ins w:id="15275" w:author="GoldenCorpusHarness" w:date="2026-03-28T21:57:49Z">
        <w:r>
          <w:t>een-group differences</w:t>
        </w:r>
      </w:ins>
      <w:r>
        <w:t>.</w:t>
      </w:r>
    </w:p>
    <w:p ns2:paraId="4C51E6A2" ns2:textId="22D68D53" w:rsidR="006B06BC" w:rsidRPr="006B06BC" w:rsidRDefault="006B06BC" w:rsidP="006B06BC">
      <w:pPr>
        <w:pStyle w:val="Paragraph0"/>
        <w:rPr>
          <w:rFonts w:cs="Arial"/>
          <w:b/>
          <w:bCs/>
          <w:lang w:val="en-IN" w:eastAsia="ja-JP"/>
        </w:rPr>
      </w:pPr>
      <w:del w:id="15276" w:author="GoldenCorpusHarness" w:date="2026-03-28T21:57:49Z">
        <w:r>
          <w:delText>The Code of Conduct, a collection of goals and considerations that govern the ethical and scientific conduct of clinical investigations sponsored by MSD, is provided in this appendix under the Code of Conduct for Clinical Trials.</w:delText>
        </w:r>
      </w:del>
    </w:p>
    <w:p ns2:paraId="7D09C444" ns2:textId="77777777" w:rsidR="006B06BC" w:rsidRPr="006B06BC" w:rsidRDefault="006B06BC" w:rsidP="006B06BC">
      <w:pPr>
        <w:pStyle w:val="Paragraph0"/>
        <w:rPr>
          <w:lang w:val="en-IN" w:eastAsia="ja-JP"/>
        </w:rPr>
      </w:pPr>
      <w:r>
        <w:t>T</w:t>
      </w:r>
      <w:del w:id="15277" w:author="GoldenCorpusHarness" w:date="2026-03-28T21:57:49Z">
        <w:r>
          <w:delText>h</w:delText>
        </w:r>
      </w:del>
      <w:ins w:id="15278" w:author="GoldenCorpusHarness" w:date="2026-03-28T21:57:49Z">
        <w:r>
          <w:t>i</w:t>
        </w:r>
      </w:ins>
      <w:r>
        <w:t>e</w:t>
      </w:r>
      <w:del w:id="15279" w:author="GoldenCorpusHarness" w:date="2026-03-28T21:57:49Z">
        <w:r>
          <w:delText xml:space="preserve"> investigato</w:delText>
        </w:r>
      </w:del>
      <w:r>
        <w:t xml:space="preserve">r </w:t>
      </w:r>
      <w:del w:id="15280" w:author="GoldenCorpusHarness" w:date="2026-03-28T21:57:49Z">
        <w:r>
          <w:delText>agrees</w:delText>
        </w:r>
      </w:del>
      <w:ins w:id="15281" w:author="GoldenCorpusHarness" w:date="2026-03-28T21:57:49Z">
        <w:r>
          <w:t>3</w:t>
        </w:r>
      </w:ins>
      <w:r>
        <w:t xml:space="preserve"> </w:t>
      </w:r>
      <w:del w:id="15282" w:author="GoldenCorpusHarness" w:date="2026-03-28T21:57:49Z">
        <w:r>
          <w:delText>not to seek reimbursem</w:delText>
        </w:r>
      </w:del>
      <w:ins w:id="15283" w:author="GoldenCorpusHarness" w:date="2026-03-28T21:57:49Z">
        <w:r>
          <w:t>Ev</w:t>
        </w:r>
      </w:ins>
      <w:r>
        <w:t>ent</w:t>
      </w:r>
      <w:del w:id="15284" w:author="GoldenCorpusHarness" w:date="2026-03-28T21:57:49Z">
        <w:r>
          <w:delText xml:space="preserve"> from participant</w:delText>
        </w:r>
      </w:del>
      <w:r>
        <w:t>s</w:t>
      </w:r>
      <w:del w:id="15285" w:author="GoldenCorpusHarness" w:date="2026-03-28T21:57:49Z">
        <w:r>
          <w:delText>, their insurance providers, or from government programs for procedures included as part of the study reimbursed to the investigator by the Sponsor.</w:delText>
        </w:r>
      </w:del>
    </w:p>
    <w:p ns2:paraId="7ABB68B9" ns2:textId="77777777" w:rsidR="006B06BC" w:rsidRPr="006B06BC" w:rsidRDefault="006B06BC" w:rsidP="006B06BC">
      <w:pPr>
        <w:pStyle w:val="Paragraph0"/>
        <w:rPr>
          <w:lang w:val="en-IN" w:eastAsia="ja-JP"/>
        </w:rPr>
      </w:pPr>
      <w:ins w:id="15286" w:author="GoldenCorpusHarness" w:date="2026-03-28T21:57:49Z">
        <w:r>
          <w:t xml:space="preserve">Safety endpoints that are not </w:t>
        </w:r>
      </w:ins>
      <w:r>
        <w:t>T</w:t>
      </w:r>
      <w:del w:id="15287" w:author="GoldenCorpusHarness" w:date="2026-03-28T21:57:49Z">
        <w:r>
          <w:delText>he in</w:delText>
        </w:r>
      </w:del>
      <w:ins w:id="15288" w:author="GoldenCorpusHarness" w:date="2026-03-28T21:57:49Z">
        <w:r>
          <w:t>ier 1 or 2 e</w:t>
        </w:r>
      </w:ins>
      <w:r>
        <w:t>ve</w:t>
      </w:r>
      <w:del w:id="15289" w:author="GoldenCorpusHarness" w:date="2026-03-28T21:57:49Z">
        <w:r>
          <w:delText>stigator</w:delText>
        </w:r>
      </w:del>
      <w:ins w:id="15290" w:author="GoldenCorpusHarness" w:date="2026-03-28T21:57:49Z">
        <w:r>
          <w:t>nts are considered Tier 3 events. The broad AE categories consisting of the proportion of participants</w:t>
        </w:r>
      </w:ins>
      <w:r>
        <w:t xml:space="preserve"> wi</w:t>
      </w:r>
      <w:del w:id="15291" w:author="GoldenCorpusHarness" w:date="2026-03-28T21:57:49Z">
        <w:r>
          <w:delText>ll p</w:delText>
        </w:r>
      </w:del>
      <w:ins w:id="15292" w:author="GoldenCorpusHarness" w:date="2026-03-28T21:57:49Z">
        <w:r>
          <w:t>th any AE, any drug-related AE, any Grade 3 to 5 AE, any serious AE, any AE which is both drug-related and Grade 3 to 5, any AE which is both serious and drug-related, discontinued due to an AE, and death that are not prespecified as Tier 1 endpoints will be classified as belong to “Tier 3”. Laboratory test toxicity grade shift f</w:t>
        </w:r>
      </w:ins>
      <w:r>
        <w:t>rom</w:t>
      </w:r>
      <w:del w:id="15293" w:author="GoldenCorpusHarness" w:date="2026-03-28T21:57:49Z">
        <w:r>
          <w:delText>ptly infor</w:delText>
        </w:r>
      </w:del>
      <w:ins w:id="15294" w:author="GoldenCorpusHarness" w:date="2026-03-28T21:57:49Z">
        <w:r>
          <w:t xml:space="preserve"> baseline will be considered Tier 3 event. Only point esti</w:t>
        </w:r>
      </w:ins>
      <w:r>
        <w:t>m</w:t>
      </w:r>
      <w:del w:id="15295" w:author="GoldenCorpusHarness" w:date="2026-03-28T21:57:49Z">
        <w:r>
          <w:delText xml:space="preserve"> the Sponsor of any regulatory authority inspection conducted for this study</w:delText>
        </w:r>
      </w:del>
      <w:ins w:id="15296" w:author="GoldenCorpusHarness" w:date="2026-03-28T21:57:49Z">
        <w:r>
          <w:t>ates by treatment group are provided for Tier 3 safety parameters</w:t>
        </w:r>
      </w:ins>
      <w:r>
        <w:t>.</w:t>
      </w:r>
    </w:p>
    <w:p ns2:paraId="02AD8383" ns2:textId="77777777" w:rsidR="006B06BC" w:rsidRPr="006B06BC" w:rsidRDefault="006B06BC" w:rsidP="006B06BC">
      <w:pPr>
        <w:pStyle w:val="Paragraph0"/>
        <w:rPr>
          <w:lang w:val="en-IN" w:eastAsia="ja-JP"/>
        </w:rPr>
      </w:pPr>
      <w:del w:id="15297" w:author="GoldenCorpusHarness" w:date="2026-03-28T21:57:49Z">
        <w:r>
          <w:delText xml:space="preserve">The </w:delText>
        </w:r>
      </w:del>
      <w:ins w:id="15298" w:author="GoldenCorpusHarness" w:date="2026-03-28T21:57:49Z">
        <w:r>
          <w:t>Cont</w:t>
        </w:r>
      </w:ins>
      <w:r>
        <w:t>in</w:t>
      </w:r>
      <w:del w:id="15299" w:author="GoldenCorpusHarness" w:date="2026-03-28T21:57:49Z">
        <w:r>
          <w:delText>v</w:delText>
        </w:r>
      </w:del>
      <w:ins w:id="15300" w:author="GoldenCorpusHarness" w:date="2026-03-28T21:57:49Z">
        <w:r>
          <w:t>uous Saf</w:t>
        </w:r>
      </w:ins>
      <w:r>
        <w:t>e</w:t>
      </w:r>
      <w:ins w:id="15301" w:author="GoldenCorpusHarness" w:date="2026-03-28T21:57:49Z">
        <w:r>
          <w:t>ty Mea</w:t>
        </w:r>
      </w:ins>
      <w:r>
        <w:t>s</w:t>
      </w:r>
      <w:del w:id="15302" w:author="GoldenCorpusHarness" w:date="2026-03-28T21:57:49Z">
        <w:r>
          <w:delText>tigato</w:delText>
        </w:r>
      </w:del>
      <w:ins w:id="15303" w:author="GoldenCorpusHarness" w:date="2026-03-28T21:57:49Z">
        <w:r>
          <w:t>u</w:t>
        </w:r>
      </w:ins>
      <w:r>
        <w:t>r</w:t>
      </w:r>
      <w:del w:id="15304" w:author="GoldenCorpusHarness" w:date="2026-03-28T21:57:49Z">
        <w:r>
          <w:delText xml:space="preserve"> agre</w:delText>
        </w:r>
      </w:del>
      <w:r>
        <w:t xml:space="preserve">es </w:t>
      </w:r>
      <w:del w:id="15305" w:author="GoldenCorpusHarness" w:date="2026-03-28T21:57:49Z">
        <w:r>
          <w:delText xml:space="preserve">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 </w:delText>
        </w:r>
      </w:del>
    </w:p>
    <w:p ns2:paraId="0B71B512" ns2:textId="559AE745" w:rsidR="00A01A9C" w:rsidRPr="009D6D3D" w:rsidRDefault="006B06BC" w:rsidP="006B06BC">
      <w:pPr>
        <w:pStyle w:val="Paragraph0"/>
        <w:rPr>
          <w:lang w:val="en-IN" w:eastAsia="ja-JP"/>
        </w:rPr>
      </w:pPr>
      <w:del w:id="15306" w:author="GoldenCorpusHarness" w:date="2026-03-28T21:57:49Z">
        <w:r>
          <w:delText>Persons debarred from conducting or</w:delText>
        </w:r>
      </w:del>
      <w:ins w:id="15307" w:author="GoldenCorpusHarness" w:date="2026-03-28T21:57:49Z">
        <w:r>
          <w:t>Continuous measures such as changes from baseline in vital signs parameters</w:t>
        </w:r>
      </w:ins>
      <w:r>
        <w:t xml:space="preserve"> w</w:t>
      </w:r>
      <w:del w:id="15308" w:author="GoldenCorpusHarness" w:date="2026-03-28T21:57:49Z">
        <w:r>
          <w:delText>orking on clinical studies b</w:delText>
        </w:r>
      </w:del>
      <w:ins w:id="15309" w:author="GoldenCorpusHarness" w:date="2026-03-28T21:57:49Z">
        <w:r>
          <w:t>ill be considered Tier 3 event. Summar</w:t>
        </w:r>
      </w:ins>
      <w:r>
        <w:t xml:space="preserve">y </w:t>
      </w:r>
      <w:del w:id="15310" w:author="GoldenCorpusHarness" w:date="2026-03-28T21:57:49Z">
        <w:r>
          <w:delText>an</w:delText>
        </w:r>
      </w:del>
      <w:ins w:id="15311" w:author="GoldenCorpusHarness" w:date="2026-03-28T21:57:49Z">
        <w:r>
          <w:t>statistics for baseline, on-treatment, and change from baseline values will be provided b</w:t>
        </w:r>
      </w:ins>
      <w:r>
        <w:t xml:space="preserve">y </w:t>
      </w:r>
      <w:del w:id="15312" w:author="GoldenCorpusHarness" w:date="2026-03-28T21:57:49Z">
        <w:r>
          <w:delText>court or regulatory authority will not be allowed to conduct or work on this Sponsor’s studie</w:delText>
        </w:r>
      </w:del>
      <w:ins w:id="15313" w:author="GoldenCorpusHarness" w:date="2026-03-28T21:57:49Z">
        <w:r>
          <w:t>treatment group for vital signs parameter</w:t>
        </w:r>
      </w:ins>
      <w:r>
        <w:t>s.</w:t>
      </w:r>
      <w:del w:id="15314" w:author="GoldenCorpusHarness" w:date="2026-03-28T21:57:49Z">
        <w:r>
          <w:delText xml:space="preserve"> The investigator will immediately disclose in writing to the Sponsor if any person who is involved in conducting the study is debarred or if any proceeding for debarment is pending or, to the best of the investigator’s knowledge, threatened.</w:delText>
        </w:r>
      </w:del>
    </w:p>
    <w:p ns2:paraId="2D3370E8" ns2:textId="77777777" w:rsidR="00655E44" w:rsidRDefault="00A01A9C" w:rsidP="00655E44">
      <w:pPr>
        <w:pStyle w:val="Heading3"/>
        <w:rPr>
          <w:lang w:val="en-IN" w:eastAsia="ja-JP"/>
        </w:rPr>
      </w:pPr>
      <w:del w:id="15315" w:author="GoldenCorpusHarness" w:date="2026-03-28T21:57:49Z">
        <w:r>
          <w:delText>D</w:delText>
        </w:r>
      </w:del>
      <w:ins w:id="15316" w:author="GoldenCorpusHarness" w:date="2026-03-28T21:57:49Z">
        <w:r>
          <w:t>Table 12Analysis Str</w:t>
        </w:r>
      </w:ins>
      <w:r>
        <w:t>at</w:t>
      </w:r>
      <w:ins w:id="15317" w:author="GoldenCorpusHarness" w:date="2026-03-28T21:57:49Z">
        <w:r>
          <w:t>egy for S</w:t>
        </w:r>
      </w:ins>
      <w:r>
        <w:t>a</w:t>
      </w:r>
      <w:del w:id="15318" w:author="GoldenCorpusHarness" w:date="2026-03-28T21:57:49Z">
        <w:r>
          <w:delText xml:space="preserve"> Quali</w:delText>
        </w:r>
      </w:del>
      <w:ins w:id="15319" w:author="GoldenCorpusHarness" w:date="2026-03-28T21:57:49Z">
        <w:r>
          <w:t>fe</w:t>
        </w:r>
      </w:ins>
      <w:r>
        <w:t xml:space="preserve">ty </w:t>
      </w:r>
      <w:del w:id="15320" w:author="GoldenCorpusHarness" w:date="2026-03-28T21:57:49Z">
        <w:r>
          <w:delText>Assu</w:delText>
        </w:r>
      </w:del>
      <w:ins w:id="15321" w:author="GoldenCorpusHarness" w:date="2026-03-28T21:57:49Z">
        <w:r>
          <w:t>Pa</w:t>
        </w:r>
      </w:ins>
      <w:r>
        <w:t>ra</w:t>
      </w:r>
      <w:del w:id="15322" w:author="GoldenCorpusHarness" w:date="2026-03-28T21:57:49Z">
        <w:r>
          <w:delText>nc</w:delText>
        </w:r>
      </w:del>
      <w:ins w:id="15323" w:author="GoldenCorpusHarness" w:date="2026-03-28T21:57:49Z">
        <w:r>
          <w:t>m</w:t>
        </w:r>
      </w:ins>
      <w:r>
        <w:t>e</w:t>
      </w:r>
      <w:ins w:id="15324" w:author="GoldenCorpusHarness" w:date="2026-03-28T21:57:49Z">
        <w:r>
          <w:t>ters</w:t>
        </w:r>
      </w:ins>
    </w:p>
    <w:p ns2:paraId="1FD5181D" ns2:textId="3ABAD969" w:rsidR="00655E44" w:rsidRPr="00655E44" w:rsidRDefault="00655E44" w:rsidP="00655E44">
      <w:pPr>
        <w:pStyle w:val="Paragraph0"/>
        <w:rPr>
          <w:rFonts w:cs="Arial"/>
          <w:b/>
          <w:bCs/>
          <w:lang w:val="en-IN" w:eastAsia="ja-JP"/>
        </w:rPr>
      </w:pPr>
      <w:r w:rsidRPr="00655E44">
        <w:rPr>
          <w:lang w:val="en-IN" w:eastAsia="ja-JP"/>
        </w:rPr>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ns2:paraId="4D0AC356" ns2:textId="77777777" w:rsidR="00655E44" w:rsidRPr="00655E44" w:rsidRDefault="00655E44" w:rsidP="00655E44">
      <w:pPr>
        <w:pStyle w:val="Paragraph0"/>
        <w:rPr>
          <w:lang w:val="en-IN" w:eastAsia="ja-JP"/>
        </w:rPr>
      </w:pPr>
      <w:del w:id="15325" w:author="GoldenCorpusHarness" w:date="2026-03-28T21:57:49Z">
        <w:r>
          <w:delText>Detailed information regarding Data Management procedures for this protocol will be provided separately.</w:delText>
        </w:r>
      </w:del>
    </w:p>
    <w:p ns2:paraId="30F499ED" ns2:textId="77777777" w:rsidR="00655E44" w:rsidRPr="00655E44" w:rsidRDefault="00655E44" w:rsidP="00655E44">
      <w:pPr>
        <w:pStyle w:val="Paragraph0"/>
        <w:rPr>
          <w:lang w:val="en-IN" w:eastAsia="ja-JP"/>
        </w:rPr>
      </w:pPr>
      <w:del w:id="15326" w:author="GoldenCorpusHarness" w:date="2026-03-28T21:57:49Z">
        <w:r>
          <w:delText>The investigator must maintain accurate documen</w:delText>
        </w:r>
      </w:del>
      <w:ins w:id="15327" w:author="GoldenCorpusHarness" w:date="2026-03-28T21:57:49Z">
        <w:r>
          <w:t>S</w:t>
        </w:r>
      </w:ins>
      <w:r>
        <w:t>tati</w:t>
      </w:r>
      <w:ins w:id="15328" w:author="GoldenCorpusHarness" w:date="2026-03-28T21:57:49Z">
        <w:r>
          <w:t>stical Meth</w:t>
        </w:r>
      </w:ins>
      <w:r>
        <w:t>o</w:t>
      </w:r>
      <w:del w:id="15329" w:author="GoldenCorpusHarness" w:date="2026-03-28T21:57:49Z">
        <w:r>
          <w:delText>n</w:delText>
        </w:r>
      </w:del>
      <w:ins w:id="15330" w:author="GoldenCorpusHarness" w:date="2026-03-28T21:57:49Z">
        <w:r>
          <w:t>ds</w:t>
        </w:r>
      </w:ins>
      <w:r>
        <w:t xml:space="preserve"> </w:t>
      </w:r>
      <w:del w:id="15331" w:author="GoldenCorpusHarness" w:date="2026-03-28T21:57:49Z">
        <w:r>
          <w:delText>(s</w:delText>
        </w:r>
      </w:del>
      <w:ins w:id="15332" w:author="GoldenCorpusHarness" w:date="2026-03-28T21:57:49Z">
        <w:r>
          <w:t>f</w:t>
        </w:r>
      </w:ins>
      <w:r>
        <w:t>o</w:t>
      </w:r>
      <w:del w:id="15333" w:author="GoldenCorpusHarness" w:date="2026-03-28T21:57:49Z">
        <w:r>
          <w:delText>u</w:delText>
        </w:r>
      </w:del>
      <w:r>
        <w:t>r</w:t>
      </w:r>
      <w:del w:id="15334" w:author="GoldenCorpusHarness" w:date="2026-03-28T21:57:49Z">
        <w:r>
          <w:delText>ce</w:delText>
        </w:r>
      </w:del>
      <w:r>
        <w:t xml:space="preserve"> </w:t>
      </w:r>
      <w:del w:id="15335" w:author="GoldenCorpusHarness" w:date="2026-03-28T21:57:49Z">
        <w:r>
          <w:delText>d</w:delText>
        </w:r>
      </w:del>
      <w:ins w:id="15336" w:author="GoldenCorpusHarness" w:date="2026-03-28T21:57:49Z">
        <w:r>
          <w:t>P</w:t>
        </w:r>
      </w:ins>
      <w:r>
        <w:t>at</w:t>
      </w:r>
      <w:del w:id="15337" w:author="GoldenCorpusHarness" w:date="2026-03-28T21:57:49Z">
        <w:r>
          <w:delText xml:space="preserve">a) </w:delText>
        </w:r>
      </w:del>
      <w:ins w:id="15338" w:author="GoldenCorpusHarness" w:date="2026-03-28T21:57:49Z">
        <w:r>
          <w:t>ien</w:t>
        </w:r>
      </w:ins>
      <w:r>
        <w:t>t</w:t>
      </w:r>
      <w:del w:id="15339" w:author="GoldenCorpusHarness" w:date="2026-03-28T21:57:49Z">
        <w:r>
          <w:delText>hat sup</w:delText>
        </w:r>
      </w:del>
      <w:ins w:id="15340" w:author="GoldenCorpusHarness" w:date="2026-03-28T21:57:49Z">
        <w:r>
          <w:t>-Re</w:t>
        </w:r>
      </w:ins>
      <w:r>
        <w:t>port</w:t>
      </w:r>
      <w:del w:id="15341" w:author="GoldenCorpusHarness" w:date="2026-03-28T21:57:49Z">
        <w:r>
          <w:delText>s the information enter</w:delText>
        </w:r>
      </w:del>
      <w:r>
        <w:t xml:space="preserve">ed </w:t>
      </w:r>
      <w:del w:id="15342" w:author="GoldenCorpusHarness" w:date="2026-03-28T21:57:49Z">
        <w:r>
          <w:delText xml:space="preserve">in </w:delText>
        </w:r>
      </w:del>
      <w:ins w:id="15343" w:author="GoldenCorpusHarness" w:date="2026-03-28T21:57:49Z">
        <w:r>
          <w:t>Ou</w:t>
        </w:r>
      </w:ins>
      <w:r>
        <w:t>t</w:t>
      </w:r>
      <w:del w:id="15344" w:author="GoldenCorpusHarness" w:date="2026-03-28T21:57:49Z">
        <w:r>
          <w:delText>h</w:delText>
        </w:r>
      </w:del>
      <w:ins w:id="15345" w:author="GoldenCorpusHarness" w:date="2026-03-28T21:57:49Z">
        <w:r>
          <w:t>com</w:t>
        </w:r>
      </w:ins>
      <w:r>
        <w:t xml:space="preserve">e </w:t>
      </w:r>
      <w:del w:id="15346" w:author="GoldenCorpusHarness" w:date="2026-03-28T21:57:49Z">
        <w:r>
          <w:delText>CRF.</w:delText>
        </w:r>
      </w:del>
      <w:ins w:id="15347" w:author="GoldenCorpusHarness" w:date="2026-03-28T21:57:49Z">
        <w:r>
          <w:t>Analyses</w:t>
        </w:r>
      </w:ins>
    </w:p>
    <w:p ns2:paraId="32C1F137" ns2:textId="77777777" w:rsidR="00655E44" w:rsidRPr="00655E44" w:rsidRDefault="00655E44" w:rsidP="00655E44">
      <w:pPr>
        <w:pStyle w:val="Paragraph0"/>
        <w:rPr>
          <w:lang w:val="en-IN" w:eastAsia="ja-JP"/>
        </w:rPr>
      </w:pPr>
      <w:del w:id="15348" w:author="GoldenCorpusHarness" w:date="2026-03-28T21:57:49Z">
        <w:r>
          <w:delText>T</w:delText>
        </w:r>
      </w:del>
      <w:ins w:id="15349" w:author="GoldenCorpusHarness" w:date="2026-03-28T21:57:49Z">
        <w:r>
          <w:t>Details of PRO analyses will be described in t</w:t>
        </w:r>
      </w:ins>
      <w:r>
        <w:t xml:space="preserve">he </w:t>
      </w:r>
      <w:del w:id="15350" w:author="GoldenCorpusHarness" w:date="2026-03-28T21:57:49Z">
        <w:r>
          <w:delText>inve</w:delText>
        </w:r>
      </w:del>
      <w:r>
        <w:t>s</w:t>
      </w:r>
      <w:del w:id="15351" w:author="GoldenCorpusHarness" w:date="2026-03-28T21:57:49Z">
        <w:r>
          <w:delText>tigator must permit study-related monitoring, audits, IRB/IEC review, and regulatory agency inspections and provide direct access to source data documents</w:delText>
        </w:r>
      </w:del>
      <w:ins w:id="15352" w:author="GoldenCorpusHarness" w:date="2026-03-28T21:57:49Z">
        <w:r>
          <w:t>SAP</w:t>
        </w:r>
      </w:ins>
      <w:r>
        <w:t>.</w:t>
      </w:r>
    </w:p>
    <w:p ns2:paraId="554F95D5" ns2:textId="364EBB84" w:rsidR="00655E44" w:rsidRPr="00655E44" w:rsidRDefault="00655E44" w:rsidP="00655E44">
      <w:pPr>
        <w:pStyle w:val="Paragraph0"/>
        <w:rPr>
          <w:lang w:val="en-IN" w:eastAsia="ja-JP"/>
        </w:rPr>
      </w:pPr>
      <w:del w:id="15353" w:author="GoldenCorpusHarness" w:date="2026-03-28T21:57:49Z">
        <w:r>
          <w:delText>Study d</w:delText>
        </w:r>
      </w:del>
      <w:ins w:id="15354" w:author="GoldenCorpusHarness" w:date="2026-03-28T21:57:49Z">
        <w:r>
          <w:t>Dem</w:t>
        </w:r>
      </w:ins>
      <w:r>
        <w:t>o</w:t>
      </w:r>
      <w:ins w:id="15355" w:author="GoldenCorpusHarness" w:date="2026-03-28T21:57:49Z">
        <w:r>
          <w:t>graphi</w:t>
        </w:r>
      </w:ins>
      <w:r>
        <w:t>c</w:t>
      </w:r>
      <w:del w:id="15356" w:author="GoldenCorpusHarness" w:date="2026-03-28T21:57:49Z">
        <w:r>
          <w:delText>umentation will be promptly</w:delText>
        </w:r>
      </w:del>
      <w:r>
        <w:t xml:space="preserve"> and </w:t>
      </w:r>
      <w:del w:id="15357" w:author="GoldenCorpusHarness" w:date="2026-03-28T21:57:49Z">
        <w:r>
          <w:delText>fully disclo</w:delText>
        </w:r>
      </w:del>
      <w:ins w:id="15358" w:author="GoldenCorpusHarness" w:date="2026-03-28T21:57:49Z">
        <w:r>
          <w:t>Ba</w:t>
        </w:r>
      </w:ins>
      <w:r>
        <w:t>se</w:t>
      </w:r>
      <w:del w:id="15359" w:author="GoldenCorpusHarness" w:date="2026-03-28T21:57:49Z">
        <w:r>
          <w:delText>d to th</w:delText>
        </w:r>
      </w:del>
      <w:ins w:id="15360" w:author="GoldenCorpusHarness" w:date="2026-03-28T21:57:49Z">
        <w:r>
          <w:t>lin</w:t>
        </w:r>
      </w:ins>
      <w:r>
        <w:t xml:space="preserve">e </w:t>
      </w:r>
      <w:del w:id="15361" w:author="GoldenCorpusHarness" w:date="2026-03-28T21:57:49Z">
        <w:r>
          <w:delText>Sponso</w:delText>
        </w:r>
      </w:del>
      <w:ins w:id="15362" w:author="GoldenCorpusHarness" w:date="2026-03-28T21:57:49Z">
        <w:r>
          <w:t>Cha</w:t>
        </w:r>
      </w:ins>
      <w:r>
        <w:t>r</w:t>
      </w:r>
      <w:del w:id="15363" w:author="GoldenCorpusHarness" w:date="2026-03-28T21:57:49Z">
        <w:r>
          <w:delText xml:space="preserve"> by </w:delText>
        </w:r>
      </w:del>
      <w:ins w:id="15364" w:author="GoldenCorpusHarness" w:date="2026-03-28T21:57:49Z">
        <w:r>
          <w:t>ac</w:t>
        </w:r>
      </w:ins>
      <w:r>
        <w:t>t</w:t>
      </w:r>
      <w:del w:id="15365" w:author="GoldenCorpusHarness" w:date="2026-03-28T21:57:49Z">
        <w:r>
          <w:delText>h</w:delText>
        </w:r>
      </w:del>
      <w:r>
        <w:t>e</w:t>
      </w:r>
      <w:del w:id="15366" w:author="GoldenCorpusHarness" w:date="2026-03-28T21:57:49Z">
        <w:r>
          <w:delText xml:space="preserve"> </w:delText>
        </w:r>
      </w:del>
      <w:ins w:id="15367" w:author="GoldenCorpusHarness" w:date="2026-03-28T21:57:49Z">
        <w:r>
          <w:t>r</w:t>
        </w:r>
      </w:ins>
      <w:r>
        <w:t>i</w:t>
      </w:r>
      <w:del w:id="15368" w:author="GoldenCorpusHarness" w:date="2026-03-28T21:57:49Z">
        <w:r>
          <w:delText>nve</w:delText>
        </w:r>
      </w:del>
      <w:r>
        <w:t>sti</w:t>
      </w:r>
      <w:del w:id="15369" w:author="GoldenCorpusHarness" w:date="2026-03-28T21:57:49Z">
        <w:r>
          <w:delText>gator upon reque</w:delText>
        </w:r>
      </w:del>
      <w:ins w:id="15370" w:author="GoldenCorpusHarness" w:date="2026-03-28T21:57:49Z">
        <w:r>
          <w:t>c</w:t>
        </w:r>
      </w:ins>
      <w:r>
        <w:t>s</w:t>
      </w:r>
      <w:del w:id="15371" w:author="GoldenCorpusHarness" w:date="2026-03-28T21:57:49Z">
        <w:r>
          <w:delText>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delText>
        </w:r>
      </w:del>
    </w:p>
    <w:p ns2:paraId="6933F7D3" ns2:textId="77777777" w:rsidR="00655E44" w:rsidRPr="00655E44" w:rsidRDefault="00655E44" w:rsidP="00655E44">
      <w:pPr>
        <w:pStyle w:val="Paragraph0"/>
        <w:rPr>
          <w:lang w:val="en-IN" w:eastAsia="ja-JP"/>
        </w:rPr>
      </w:pPr>
      <w:r>
        <w:t xml:space="preserve">The </w:t>
      </w:r>
      <w:del w:id="15372" w:author="GoldenCorpusHarness" w:date="2026-03-28T21:57:49Z">
        <w:r>
          <w:delText>Sponsor or designee is responsible for the data management of this st</w:delText>
        </w:r>
      </w:del>
      <w:ins w:id="15373" w:author="GoldenCorpusHarness" w:date="2026-03-28T21:57:49Z">
        <w:r>
          <w:t>comparability of the treatment gro</w:t>
        </w:r>
      </w:ins>
      <w:r>
        <w:t>u</w:t>
      </w:r>
      <w:del w:id="15374" w:author="GoldenCorpusHarness" w:date="2026-03-28T21:57:49Z">
        <w:r>
          <w:delText>dy incl</w:delText>
        </w:r>
      </w:del>
      <w:ins w:id="15375" w:author="GoldenCorpusHarness" w:date="2026-03-28T21:57:49Z">
        <w:r>
          <w:t xml:space="preserve">ps for each relevant demographic and baseline characteristic will be assessed by the </w:t>
        </w:r>
      </w:ins>
      <w:r>
        <w:t>u</w:t>
      </w:r>
      <w:del w:id="15376" w:author="GoldenCorpusHarness" w:date="2026-03-28T21:57:49Z">
        <w:r>
          <w:delText>ding q</w:delText>
        </w:r>
      </w:del>
      <w:ins w:id="15377" w:author="GoldenCorpusHarness" w:date="2026-03-28T21:57:49Z">
        <w:r>
          <w:t>se of tables and/or graphs. No statistical hypothesis tests will be performed on these characteristics. The n</w:t>
        </w:r>
      </w:ins>
      <w:r>
        <w:t>u</w:t>
      </w:r>
      <w:del w:id="15378" w:author="GoldenCorpusHarness" w:date="2026-03-28T21:57:49Z">
        <w:r>
          <w:delText>ality checking of the data</w:delText>
        </w:r>
      </w:del>
      <w:ins w:id="15379" w:author="GoldenCorpusHarness" w:date="2026-03-28T21:57:49Z">
        <w:r>
          <w:t>mber and percentage of participants screened and randomized and the primary reasons for screening failure and discontinuation will be displayed</w:t>
        </w:r>
      </w:ins>
      <w:r>
        <w:t>.</w:t>
      </w:r>
      <w:ins w:id="15380" w:author="GoldenCorpusHarness" w:date="2026-03-28T21:57:49Z">
        <w:r>
          <w:t xml:space="preserve"> Demographic variables, baseline characteristics, primary and secondary diagnoses, and prior and concomitant therapies will be summarized by treatment either by descriptive statistics or categorical tables.</w:t>
        </w:r>
      </w:ins>
    </w:p>
    <w:p ns2:paraId="09B745A1" ns2:textId="77777777" w:rsidR="00655E44" w:rsidRPr="00655E44" w:rsidRDefault="00655E44" w:rsidP="00655E44">
      <w:pPr>
        <w:pStyle w:val="Paragraph0"/>
        <w:rPr>
          <w:lang w:val="en-IN" w:eastAsia="ja-JP"/>
        </w:rPr>
      </w:pPr>
      <w:del w:id="15381" w:author="GoldenCorpusHarness" w:date="2026-03-28T21:57:49Z">
        <w:r>
          <w:delText>Study monitors will perform ongoing source data review and verification to confirm that data e</w:delText>
        </w:r>
      </w:del>
      <w:ins w:id="15382" w:author="GoldenCorpusHarness" w:date="2026-03-28T21:57:49Z">
        <w:r>
          <w:t>I</w:t>
        </w:r>
      </w:ins>
      <w:r>
        <w:t>nter</w:t>
      </w:r>
      <w:del w:id="15383" w:author="GoldenCorpusHarness" w:date="2026-03-28T21:57:49Z">
        <w:r>
          <w:delText xml:space="preserve">ed </w:delText>
        </w:r>
      </w:del>
      <w:r>
        <w:t>i</w:t>
      </w:r>
      <w:del w:id="15384" w:author="GoldenCorpusHarness" w:date="2026-03-28T21:57:49Z">
        <w:r>
          <w:delText>nto the CRF by authorized site personnel are accurate, complete, and verifiable fro</w:delText>
        </w:r>
      </w:del>
      <w:r>
        <w:t xml:space="preserve">m </w:t>
      </w:r>
      <w:del w:id="15385" w:author="GoldenCorpusHarness" w:date="2026-03-28T21:57:49Z">
        <w:r>
          <w:delText>source docume</w:delText>
        </w:r>
      </w:del>
      <w:ins w:id="15386" w:author="GoldenCorpusHarness" w:date="2026-03-28T21:57:49Z">
        <w:r>
          <w:t>A</w:t>
        </w:r>
      </w:ins>
      <w:r>
        <w:t>n</w:t>
      </w:r>
      <w:del w:id="15387" w:author="GoldenCorpusHarness" w:date="2026-03-28T21:57:49Z">
        <w:r>
          <w:delText>ts; th</w:delText>
        </w:r>
      </w:del>
      <w:r>
        <w:t>a</w:t>
      </w:r>
      <w:del w:id="15388" w:author="GoldenCorpusHarness" w:date="2026-03-28T21:57:49Z">
        <w:r>
          <w:delText>t the safety and rights of participants are being protected; and that the study is being conducted in accordance with the current</w:delText>
        </w:r>
      </w:del>
      <w:r>
        <w:t>ly</w:t>
      </w:r>
      <w:del w:id="15389" w:author="GoldenCorpusHarness" w:date="2026-03-28T21:57:49Z">
        <w:r>
          <w:delText xml:space="preserve"> approv</w:delText>
        </w:r>
      </w:del>
      <w:ins w:id="15390" w:author="GoldenCorpusHarness" w:date="2026-03-28T21:57:49Z">
        <w:r>
          <w:t>s</w:t>
        </w:r>
      </w:ins>
      <w:r>
        <w:t>e</w:t>
      </w:r>
      <w:del w:id="15391" w:author="GoldenCorpusHarness" w:date="2026-03-28T21:57:49Z">
        <w:r>
          <w:delText xml:space="preserve">d protocol and any other </w:delText>
        </w:r>
      </w:del>
      <w:r>
        <w:t>s</w:t>
      </w:r>
      <w:del w:id="15392" w:author="GoldenCorpusHarness" w:date="2026-03-28T21:57:49Z">
        <w:r>
          <w:delText>tudy agreements, ICH GCP, and all applicable regulatory requirements.</w:delText>
        </w:r>
      </w:del>
    </w:p>
    <w:p ns2:paraId="3F9F73D7" ns2:textId="7254FC07" w:rsidR="00A01A9C" w:rsidRDefault="00A327EA" w:rsidP="00655E44">
      <w:pPr>
        <w:pStyle w:val="Paragraph0"/>
        <w:rPr>
          <w:lang w:val="en-IN" w:eastAsia="ja-JP"/>
        </w:rPr>
      </w:pPr>
      <w:del w:id="15393" w:author="GoldenCorpusHarness" w:date="2026-03-28T21:57:49Z">
        <w:r>
          <w:delText>R</w:delText>
        </w:r>
      </w:del>
      <w:ins w:id="15394" w:author="GoldenCorpusHarness" w:date="2026-03-28T21:57:49Z">
        <w:r>
          <w:t>NOTE: As of Amendment 05, the presp</w:t>
        </w:r>
      </w:ins>
      <w:r>
        <w:t>ec</w:t>
      </w:r>
      <w:del w:id="15395" w:author="GoldenCorpusHarness" w:date="2026-03-28T21:57:49Z">
        <w:r>
          <w:delText>or</w:delText>
        </w:r>
      </w:del>
      <w:ins w:id="15396" w:author="GoldenCorpusHarness" w:date="2026-03-28T21:57:49Z">
        <w:r>
          <w:t>ifie</w:t>
        </w:r>
      </w:ins>
      <w:r>
        <w:t>d</w:t>
      </w:r>
      <w:del w:id="15397" w:author="GoldenCorpusHarness" w:date="2026-03-28T21:57:49Z">
        <w:r>
          <w:delText>s</w:delText>
        </w:r>
      </w:del>
      <w:ins w:id="15398" w:author="GoldenCorpusHarness" w:date="2026-03-28T21:57:49Z">
        <w:r>
          <w:t xml:space="preserve"> IA3</w:t>
        </w:r>
      </w:ins>
      <w:r>
        <w:t xml:space="preserve"> and </w:t>
      </w:r>
      <w:del w:id="15399" w:author="GoldenCorpusHarness" w:date="2026-03-28T21:57:49Z">
        <w:r>
          <w:delText xml:space="preserve">documents, </w:delText>
        </w:r>
      </w:del>
      <w:ins w:id="15400" w:author="GoldenCorpusHarness" w:date="2026-03-28T21:57:49Z">
        <w:r>
          <w:t>f</w:t>
        </w:r>
      </w:ins>
      <w:r>
        <w:t>in</w:t>
      </w:r>
      <w:del w:id="15401" w:author="GoldenCorpusHarness" w:date="2026-03-28T21:57:49Z">
        <w:r>
          <w:delText>c</w:delText>
        </w:r>
      </w:del>
      <w:ins w:id="15402" w:author="GoldenCorpusHarness" w:date="2026-03-28T21:57:49Z">
        <w:r>
          <w:t>a</w:t>
        </w:r>
      </w:ins>
      <w:r>
        <w:t>l</w:t>
      </w:r>
      <w:del w:id="15403" w:author="GoldenCorpusHarness" w:date="2026-03-28T21:57:49Z">
        <w:r>
          <w:delText>uding</w:delText>
        </w:r>
      </w:del>
      <w:r>
        <w:t xml:space="preserve"> </w:t>
      </w:r>
      <w:del w:id="15404" w:author="GoldenCorpusHarness" w:date="2026-03-28T21:57:49Z">
        <w:r>
          <w:delText>particip</w:delText>
        </w:r>
      </w:del>
      <w:r>
        <w:t>an</w:t>
      </w:r>
      <w:del w:id="15405" w:author="GoldenCorpusHarness" w:date="2026-03-28T21:57:49Z">
        <w:r>
          <w:delText>t</w:delText>
        </w:r>
      </w:del>
      <w:ins w:id="15406" w:author="GoldenCorpusHarness" w:date="2026-03-28T21:57:49Z">
        <w:r>
          <w:t>aly</w:t>
        </w:r>
      </w:ins>
      <w:r>
        <w:t>s</w:t>
      </w:r>
      <w:del w:id="15407" w:author="GoldenCorpusHarness" w:date="2026-03-28T21:57:49Z">
        <w:r>
          <w:delText xml:space="preserve">’ documented </w:delText>
        </w:r>
      </w:del>
      <w:r>
        <w:t>i</w:t>
      </w:r>
      <w:del w:id="15408" w:author="GoldenCorpusHarness" w:date="2026-03-28T21:57:49Z">
        <w:r>
          <w:delText>nformed con</w:delText>
        </w:r>
      </w:del>
      <w:r>
        <w:t>s</w:t>
      </w:r>
      <w:del w:id="15409" w:author="GoldenCorpusHarness" w:date="2026-03-28T21:57:49Z">
        <w:r>
          <w:delText>ent, pertaining to the conduct</w:delText>
        </w:r>
      </w:del>
      <w:r>
        <w:t xml:space="preserve"> of th</w:t>
      </w:r>
      <w:del w:id="15410" w:author="GoldenCorpusHarness" w:date="2026-03-28T21:57:49Z">
        <w:r>
          <w:delText>is</w:delText>
        </w:r>
      </w:del>
      <w:ins w:id="15411" w:author="GoldenCorpusHarness" w:date="2026-03-28T21:57:49Z">
        <w:r>
          <w:t>e</w:t>
        </w:r>
      </w:ins>
      <w:r>
        <w:t xml:space="preserve"> study </w:t>
      </w:r>
      <w:del w:id="15412" w:author="GoldenCorpusHarness" w:date="2026-03-28T21:57:49Z">
        <w:r>
          <w:delText>mu</w:delText>
        </w:r>
      </w:del>
      <w:ins w:id="15413" w:author="GoldenCorpusHarness" w:date="2026-03-28T21:57:49Z">
        <w:r>
          <w:t>de</w:t>
        </w:r>
      </w:ins>
      <w:r>
        <w:t>s</w:t>
      </w:r>
      <w:ins w:id="15414" w:author="GoldenCorpusHarness" w:date="2026-03-28T21:57:49Z">
        <w:r>
          <w:t>cribed in the SAP will no</w:t>
        </w:r>
      </w:ins>
      <w:r>
        <w:t>t be</w:t>
      </w:r>
      <w:ins w:id="15415" w:author="GoldenCorpusHarness" w:date="2026-03-28T21:57:49Z">
        <w:r>
          <w:t xml:space="preserve"> performed. This section is</w:t>
        </w:r>
      </w:ins>
      <w:r>
        <w:t xml:space="preserve"> retained </w:t>
      </w:r>
      <w:del w:id="15416" w:author="GoldenCorpusHarness" w:date="2026-03-28T21:57:49Z">
        <w:r>
          <w:delText xml:space="preserve">by the investigator </w:delText>
        </w:r>
      </w:del>
      <w:r>
        <w:t xml:space="preserve">for </w:t>
      </w:r>
      <w:del w:id="15417" w:author="GoldenCorpusHarness" w:date="2026-03-28T21:57:49Z">
        <w:r>
          <w:delText xml:space="preserve">15 years after study completion unless local </w:delText>
        </w:r>
      </w:del>
      <w:r>
        <w:t>re</w:t>
      </w:r>
      <w:del w:id="15418" w:author="GoldenCorpusHarness" w:date="2026-03-28T21:57:49Z">
        <w:r>
          <w:delText>gulations or institutional policies require a longer retention period. No records may be destroyed during the retention period without the written approval of the Sponsor. No records may be trans</w:delText>
        </w:r>
      </w:del>
      <w:r>
        <w:t>fer</w:t>
      </w:r>
      <w:del w:id="15419" w:author="GoldenCorpusHarness" w:date="2026-03-28T21:57:49Z">
        <w:r>
          <w:delText>red to another location or party without writt</w:delText>
        </w:r>
      </w:del>
      <w:r>
        <w:t>en</w:t>
      </w:r>
      <w:del w:id="15420" w:author="GoldenCorpusHarness" w:date="2026-03-28T21:57:49Z">
        <w:r>
          <w:delText xml:space="preserve"> notifi</w:delText>
        </w:r>
      </w:del>
      <w:r>
        <w:t>c</w:t>
      </w:r>
      <w:del w:id="15421" w:author="GoldenCorpusHarness" w:date="2026-03-28T21:57:49Z">
        <w:r>
          <w:delText>ation to th</w:delText>
        </w:r>
      </w:del>
      <w:r>
        <w:t>e</w:t>
      </w:r>
      <w:del w:id="15422" w:author="GoldenCorpusHarness" w:date="2026-03-28T21:57:49Z">
        <w:r>
          <w:delText xml:space="preserve"> Sponsor</w:delText>
        </w:r>
      </w:del>
      <w:r>
        <w:t>.</w:t>
      </w:r>
    </w:p>
    <w:p ns2:paraId="632BC7B6" ns2:textId="77777777" w:rsidR="00A01A9C" w:rsidRPr="001E3135" w:rsidRDefault="00A01A9C" w:rsidP="00A01A9C">
      <w:pPr>
        <w:pStyle w:val="Heading3"/>
        <w:rPr>
          <w:lang w:val="en-IN" w:eastAsia="ja-JP"/>
        </w:rPr>
      </w:pPr>
      <w:del w:id="15423" w:author="GoldenCorpusHarness" w:date="2026-03-28T21:57:49Z">
        <w:r>
          <w:delText xml:space="preserve">Source </w:delText>
        </w:r>
      </w:del>
      <w:ins w:id="15424" w:author="GoldenCorpusHarness" w:date="2026-03-28T21:57:49Z">
        <w:r>
          <w:t>Access to the allocation schedule for summaries or analyses for presentation to the e</w:t>
        </w:r>
      </w:ins>
      <w:r>
        <w:t>D</w:t>
      </w:r>
      <w:del w:id="15425" w:author="GoldenCorpusHarness" w:date="2026-03-28T21:57:49Z">
        <w:r>
          <w:delText>ocuments</w:delText>
        </w:r>
      </w:del>
      <w:ins w:id="15426" w:author="GoldenCorpusHarness" w:date="2026-03-28T21:57:49Z">
        <w:r>
          <w:t xml:space="preserve">MC will be restricted to an unblinded statistician and an unblinded scientific programmer performing the interim analysis, who will have no other responsibilities associated with the study.  </w:t>
        </w:r>
      </w:ins>
    </w:p>
    <w:p ns2:paraId="21996B55" ns2:textId="4961BA48" w:rsidR="00A01A9C" w:rsidRPr="004E3CF8" w:rsidRDefault="00A01A9C" w:rsidP="00A01A9C">
      <w:pPr>
        <w:pStyle w:val="Paragraph0"/>
        <w:rPr>
          <w:lang w:val="en-IN" w:eastAsia="ja-JP"/>
        </w:rPr>
      </w:pPr>
      <w:ins w:id="15427" w:author="GoldenCorpusHarness" w:date="2026-03-28T21:57:49Z">
        <w:r>
          <w:t xml:space="preserve">The eDMC will serve as the primary reviewer of the results of the interim analyses and will make recommendations for discontinuation of the study or modification to the executive oversight committee of the </w:t>
        </w:r>
      </w:ins>
      <w:r>
        <w:t>S</w:t>
      </w:r>
      <w:del w:id="15428" w:author="GoldenCorpusHarness" w:date="2026-03-28T21:57:49Z">
        <w:r>
          <w:delText>ource documents provide evidence for the</w:delText>
        </w:r>
      </w:del>
      <w:ins w:id="15429" w:author="GoldenCorpusHarness" w:date="2026-03-28T21:57:49Z">
        <w:r>
          <w:t>ponsor. If the eDMC recommends modifications to the design of the protocol or discontinuation of the study, this</w:t>
        </w:r>
      </w:ins>
      <w:r>
        <w:t xml:space="preserve"> ex</w:t>
      </w:r>
      <w:del w:id="15430" w:author="GoldenCorpusHarness" w:date="2026-03-28T21:57:49Z">
        <w:r>
          <w:delText>istence of the participant and su</w:delText>
        </w:r>
      </w:del>
      <w:ins w:id="15431" w:author="GoldenCorpusHarness" w:date="2026-03-28T21:57:49Z">
        <w:r>
          <w:t xml:space="preserve">ecutive oversight committee and potentially other limited Sponsor personnel may </w:t>
        </w:r>
      </w:ins>
      <w:r>
        <w:t>b</w:t>
      </w:r>
      <w:del w:id="15432" w:author="GoldenCorpusHarness" w:date="2026-03-28T21:57:49Z">
        <w:r>
          <w:delText>stantiate the inte</w:delText>
        </w:r>
      </w:del>
      <w:ins w:id="15433" w:author="GoldenCorpusHarness" w:date="2026-03-28T21:57:49Z">
        <w:r>
          <w:t>e unblinded to results at the treatment level to act on these recommendations. The extent to which individuals are unblinded with respect to results of interim analyses will be documented by the unblinded team. Additional lo</w:t>
        </w:r>
      </w:ins>
      <w:r>
        <w:t>g</w:t>
      </w:r>
      <w:del w:id="15434" w:author="GoldenCorpusHarness" w:date="2026-03-28T21:57:49Z">
        <w:r>
          <w:delText>rity of the data collected</w:delText>
        </w:r>
      </w:del>
      <w:ins w:id="15435" w:author="GoldenCorpusHarness" w:date="2026-03-28T21:57:49Z">
        <w:r>
          <w:t>istic details will be provided in the eDMC Charter</w:t>
        </w:r>
      </w:ins>
      <w:r>
        <w:t xml:space="preserve">. </w:t>
      </w:r>
      <w:del w:id="15436" w:author="GoldenCorpusHarness" w:date="2026-03-28T21:57:49Z">
        <w:r>
          <w:delText>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delText>
        </w:r>
      </w:del>
      <w:ins w:id="15437" w:author="GoldenCorpusHarness" w:date="2026-03-28T21:57:49Z">
        <w:r>
          <w:t xml:space="preserve"> </w:t>
        </w:r>
      </w:ins>
    </w:p>
    <w:p ns2:paraId="15B76A08" ns2:textId="321EAE75" w:rsidR="00A01A9C" w:rsidRDefault="00A01A9C" w:rsidP="00A01A9C">
      <w:pPr>
        <w:pStyle w:val="Paragraph0"/>
        <w:rPr>
          <w:rFonts w:eastAsia="Times New Roman"/>
          <w:lang w:val="en-IN" w:eastAsia="ja-JP"/>
        </w:rPr>
      </w:pPr>
      <w:ins w:id="15438" w:author="GoldenCorpusHarness" w:date="2026-03-28T21:57:49Z">
        <w:r>
          <w:t>Treatment-level results of the interim analysis will be provided by the unblinded statistician to the e</w:t>
        </w:r>
      </w:ins>
      <w:r>
        <w:t>D</w:t>
      </w:r>
      <w:del w:id="15439" w:author="GoldenCorpusHarness" w:date="2026-03-28T21:57:49Z">
        <w:r>
          <w:delText>ata re</w:delText>
        </w:r>
      </w:del>
      <w:ins w:id="15440" w:author="GoldenCorpusHarness" w:date="2026-03-28T21:57:49Z">
        <w:r>
          <w:t xml:space="preserve">MC. Before final study unblinding, the unblinded statistician will not be involved in any discussions regarding modifications to the </w:t>
        </w:r>
      </w:ins>
      <w:r>
        <w:t>p</w:t>
      </w:r>
      <w:del w:id="15441" w:author="GoldenCorpusHarness" w:date="2026-03-28T21:57:49Z">
        <w:r>
          <w:delText>orted on the CRF or entered in the eCRF that are transcribed from source documents must be consistent with the source documents or the discre</w:delText>
        </w:r>
      </w:del>
      <w:ins w:id="15442" w:author="GoldenCorpusHarness" w:date="2026-03-28T21:57:49Z">
        <w:r>
          <w:t xml:space="preserve">rotocol or statistical methods, identification of </w:t>
        </w:r>
      </w:ins>
      <w:r>
        <w:t>p</w:t>
      </w:r>
      <w:del w:id="15443" w:author="GoldenCorpusHarness" w:date="2026-03-28T21:57:49Z">
        <w:r>
          <w:delText>ancies must be explained</w:delText>
        </w:r>
      </w:del>
      <w:ins w:id="15444" w:author="GoldenCorpusHarness" w:date="2026-03-28T21:57:49Z">
        <w:r>
          <w:t>rotocol deviations, or data validation efforts after the interim analyses</w:t>
        </w:r>
      </w:ins>
      <w:r>
        <w:t>.</w:t>
      </w:r>
      <w:del w:id="15445" w:author="GoldenCorpusHarness" w:date="2026-03-28T21:57:49Z">
        <w:r>
          <w:delText xml:space="preserve"> The investigator/institution may need to request previous medical records or transfer records, depending on the study. Also, current medical records must be available.</w:delText>
        </w:r>
      </w:del>
    </w:p>
    <w:p ns2:paraId="386B79B1" ns2:textId="77777777" w:rsidR="00A01A9C" w:rsidRPr="004E3CF8" w:rsidRDefault="00A01A9C" w:rsidP="00A01A9C">
      <w:pPr>
        <w:pStyle w:val="Heading3"/>
        <w:rPr>
          <w:lang w:val="en-IN" w:eastAsia="ja-JP"/>
        </w:rPr>
      </w:pPr>
      <w:del w:id="15446" w:author="GoldenCorpusHarness" w:date="2026-03-28T21:57:49Z">
        <w:r>
          <w:delText>Stud</w:delText>
        </w:r>
      </w:del>
      <w:ins w:id="15447" w:author="GoldenCorpusHarness" w:date="2026-03-28T21:57:49Z">
        <w:r>
          <w:t>Efficac</w:t>
        </w:r>
      </w:ins>
      <w:r>
        <w:t xml:space="preserve">y </w:t>
      </w:r>
      <w:del w:id="15448" w:author="GoldenCorpusHarness" w:date="2026-03-28T21:57:49Z">
        <w:r>
          <w:delText>a</w:delText>
        </w:r>
      </w:del>
      <w:ins w:id="15449" w:author="GoldenCorpusHarness" w:date="2026-03-28T21:57:49Z">
        <w:r>
          <w:t>I</w:t>
        </w:r>
      </w:ins>
      <w:r>
        <w:t>n</w:t>
      </w:r>
      <w:del w:id="15450" w:author="GoldenCorpusHarness" w:date="2026-03-28T21:57:49Z">
        <w:r>
          <w:delText>d Si</w:delText>
        </w:r>
      </w:del>
      <w:r>
        <w:t>te</w:t>
      </w:r>
      <w:ins w:id="15451" w:author="GoldenCorpusHarness" w:date="2026-03-28T21:57:49Z">
        <w:r>
          <w:t>rim</w:t>
        </w:r>
      </w:ins>
      <w:r>
        <w:t xml:space="preserve"> </w:t>
      </w:r>
      <w:del w:id="15452" w:author="GoldenCorpusHarness" w:date="2026-03-28T21:57:49Z">
        <w:r>
          <w:delText>C</w:delText>
        </w:r>
      </w:del>
      <w:ins w:id="15453" w:author="GoldenCorpusHarness" w:date="2026-03-28T21:57:49Z">
        <w:r>
          <w:t>Ana</w:t>
        </w:r>
      </w:ins>
      <w:r>
        <w:t>l</w:t>
      </w:r>
      <w:del w:id="15454" w:author="GoldenCorpusHarness" w:date="2026-03-28T21:57:49Z">
        <w:r>
          <w:delText>o</w:delText>
        </w:r>
      </w:del>
      <w:ins w:id="15455" w:author="GoldenCorpusHarness" w:date="2026-03-28T21:57:49Z">
        <w:r>
          <w:t>y</w:t>
        </w:r>
      </w:ins>
      <w:r>
        <w:t>s</w:t>
      </w:r>
      <w:del w:id="15456" w:author="GoldenCorpusHarness" w:date="2026-03-28T21:57:49Z">
        <w:r>
          <w:delText>ur</w:delText>
        </w:r>
      </w:del>
      <w:r>
        <w:t>e</w:t>
      </w:r>
      <w:ins w:id="15457" w:author="GoldenCorpusHarness" w:date="2026-03-28T21:57:49Z">
        <w:r>
          <w:t>s</w:t>
        </w:r>
      </w:ins>
    </w:p>
    <w:p ns2:paraId="0E284B67" ns2:textId="77777777" w:rsidR="00A01A9C" w:rsidRPr="004E3CF8" w:rsidRDefault="00A01A9C" w:rsidP="00A01A9C">
      <w:pPr>
        <w:pStyle w:val="Paragraph0"/>
        <w:rPr>
          <w:lang w:val="en-IN" w:eastAsia="ja-JP"/>
        </w:rPr>
      </w:pPr>
      <w:r>
        <w:t>Th</w:t>
      </w:r>
      <w:del w:id="15458" w:author="GoldenCorpusHarness" w:date="2026-03-28T21:57:49Z">
        <w:r>
          <w:delText>e</w:delText>
        </w:r>
      </w:del>
      <w:ins w:id="15459" w:author="GoldenCorpusHarness" w:date="2026-03-28T21:57:49Z">
        <w:r>
          <w:t>ree interim analyses are planned in addition to the final analysis for this study. Interim Analysis 1 will include at least 350 participants with 6 months of follow-up, and the other interim analyses and final analysis will include all randomized participants. Results of the interim analyses will be reviewed by the DMC. Details of the boundaries for establishing statistical significance with regards to efficacy are discussed further in</w:t>
        </w:r>
      </w:ins>
      <w:r>
        <w:t xml:space="preserve"> S</w:t>
      </w:r>
      <w:del w:id="15460" w:author="GoldenCorpusHarness" w:date="2026-03-28T21:57:49Z">
        <w:r>
          <w:delText>ponsor or its designee may stop the study or study site participation in the study for medical, safety, regulatory, administrative, or other reasons consistent with applicable laws, regulations, and GCP</w:delText>
        </w:r>
      </w:del>
      <w:ins w:id="15461" w:author="GoldenCorpusHarness" w:date="2026-03-28T21:57:49Z">
        <w:r>
          <w:t>ection 9</w:t>
        </w:r>
      </w:ins>
      <w:r>
        <w:t>.</w:t>
      </w:r>
      <w:ins w:id="15462" w:author="GoldenCorpusHarness" w:date="2026-03-28T21:57:49Z">
        <w:r>
          <w:t>8.</w:t>
        </w:r>
      </w:ins>
    </w:p>
    <w:p ns2:paraId="1AA7D877" ns2:textId="1DE43292" w:rsidR="00A01A9C" w:rsidRPr="004E1159" w:rsidRDefault="00A01A9C" w:rsidP="00A01A9C">
      <w:pPr>
        <w:pStyle w:val="Paragraph0"/>
        <w:rPr>
          <w:rFonts w:eastAsia="Times New Roman"/>
          <w:lang w:val="en-IN" w:eastAsia="ja-JP"/>
        </w:rPr>
      </w:pPr>
      <w:del w:id="15463" w:author="GoldenCorpusHarness" w:date="2026-03-28T21:57:49Z">
        <w:r>
          <w:delText>In t</w:delText>
        </w:r>
      </w:del>
      <w:ins w:id="15464" w:author="GoldenCorpusHarness" w:date="2026-03-28T21:57:49Z">
        <w:r>
          <w:t>T</w:t>
        </w:r>
      </w:ins>
      <w:r>
        <w:t xml:space="preserve">he </w:t>
      </w:r>
      <w:ins w:id="15465" w:author="GoldenCorpusHarness" w:date="2026-03-28T21:57:49Z">
        <w:r>
          <w:t xml:space="preserve">analyses planned, endpoints </w:t>
        </w:r>
      </w:ins>
      <w:r>
        <w:t>ev</w:t>
      </w:r>
      <w:ins w:id="15466" w:author="GoldenCorpusHarness" w:date="2026-03-28T21:57:49Z">
        <w:r>
          <w:t>aluat</w:t>
        </w:r>
      </w:ins>
      <w:r>
        <w:t>e</w:t>
      </w:r>
      <w:ins w:id="15467" w:author="GoldenCorpusHarness" w:date="2026-03-28T21:57:49Z">
        <w:r>
          <w:t>d, a</w:t>
        </w:r>
      </w:ins>
      <w:r>
        <w:t>n</w:t>
      </w:r>
      <w:del w:id="15468" w:author="GoldenCorpusHarness" w:date="2026-03-28T21:57:49Z">
        <w:r>
          <w:delText>t</w:delText>
        </w:r>
      </w:del>
      <w:ins w:id="15469" w:author="GoldenCorpusHarness" w:date="2026-03-28T21:57:49Z">
        <w:r>
          <w:t>d drivers of</w:t>
        </w:r>
      </w:ins>
      <w:r>
        <w:t xml:space="preserve"> t</w:t>
      </w:r>
      <w:del w:id="15470" w:author="GoldenCorpusHarness" w:date="2026-03-28T21:57:49Z">
        <w:r>
          <w:delText>he Sponsor prematurely ter</w:delText>
        </w:r>
      </w:del>
      <w:ins w:id="15471" w:author="GoldenCorpusHarness" w:date="2026-03-28T21:57:49Z">
        <w:r>
          <w:t>i</w:t>
        </w:r>
      </w:ins>
      <w:r>
        <w:t>min</w:t>
      </w:r>
      <w:del w:id="15472" w:author="GoldenCorpusHarness" w:date="2026-03-28T21:57:49Z">
        <w:r>
          <w:delText>ates</w:delText>
        </w:r>
      </w:del>
      <w:ins w:id="15473" w:author="GoldenCorpusHarness" w:date="2026-03-28T21:57:49Z">
        <w:r>
          <w:t>g</w:t>
        </w:r>
      </w:ins>
      <w:r>
        <w:t xml:space="preserve"> a</w:t>
      </w:r>
      <w:ins w:id="15474" w:author="GoldenCorpusHarness" w:date="2026-03-28T21:57:49Z">
        <w:r>
          <w:t>re</w:t>
        </w:r>
      </w:ins>
      <w:r>
        <w:t xml:space="preserve"> </w:t>
      </w:r>
      <w:del w:id="15475" w:author="GoldenCorpusHarness" w:date="2026-03-28T21:57:49Z">
        <w:r>
          <w:delText>p</w:delText>
        </w:r>
      </w:del>
      <w:ins w:id="15476" w:author="GoldenCorpusHarness" w:date="2026-03-28T21:57:49Z">
        <w:r>
          <w:t>summ</w:t>
        </w:r>
      </w:ins>
      <w:r>
        <w:t>ar</w:t>
      </w:r>
      <w:del w:id="15477" w:author="GoldenCorpusHarness" w:date="2026-03-28T21:57:49Z">
        <w:r>
          <w:delText>t</w:delText>
        </w:r>
      </w:del>
      <w:r>
        <w:t>i</w:t>
      </w:r>
      <w:del w:id="15478" w:author="GoldenCorpusHarness" w:date="2026-03-28T21:57:49Z">
        <w:r>
          <w:delText>cular study site, the Sponsor or designee will promptly notify that study site’s IRB/IEC as specifi</w:delText>
        </w:r>
      </w:del>
      <w:ins w:id="15479" w:author="GoldenCorpusHarness" w:date="2026-03-28T21:57:49Z">
        <w:r>
          <w:t>z</w:t>
        </w:r>
      </w:ins>
      <w:r>
        <w:t xml:space="preserve">ed </w:t>
      </w:r>
      <w:del w:id="15480" w:author="GoldenCorpusHarness" w:date="2026-03-28T21:57:49Z">
        <w:r>
          <w:delText>by</w:delText>
        </w:r>
      </w:del>
      <w:ins w:id="15481" w:author="GoldenCorpusHarness" w:date="2026-03-28T21:57:49Z">
        <w:r>
          <w:t>in</w:t>
        </w:r>
      </w:ins>
      <w:r>
        <w:t xml:space="preserve"> </w:t>
      </w:r>
      <w:del w:id="15482" w:author="GoldenCorpusHarness" w:date="2026-03-28T21:57:49Z">
        <w:r>
          <w:delText>applic</w:delText>
        </w:r>
      </w:del>
      <w:ins w:id="15483" w:author="GoldenCorpusHarness" w:date="2026-03-28T21:57:49Z">
        <w:r>
          <w:t>T</w:t>
        </w:r>
      </w:ins>
      <w:r>
        <w:t xml:space="preserve">able </w:t>
      </w:r>
      <w:del w:id="15484" w:author="GoldenCorpusHarness" w:date="2026-03-28T21:57:49Z">
        <w:r>
          <w:delText>regulatory requirement(s)</w:delText>
        </w:r>
      </w:del>
      <w:ins w:id="15485" w:author="GoldenCorpusHarness" w:date="2026-03-28T21:57:49Z">
        <w:r>
          <w:t>13</w:t>
        </w:r>
      </w:ins>
      <w:r>
        <w:t>.</w:t>
      </w:r>
    </w:p>
    <w:p ns2:paraId="342815C3" ns2:textId="3C6AAC37" w:rsidR="00C430CA" w:rsidRDefault="00A01A9C" w:rsidP="00EC3486">
      <w:pPr>
        <w:pStyle w:val="Heading2"/>
        <w:pageBreakBefore/>
      </w:pPr>
      <w:del w:id="15486" w:author="GoldenCorpusHarness" w:date="2026-03-28T21:57:49Z">
        <w:r>
          <w:delText>Appendix 2: Clinical Laboratory Tests</w:delText>
        </w:r>
      </w:del>
    </w:p>
    <w:p ns2:paraId="290DE7E4" ns2:textId="01C09B7C" w:rsidR="00D80FE3" w:rsidRPr="00D24901" w:rsidRDefault="00D80FE3" w:rsidP="00DC422F">
      <w:pPr>
        <w:pStyle w:val="ListBullet"/>
        <w:keepLines w:val="0"/>
        <w:spacing w:after="120"/>
      </w:pPr>
      <w:del w:id="15487" w:author="GoldenCorpusHarness" w:date="2026-03-28T21:57:49Z">
        <w:r>
          <w:delText xml:space="preserve">The tests detailed in </w:delText>
        </w:r>
      </w:del>
      <w:r>
        <w:t>Table 1</w:t>
      </w:r>
      <w:del w:id="15488" w:author="GoldenCorpusHarness" w:date="2026-03-28T21:57:49Z">
        <w:r>
          <w:delText>7</w:delText>
        </w:r>
      </w:del>
      <w:ins w:id="15489" w:author="GoldenCorpusHarness" w:date="2026-03-28T21:57:49Z">
        <w:r>
          <w:t>3Summary</w:t>
        </w:r>
      </w:ins>
      <w:r>
        <w:t xml:space="preserve"> </w:t>
      </w:r>
      <w:del w:id="15490" w:author="GoldenCorpusHarness" w:date="2026-03-28T21:57:49Z">
        <w:r>
          <w:delText>will</w:delText>
        </w:r>
      </w:del>
      <w:ins w:id="15491" w:author="GoldenCorpusHarness" w:date="2026-03-28T21:57:49Z">
        <w:r>
          <w:t>of</w:t>
        </w:r>
      </w:ins>
      <w:r>
        <w:t xml:space="preserve"> </w:t>
      </w:r>
      <w:del w:id="15492" w:author="GoldenCorpusHarness" w:date="2026-03-28T21:57:49Z">
        <w:r>
          <w:delText>be p</w:delText>
        </w:r>
      </w:del>
      <w:ins w:id="15493" w:author="GoldenCorpusHarness" w:date="2026-03-28T21:57:49Z">
        <w:r>
          <w:t>Int</w:t>
        </w:r>
      </w:ins>
      <w:r>
        <w:t>er</w:t>
      </w:r>
      <w:del w:id="15494" w:author="GoldenCorpusHarness" w:date="2026-03-28T21:57:49Z">
        <w:r>
          <w:delText>for</w:delText>
        </w:r>
      </w:del>
      <w:ins w:id="15495" w:author="GoldenCorpusHarness" w:date="2026-03-28T21:57:49Z">
        <w:r>
          <w:t>i</w:t>
        </w:r>
      </w:ins>
      <w:r>
        <w:t>m</w:t>
      </w:r>
      <w:del w:id="15496" w:author="GoldenCorpusHarness" w:date="2026-03-28T21:57:49Z">
        <w:r>
          <w:delText>e</w:delText>
        </w:r>
      </w:del>
      <w:ins w:id="15497" w:author="GoldenCorpusHarness" w:date="2026-03-28T21:57:49Z">
        <w:r>
          <w:t xml:space="preserve"> an</w:t>
        </w:r>
      </w:ins>
      <w:r>
        <w:t xml:space="preserve">d </w:t>
      </w:r>
      <w:del w:id="15498" w:author="GoldenCorpusHarness" w:date="2026-03-28T21:57:49Z">
        <w:r>
          <w:delText>by the loc</w:delText>
        </w:r>
      </w:del>
      <w:ins w:id="15499" w:author="GoldenCorpusHarness" w:date="2026-03-28T21:57:49Z">
        <w:r>
          <w:t>Fin</w:t>
        </w:r>
      </w:ins>
      <w:r>
        <w:t xml:space="preserve">al </w:t>
      </w:r>
      <w:ins w:id="15500" w:author="GoldenCorpusHarness" w:date="2026-03-28T21:57:49Z">
        <w:r>
          <w:t>Ana</w:t>
        </w:r>
      </w:ins>
      <w:r>
        <w:t>l</w:t>
      </w:r>
      <w:del w:id="15501" w:author="GoldenCorpusHarness" w:date="2026-03-28T21:57:49Z">
        <w:r>
          <w:delText>abo</w:delText>
        </w:r>
      </w:del>
      <w:ins w:id="15502" w:author="GoldenCorpusHarness" w:date="2026-03-28T21:57:49Z">
        <w:r>
          <w:t>yses St</w:t>
        </w:r>
      </w:ins>
      <w:r>
        <w:t>rat</w:t>
      </w:r>
      <w:del w:id="15503" w:author="GoldenCorpusHarness" w:date="2026-03-28T21:57:49Z">
        <w:r>
          <w:delText>or</w:delText>
        </w:r>
      </w:del>
      <w:ins w:id="15504" w:author="GoldenCorpusHarness" w:date="2026-03-28T21:57:49Z">
        <w:r>
          <w:t>eg</w:t>
        </w:r>
      </w:ins>
      <w:r>
        <w:t>y</w:t>
      </w:r>
      <w:del w:id="15505" w:author="GoldenCorpusHarness" w:date="2026-03-28T21:57:49Z">
        <w:r>
          <w:delText>.</w:delText>
        </w:r>
      </w:del>
    </w:p>
    <w:p ns2:paraId="290DE7E6" ns2:textId="620F4604" w:rsidR="00D80FE3" w:rsidRPr="00D24901" w:rsidRDefault="00D80FE3" w:rsidP="00DC422F">
      <w:pPr>
        <w:pStyle w:val="ListBullet"/>
        <w:keepLines w:val="0"/>
        <w:spacing w:after="120"/>
      </w:pPr>
      <w:r w:rsidRPr="00D24901">
        <w:t>Protocol-specific requirements for inclusion or exclusion of participants are detailed in Section</w:t>
      </w:r>
      <w:r w:rsidR="001B15B4">
        <w:t>s</w:t>
      </w:r>
      <w:r w:rsidRPr="00D24901">
        <w:t xml:space="preserve"> </w:t>
      </w:r>
      <w:r w:rsidR="001B15B4">
        <w:t>5.1 and 5.2</w:t>
      </w:r>
      <w:r w:rsidRPr="00D24901">
        <w:t>.</w:t>
      </w:r>
    </w:p>
    <w:p ns2:paraId="266F89E5" ns2:textId="750CE566" w:rsidR="00D80FE3" w:rsidRDefault="00D80FE3" w:rsidP="00DC422F">
      <w:pPr>
        <w:pStyle w:val="ListBullet"/>
        <w:keepLines w:val="0"/>
        <w:spacing w:after="120"/>
      </w:pPr>
      <w:del w:id="15506" w:author="GoldenCorpusHarness" w:date="2026-03-28T21:57:49Z">
        <w:r>
          <w:delText>Additional tests may be performed at any time during the study as determined necessary by the investigator or required by local regulations.</w:delText>
        </w:r>
      </w:del>
    </w:p>
    <w:p ns2:paraId="290DE7EA" ns2:textId="1DF69926" w:rsidR="00D80FE3" w:rsidRPr="000A1353" w:rsidRDefault="00FD274D" w:rsidP="002D1EA4">
      <w:pPr>
        <w:pStyle w:val="Caption"/>
      </w:pPr>
      <w:del w:id="15507" w:author="GoldenCorpusHarness" w:date="2026-03-28T21:57:49Z">
        <w:r>
          <w:delText xml:space="preserve">Table 17Protocol-required </w:delText>
        </w:r>
      </w:del>
      <w:r>
        <w:t xml:space="preserve">Safety </w:t>
      </w:r>
      <w:del w:id="15508" w:author="GoldenCorpusHarness" w:date="2026-03-28T21:57:49Z">
        <w:r>
          <w:delText>Labo</w:delText>
        </w:r>
      </w:del>
      <w:ins w:id="15509" w:author="GoldenCorpusHarness" w:date="2026-03-28T21:57:49Z">
        <w:r>
          <w:t>Inte</w:t>
        </w:r>
      </w:ins>
      <w:r>
        <w:t>r</w:t>
      </w:r>
      <w:del w:id="15510" w:author="GoldenCorpusHarness" w:date="2026-03-28T21:57:49Z">
        <w:r>
          <w:delText>atory</w:delText>
        </w:r>
      </w:del>
      <w:ins w:id="15511" w:author="GoldenCorpusHarness" w:date="2026-03-28T21:57:49Z">
        <w:r>
          <w:t>im</w:t>
        </w:r>
      </w:ins>
      <w:r>
        <w:t xml:space="preserve"> A</w:t>
      </w:r>
      <w:ins w:id="15512" w:author="GoldenCorpusHarness" w:date="2026-03-28T21:57:49Z">
        <w:r>
          <w:t>naly</w:t>
        </w:r>
      </w:ins>
      <w:r>
        <w:t>s</w:t>
      </w:r>
      <w:ins w:id="15513" w:author="GoldenCorpusHarness" w:date="2026-03-28T21:57:49Z">
        <w:r>
          <w:t>i</w:t>
        </w:r>
      </w:ins>
      <w:r>
        <w:t>s</w:t>
      </w:r>
      <w:del w:id="15514" w:author="GoldenCorpusHarness" w:date="2026-03-28T21:57:49Z">
        <w:r>
          <w:delText>essments</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068"/>
        <w:gridCol w:w="587"/>
        <w:gridCol w:w="1481"/>
        <w:gridCol w:w="1528"/>
        <w:gridCol w:w="345"/>
        <w:gridCol w:w="1453"/>
        <w:gridCol w:w="7"/>
      </w:tblGrid>
      <w:tr w:rsidR="00D80FE3" w:rsidRPr="00F56E4B" ns2:paraId="290DE7ED" ns2:textId="77777777" w:rsidTr="00DC422F">
        <w:trPr>
          <w:tblHeader/>
        </w:trPr>
        <w:tc>
          <w:tcPr>
            <w:tcW w:w="1523" w:type="dxa"/>
            <w:vAlign w:val="center"/>
          </w:tcPr>
          <w:p ns2:paraId="290DE7EB" ns2:textId="77777777" w:rsidR="00D80FE3" w:rsidRPr="00F56E4B" w:rsidRDefault="00D80FE3" w:rsidP="00DC422F">
            <w:pPr>
              <w:pStyle w:val="TableText0"/>
              <w:keepNext w:val="0"/>
            </w:pPr>
            <w:r w:rsidRPr="00F56E4B">
              <w:t>Laboratory Assessments</w:t>
            </w:r>
          </w:p>
        </w:tc>
        <w:tc>
          <w:tcPr>
            <w:tcW w:w="7476" w:type="dxa"/>
            <w:gridSpan w:val="7"/>
            <w:vAlign w:val="center"/>
          </w:tcPr>
          <w:p ns2:paraId="290DE7EC" ns2:textId="77777777" w:rsidR="00D80FE3" w:rsidRPr="00F56E4B" w:rsidRDefault="00D80FE3" w:rsidP="00DC422F">
            <w:pPr>
              <w:pStyle w:val="TableText0"/>
              <w:keepNext w:val="0"/>
            </w:pPr>
            <w:r w:rsidRPr="00F56E4B">
              <w:t>Parameters</w:t>
            </w:r>
          </w:p>
        </w:tc>
      </w:tr>
      <w:tr w:rsidR="00D80FE3" w:rsidRPr="00F56E4B" ns2:paraId="290DE7FA" ns2:textId="77777777" w:rsidTr="00DC422F">
        <w:trPr>
          <w:trHeight w:val="102"/>
        </w:trPr>
        <w:tc>
          <w:tcPr>
            <w:tcW w:w="1523" w:type="dxa"/>
            <w:vMerge w:val="restart"/>
          </w:tcPr>
          <w:p ns2:paraId="290DE7EE" ns2:textId="77777777" w:rsidR="00D80FE3" w:rsidRPr="00F56E4B" w:rsidRDefault="00D80FE3" w:rsidP="00DC422F">
            <w:pPr>
              <w:pStyle w:val="TableText0"/>
              <w:keepNext w:val="0"/>
            </w:pPr>
            <w:r w:rsidRPr="00F56E4B">
              <w:t>Hematology</w:t>
            </w:r>
          </w:p>
        </w:tc>
        <w:tc>
          <w:tcPr>
            <w:tcW w:w="2661" w:type="dxa"/>
            <w:gridSpan w:val="2"/>
          </w:tcPr>
          <w:p ns2:paraId="290DE7EF" ns2:textId="77777777" w:rsidR="00D80FE3" w:rsidRPr="00F56E4B" w:rsidRDefault="00D80FE3" w:rsidP="00DC422F">
            <w:pPr>
              <w:pStyle w:val="TableText0"/>
              <w:keepNext w:val="0"/>
            </w:pPr>
            <w:r w:rsidRPr="00F56E4B">
              <w:t xml:space="preserve">Platelet Count </w:t>
            </w:r>
          </w:p>
        </w:tc>
        <w:tc>
          <w:tcPr>
            <w:tcW w:w="3009" w:type="dxa"/>
            <w:gridSpan w:val="2"/>
            <w:vMerge w:val="restart"/>
          </w:tcPr>
          <w:p ns2:paraId="5A813A44" ns2:textId="77777777" w:rsidR="00B7165D" w:rsidRPr="00F56E4B" w:rsidRDefault="00B7165D" w:rsidP="00DC422F">
            <w:pPr>
              <w:pStyle w:val="TableText0"/>
              <w:keepNext w:val="0"/>
            </w:pPr>
            <w:r w:rsidRPr="00F56E4B">
              <w:t xml:space="preserve">WBC count with </w:t>
            </w:r>
            <w:r>
              <w:t>d</w:t>
            </w:r>
            <w:r w:rsidRPr="00F56E4B">
              <w:t>ifferential</w:t>
            </w:r>
            <w:r w:rsidRPr="001B15B4">
              <w:rPr>
                <w:rFonts w:eastAsia="TimesNewRoman"/>
                <w:vertAlign w:val="superscript"/>
              </w:rPr>
              <w:t>a</w:t>
            </w:r>
            <w:r w:rsidRPr="00F56E4B">
              <w:t>:</w:t>
            </w:r>
          </w:p>
          <w:p ns2:paraId="2AA51DE4" ns2:textId="26694EEA" w:rsidR="00B7165D" w:rsidRPr="00F56E4B" w:rsidRDefault="00B7165D" w:rsidP="00DC422F">
            <w:pPr>
              <w:pStyle w:val="TableText0"/>
              <w:keepNext w:val="0"/>
            </w:pPr>
            <w:r>
              <w:t xml:space="preserve">   </w:t>
            </w:r>
            <w:r w:rsidRPr="00F56E4B">
              <w:t>Neutrophils</w:t>
            </w:r>
          </w:p>
          <w:p ns2:paraId="1B788FD8" ns2:textId="77777777" w:rsidR="00B7165D" w:rsidRPr="00F56E4B" w:rsidRDefault="00B7165D" w:rsidP="00DC422F">
            <w:pPr>
              <w:pStyle w:val="TableText0"/>
              <w:keepNext w:val="0"/>
            </w:pPr>
            <w:r>
              <w:t xml:space="preserve">   </w:t>
            </w:r>
            <w:r w:rsidRPr="00F56E4B">
              <w:t>Lymphocytes</w:t>
            </w:r>
          </w:p>
          <w:p ns2:paraId="7B33070A" ns2:textId="77777777" w:rsidR="00B7165D" w:rsidRPr="00F56E4B" w:rsidRDefault="00B7165D" w:rsidP="00DC422F">
            <w:pPr>
              <w:pStyle w:val="TableText0"/>
              <w:keepNext w:val="0"/>
            </w:pPr>
            <w:r>
              <w:t xml:space="preserve">   </w:t>
            </w:r>
            <w:r w:rsidRPr="00F56E4B">
              <w:t>Monocytes</w:t>
            </w:r>
          </w:p>
          <w:p ns2:paraId="6FA205F6" ns2:textId="77777777" w:rsidR="00B7165D" w:rsidRPr="00F56E4B" w:rsidRDefault="00B7165D" w:rsidP="00DC422F">
            <w:pPr>
              <w:pStyle w:val="TableText0"/>
              <w:keepNext w:val="0"/>
            </w:pPr>
            <w:r>
              <w:t xml:space="preserve">   </w:t>
            </w:r>
            <w:r w:rsidRPr="00F56E4B">
              <w:t>Eosinophils</w:t>
            </w:r>
          </w:p>
          <w:p ns2:paraId="290DE7F3" ns2:textId="35CBADF9" w:rsidR="00B7165D" w:rsidRPr="00F56E4B" w:rsidRDefault="00B7165D" w:rsidP="00DC422F">
            <w:pPr>
              <w:pStyle w:val="TableText0"/>
              <w:keepNext w:val="0"/>
            </w:pPr>
            <w:r>
              <w:t xml:space="preserve">   </w:t>
            </w:r>
            <w:r w:rsidRPr="00F56E4B">
              <w:t>Basophils</w:t>
            </w:r>
          </w:p>
        </w:tc>
        <w:tc>
          <w:tcPr>
            <w:tcW w:w="1806" w:type="dxa"/>
            <w:gridSpan w:val="3"/>
            <w:vMerge w:val="restart"/>
          </w:tcPr>
          <w:p ns2:paraId="6219A1DF" ns2:textId="77777777" w:rsidR="00B7165D" w:rsidRPr="00F56E4B" w:rsidRDefault="00B7165D" w:rsidP="00DC422F">
            <w:pPr>
              <w:pStyle w:val="TableText0"/>
              <w:keepNext w:val="0"/>
            </w:pPr>
            <w:r w:rsidRPr="00F56E4B">
              <w:t>RBC Indices:</w:t>
            </w:r>
          </w:p>
          <w:p ns2:paraId="0C63DFC0" ns2:textId="77777777" w:rsidR="00B7165D" w:rsidRPr="00F56E4B" w:rsidRDefault="00B7165D" w:rsidP="00DC422F">
            <w:pPr>
              <w:pStyle w:val="TableText0"/>
              <w:keepNext w:val="0"/>
            </w:pPr>
            <w:r>
              <w:t xml:space="preserve">   </w:t>
            </w:r>
            <w:r w:rsidRPr="00F56E4B">
              <w:t>MCV</w:t>
            </w:r>
            <w:r w:rsidRPr="001B15B4">
              <w:rPr>
                <w:vertAlign w:val="superscript"/>
              </w:rPr>
              <w:t>c</w:t>
            </w:r>
          </w:p>
          <w:p ns2:paraId="6E8B8643" ns2:textId="77777777" w:rsidR="00B7165D" w:rsidRPr="00F56E4B" w:rsidRDefault="00B7165D" w:rsidP="00DC422F">
            <w:pPr>
              <w:pStyle w:val="TableText0"/>
              <w:keepNext w:val="0"/>
            </w:pPr>
            <w:r>
              <w:t xml:space="preserve">   </w:t>
            </w:r>
            <w:r w:rsidRPr="00F56E4B">
              <w:t>MCH</w:t>
            </w:r>
            <w:r w:rsidRPr="001B15B4">
              <w:rPr>
                <w:vertAlign w:val="superscript"/>
              </w:rPr>
              <w:t>c</w:t>
            </w:r>
          </w:p>
          <w:p ns2:paraId="290DE7F9" ns2:textId="474F0219" w:rsidR="00D80FE3" w:rsidRPr="00DC422F" w:rsidRDefault="00B7165D" w:rsidP="00DC422F">
            <w:pPr>
              <w:pStyle w:val="TableText0"/>
              <w:keepNext w:val="0"/>
              <w:rPr>
                <w:vertAlign w:val="superscript"/>
              </w:rPr>
            </w:pPr>
            <w:r>
              <w:t xml:space="preserve">   </w:t>
            </w:r>
            <w:r w:rsidRPr="00F56E4B">
              <w:t>%Reticulocytes</w:t>
            </w:r>
            <w:r w:rsidRPr="001B15B4">
              <w:rPr>
                <w:vertAlign w:val="superscript"/>
              </w:rPr>
              <w:t>c</w:t>
            </w:r>
          </w:p>
        </w:tc>
      </w:tr>
      <w:tr w:rsidR="00D80FE3" w:rsidRPr="00F56E4B" ns2:paraId="290DE7FF" ns2:textId="77777777" w:rsidTr="00DC422F">
        <w:trPr>
          <w:trHeight w:val="101"/>
        </w:trPr>
        <w:tc>
          <w:tcPr>
            <w:tcW w:w="1523" w:type="dxa"/>
            <w:vMerge/>
          </w:tcPr>
          <w:p ns2:paraId="290DE7FB" ns2:textId="77777777" w:rsidR="00D80FE3" w:rsidRPr="00F56E4B" w:rsidRDefault="00D80FE3" w:rsidP="00DC422F">
            <w:pPr>
              <w:pStyle w:val="TableText0"/>
              <w:keepNext w:val="0"/>
            </w:pPr>
          </w:p>
        </w:tc>
        <w:tc>
          <w:tcPr>
            <w:tcW w:w="2661" w:type="dxa"/>
            <w:gridSpan w:val="2"/>
          </w:tcPr>
          <w:p ns2:paraId="290DE7FC" ns2:textId="77777777" w:rsidR="00D80FE3" w:rsidRPr="00F56E4B" w:rsidRDefault="00D80FE3" w:rsidP="00DC422F">
            <w:pPr>
              <w:pStyle w:val="TableText0"/>
              <w:keepNext w:val="0"/>
            </w:pPr>
            <w:r w:rsidRPr="00F56E4B">
              <w:t>RBC Count</w:t>
            </w:r>
          </w:p>
        </w:tc>
        <w:tc>
          <w:tcPr>
            <w:tcW w:w="3009" w:type="dxa"/>
            <w:gridSpan w:val="2"/>
            <w:vMerge/>
          </w:tcPr>
          <w:p ns2:paraId="290DE7FD" ns2:textId="77777777" w:rsidR="00D80FE3" w:rsidRPr="00F56E4B" w:rsidRDefault="00D80FE3" w:rsidP="00DC422F">
            <w:pPr>
              <w:pStyle w:val="TableText0"/>
              <w:keepNext w:val="0"/>
            </w:pPr>
          </w:p>
        </w:tc>
        <w:tc>
          <w:tcPr>
            <w:tcW w:w="1806" w:type="dxa"/>
            <w:gridSpan w:val="3"/>
            <w:vMerge/>
          </w:tcPr>
          <w:p ns2:paraId="290DE7FE" ns2:textId="77777777" w:rsidR="00D80FE3" w:rsidRPr="00F56E4B" w:rsidRDefault="00D80FE3" w:rsidP="00DC422F">
            <w:pPr>
              <w:pStyle w:val="TableText0"/>
              <w:keepNext w:val="0"/>
            </w:pPr>
          </w:p>
        </w:tc>
      </w:tr>
      <w:tr w:rsidR="00D80FE3" w:rsidRPr="00F56E4B" ns2:paraId="290DE804" ns2:textId="77777777" w:rsidTr="00DC422F">
        <w:trPr>
          <w:trHeight w:val="101"/>
        </w:trPr>
        <w:tc>
          <w:tcPr>
            <w:tcW w:w="1523" w:type="dxa"/>
            <w:vMerge/>
          </w:tcPr>
          <w:p ns2:paraId="290DE800" ns2:textId="77777777" w:rsidR="00D80FE3" w:rsidRPr="00F56E4B" w:rsidRDefault="00D80FE3" w:rsidP="00DC422F">
            <w:pPr>
              <w:pStyle w:val="TableText0"/>
              <w:keepNext w:val="0"/>
            </w:pPr>
          </w:p>
        </w:tc>
        <w:tc>
          <w:tcPr>
            <w:tcW w:w="2661" w:type="dxa"/>
            <w:gridSpan w:val="2"/>
          </w:tcPr>
          <w:p ns2:paraId="290DE801" ns2:textId="77777777" w:rsidR="00D80FE3" w:rsidRPr="00F56E4B" w:rsidRDefault="00D80FE3" w:rsidP="00DC422F">
            <w:pPr>
              <w:pStyle w:val="TableText0"/>
              <w:keepNext w:val="0"/>
            </w:pPr>
            <w:r w:rsidRPr="00F56E4B">
              <w:t>Hemoglobin</w:t>
            </w:r>
          </w:p>
        </w:tc>
        <w:tc>
          <w:tcPr>
            <w:tcW w:w="3009" w:type="dxa"/>
            <w:gridSpan w:val="2"/>
            <w:vMerge/>
          </w:tcPr>
          <w:p ns2:paraId="290DE802" ns2:textId="77777777" w:rsidR="00D80FE3" w:rsidRPr="00F56E4B" w:rsidRDefault="00D80FE3" w:rsidP="00DC422F">
            <w:pPr>
              <w:pStyle w:val="TableText0"/>
              <w:keepNext w:val="0"/>
            </w:pPr>
          </w:p>
        </w:tc>
        <w:tc>
          <w:tcPr>
            <w:tcW w:w="1806" w:type="dxa"/>
            <w:gridSpan w:val="3"/>
            <w:vMerge/>
          </w:tcPr>
          <w:p ns2:paraId="290DE803" ns2:textId="77777777" w:rsidR="00D80FE3" w:rsidRPr="00F56E4B" w:rsidRDefault="00D80FE3" w:rsidP="00DC422F">
            <w:pPr>
              <w:pStyle w:val="TableText0"/>
              <w:keepNext w:val="0"/>
            </w:pPr>
          </w:p>
        </w:tc>
      </w:tr>
      <w:tr w:rsidR="00D80FE3" w:rsidRPr="00F56E4B" ns2:paraId="290DE809" ns2:textId="77777777" w:rsidTr="00DC422F">
        <w:trPr>
          <w:trHeight w:val="101"/>
        </w:trPr>
        <w:tc>
          <w:tcPr>
            <w:tcW w:w="1523" w:type="dxa"/>
            <w:vMerge/>
            <w:tcBorders>
              <w:bottom w:val="single" w:sz="4" w:space="0" w:color="auto"/>
            </w:tcBorders>
          </w:tcPr>
          <w:p ns2:paraId="290DE805" ns2:textId="77777777" w:rsidR="00D80FE3" w:rsidRPr="00F56E4B" w:rsidRDefault="00D80FE3" w:rsidP="00DC422F">
            <w:pPr>
              <w:pStyle w:val="TableText0"/>
              <w:keepNext w:val="0"/>
            </w:pPr>
          </w:p>
        </w:tc>
        <w:tc>
          <w:tcPr>
            <w:tcW w:w="2661" w:type="dxa"/>
            <w:gridSpan w:val="2"/>
          </w:tcPr>
          <w:p ns2:paraId="290DE806" ns2:textId="77777777" w:rsidR="00D80FE3" w:rsidRPr="00F56E4B" w:rsidRDefault="00D80FE3" w:rsidP="00DC422F">
            <w:pPr>
              <w:pStyle w:val="TableText0"/>
              <w:keepNext w:val="0"/>
            </w:pPr>
            <w:r w:rsidRPr="00F56E4B">
              <w:t>Hematocrit</w:t>
            </w:r>
          </w:p>
        </w:tc>
        <w:tc>
          <w:tcPr>
            <w:tcW w:w="3009" w:type="dxa"/>
            <w:gridSpan w:val="2"/>
            <w:vMerge/>
          </w:tcPr>
          <w:p ns2:paraId="290DE807" ns2:textId="77777777" w:rsidR="00D80FE3" w:rsidRPr="00F56E4B" w:rsidRDefault="00D80FE3" w:rsidP="00DC422F">
            <w:pPr>
              <w:pStyle w:val="TableText0"/>
              <w:keepNext w:val="0"/>
            </w:pPr>
          </w:p>
        </w:tc>
        <w:tc>
          <w:tcPr>
            <w:tcW w:w="1806" w:type="dxa"/>
            <w:gridSpan w:val="3"/>
            <w:vMerge/>
          </w:tcPr>
          <w:p ns2:paraId="290DE808" ns2:textId="77777777" w:rsidR="00D80FE3" w:rsidRPr="00F56E4B" w:rsidRDefault="00D80FE3" w:rsidP="00DC422F">
            <w:pPr>
              <w:pStyle w:val="TableText0"/>
              <w:keepNext w:val="0"/>
            </w:pPr>
          </w:p>
        </w:tc>
      </w:tr>
      <w:tr w:rsidR="00C53801" w:rsidRPr="00F56E4B" ns2:paraId="290DE810" ns2:textId="77777777" w:rsidTr="00DC422F">
        <w:trPr>
          <w:gridAfter w:val="1"/>
          <w:wAfter w:w="7" w:type="dxa"/>
        </w:trPr>
        <w:tc>
          <w:tcPr>
            <w:tcW w:w="1523" w:type="dxa"/>
            <w:vMerge w:val="restart"/>
          </w:tcPr>
          <w:p ns2:paraId="290DE80A" ns2:textId="67CBD331" w:rsidR="00C53801" w:rsidRPr="00F56E4B" w:rsidRDefault="00C53801" w:rsidP="00DC422F">
            <w:pPr>
              <w:pStyle w:val="TableText0"/>
              <w:keepNext w:val="0"/>
            </w:pPr>
            <w:r>
              <w:t>Chemistry</w:t>
            </w:r>
          </w:p>
        </w:tc>
        <w:tc>
          <w:tcPr>
            <w:tcW w:w="2072" w:type="dxa"/>
          </w:tcPr>
          <w:p ns2:paraId="290DE80B" ns2:textId="69ECDD61" w:rsidR="00C53801" w:rsidRPr="00F56E4B" w:rsidRDefault="00184270" w:rsidP="00DC422F">
            <w:pPr>
              <w:pStyle w:val="TableText0"/>
              <w:keepNext w:val="0"/>
            </w:pPr>
            <w:r w:rsidRPr="00F56E4B">
              <w:t>Albumin</w:t>
            </w:r>
          </w:p>
        </w:tc>
        <w:tc>
          <w:tcPr>
            <w:tcW w:w="2070" w:type="dxa"/>
            <w:gridSpan w:val="2"/>
          </w:tcPr>
          <w:p ns2:paraId="290DE80C" ns2:textId="2D679183" w:rsidR="00C53801" w:rsidRPr="00F56E4B" w:rsidRDefault="00184270" w:rsidP="00DC422F">
            <w:pPr>
              <w:pStyle w:val="TableText0"/>
              <w:keepNext w:val="0"/>
            </w:pPr>
            <w:r w:rsidRPr="00F56E4B">
              <w:t>Blood Urea Nitrogen (BUN)</w:t>
            </w:r>
            <w:r w:rsidRPr="00C53801">
              <w:rPr>
                <w:rFonts w:eastAsia="TimesNewRoman"/>
                <w:vertAlign w:val="superscript"/>
              </w:rPr>
              <w:t xml:space="preserve"> b</w:t>
            </w:r>
          </w:p>
        </w:tc>
        <w:tc>
          <w:tcPr>
            <w:tcW w:w="1874" w:type="dxa"/>
            <w:gridSpan w:val="2"/>
          </w:tcPr>
          <w:p ns2:paraId="290DE80E" ns2:textId="705F3FD4" w:rsidR="00C53801" w:rsidRPr="00F56E4B" w:rsidRDefault="00184270" w:rsidP="00DC422F">
            <w:pPr>
              <w:pStyle w:val="TableText0"/>
              <w:keepNext w:val="0"/>
            </w:pPr>
            <w:r w:rsidRPr="00F56E4B">
              <w:t>Creatinine</w:t>
            </w:r>
            <w:r w:rsidRPr="00C53801">
              <w:rPr>
                <w:rFonts w:eastAsia="TimesNewRoman"/>
                <w:szCs w:val="18"/>
                <w:vertAlign w:val="superscript"/>
              </w:rPr>
              <w:t xml:space="preserve"> d</w:t>
            </w:r>
          </w:p>
        </w:tc>
        <w:tc>
          <w:tcPr>
            <w:tcW w:w="1453" w:type="dxa"/>
          </w:tcPr>
          <w:p ns2:paraId="290DE80F" ns2:textId="46947F90" w:rsidR="00C53801" w:rsidRPr="00F56E4B" w:rsidRDefault="00184270" w:rsidP="00DC422F">
            <w:pPr>
              <w:pStyle w:val="TableText0"/>
              <w:keepNext w:val="0"/>
            </w:pPr>
            <w:r w:rsidRPr="00F56E4B">
              <w:t>Potassium</w:t>
            </w:r>
          </w:p>
        </w:tc>
      </w:tr>
      <w:tr w:rsidR="00184270" w:rsidRPr="00F56E4B" ns2:paraId="290DE816" ns2:textId="77777777" w:rsidTr="00DC422F">
        <w:trPr>
          <w:gridAfter w:val="1"/>
          <w:wAfter w:w="7" w:type="dxa"/>
        </w:trPr>
        <w:tc>
          <w:tcPr>
            <w:tcW w:w="1523" w:type="dxa"/>
            <w:vMerge/>
          </w:tcPr>
          <w:p ns2:paraId="290DE811" ns2:textId="77777777" w:rsidR="00184270" w:rsidRPr="00F56E4B" w:rsidRDefault="00184270" w:rsidP="00DC422F">
            <w:pPr>
              <w:pStyle w:val="TableText0"/>
              <w:keepNext w:val="0"/>
            </w:pPr>
          </w:p>
        </w:tc>
        <w:tc>
          <w:tcPr>
            <w:tcW w:w="2072" w:type="dxa"/>
          </w:tcPr>
          <w:p ns2:paraId="290DE812" ns2:textId="65ACC9FD" w:rsidR="00184270" w:rsidRPr="00F56E4B" w:rsidRDefault="00184270" w:rsidP="00DC422F">
            <w:pPr>
              <w:pStyle w:val="TableText0"/>
              <w:keepNext w:val="0"/>
            </w:pPr>
            <w:r w:rsidRPr="00F56E4B">
              <w:t>Glucose</w:t>
            </w:r>
          </w:p>
        </w:tc>
        <w:tc>
          <w:tcPr>
            <w:tcW w:w="2070" w:type="dxa"/>
            <w:gridSpan w:val="2"/>
          </w:tcPr>
          <w:p ns2:paraId="290DE813" ns2:textId="30CDE0F4" w:rsidR="00184270" w:rsidRPr="00F56E4B" w:rsidRDefault="00184270" w:rsidP="00DC422F">
            <w:pPr>
              <w:pStyle w:val="TableText0"/>
              <w:keepNext w:val="0"/>
            </w:pPr>
            <w:r w:rsidRPr="00F56E4B">
              <w:t>Calcium</w:t>
            </w:r>
          </w:p>
        </w:tc>
        <w:tc>
          <w:tcPr>
            <w:tcW w:w="1874" w:type="dxa"/>
            <w:gridSpan w:val="2"/>
          </w:tcPr>
          <w:p ns2:paraId="290DE814" ns2:textId="653BB5A6" w:rsidR="00184270" w:rsidRPr="00F56E4B" w:rsidRDefault="00184270" w:rsidP="00DC422F">
            <w:pPr>
              <w:pStyle w:val="TableText0"/>
              <w:keepNext w:val="0"/>
            </w:pPr>
            <w:r w:rsidRPr="00F56E4B">
              <w:t>Sodium</w:t>
            </w:r>
          </w:p>
        </w:tc>
        <w:tc>
          <w:tcPr>
            <w:tcW w:w="1453" w:type="dxa"/>
          </w:tcPr>
          <w:p ns2:paraId="290DE815" ns2:textId="7729E988" w:rsidR="00184270" w:rsidRPr="00F56E4B" w:rsidRDefault="00F02B4C" w:rsidP="00DC422F">
            <w:pPr>
              <w:pStyle w:val="TableText0"/>
              <w:keepNext w:val="0"/>
            </w:pPr>
            <w:r>
              <w:t>Magnesium</w:t>
            </w:r>
          </w:p>
        </w:tc>
      </w:tr>
      <w:tr w:rsidR="007E2466" w:rsidRPr="00F56E4B" ns2:paraId="0ACA2F1F" ns2:textId="77777777" w:rsidTr="00DC422F">
        <w:trPr>
          <w:gridAfter w:val="1"/>
          <w:wAfter w:w="7" w:type="dxa"/>
        </w:trPr>
        <w:tc>
          <w:tcPr>
            <w:tcW w:w="1523" w:type="dxa"/>
            <w:vMerge/>
            <w:tcBorders>
              <w:bottom w:val="nil"/>
            </w:tcBorders>
          </w:tcPr>
          <w:p ns2:paraId="1A09ADAD" ns2:textId="77777777" w:rsidR="007E2466" w:rsidRPr="00F56E4B" w:rsidRDefault="007E2466" w:rsidP="00DC422F">
            <w:pPr>
              <w:pStyle w:val="TableText0"/>
              <w:keepNext w:val="0"/>
            </w:pPr>
          </w:p>
        </w:tc>
        <w:tc>
          <w:tcPr>
            <w:tcW w:w="2072" w:type="dxa"/>
          </w:tcPr>
          <w:p ns2:paraId="00587655" ns2:textId="7DDF91AB" w:rsidR="007E2466" w:rsidRPr="00F56E4B" w:rsidRDefault="007E2466" w:rsidP="00DC422F">
            <w:pPr>
              <w:pStyle w:val="TableText0"/>
              <w:keepNext w:val="0"/>
            </w:pPr>
            <w:r>
              <w:t>Amylase</w:t>
            </w:r>
          </w:p>
        </w:tc>
        <w:tc>
          <w:tcPr>
            <w:tcW w:w="2070" w:type="dxa"/>
            <w:gridSpan w:val="2"/>
          </w:tcPr>
          <w:p ns2:paraId="5CC05300" ns2:textId="22217086" w:rsidR="007E2466" w:rsidRPr="00F56E4B" w:rsidRDefault="00793837" w:rsidP="00DC422F">
            <w:pPr>
              <w:pStyle w:val="TableText0"/>
              <w:keepNext w:val="0"/>
            </w:pPr>
            <w:r>
              <w:t>Lipase</w:t>
            </w:r>
          </w:p>
        </w:tc>
        <w:tc>
          <w:tcPr>
            <w:tcW w:w="1874" w:type="dxa"/>
            <w:gridSpan w:val="2"/>
          </w:tcPr>
          <w:p ns2:paraId="593D02B6" ns2:textId="77777777" w:rsidR="007E2466" w:rsidRPr="00F56E4B" w:rsidRDefault="007E2466" w:rsidP="00DC422F">
            <w:pPr>
              <w:pStyle w:val="TableText0"/>
              <w:keepNext w:val="0"/>
            </w:pPr>
          </w:p>
        </w:tc>
        <w:tc>
          <w:tcPr>
            <w:tcW w:w="1453" w:type="dxa"/>
          </w:tcPr>
          <w:p ns2:paraId="149DF4EF" ns2:textId="77777777" w:rsidR="007E2466" w:rsidRPr="00F56E4B" w:rsidRDefault="007E2466" w:rsidP="00DC422F">
            <w:pPr>
              <w:pStyle w:val="TableText0"/>
              <w:keepNext w:val="0"/>
            </w:pPr>
          </w:p>
        </w:tc>
      </w:tr>
      <w:tr w:rsidR="00184270" w:rsidRPr="00F56E4B" ns2:paraId="290DE81D" ns2:textId="77777777" w:rsidTr="00DC422F">
        <w:trPr>
          <w:gridAfter w:val="1"/>
          <w:wAfter w:w="7" w:type="dxa"/>
        </w:trPr>
        <w:tc>
          <w:tcPr>
            <w:tcW w:w="1523" w:type="dxa"/>
            <w:vMerge/>
            <w:tcBorders>
              <w:bottom w:val="nil"/>
            </w:tcBorders>
          </w:tcPr>
          <w:p ns2:paraId="290DE817" ns2:textId="77777777" w:rsidR="00184270" w:rsidRPr="00F56E4B" w:rsidRDefault="00184270" w:rsidP="00DC422F">
            <w:pPr>
              <w:pStyle w:val="TableText0"/>
              <w:keepNext w:val="0"/>
            </w:pPr>
          </w:p>
        </w:tc>
        <w:tc>
          <w:tcPr>
            <w:tcW w:w="2072" w:type="dxa"/>
          </w:tcPr>
          <w:p ns2:paraId="290DE818" ns2:textId="66DDB6B2" w:rsidR="00184270" w:rsidRPr="00F56E4B" w:rsidRDefault="00184270" w:rsidP="00DC422F">
            <w:pPr>
              <w:pStyle w:val="TableText0"/>
              <w:keepNext w:val="0"/>
            </w:pPr>
            <w:r w:rsidRPr="00F56E4B">
              <w:t>Total bilirubin (and direct bilirubin if total bilirubin is elevated above the upper limit of normal)</w:t>
            </w:r>
          </w:p>
        </w:tc>
        <w:tc>
          <w:tcPr>
            <w:tcW w:w="2070" w:type="dxa"/>
            <w:gridSpan w:val="2"/>
          </w:tcPr>
          <w:p ns2:paraId="4B50E8B8" ns2:textId="77777777" w:rsidR="00184270" w:rsidRPr="00F56E4B" w:rsidRDefault="00184270" w:rsidP="00DC422F">
            <w:pPr>
              <w:pStyle w:val="TableText0"/>
              <w:keepNext w:val="0"/>
            </w:pPr>
            <w:r w:rsidRPr="00F56E4B">
              <w:t>Aspartate Aminotransferase</w:t>
            </w:r>
          </w:p>
          <w:p ns2:paraId="290DE819" ns2:textId="68D80ACE" w:rsidR="00184270" w:rsidRPr="00F56E4B" w:rsidRDefault="00184270" w:rsidP="00DC422F">
            <w:pPr>
              <w:pStyle w:val="TableText0"/>
              <w:keepNext w:val="0"/>
            </w:pPr>
            <w:r w:rsidRPr="00F56E4B">
              <w:t>(AST)/ Serum Glutamic</w:t>
            </w:r>
            <w:r w:rsidR="00763F04">
              <w:t xml:space="preserve"> </w:t>
            </w:r>
            <w:r w:rsidRPr="00F56E4B">
              <w:t>Oxaloacetic Transaminase (SGOT)</w:t>
            </w:r>
          </w:p>
        </w:tc>
        <w:tc>
          <w:tcPr>
            <w:tcW w:w="1874" w:type="dxa"/>
            <w:gridSpan w:val="2"/>
          </w:tcPr>
          <w:p ns2:paraId="290DE81A" ns2:textId="77777777" w:rsidR="00184270" w:rsidRPr="00F56E4B" w:rsidRDefault="00184270" w:rsidP="00DC422F">
            <w:pPr>
              <w:pStyle w:val="TableText0"/>
              <w:keepNext w:val="0"/>
            </w:pPr>
            <w:r w:rsidRPr="00F56E4B">
              <w:t>Alanine Aminotransferase</w:t>
            </w:r>
          </w:p>
          <w:p ns2:paraId="290DE81B" ns2:textId="432375CD" w:rsidR="00184270" w:rsidRPr="00F56E4B" w:rsidRDefault="00184270" w:rsidP="00DC422F">
            <w:pPr>
              <w:pStyle w:val="TableText0"/>
              <w:keepNext w:val="0"/>
            </w:pPr>
            <w:r w:rsidRPr="00F56E4B">
              <w:t xml:space="preserve"> (ALT)/ Serum Glutamic</w:t>
            </w:r>
            <w:r w:rsidR="00763F04">
              <w:t xml:space="preserve"> </w:t>
            </w:r>
            <w:r w:rsidRPr="00F56E4B">
              <w:t>Pyruvic Transaminase (SGPT)</w:t>
            </w:r>
          </w:p>
        </w:tc>
        <w:tc>
          <w:tcPr>
            <w:tcW w:w="1453" w:type="dxa"/>
          </w:tcPr>
          <w:p ns2:paraId="4EF94B82" ns2:textId="77777777" w:rsidR="00184270" w:rsidRDefault="00184270" w:rsidP="00DC422F">
            <w:pPr>
              <w:pStyle w:val="TableText0"/>
              <w:keepNext w:val="0"/>
            </w:pPr>
            <w:r w:rsidRPr="00F56E4B">
              <w:t>Alkaline phosphatase</w:t>
            </w:r>
          </w:p>
          <w:p ns2:paraId="290DE81C" ns2:textId="7DF835FA" w:rsidR="005C48CE" w:rsidRPr="00F56E4B" w:rsidRDefault="005C48CE" w:rsidP="00DC422F">
            <w:pPr>
              <w:pStyle w:val="TableText0"/>
              <w:keepNext w:val="0"/>
            </w:pPr>
          </w:p>
        </w:tc>
      </w:tr>
      <w:tr w:rsidR="00184270" w:rsidRPr="00F56E4B" ns2:paraId="5D309E69" ns2:textId="77777777" w:rsidTr="00DC422F">
        <w:trPr>
          <w:gridAfter w:val="1"/>
          <w:wAfter w:w="7" w:type="dxa"/>
        </w:trPr>
        <w:tc>
          <w:tcPr>
            <w:tcW w:w="1523" w:type="dxa"/>
            <w:tcBorders>
              <w:top w:val="nil"/>
            </w:tcBorders>
          </w:tcPr>
          <w:p ns2:paraId="1A2847D5" ns2:textId="77777777" w:rsidR="00184270" w:rsidRPr="00F56E4B" w:rsidRDefault="00184270" w:rsidP="00DC422F">
            <w:pPr>
              <w:pStyle w:val="TableText0"/>
              <w:keepNext w:val="0"/>
            </w:pPr>
          </w:p>
        </w:tc>
        <w:tc>
          <w:tcPr>
            <w:tcW w:w="2072" w:type="dxa"/>
          </w:tcPr>
          <w:p ns2:paraId="16586630" ns2:textId="68D0B3CF" w:rsidR="00184270" w:rsidRPr="00F56E4B" w:rsidRDefault="00184270" w:rsidP="00DC422F">
            <w:pPr>
              <w:pStyle w:val="TableText0"/>
              <w:keepNext w:val="0"/>
            </w:pPr>
            <w:r w:rsidRPr="00F56E4B">
              <w:t>Total Protein</w:t>
            </w:r>
            <w:r w:rsidRPr="001B15B4">
              <w:rPr>
                <w:vertAlign w:val="superscript"/>
              </w:rPr>
              <w:t>c</w:t>
            </w:r>
          </w:p>
        </w:tc>
        <w:tc>
          <w:tcPr>
            <w:tcW w:w="2070" w:type="dxa"/>
            <w:gridSpan w:val="2"/>
          </w:tcPr>
          <w:p ns2:paraId="5854EE91" ns2:textId="298EFB8B" w:rsidR="00184270" w:rsidRPr="00F56E4B" w:rsidRDefault="00184270" w:rsidP="00DC422F">
            <w:pPr>
              <w:pStyle w:val="TableText0"/>
              <w:keepNext w:val="0"/>
            </w:pPr>
            <w:r w:rsidRPr="00F56E4B">
              <w:t>Bicarbonate</w:t>
            </w:r>
            <w:r w:rsidRPr="001B15B4">
              <w:rPr>
                <w:vertAlign w:val="superscript"/>
              </w:rPr>
              <w:t>c</w:t>
            </w:r>
          </w:p>
        </w:tc>
        <w:tc>
          <w:tcPr>
            <w:tcW w:w="1874" w:type="dxa"/>
            <w:gridSpan w:val="2"/>
          </w:tcPr>
          <w:p ns2:paraId="4D51142E" ns2:textId="6D54DA30" w:rsidR="00184270" w:rsidRPr="00F56E4B" w:rsidRDefault="00184270" w:rsidP="00DC422F">
            <w:pPr>
              <w:pStyle w:val="TableText0"/>
              <w:keepNext w:val="0"/>
            </w:pPr>
            <w:r w:rsidRPr="00F56E4B">
              <w:t>Chloride</w:t>
            </w:r>
            <w:r w:rsidRPr="001B15B4">
              <w:rPr>
                <w:vertAlign w:val="superscript"/>
              </w:rPr>
              <w:t>c</w:t>
            </w:r>
          </w:p>
        </w:tc>
        <w:tc>
          <w:tcPr>
            <w:tcW w:w="1453" w:type="dxa"/>
          </w:tcPr>
          <w:p ns2:paraId="3A800AF1" ns2:textId="6B434358" w:rsidR="00184270" w:rsidRPr="00F56E4B" w:rsidRDefault="00184270" w:rsidP="00DC422F">
            <w:pPr>
              <w:pStyle w:val="TableText0"/>
              <w:keepNext w:val="0"/>
            </w:pPr>
            <w:r w:rsidRPr="00F56E4B">
              <w:t>Phosphorous</w:t>
            </w:r>
            <w:r w:rsidRPr="001B15B4">
              <w:rPr>
                <w:vertAlign w:val="superscript"/>
              </w:rPr>
              <w:t>c</w:t>
            </w:r>
          </w:p>
        </w:tc>
      </w:tr>
      <w:tr w:rsidR="00184270" w:rsidRPr="00F56E4B" ns2:paraId="1D63489E" ns2:textId="77777777" w:rsidTr="00DC422F">
        <w:trPr>
          <w:gridAfter w:val="1"/>
          <w:wAfter w:w="7" w:type="dxa"/>
        </w:trPr>
        <w:tc>
          <w:tcPr>
            <w:tcW w:w="1523" w:type="dxa"/>
            <w:tcBorders>
              <w:top w:val="nil"/>
            </w:tcBorders>
          </w:tcPr>
          <w:p ns2:paraId="04EFF903" ns2:textId="6E00F28F" w:rsidR="00184270" w:rsidRPr="00F56E4B" w:rsidRDefault="00184270" w:rsidP="00DC422F">
            <w:pPr>
              <w:pStyle w:val="TableText0"/>
              <w:keepNext w:val="0"/>
            </w:pPr>
            <w:r>
              <w:t>Thyroid Function Tests</w:t>
            </w:r>
          </w:p>
        </w:tc>
        <w:tc>
          <w:tcPr>
            <w:tcW w:w="2072" w:type="dxa"/>
          </w:tcPr>
          <w:p ns2:paraId="05308863" ns2:textId="17018C9A" w:rsidR="00184270" w:rsidRPr="00F56E4B" w:rsidRDefault="00184270" w:rsidP="00DC422F">
            <w:pPr>
              <w:pStyle w:val="TableText0"/>
              <w:keepNext w:val="0"/>
            </w:pPr>
            <w:r>
              <w:t>Thyroid-stimulating hormone (TSH)</w:t>
            </w:r>
          </w:p>
        </w:tc>
        <w:tc>
          <w:tcPr>
            <w:tcW w:w="2070" w:type="dxa"/>
            <w:gridSpan w:val="2"/>
          </w:tcPr>
          <w:p ns2:paraId="31ECFC75" ns2:textId="1F0F3467" w:rsidR="00184270" w:rsidRPr="00F56E4B" w:rsidRDefault="00184270" w:rsidP="00DC422F">
            <w:pPr>
              <w:pStyle w:val="TableText0"/>
              <w:keepNext w:val="0"/>
            </w:pPr>
            <w:r>
              <w:t>Triiodothyronine (total T3)</w:t>
            </w:r>
            <w:r w:rsidRPr="00C53801">
              <w:rPr>
                <w:rFonts w:eastAsia="TimesNewRoman"/>
                <w:szCs w:val="18"/>
                <w:vertAlign w:val="superscript"/>
              </w:rPr>
              <w:t xml:space="preserve"> e</w:t>
            </w:r>
          </w:p>
        </w:tc>
        <w:tc>
          <w:tcPr>
            <w:tcW w:w="1874" w:type="dxa"/>
            <w:gridSpan w:val="2"/>
          </w:tcPr>
          <w:p ns2:paraId="6B9DDAB6" ns2:textId="4750515C" w:rsidR="00184270" w:rsidRPr="00F56E4B" w:rsidRDefault="00184270" w:rsidP="00DC422F">
            <w:pPr>
              <w:pStyle w:val="TableText0"/>
              <w:keepNext w:val="0"/>
            </w:pPr>
            <w:r>
              <w:t>Free thyroxine (</w:t>
            </w:r>
            <w:r w:rsidR="00245DFB">
              <w:t>F</w:t>
            </w:r>
            <w:r>
              <w:t>T4)</w:t>
            </w:r>
          </w:p>
        </w:tc>
        <w:tc>
          <w:tcPr>
            <w:tcW w:w="1453" w:type="dxa"/>
          </w:tcPr>
          <w:p ns2:paraId="21DC5987" ns2:textId="3600ABAC" w:rsidR="00184270" w:rsidRPr="00F56E4B" w:rsidRDefault="00184270" w:rsidP="00DC422F">
            <w:pPr>
              <w:pStyle w:val="TableText0"/>
              <w:keepNext w:val="0"/>
            </w:pPr>
          </w:p>
        </w:tc>
      </w:tr>
      <w:tr w:rsidR="00762812" w:rsidRPr="00F56E4B" ns2:paraId="1D2E68C2" ns2:textId="77777777" w:rsidTr="00DC422F">
        <w:trPr>
          <w:gridAfter w:val="1"/>
          <w:wAfter w:w="7" w:type="dxa"/>
        </w:trPr>
        <w:tc>
          <w:tcPr>
            <w:tcW w:w="1523" w:type="dxa"/>
            <w:tcBorders>
              <w:top w:val="nil"/>
            </w:tcBorders>
          </w:tcPr>
          <w:p ns2:paraId="01A5955A" ns2:textId="481CC605" w:rsidR="00762812" w:rsidRDefault="00762812" w:rsidP="00DC422F">
            <w:pPr>
              <w:pStyle w:val="TableText0"/>
              <w:keepNext w:val="0"/>
            </w:pPr>
            <w:r>
              <w:t>Coagulation</w:t>
            </w:r>
            <w:r w:rsidR="00294762" w:rsidRPr="00294762">
              <w:rPr>
                <w:rFonts w:eastAsia="TimesNewRoman"/>
                <w:vertAlign w:val="superscript"/>
              </w:rPr>
              <w:t xml:space="preserve"> </w:t>
            </w:r>
            <w:r w:rsidR="00EC4F5A">
              <w:rPr>
                <w:rFonts w:eastAsia="TimesNewRoman"/>
                <w:vertAlign w:val="superscript"/>
              </w:rPr>
              <w:t>h</w:t>
            </w:r>
          </w:p>
        </w:tc>
        <w:tc>
          <w:tcPr>
            <w:tcW w:w="4142" w:type="dxa"/>
            <w:gridSpan w:val="3"/>
          </w:tcPr>
          <w:p ns2:paraId="0D26E63D" ns2:textId="1D7830E4" w:rsidR="00762812" w:rsidRDefault="00762812" w:rsidP="00DC422F">
            <w:pPr>
              <w:pStyle w:val="TableText0"/>
              <w:keepNext w:val="0"/>
            </w:pPr>
            <w:r>
              <w:t>International normalized ratio (INR) or prothrombin time (PT)</w:t>
            </w:r>
          </w:p>
        </w:tc>
        <w:tc>
          <w:tcPr>
            <w:tcW w:w="3327" w:type="dxa"/>
            <w:gridSpan w:val="3"/>
          </w:tcPr>
          <w:p ns2:paraId="534BC76C" ns2:textId="63900457" w:rsidR="00762812" w:rsidRPr="00F56E4B" w:rsidRDefault="00762812" w:rsidP="00DC422F">
            <w:pPr>
              <w:pStyle w:val="TableText0"/>
              <w:keepNext w:val="0"/>
            </w:pPr>
            <w:r>
              <w:t>Activated partial thromboplastin time (aPTT)</w:t>
            </w:r>
            <w:r w:rsidRPr="00762812">
              <w:rPr>
                <w:rFonts w:eastAsia="TimesNewRoman"/>
                <w:szCs w:val="18"/>
                <w:vertAlign w:val="superscript"/>
              </w:rPr>
              <w:t xml:space="preserve"> f</w:t>
            </w:r>
          </w:p>
        </w:tc>
      </w:tr>
      <w:tr w:rsidR="00184270" w:rsidRPr="00F56E4B" ns2:paraId="290DE828" ns2:textId="77777777" w:rsidTr="00DC422F">
        <w:tc>
          <w:tcPr>
            <w:tcW w:w="1523" w:type="dxa"/>
          </w:tcPr>
          <w:p ns2:paraId="290DE824" ns2:textId="77777777" w:rsidR="00184270" w:rsidRPr="00F56E4B" w:rsidRDefault="00184270" w:rsidP="00DC422F">
            <w:pPr>
              <w:pStyle w:val="TableText0"/>
              <w:keepNext w:val="0"/>
            </w:pPr>
            <w:r w:rsidRPr="00F56E4B">
              <w:t>Routine Urinalysis</w:t>
            </w:r>
          </w:p>
        </w:tc>
        <w:tc>
          <w:tcPr>
            <w:tcW w:w="7476" w:type="dxa"/>
            <w:gridSpan w:val="7"/>
          </w:tcPr>
          <w:p ns2:paraId="290DE825" ns2:textId="77777777" w:rsidR="00184270" w:rsidRPr="00F56E4B" w:rsidRDefault="00184270" w:rsidP="00DC422F">
            <w:pPr>
              <w:pStyle w:val="ListBullet"/>
              <w:spacing w:before="0"/>
            </w:pPr>
            <w:r w:rsidRPr="00A2234B">
              <w:rPr>
                <w:rFonts w:eastAsia="Times New Roman"/>
                <w:sz w:val="20"/>
              </w:rPr>
              <w:t>Specific gravity</w:t>
            </w:r>
          </w:p>
          <w:p ns2:paraId="290DE826" ns2:textId="62B6C073" w:rsidR="00184270" w:rsidRPr="00A2234B" w:rsidRDefault="00184270" w:rsidP="00DC422F">
            <w:pPr>
              <w:pStyle w:val="ListBullet"/>
              <w:spacing w:before="0"/>
              <w:rPr>
                <w:rFonts w:eastAsia="Times New Roman"/>
                <w:sz w:val="20"/>
              </w:rPr>
            </w:pPr>
            <w:r w:rsidRPr="00A2234B">
              <w:rPr>
                <w:rFonts w:eastAsia="Times New Roman"/>
                <w:sz w:val="20"/>
              </w:rPr>
              <w:t>pH, glucose, protein</w:t>
            </w:r>
            <w:r w:rsidR="00294762" w:rsidRPr="00294762">
              <w:rPr>
                <w:rFonts w:eastAsia="TimesNewRoman"/>
                <w:sz w:val="20"/>
                <w:vertAlign w:val="superscript"/>
              </w:rPr>
              <w:t xml:space="preserve"> g</w:t>
            </w:r>
            <w:r w:rsidRPr="00A2234B">
              <w:rPr>
                <w:rFonts w:eastAsia="Times New Roman"/>
                <w:sz w:val="20"/>
              </w:rPr>
              <w:t>, blood, ketones, by dipstick</w:t>
            </w:r>
          </w:p>
          <w:p ns2:paraId="290DE827" ns2:textId="77777777" w:rsidR="00184270" w:rsidRPr="00F56E4B" w:rsidRDefault="00184270" w:rsidP="00DC422F">
            <w:pPr>
              <w:pStyle w:val="ListBullet"/>
              <w:spacing w:before="0"/>
            </w:pPr>
            <w:r w:rsidRPr="00A2234B">
              <w:rPr>
                <w:rFonts w:eastAsia="Times New Roman"/>
                <w:sz w:val="20"/>
              </w:rPr>
              <w:t>Microscopic examination (if blood or protein is abnormal)</w:t>
            </w:r>
          </w:p>
        </w:tc>
      </w:tr>
      <w:tr w:rsidR="00184270" w:rsidRPr="00F56E4B" ns2:paraId="290DE832" ns2:textId="77777777" w:rsidTr="00DC422F">
        <w:tc>
          <w:tcPr>
            <w:tcW w:w="1523" w:type="dxa"/>
          </w:tcPr>
          <w:p ns2:paraId="290DE829" ns2:textId="77777777" w:rsidR="00184270" w:rsidRPr="00F56E4B" w:rsidRDefault="00184270" w:rsidP="00DC422F">
            <w:pPr>
              <w:pStyle w:val="TableText0"/>
              <w:keepNext w:val="0"/>
            </w:pPr>
            <w:r w:rsidRPr="00F56E4B">
              <w:t>Other Screening Tests</w:t>
            </w:r>
          </w:p>
        </w:tc>
        <w:tc>
          <w:tcPr>
            <w:tcW w:w="7476" w:type="dxa"/>
            <w:gridSpan w:val="7"/>
          </w:tcPr>
          <w:p ns2:paraId="290DE82A" ns2:textId="3FBF7C94" w:rsidR="00184270" w:rsidRPr="00A2234B" w:rsidRDefault="00184270" w:rsidP="00DC422F">
            <w:pPr>
              <w:pStyle w:val="ListBullet"/>
              <w:spacing w:before="0"/>
              <w:rPr>
                <w:rFonts w:eastAsia="Times New Roman"/>
                <w:sz w:val="20"/>
              </w:rPr>
            </w:pPr>
            <w:r w:rsidRPr="00A2234B">
              <w:rPr>
                <w:rFonts w:eastAsia="Times New Roman"/>
                <w:sz w:val="20"/>
              </w:rPr>
              <w:t>Follicle-stimulating hormone (as needed in women of nonchildbearing potential only)</w:t>
            </w:r>
          </w:p>
          <w:p ns2:paraId="290DE82C" ns2:textId="19CBBCE8" w:rsidR="00184270" w:rsidRPr="00A2234B" w:rsidRDefault="00184270" w:rsidP="00DC422F">
            <w:pPr>
              <w:pStyle w:val="ListBullet"/>
              <w:spacing w:before="0"/>
              <w:rPr>
                <w:rFonts w:eastAsia="Times New Roman"/>
                <w:sz w:val="20"/>
              </w:rPr>
            </w:pPr>
            <w:r w:rsidRPr="00A2234B">
              <w:rPr>
                <w:rFonts w:eastAsia="Times New Roman"/>
                <w:sz w:val="20"/>
              </w:rPr>
              <w:t>Serum or urine β human chorionic gonadotropin (β hCG) pregnancy test (as needed for WOCBP)</w:t>
            </w:r>
          </w:p>
          <w:p ns2:paraId="290DE831" ns2:textId="082D9E18" w:rsidR="00184270" w:rsidRPr="00A2234B" w:rsidRDefault="00184270" w:rsidP="00DC422F">
            <w:pPr>
              <w:pStyle w:val="ListBullet"/>
              <w:spacing w:before="0"/>
              <w:rPr>
                <w:rFonts w:eastAsia="Times New Roman"/>
                <w:sz w:val="20"/>
              </w:rPr>
            </w:pPr>
            <w:r w:rsidRPr="00A2234B">
              <w:rPr>
                <w:rFonts w:eastAsia="Times New Roman"/>
                <w:sz w:val="20"/>
              </w:rPr>
              <w:t>Serology (HIV antibody, hepatitis B surface antigen [HBsAg], and hepatitis C virus antibody)</w:t>
            </w:r>
            <w:r>
              <w:rPr>
                <w:rFonts w:eastAsia="Times New Roman"/>
                <w:sz w:val="20"/>
              </w:rPr>
              <w:t xml:space="preserve"> (if required by local health authority)</w:t>
            </w:r>
          </w:p>
        </w:tc>
      </w:tr>
      <w:tr w:rsidR="00184270" w:rsidRPr="00DC422F" ns2:paraId="290DE835" ns2:textId="77777777" w:rsidTr="00DC422F">
        <w:tc>
          <w:tcPr>
            <w:tcW w:w="8999" w:type="dxa"/>
            <w:gridSpan w:val="8"/>
          </w:tcPr>
          <w:p ns2:paraId="290DE833" ns2:textId="3F384C24" w:rsidR="00184270" w:rsidRPr="00DC422F" w:rsidRDefault="00184270" w:rsidP="00DC422F">
            <w:pPr>
              <w:pStyle w:val="TableText0"/>
              <w:keepNext w:val="0"/>
              <w:rPr>
                <w:sz w:val="18"/>
                <w:szCs w:val="18"/>
              </w:rPr>
            </w:pPr>
            <w:r w:rsidRPr="00DC422F">
              <w:rPr>
                <w:sz w:val="18"/>
                <w:szCs w:val="18"/>
              </w:rPr>
              <w:t>NOTES:</w:t>
            </w:r>
          </w:p>
          <w:p ns2:paraId="64D4B1C4" ns2:textId="39AE2F6A"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a</w:t>
            </w:r>
            <w:r w:rsidR="00F02B4C" w:rsidRPr="00DC422F">
              <w:rPr>
                <w:rFonts w:eastAsia="TimesNewRoman"/>
                <w:sz w:val="18"/>
                <w:szCs w:val="18"/>
                <w:vertAlign w:val="superscript"/>
              </w:rPr>
              <w:t xml:space="preserve"> </w:t>
            </w:r>
            <w:r w:rsidR="00F02B4C" w:rsidRPr="00DC422F">
              <w:rPr>
                <w:rFonts w:eastAsia="TimesNewRoman"/>
                <w:sz w:val="18"/>
                <w:szCs w:val="18"/>
              </w:rPr>
              <w:t xml:space="preserve">Absolute Neutrophil Count (ANC) is required at Screening to confirm eligibility. After Screening, absolute or % acceptable per institutional standard.  </w:t>
            </w:r>
          </w:p>
          <w:p ns2:paraId="326A3D62" ns2:textId="77777777" w:rsidR="00294762"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b</w:t>
            </w:r>
            <w:r w:rsidRPr="00DC422F">
              <w:rPr>
                <w:rFonts w:eastAsia="TimesNewRoman"/>
                <w:sz w:val="18"/>
                <w:szCs w:val="18"/>
              </w:rPr>
              <w:t xml:space="preserve"> Urea is acceptable if BUN is not available as per institutional standard.</w:t>
            </w:r>
          </w:p>
          <w:p ns2:paraId="46377789" ns2:textId="77777777" w:rsidR="00294762" w:rsidRPr="00DC422F" w:rsidRDefault="00184270" w:rsidP="00DC422F">
            <w:pPr>
              <w:autoSpaceDE w:val="0"/>
              <w:autoSpaceDN w:val="0"/>
              <w:adjustRightInd w:val="0"/>
              <w:rPr>
                <w:rFonts w:eastAsia="TimesNewRoman"/>
                <w:sz w:val="18"/>
                <w:szCs w:val="18"/>
              </w:rPr>
            </w:pPr>
            <w:r w:rsidRPr="00DC422F">
              <w:rPr>
                <w:sz w:val="18"/>
                <w:szCs w:val="18"/>
                <w:vertAlign w:val="superscript"/>
              </w:rPr>
              <w:t>c</w:t>
            </w:r>
            <w:r w:rsidRPr="00DC422F">
              <w:rPr>
                <w:rFonts w:eastAsia="TimesNewRoman"/>
                <w:sz w:val="18"/>
                <w:szCs w:val="18"/>
              </w:rPr>
              <w:t xml:space="preserve"> Performed only if considered local standard of care.</w:t>
            </w:r>
          </w:p>
          <w:p ns2:paraId="2790B3D0" ns2:textId="0DF9E0F3"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d</w:t>
            </w:r>
            <w:r w:rsidRPr="00DC422F">
              <w:rPr>
                <w:rFonts w:eastAsia="TimesNewRoman"/>
                <w:sz w:val="18"/>
                <w:szCs w:val="18"/>
              </w:rPr>
              <w:t xml:space="preserve"> GFR (measured or calculated) or creatinine clearance can be used in place of creatinine.</w:t>
            </w:r>
          </w:p>
          <w:p ns2:paraId="200CA76F" ns2:textId="6C0F4748" w:rsidR="00184270" w:rsidRPr="00DC422F" w:rsidRDefault="00184270" w:rsidP="00DC422F">
            <w:pPr>
              <w:autoSpaceDE w:val="0"/>
              <w:autoSpaceDN w:val="0"/>
              <w:adjustRightInd w:val="0"/>
              <w:rPr>
                <w:rFonts w:eastAsia="TimesNewRoman"/>
                <w:sz w:val="18"/>
                <w:szCs w:val="18"/>
              </w:rPr>
            </w:pPr>
            <w:r w:rsidRPr="00DC422F">
              <w:rPr>
                <w:rFonts w:eastAsia="TimesNewRoman"/>
                <w:sz w:val="18"/>
                <w:szCs w:val="18"/>
                <w:vertAlign w:val="superscript"/>
              </w:rPr>
              <w:t>e</w:t>
            </w:r>
            <w:r w:rsidRPr="00DC422F">
              <w:rPr>
                <w:rFonts w:eastAsia="TimesNewRoman"/>
                <w:sz w:val="18"/>
                <w:szCs w:val="18"/>
              </w:rPr>
              <w:t xml:space="preserve"> Free T3 is acceptable where total T3 cannot be determined. </w:t>
            </w:r>
          </w:p>
          <w:p ns2:paraId="41CCA857" ns2:textId="5AC548AB" w:rsidR="00F02B4C" w:rsidRPr="00DC422F" w:rsidRDefault="00762812" w:rsidP="00DC422F">
            <w:pPr>
              <w:autoSpaceDE w:val="0"/>
              <w:autoSpaceDN w:val="0"/>
              <w:adjustRightInd w:val="0"/>
              <w:rPr>
                <w:rFonts w:eastAsia="TimesNewRoman"/>
                <w:sz w:val="18"/>
                <w:szCs w:val="18"/>
              </w:rPr>
            </w:pPr>
            <w:r w:rsidRPr="00DC422F">
              <w:rPr>
                <w:rFonts w:eastAsia="TimesNewRoman"/>
                <w:sz w:val="18"/>
                <w:szCs w:val="18"/>
                <w:vertAlign w:val="superscript"/>
              </w:rPr>
              <w:t xml:space="preserve">f </w:t>
            </w:r>
            <w:r w:rsidRPr="00DC422F">
              <w:rPr>
                <w:rFonts w:eastAsia="TimesNewRoman"/>
                <w:sz w:val="18"/>
                <w:szCs w:val="18"/>
              </w:rPr>
              <w:t>PTT may be performed if the local lab</w:t>
            </w:r>
            <w:r w:rsidR="004D2585" w:rsidRPr="00DC422F">
              <w:rPr>
                <w:rFonts w:eastAsia="TimesNewRoman"/>
                <w:sz w:val="18"/>
                <w:szCs w:val="18"/>
              </w:rPr>
              <w:t>oratory</w:t>
            </w:r>
            <w:r w:rsidRPr="00DC422F">
              <w:rPr>
                <w:rFonts w:eastAsia="TimesNewRoman"/>
                <w:sz w:val="18"/>
                <w:szCs w:val="18"/>
              </w:rPr>
              <w:t xml:space="preserve"> is unable to perform aPTT</w:t>
            </w:r>
          </w:p>
          <w:p ns2:paraId="351B4AD0" ns2:textId="78831466" w:rsidR="00184270" w:rsidRPr="00DC422F" w:rsidRDefault="00294762" w:rsidP="00DC422F">
            <w:pPr>
              <w:autoSpaceDE w:val="0"/>
              <w:autoSpaceDN w:val="0"/>
              <w:adjustRightInd w:val="0"/>
              <w:rPr>
                <w:rFonts w:eastAsia="TimesNewRoman"/>
                <w:sz w:val="18"/>
                <w:szCs w:val="18"/>
              </w:rPr>
            </w:pPr>
            <w:r w:rsidRPr="00DC422F">
              <w:rPr>
                <w:rFonts w:eastAsia="TimesNewRoman"/>
                <w:sz w:val="18"/>
                <w:szCs w:val="18"/>
                <w:vertAlign w:val="superscript"/>
              </w:rPr>
              <w:t>g</w:t>
            </w:r>
            <w:r w:rsidR="00184270" w:rsidRPr="00DC422F">
              <w:rPr>
                <w:rFonts w:eastAsia="TimesNewRoman"/>
                <w:sz w:val="18"/>
                <w:szCs w:val="18"/>
              </w:rPr>
              <w:t xml:space="preserve"> </w:t>
            </w:r>
            <w:r w:rsidRPr="00DC422F">
              <w:rPr>
                <w:rFonts w:eastAsia="TimesNewRoman"/>
                <w:sz w:val="18"/>
                <w:szCs w:val="18"/>
              </w:rPr>
              <w:t>Refer to Section 6.6.2.4 for additional testing/monitoring required for proteinuria.</w:t>
            </w:r>
          </w:p>
          <w:p ns2:paraId="290DE834" ns2:textId="75458D9E" w:rsidR="00184270" w:rsidRPr="00DC422F" w:rsidRDefault="00294762" w:rsidP="00DC422F">
            <w:pPr>
              <w:pStyle w:val="TableText0"/>
              <w:keepNext w:val="0"/>
              <w:rPr>
                <w:sz w:val="18"/>
                <w:szCs w:val="18"/>
              </w:rPr>
            </w:pPr>
            <w:r w:rsidRPr="00DC422F">
              <w:rPr>
                <w:rFonts w:eastAsia="TimesNewRoman"/>
                <w:sz w:val="18"/>
                <w:szCs w:val="18"/>
                <w:vertAlign w:val="superscript"/>
              </w:rPr>
              <w:t xml:space="preserve">h </w:t>
            </w:r>
            <w:r w:rsidR="00184270" w:rsidRPr="00DC422F">
              <w:rPr>
                <w:rFonts w:eastAsia="TimesNewRoman"/>
                <w:sz w:val="18"/>
                <w:szCs w:val="18"/>
              </w:rPr>
              <w:t>Performed as part of the screening assessment and as clinically indicated</w:t>
            </w:r>
            <w:r w:rsidR="00ED24A0" w:rsidRPr="00DC422F">
              <w:rPr>
                <w:rFonts w:eastAsia="TimesNewRoman"/>
                <w:sz w:val="18"/>
                <w:szCs w:val="18"/>
              </w:rPr>
              <w:t xml:space="preserve"> for pa</w:t>
            </w:r>
            <w:r w:rsidR="004D23A1" w:rsidRPr="00DC422F">
              <w:rPr>
                <w:rFonts w:eastAsia="TimesNewRoman"/>
                <w:sz w:val="18"/>
                <w:szCs w:val="18"/>
              </w:rPr>
              <w:t>rticipants</w:t>
            </w:r>
            <w:r w:rsidR="00ED24A0" w:rsidRPr="00DC422F">
              <w:rPr>
                <w:rFonts w:eastAsia="TimesNewRoman"/>
                <w:sz w:val="18"/>
                <w:szCs w:val="18"/>
              </w:rPr>
              <w:t xml:space="preserve"> taking anticoagulants</w:t>
            </w:r>
          </w:p>
        </w:tc>
      </w:tr>
    </w:tbl>
    <w:p ns2:paraId="290DE839" ns2:textId="02D6A3D5" w:rsidR="00D80FE3" w:rsidRDefault="00D80FE3" w:rsidP="00DC422F">
      <w:pPr>
        <w:pStyle w:val="Paragraph0"/>
        <w:spacing w:before="120" w:after="0"/>
      </w:pPr>
      <w:del w:id="15515" w:author="GoldenCorpusHarness" w:date="2026-03-28T21:57:49Z">
        <w:r>
          <w:delText>The inves</w:delText>
        </w:r>
      </w:del>
      <w:ins w:id="15516" w:author="GoldenCorpusHarness" w:date="2026-03-28T21:57:49Z">
        <w:r>
          <w:t>Mul</w:t>
        </w:r>
      </w:ins>
      <w:r>
        <w:t>ti</w:t>
      </w:r>
      <w:del w:id="15517" w:author="GoldenCorpusHarness" w:date="2026-03-28T21:57:49Z">
        <w:r>
          <w:delText>gator (or med</w:delText>
        </w:r>
      </w:del>
      <w:ins w:id="15518" w:author="GoldenCorpusHarness" w:date="2026-03-28T21:57:49Z">
        <w:r>
          <w:t>pl</w:t>
        </w:r>
      </w:ins>
      <w:r>
        <w:t>ic</w:t>
      </w:r>
      <w:del w:id="15519" w:author="GoldenCorpusHarness" w:date="2026-03-28T21:57:49Z">
        <w:r>
          <w:delText>ally qual</w:delText>
        </w:r>
      </w:del>
      <w:r>
        <w:t>i</w:t>
      </w:r>
      <w:del w:id="15520" w:author="GoldenCorpusHarness" w:date="2026-03-28T21:57:49Z">
        <w:r>
          <w:delText>fied designee) must document their review of each laboratory safe</w:delText>
        </w:r>
      </w:del>
      <w:r>
        <w:t>ty</w:t>
      </w:r>
      <w:del w:id="15521" w:author="GoldenCorpusHarness" w:date="2026-03-28T21:57:49Z">
        <w:r>
          <w:delText xml:space="preserve"> report.</w:delText>
        </w:r>
      </w:del>
    </w:p>
    <w:p ns2:paraId="4F1514DE" ns2:textId="6BBB1864" w:rsidR="00A01A9C" w:rsidRPr="009F6DCC" w:rsidRDefault="00152969" w:rsidP="00EC3486">
      <w:pPr>
        <w:pStyle w:val="Heading2"/>
        <w:pageBreakBefore/>
      </w:pPr>
      <w:del w:id="15522" w:author="GoldenCorpusHarness" w:date="2026-03-28T21:57:49Z">
        <w:r>
          <w:delText>Appendi</w:delText>
        </w:r>
      </w:del>
      <w:ins w:id="15523" w:author="GoldenCorpusHarness" w:date="2026-03-28T21:57:49Z">
        <w:r>
          <w:t>NOTE: As of Amendment 05, the prespecified IA3 and final analysis of the study described in the SAP will not be performed. Original protocol te</w:t>
        </w:r>
      </w:ins>
      <w:r>
        <w:t>x</w:t>
      </w:r>
      <w:del w:id="15524" w:author="GoldenCorpusHarness" w:date="2026-03-28T21:57:49Z">
        <w:r>
          <w:delText xml:space="preserve"> 3: Adverse Events: Definitions and Procedures for Recording, Evaluating, Follow-up, and Reporting</w:delText>
        </w:r>
      </w:del>
      <w:ins w:id="15525" w:author="GoldenCorpusHarness" w:date="2026-03-28T21:57:49Z">
        <w:r>
          <w:t>t that is contained in this section has been retained for reference.</w:t>
        </w:r>
      </w:ins>
    </w:p>
    <w:p ns2:paraId="0C842111" ns2:textId="4D2CA4DB" w:rsidR="00FF0FFF" w:rsidRDefault="00F84E4C" w:rsidP="002A2CEE">
      <w:pPr>
        <w:pStyle w:val="Heading3"/>
      </w:pPr>
      <w:del w:id="15526" w:author="GoldenCorpusHarness" w:date="2026-03-28T21:57:49Z">
        <w:r>
          <w:delText>De</w:delText>
        </w:r>
      </w:del>
      <w:ins w:id="15527" w:author="GoldenCorpusHarness" w:date="2026-03-28T21:57:49Z">
        <w:r>
          <w:t>The study uses the graphical method o</w:t>
        </w:r>
      </w:ins>
      <w:r>
        <w:t>f</w:t>
      </w:r>
      <w:del w:id="15528" w:author="GoldenCorpusHarness" w:date="2026-03-28T21:57:49Z">
        <w:r>
          <w:delText>initions o</w:delText>
        </w:r>
      </w:del>
      <w:ins w:id="15529" w:author="GoldenCorpusHarness" w:date="2026-03-28T21:57:49Z">
        <w:r>
          <w:t xml:space="preserve"> Maurer and Bretz [Maurer, W. and Bretz, F. 2013] to control multiplicity </w:t>
        </w:r>
      </w:ins>
      <w:r>
        <w:t>f</w:t>
      </w:r>
      <w:del w:id="15530" w:author="GoldenCorpusHarness" w:date="2026-03-28T21:57:49Z">
        <w:r>
          <w:delText xml:space="preserve"> Medication Error</w:delText>
        </w:r>
      </w:del>
      <w:ins w:id="15531" w:author="GoldenCorpusHarness" w:date="2026-03-28T21:57:49Z">
        <w:r>
          <w:t>or multiple hypotheses as well as interim analyses. According to this approach</w:t>
        </w:r>
      </w:ins>
      <w:r>
        <w:t xml:space="preserve">, </w:t>
      </w:r>
      <w:del w:id="15532" w:author="GoldenCorpusHarness" w:date="2026-03-28T21:57:49Z">
        <w:r>
          <w:delText>Misus</w:delText>
        </w:r>
      </w:del>
      <w:ins w:id="15533" w:author="GoldenCorpusHarness" w:date="2026-03-28T21:57:49Z">
        <w:r>
          <w:t>study hypotheses may be tested more than onc</w:t>
        </w:r>
      </w:ins>
      <w:r>
        <w:t xml:space="preserve">e, and </w:t>
      </w:r>
      <w:del w:id="15534" w:author="GoldenCorpusHarness" w:date="2026-03-28T21:57:49Z">
        <w:r>
          <w:delText>A</w:delText>
        </w:r>
      </w:del>
      <w:ins w:id="15535" w:author="GoldenCorpusHarness" w:date="2026-03-28T21:57:49Z">
        <w:r>
          <w:t xml:space="preserve">when a particular null hypothesis is rejected, the α allocated to that hypothesis can </w:t>
        </w:r>
      </w:ins>
      <w:r>
        <w:t>b</w:t>
      </w:r>
      <w:del w:id="15536" w:author="GoldenCorpusHarness" w:date="2026-03-28T21:57:49Z">
        <w:r>
          <w:delText>use</w:delText>
        </w:r>
      </w:del>
      <w:ins w:id="15537" w:author="GoldenCorpusHarness" w:date="2026-03-28T21:57:49Z">
        <w:r>
          <w:t>e reallocated to other hypothesis tests. Figure 6 shows the initial 1-sided α allocation for each hypothesis in the ellipse representing the hypothesis. The weights for re-allocation from each hypothesis to the others are shown in the boxes on the lines connecting hypotheses.</w:t>
        </w:r>
      </w:ins>
    </w:p>
    <w:p ns2:paraId="3EE2A992" ns2:textId="77777777" w:rsidR="005D4877" w:rsidRPr="00D90F57" w:rsidRDefault="005D4877" w:rsidP="005C3306">
      <w:pPr>
        <w:pStyle w:val="Paragraph0"/>
        <w:rPr>
          <w:b/>
        </w:rPr>
      </w:pPr>
      <w:del w:id="15538" w:author="GoldenCorpusHarness" w:date="2026-03-28T21:57:49Z">
        <w:r>
          <w:delText>Medication Error</w:delText>
        </w:r>
      </w:del>
      <w:ins w:id="15539" w:author="GoldenCorpusHarness" w:date="2026-03-28T21:57:49Z">
        <w:r>
          <w:t>The overall Type-I error is strongly controlled at 0.025 (1-sided) for the 3 primary endpoints ORR, PFS and OS. The initial α assigned to ORR, PFS, and OS will be 0.0025, 0.001 and 0.0215, respectively. If the PFS hypothesis is rejected, the corresponding alpha can be reallocated to OS. If the OS hypothesis is rejected, the corresponding alpha can be reallocated to PFS. If ORR hypothesis is rejected, the corresponding alpha can be reallocated to PFS. If both the OS and PFS hypotheses are rejected, the corresponding alpha can be reallocated to ORR.</w:t>
        </w:r>
      </w:ins>
    </w:p>
    <w:p ns2:paraId="18900F19" ns2:textId="77777777" w:rsidR="005D4877" w:rsidRPr="001E3C1C" w:rsidRDefault="005D4877" w:rsidP="005C3306">
      <w:pPr>
        <w:pStyle w:val="Paragraph0"/>
        <w:rPr>
          <w:bCs/>
        </w:rPr>
      </w:pPr>
      <w:del w:id="15540" w:author="GoldenCorpusHarness" w:date="2026-03-28T21:57:49Z">
        <w:r>
          <w:delText>Th</w:delText>
        </w:r>
      </w:del>
      <w:ins w:id="15541" w:author="GoldenCorpusHarness" w:date="2026-03-28T21:57:49Z">
        <w:r>
          <w:t>F</w:t>
        </w:r>
      </w:ins>
      <w:r>
        <w:t>i</w:t>
      </w:r>
      <w:del w:id="15542" w:author="GoldenCorpusHarness" w:date="2026-03-28T21:57:49Z">
        <w:r>
          <w:delText>s is an unintended fail</w:delText>
        </w:r>
      </w:del>
      <w:ins w:id="15543" w:author="GoldenCorpusHarness" w:date="2026-03-28T21:57:49Z">
        <w:r>
          <w:t>g</w:t>
        </w:r>
      </w:ins>
      <w:r>
        <w:t xml:space="preserve">ure </w:t>
      </w:r>
      <w:ins w:id="15544" w:author="GoldenCorpusHarness" w:date="2026-03-28T21:57:49Z">
        <w:r>
          <w:t>6Mult</w:t>
        </w:r>
      </w:ins>
      <w:r>
        <w:t>i</w:t>
      </w:r>
      <w:del w:id="15545" w:author="GoldenCorpusHarness" w:date="2026-03-28T21:57:49Z">
        <w:r>
          <w:delText>n</w:delText>
        </w:r>
      </w:del>
      <w:ins w:id="15546" w:author="GoldenCorpusHarness" w:date="2026-03-28T21:57:49Z">
        <w:r>
          <w:t>plicity</w:t>
        </w:r>
      </w:ins>
      <w:r>
        <w:t xml:space="preserve"> </w:t>
      </w:r>
      <w:del w:id="15547" w:author="GoldenCorpusHarness" w:date="2026-03-28T21:57:49Z">
        <w:r>
          <w:delText>the</w:delText>
        </w:r>
      </w:del>
      <w:ins w:id="15548" w:author="GoldenCorpusHarness" w:date="2026-03-28T21:57:49Z">
        <w:r>
          <w:t>Diagram</w:t>
        </w:r>
      </w:ins>
      <w:r>
        <w:t xml:space="preserve"> </w:t>
      </w:r>
      <w:del w:id="15549" w:author="GoldenCorpusHarness" w:date="2026-03-28T21:57:49Z">
        <w:r>
          <w:delText xml:space="preserve">drug treatment process that leads to </w:delText>
        </w:r>
      </w:del>
      <w:ins w:id="15550" w:author="GoldenCorpusHarness" w:date="2026-03-28T21:57:49Z">
        <w:r>
          <w:t>f</w:t>
        </w:r>
      </w:ins>
      <w:r>
        <w:t xml:space="preserve">or </w:t>
      </w:r>
      <w:del w:id="15551" w:author="GoldenCorpusHarness" w:date="2026-03-28T21:57:49Z">
        <w:r>
          <w:delText>has th</w:delText>
        </w:r>
      </w:del>
      <w:ins w:id="15552" w:author="GoldenCorpusHarness" w:date="2026-03-28T21:57:49Z">
        <w:r>
          <w:t>Typ</w:t>
        </w:r>
      </w:ins>
      <w:r>
        <w:t xml:space="preserve">e </w:t>
      </w:r>
      <w:del w:id="15553" w:author="GoldenCorpusHarness" w:date="2026-03-28T21:57:49Z">
        <w:r>
          <w:delText>p</w:delText>
        </w:r>
      </w:del>
      <w:ins w:id="15554" w:author="GoldenCorpusHarness" w:date="2026-03-28T21:57:49Z">
        <w:r>
          <w:t>I Err</w:t>
        </w:r>
      </w:ins>
      <w:r>
        <w:t>o</w:t>
      </w:r>
      <w:del w:id="15555" w:author="GoldenCorpusHarness" w:date="2026-03-28T21:57:49Z">
        <w:r>
          <w:delText>te</w:delText>
        </w:r>
      </w:del>
      <w:ins w:id="15556" w:author="GoldenCorpusHarness" w:date="2026-03-28T21:57:49Z">
        <w:r>
          <w:t>r Co</w:t>
        </w:r>
      </w:ins>
      <w:r>
        <w:t>nt</w:t>
      </w:r>
      <w:del w:id="15557" w:author="GoldenCorpusHarness" w:date="2026-03-28T21:57:49Z">
        <w:r>
          <w:delText>ia</w:delText>
        </w:r>
      </w:del>
      <w:ins w:id="15558" w:author="GoldenCorpusHarness" w:date="2026-03-28T21:57:49Z">
        <w:r>
          <w:t>ro</w:t>
        </w:r>
      </w:ins>
      <w:r>
        <w:t>l</w:t>
      </w:r>
      <w:del w:id="15559" w:author="GoldenCorpusHarness" w:date="2026-03-28T21:57:49Z">
        <w:r>
          <w:delText xml:space="preserve"> to lead to harm to the patient.</w:delText>
        </w:r>
      </w:del>
    </w:p>
    <w:p ns2:paraId="699FE960" ns2:textId="77777777" w:rsidR="005D4877" w:rsidRPr="00D90F57" w:rsidRDefault="005D4877" w:rsidP="005C3306">
      <w:pPr>
        <w:pStyle w:val="Paragraph0"/>
        <w:rPr>
          <w:b/>
        </w:rPr>
      </w:pPr>
      <w:del w:id="15560" w:author="GoldenCorpusHarness" w:date="2026-03-28T21:57:49Z">
        <w:r>
          <w:delText>Misuse</w:delText>
        </w:r>
      </w:del>
    </w:p>
    <w:p ns2:paraId="36C90A07" ns2:textId="77777777" w:rsidR="005D4877" w:rsidRPr="00F844A9" w:rsidRDefault="005D4877" w:rsidP="005C3306">
      <w:pPr>
        <w:pStyle w:val="Paragraph0"/>
        <w:rPr>
          <w:bCs/>
        </w:rPr>
      </w:pPr>
      <w:del w:id="15561" w:author="GoldenCorpusHarness" w:date="2026-03-28T21:57:49Z">
        <w:r>
          <w:delText xml:space="preserve">This </w:delText>
        </w:r>
      </w:del>
      <w:ins w:id="15562" w:author="GoldenCorpusHarness" w:date="2026-03-28T21:57:49Z">
        <w:r>
          <w:t>Abb</w:t>
        </w:r>
      </w:ins>
      <w:r>
        <w:t>re</w:t>
      </w:r>
      <w:del w:id="15563" w:author="GoldenCorpusHarness" w:date="2026-03-28T21:57:49Z">
        <w:r>
          <w:delText>fers to s</w:delText>
        </w:r>
      </w:del>
      <w:ins w:id="15564" w:author="GoldenCorpusHarness" w:date="2026-03-28T21:57:49Z">
        <w:r>
          <w:t>v</w:t>
        </w:r>
      </w:ins>
      <w:r>
        <w:t>i</w:t>
      </w:r>
      <w:del w:id="15565" w:author="GoldenCorpusHarness" w:date="2026-03-28T21:57:49Z">
        <w:r>
          <w:delText>tu</w:delText>
        </w:r>
      </w:del>
      <w:r>
        <w:t>ations</w:t>
      </w:r>
      <w:ins w:id="15566" w:author="GoldenCorpusHarness" w:date="2026-03-28T21:57:49Z">
        <w:r>
          <w:t>:</w:t>
        </w:r>
      </w:ins>
      <w:r>
        <w:t xml:space="preserve"> </w:t>
      </w:r>
      <w:del w:id="15567" w:author="GoldenCorpusHarness" w:date="2026-03-28T21:57:49Z">
        <w:r>
          <w:delText>wh</w:delText>
        </w:r>
      </w:del>
      <w:ins w:id="15568" w:author="GoldenCorpusHarness" w:date="2026-03-28T21:57:49Z">
        <w:r>
          <w:t>ORR = objective response rate; OS = ov</w:t>
        </w:r>
      </w:ins>
      <w:r>
        <w:t>er</w:t>
      </w:r>
      <w:del w:id="15569" w:author="GoldenCorpusHarness" w:date="2026-03-28T21:57:49Z">
        <w:r>
          <w:delText>e the medicin</w:delText>
        </w:r>
      </w:del>
      <w:r>
        <w:t>al</w:t>
      </w:r>
      <w:ins w:id="15570" w:author="GoldenCorpusHarness" w:date="2026-03-28T21:57:49Z">
        <w:r>
          <w:t>l survival; PFS =</w:t>
        </w:r>
      </w:ins>
      <w:r>
        <w:t xml:space="preserve"> pro</w:t>
      </w:r>
      <w:del w:id="15571" w:author="GoldenCorpusHarness" w:date="2026-03-28T21:57:49Z">
        <w:r>
          <w:delText>duct i</w:delText>
        </w:r>
      </w:del>
      <w:ins w:id="15572" w:author="GoldenCorpusHarness" w:date="2026-03-28T21:57:49Z">
        <w:r>
          <w:t>gre</w:t>
        </w:r>
      </w:ins>
      <w:r>
        <w:t>s</w:t>
      </w:r>
      <w:del w:id="15573" w:author="GoldenCorpusHarness" w:date="2026-03-28T21:57:49Z">
        <w:r>
          <w:delText xml:space="preserve"> intent</w:delText>
        </w:r>
      </w:del>
      <w:ins w:id="15574" w:author="GoldenCorpusHarness" w:date="2026-03-28T21:57:49Z">
        <w:r>
          <w:t>s</w:t>
        </w:r>
      </w:ins>
      <w:r>
        <w:t>ion</w:t>
      </w:r>
      <w:ins w:id="15575" w:author="GoldenCorpusHarness" w:date="2026-03-28T21:57:49Z">
        <w:r>
          <w:t>-free surviv</w:t>
        </w:r>
      </w:ins>
      <w:r>
        <w:t>al</w:t>
      </w:r>
      <w:del w:id="15576" w:author="GoldenCorpusHarness" w:date="2026-03-28T21:57:49Z">
        <w:r>
          <w:delText>ly and inappropriately used not in accordance with the terms of the product information</w:delText>
        </w:r>
      </w:del>
      <w:r>
        <w:t>.</w:t>
      </w:r>
    </w:p>
    <w:p ns2:paraId="59927593" ns2:textId="77777777" w:rsidR="005D4877" w:rsidRPr="00D90F57" w:rsidRDefault="005D4877" w:rsidP="005C3306">
      <w:pPr>
        <w:pStyle w:val="Paragraph0"/>
        <w:rPr>
          <w:b/>
        </w:rPr>
      </w:pPr>
      <w:del w:id="15577" w:author="GoldenCorpusHarness" w:date="2026-03-28T21:57:49Z">
        <w:r>
          <w:delText>Abuse</w:delText>
        </w:r>
      </w:del>
    </w:p>
    <w:p ns2:paraId="7958A8F5" ns2:textId="34153248" w:rsidR="00FF0FFF" w:rsidRPr="00FF0FFF" w:rsidRDefault="005D4877" w:rsidP="005C3306">
      <w:pPr>
        <w:pStyle w:val="Paragraph0"/>
      </w:pPr>
      <w:del w:id="15578" w:author="GoldenCorpusHarness" w:date="2026-03-28T21:57:49Z">
        <w:r>
          <w:delText>Th</w:delText>
        </w:r>
      </w:del>
      <w:ins w:id="15579" w:author="GoldenCorpusHarness" w:date="2026-03-28T21:57:49Z">
        <w:r>
          <w:t>Object</w:t>
        </w:r>
      </w:ins>
      <w:r>
        <w:t>i</w:t>
      </w:r>
      <w:del w:id="15580" w:author="GoldenCorpusHarness" w:date="2026-03-28T21:57:49Z">
        <w:r>
          <w:delText>s</w:delText>
        </w:r>
      </w:del>
      <w:ins w:id="15581" w:author="GoldenCorpusHarness" w:date="2026-03-28T21:57:49Z">
        <w:r>
          <w:t>ve</w:t>
        </w:r>
      </w:ins>
      <w:r>
        <w:t xml:space="preserve"> </w:t>
      </w:r>
      <w:del w:id="15582" w:author="GoldenCorpusHarness" w:date="2026-03-28T21:57:49Z">
        <w:r>
          <w:delText>corr</w:delText>
        </w:r>
      </w:del>
      <w:ins w:id="15583" w:author="GoldenCorpusHarness" w:date="2026-03-28T21:57:49Z">
        <w:r>
          <w:t>R</w:t>
        </w:r>
      </w:ins>
      <w:r>
        <w:t>espon</w:t>
      </w:r>
      <w:del w:id="15584" w:author="GoldenCorpusHarness" w:date="2026-03-28T21:57:49Z">
        <w:r>
          <w:delText>ds to the persistent or sporadic, intentional excessive u</w:delText>
        </w:r>
      </w:del>
      <w:r>
        <w:t xml:space="preserve">se </w:t>
      </w:r>
      <w:del w:id="15585" w:author="GoldenCorpusHarness" w:date="2026-03-28T21:57:49Z">
        <w:r>
          <w:delText xml:space="preserve">of </w:delText>
        </w:r>
      </w:del>
      <w:ins w:id="15586" w:author="GoldenCorpusHarness" w:date="2026-03-28T21:57:49Z">
        <w:r>
          <w:t>R</w:t>
        </w:r>
      </w:ins>
      <w:r>
        <w:t>a</w:t>
      </w:r>
      <w:del w:id="15587" w:author="GoldenCorpusHarness" w:date="2026-03-28T21:57:49Z">
        <w:r>
          <w:delText xml:space="preserve"> m</w:delText>
        </w:r>
      </w:del>
      <w:ins w:id="15588" w:author="GoldenCorpusHarness" w:date="2026-03-28T21:57:49Z">
        <w:r>
          <w:t>t</w:t>
        </w:r>
      </w:ins>
      <w:r>
        <w:t>e</w:t>
      </w:r>
      <w:del w:id="15589" w:author="GoldenCorpusHarness" w:date="2026-03-28T21:57:49Z">
        <w:r>
          <w:delText>dicinal product for a perceived psychological or physiological reward or desired non-therapeutic effect.</w:delText>
        </w:r>
      </w:del>
    </w:p>
    <w:p ns2:paraId="41847CB6" ns2:textId="43F5529B" w:rsidR="00F84E4C" w:rsidRPr="00B55853" w:rsidRDefault="00FF0FFF" w:rsidP="002A2CEE">
      <w:pPr>
        <w:pStyle w:val="Heading3"/>
      </w:pPr>
      <w:del w:id="15590" w:author="GoldenCorpusHarness" w:date="2026-03-28T21:57:49Z">
        <w:r>
          <w:delText xml:space="preserve">Definition of </w:delText>
        </w:r>
      </w:del>
      <w:ins w:id="15591" w:author="GoldenCorpusHarness" w:date="2026-03-28T21:57:49Z">
        <w:r>
          <w:t>The study will test ORR only once at I</w:t>
        </w:r>
      </w:ins>
      <w:r>
        <w:t>A</w:t>
      </w:r>
      <w:del w:id="15592" w:author="GoldenCorpusHarness" w:date="2026-03-28T21:57:49Z">
        <w:r>
          <w:delText>E</w:delText>
        </w:r>
      </w:del>
      <w:ins w:id="15593" w:author="GoldenCorpusHarness" w:date="2026-03-28T21:57:49Z">
        <w:r>
          <w:t>1, at an initial α level of 0.0025 (Figure 6). Note that if superiority for both the PFS and OS hypotheses is declared at a future planned analysis, α=0.0225 will be rolled over to the hypothesis for ORR, then the test statistics previously computed at IA1 for the ORR hypothesis will be used for inferential testing with an updated alpha level of 0.025.</w:t>
        </w:r>
      </w:ins>
    </w:p>
    <w:p ns2:paraId="12B12E48" ns2:textId="47F3EB9C" w:rsidR="00F84E4C" w:rsidRPr="00532A29" w:rsidRDefault="00BA2FFB" w:rsidP="001A089B">
      <w:pPr>
        <w:pStyle w:val="Paragraph0"/>
        <w:rPr>
          <w:b/>
        </w:rPr>
      </w:pPr>
      <w:del w:id="15594" w:author="GoldenCorpusHarness" w:date="2026-03-28T21:57:49Z">
        <w:r>
          <w:delText>AE definition</w:delText>
        </w:r>
      </w:del>
      <w:ins w:id="15595" w:author="GoldenCorpusHarness" w:date="2026-03-28T21:57:49Z">
        <w:r>
          <w:t>Based on the first 350 randomized participants with at least 6 months of follow-up, power at the possible α-levels as well as the approximate treatment difference required to reach the bound (ΔORR) are shown in Table 14, assuming underlying 20% and 40% response rates in the control and experimental groups, respectively.</w:t>
        </w:r>
      </w:ins>
    </w:p>
    <w:p ns2:paraId="324943AB" ns2:textId="783A3F48" w:rsidR="00F84E4C" w:rsidRPr="00081804" w:rsidRDefault="00F84E4C" w:rsidP="001A089B">
      <w:pPr>
        <w:pStyle w:val="ListBullet"/>
        <w:keepLines w:val="0"/>
        <w:spacing w:after="240"/>
      </w:pPr>
      <w:del w:id="15596" w:author="GoldenCorpusHarness" w:date="2026-03-28T21:57:49Z">
        <w:r>
          <w:delText>An AE is any untoward medical occurrence in a clinical study participant, temporally associated with the use of study intervention, whether or not considered related to the study intervention.</w:delText>
        </w:r>
      </w:del>
    </w:p>
    <w:p ns2:paraId="3FB5C3D9" ns2:textId="7356EA72" w:rsidR="00F84E4C" w:rsidRPr="00081804" w:rsidRDefault="00F84E4C" w:rsidP="001A089B">
      <w:pPr>
        <w:pStyle w:val="ListBullet"/>
        <w:keepLines w:val="0"/>
        <w:spacing w:after="240"/>
      </w:pPr>
      <w:del w:id="15597" w:author="GoldenCorpusHarness" w:date="2026-03-28T21:57:49Z">
        <w:r>
          <w:delText>NO</w:delText>
        </w:r>
      </w:del>
      <w:r>
        <w:t>T</w:t>
      </w:r>
      <w:del w:id="15598" w:author="GoldenCorpusHarness" w:date="2026-03-28T21:57:49Z">
        <w:r>
          <w:delText>E: An AE can therefore be any unfavor</w:delText>
        </w:r>
      </w:del>
      <w:r>
        <w:t xml:space="preserve">able </w:t>
      </w:r>
      <w:ins w:id="15599" w:author="GoldenCorpusHarness" w:date="2026-03-28T21:57:49Z">
        <w:r>
          <w:t xml:space="preserve">14Possible α Levels (One-Sided) </w:t>
        </w:r>
      </w:ins>
      <w:r>
        <w:t xml:space="preserve">and </w:t>
      </w:r>
      <w:del w:id="15600" w:author="GoldenCorpusHarness" w:date="2026-03-28T21:57:49Z">
        <w:r>
          <w:delText>un</w:delText>
        </w:r>
      </w:del>
      <w:ins w:id="15601" w:author="GoldenCorpusHarness" w:date="2026-03-28T21:57:49Z">
        <w:r>
          <w:t>Approx</w:t>
        </w:r>
      </w:ins>
      <w:r>
        <w:t>i</w:t>
      </w:r>
      <w:del w:id="15602" w:author="GoldenCorpusHarness" w:date="2026-03-28T21:57:49Z">
        <w:r>
          <w:delText>n</w:delText>
        </w:r>
      </w:del>
      <w:ins w:id="15603" w:author="GoldenCorpusHarness" w:date="2026-03-28T21:57:49Z">
        <w:r>
          <w:t>ma</w:t>
        </w:r>
      </w:ins>
      <w:r>
        <w:t>te</w:t>
      </w:r>
      <w:ins w:id="15604" w:author="GoldenCorpusHarness" w:date="2026-03-28T21:57:49Z">
        <w:r>
          <w:t xml:space="preserve"> ORR Differe</w:t>
        </w:r>
      </w:ins>
      <w:r>
        <w:t>n</w:t>
      </w:r>
      <w:del w:id="15605" w:author="GoldenCorpusHarness" w:date="2026-03-28T21:57:49Z">
        <w:r>
          <w:delText>d</w:delText>
        </w:r>
      </w:del>
      <w:ins w:id="15606" w:author="GoldenCorpusHarness" w:date="2026-03-28T21:57:49Z">
        <w:r>
          <w:t>ce Requir</w:t>
        </w:r>
      </w:ins>
      <w:r>
        <w:t xml:space="preserve">ed </w:t>
      </w:r>
      <w:del w:id="15607" w:author="GoldenCorpusHarness" w:date="2026-03-28T21:57:49Z">
        <w:r>
          <w:delText>sign (including an abnormal labora</w:delText>
        </w:r>
      </w:del>
      <w:r>
        <w:t>to</w:t>
      </w:r>
      <w:del w:id="15608" w:author="GoldenCorpusHarness" w:date="2026-03-28T21:57:49Z">
        <w:r>
          <w:delText>r</w:delText>
        </w:r>
      </w:del>
      <w:ins w:id="15609" w:author="GoldenCorpusHarness" w:date="2026-03-28T21:57:49Z">
        <w:r>
          <w:t xml:space="preserve"> Show Efficac</w:t>
        </w:r>
      </w:ins>
      <w:r>
        <w:t>y f</w:t>
      </w:r>
      <w:del w:id="15610" w:author="GoldenCorpusHarness" w:date="2026-03-28T21:57:49Z">
        <w:r>
          <w:delText xml:space="preserve">inding), symptom, </w:delText>
        </w:r>
      </w:del>
      <w:r>
        <w:t xml:space="preserve">or </w:t>
      </w:r>
      <w:del w:id="15611" w:author="GoldenCorpusHarness" w:date="2026-03-28T21:57:49Z">
        <w:r>
          <w:delText>d</w:delText>
        </w:r>
      </w:del>
      <w:ins w:id="15612" w:author="GoldenCorpusHarness" w:date="2026-03-28T21:57:49Z">
        <w:r>
          <w:t>Object</w:t>
        </w:r>
      </w:ins>
      <w:r>
        <w:t>i</w:t>
      </w:r>
      <w:ins w:id="15613" w:author="GoldenCorpusHarness" w:date="2026-03-28T21:57:49Z">
        <w:r>
          <w:t>ve Re</w:t>
        </w:r>
      </w:ins>
      <w:r>
        <w:t>s</w:t>
      </w:r>
      <w:del w:id="15614" w:author="GoldenCorpusHarness" w:date="2026-03-28T21:57:49Z">
        <w:r>
          <w:delText>ea</w:delText>
        </w:r>
      </w:del>
      <w:ins w:id="15615" w:author="GoldenCorpusHarness" w:date="2026-03-28T21:57:49Z">
        <w:r>
          <w:t>pon</w:t>
        </w:r>
      </w:ins>
      <w:r>
        <w:t xml:space="preserve">se </w:t>
      </w:r>
      <w:del w:id="15616" w:author="GoldenCorpusHarness" w:date="2026-03-28T21:57:49Z">
        <w:r>
          <w:delText>(new or exacerb</w:delText>
        </w:r>
      </w:del>
      <w:r>
        <w:t>at</w:t>
      </w:r>
      <w:del w:id="15617" w:author="GoldenCorpusHarness" w:date="2026-03-28T21:57:49Z">
        <w:r>
          <w:delText>ed)</w:delText>
        </w:r>
      </w:del>
      <w:r>
        <w:t xml:space="preserve"> </w:t>
      </w:r>
      <w:del w:id="15618" w:author="GoldenCorpusHarness" w:date="2026-03-28T21:57:49Z">
        <w:r>
          <w:delText>temporally associated with the use of a study intervention.</w:delText>
        </w:r>
      </w:del>
      <w:ins w:id="15619" w:author="GoldenCorpusHarness" w:date="2026-03-28T21:57:49Z">
        <w:r>
          <w:t>IA1</w:t>
        </w:r>
      </w:ins>
    </w:p>
    <w:p ns2:paraId="07546245" ns2:textId="44ED9747" w:rsidR="00B00BA6" w:rsidRPr="005636F2" w:rsidRDefault="00F84E4C" w:rsidP="001A089B">
      <w:pPr>
        <w:pStyle w:val="ListBullet"/>
        <w:keepLines w:val="0"/>
        <w:spacing w:after="240"/>
      </w:pPr>
      <w:r w:rsidRPr="00081804">
        <w:t>NOTE: For purposes of AE definition, study intervention (also referred to as Sponsor’s product) includes any pharmaceutical product, biological product, vaccine, diagnostic agent, or protocol specified procedure whether investigational or marketed</w:t>
      </w:r>
      <w:r w:rsidR="002C22B2">
        <w:t xml:space="preserve"> (including placebo, active comparator product, or run-in intervention)</w:t>
      </w:r>
      <w:r w:rsidRPr="00081804">
        <w:t>, manufactured by, licensed by, provided by, or distributed by the Sponsor for human use in this study.</w:t>
      </w:r>
    </w:p>
    <w:p ns2:paraId="6A42D927" ns2:textId="1AB5CF05" w:rsidR="00F84E4C" w:rsidRPr="001333FD" w:rsidRDefault="00F84E4C" w:rsidP="001A089B">
      <w:pPr>
        <w:pStyle w:val="Paragraph0"/>
        <w:rPr>
          <w:b/>
        </w:rPr>
      </w:pPr>
      <w:del w:id="15620" w:author="GoldenCorpusHarness" w:date="2026-03-28T21:57:49Z">
        <w:r>
          <w:delText>Events meeting the AE definition</w:delText>
        </w:r>
      </w:del>
    </w:p>
    <w:p ns2:paraId="2191ACEC" ns2:textId="1C5CBDB3" w:rsidR="00F84E4C" w:rsidRPr="00081804" w:rsidRDefault="00F84E4C" w:rsidP="001A089B">
      <w:pPr>
        <w:pStyle w:val="ListBullet"/>
        <w:keepLines w:val="0"/>
        <w:spacing w:after="240"/>
      </w:pPr>
      <w:del w:id="15621" w:author="GoldenCorpusHarness" w:date="2026-03-28T21:57:49Z">
        <w:r>
          <w:delText>Any abn</w:delText>
        </w:r>
      </w:del>
      <w:ins w:id="15622" w:author="GoldenCorpusHarness" w:date="2026-03-28T21:57:49Z">
        <w:r>
          <w:t>Pr</w:t>
        </w:r>
      </w:ins>
      <w:r>
        <w:t>o</w:t>
      </w:r>
      <w:del w:id="15623" w:author="GoldenCorpusHarness" w:date="2026-03-28T21:57:49Z">
        <w:r>
          <w:delText xml:space="preserve">rmal laboratory test </w:delText>
        </w:r>
      </w:del>
      <w:ins w:id="15624" w:author="GoldenCorpusHarness" w:date="2026-03-28T21:57:49Z">
        <w:r>
          <w:t>g</w:t>
        </w:r>
      </w:ins>
      <w:r>
        <w:t>res</w:t>
      </w:r>
      <w:ins w:id="15625" w:author="GoldenCorpusHarness" w:date="2026-03-28T21:57:49Z">
        <w:r>
          <w:t>sion-free S</w:t>
        </w:r>
      </w:ins>
      <w:r>
        <w:t>u</w:t>
      </w:r>
      <w:del w:id="15626" w:author="GoldenCorpusHarness" w:date="2026-03-28T21:57:49Z">
        <w:r>
          <w:delText>lts (hematology, cl</w:delText>
        </w:r>
      </w:del>
      <w:ins w:id="15627" w:author="GoldenCorpusHarness" w:date="2026-03-28T21:57:49Z">
        <w:r>
          <w:t>rv</w:t>
        </w:r>
      </w:ins>
      <w:r>
        <w:t>i</w:t>
      </w:r>
      <w:del w:id="15628" w:author="GoldenCorpusHarness" w:date="2026-03-28T21:57:49Z">
        <w:r>
          <w:delText>nic</w:delText>
        </w:r>
      </w:del>
      <w:ins w:id="15629" w:author="GoldenCorpusHarness" w:date="2026-03-28T21:57:49Z">
        <w:r>
          <w:t>v</w:t>
        </w:r>
      </w:ins>
      <w:r>
        <w:t>al</w:t>
      </w:r>
      <w:del w:id="15630" w:author="GoldenCorpusHarness" w:date="2026-03-28T21:57:49Z">
        <w:r>
          <w:delText xml:space="preserve"> chemistry, or urinalysis) or other safety assessments (eg, ECG, radiological scans, vital signs measurements), including those that worsen from baseline, considered clinically significant in the medical and scientific judgment of the investigator.</w:delText>
        </w:r>
      </w:del>
    </w:p>
    <w:p ns2:paraId="6CA3A7F5" ns2:textId="7459848E" w:rsidR="00F84E4C" w:rsidRPr="00081804" w:rsidRDefault="00F84E4C" w:rsidP="001A089B">
      <w:pPr>
        <w:pStyle w:val="ListBullet"/>
        <w:keepLines w:val="0"/>
        <w:spacing w:after="240"/>
      </w:pPr>
      <w:del w:id="15631" w:author="GoldenCorpusHarness" w:date="2026-03-28T21:57:49Z">
        <w:r>
          <w:delText>Exacer</w:delText>
        </w:r>
      </w:del>
      <w:ins w:id="15632" w:author="GoldenCorpusHarness" w:date="2026-03-28T21:57:49Z">
        <w:r>
          <w:t xml:space="preserve">The study will test PFS at IA1 and IA2 only. After the multiplicity strategy as outline in Figure 6, the PFS hypothesis may </w:t>
        </w:r>
      </w:ins>
      <w:r>
        <w:t>b</w:t>
      </w:r>
      <w:del w:id="15633" w:author="GoldenCorpusHarness" w:date="2026-03-28T21:57:49Z">
        <w:r>
          <w:delText>ation of a chronic or inter</w:delText>
        </w:r>
      </w:del>
      <w:ins w:id="15634" w:author="GoldenCorpusHarness" w:date="2026-03-28T21:57:49Z">
        <w:r>
          <w:t>e tested at α=0.001 (initially allocated α), at α=0.0035 (if the ORR null hypothesis is rejected but not the OS hypothesis), at α=0.0225 (if the OS null hypothesis is rejected but not the ORR hypothesis), or at α=0.025 (if both the OS and ORR null hypotheses are rejected). For the superiority hypothesis, a Lan-DeMets O’Brien-Fle</w:t>
        </w:r>
      </w:ins>
      <w:r>
        <w:t>mi</w:t>
      </w:r>
      <w:del w:id="15635" w:author="GoldenCorpusHarness" w:date="2026-03-28T21:57:49Z">
        <w:r>
          <w:delText>ttent pr</w:delText>
        </w:r>
      </w:del>
      <w:ins w:id="15636" w:author="GoldenCorpusHarness" w:date="2026-03-28T21:57:49Z">
        <w:r>
          <w:t>ng alpha spending function is used to construct group sequential boundaries to control the Typ</w:t>
        </w:r>
      </w:ins>
      <w:r>
        <w:t>e-</w:t>
      </w:r>
      <w:del w:id="15637" w:author="GoldenCorpusHarness" w:date="2026-03-28T21:57:49Z">
        <w:r>
          <w:delText>exi</w:delText>
        </w:r>
      </w:del>
      <w:ins w:id="15638" w:author="GoldenCorpusHarness" w:date="2026-03-28T21:57:49Z">
        <w:r>
          <w:t>I error rate. Table 15 shows the boundary properties for each of these α levels for the PFS analysis. Note that the final row indicates the total power to reject the null hypothesis for PFS at each α level. Also, note that if the OS null hypothesis is rejected at IA3 or FA of the study, the previously computed PFS test statistics may be used for inferential te</w:t>
        </w:r>
      </w:ins>
      <w:r>
        <w:t xml:space="preserve">sting </w:t>
      </w:r>
      <w:del w:id="15639" w:author="GoldenCorpusHarness" w:date="2026-03-28T21:57:49Z">
        <w:r>
          <w:delText>condition includ</w:delText>
        </w:r>
      </w:del>
      <w:ins w:id="15640" w:author="GoldenCorpusHarness" w:date="2026-03-28T21:57:49Z">
        <w:r>
          <w:t>with its updated bounds, consider</w:t>
        </w:r>
      </w:ins>
      <w:r>
        <w:t xml:space="preserve">ing </w:t>
      </w:r>
      <w:del w:id="15641" w:author="GoldenCorpusHarness" w:date="2026-03-28T21:57:49Z">
        <w:r>
          <w:delText>either an increase in frequency and/or intensity of the condition</w:delText>
        </w:r>
      </w:del>
      <w:ins w:id="15642" w:author="GoldenCorpusHarness" w:date="2026-03-28T21:57:49Z">
        <w:r>
          <w:t>the α reallocation from the OS hypothesis</w:t>
        </w:r>
      </w:ins>
      <w:r>
        <w:t>.</w:t>
      </w:r>
    </w:p>
    <w:p ns2:paraId="5D6F541E" ns2:textId="431603CD" w:rsidR="00F84E4C" w:rsidRPr="00081804" w:rsidRDefault="00F84E4C" w:rsidP="001A089B">
      <w:pPr>
        <w:pStyle w:val="ListBullet"/>
        <w:keepLines w:val="0"/>
        <w:spacing w:after="240"/>
      </w:pPr>
      <w:del w:id="15643" w:author="GoldenCorpusHarness" w:date="2026-03-28T21:57:49Z">
        <w:r>
          <w:delText>Ne</w:delText>
        </w:r>
      </w:del>
      <w:ins w:id="15644" w:author="GoldenCorpusHarness" w:date="2026-03-28T21:57:49Z">
        <w:r>
          <w:t xml:space="preserve">For the PFS hypothesis H2, IA2 </w:t>
        </w:r>
      </w:ins>
      <w:r>
        <w:t>w</w:t>
      </w:r>
      <w:del w:id="15645" w:author="GoldenCorpusHarness" w:date="2026-03-28T21:57:49Z">
        <w:r>
          <w:delText xml:space="preserve"> conditions detected or dia</w:delText>
        </w:r>
      </w:del>
      <w:ins w:id="15646" w:author="GoldenCorpusHarness" w:date="2026-03-28T21:57:49Z">
        <w:r>
          <w:t>ill be the final PFS analysis with a tar</w:t>
        </w:r>
      </w:ins>
      <w:r>
        <w:t>g</w:t>
      </w:r>
      <w:del w:id="15647" w:author="GoldenCorpusHarness" w:date="2026-03-28T21:57:49Z">
        <w:r>
          <w:delText>nosed after study intervention administration even thou</w:delText>
        </w:r>
      </w:del>
      <w:ins w:id="15648" w:author="GoldenCorpusHarness" w:date="2026-03-28T21:57:49Z">
        <w:r>
          <w:t>et number of events of 432. The bounds provided in Table 15 are based on the assumption that the number of events at IA1 and IA2 are 350 and 432, respectively. At the time of an analysis, the observed number of events may differ substantially from the expected. To avoid overspendin</w:t>
        </w:r>
      </w:ins>
      <w:r>
        <w:t>g</w:t>
      </w:r>
      <w:del w:id="15649" w:author="GoldenCorpusHarness" w:date="2026-03-28T21:57:49Z">
        <w:r>
          <w:delText>h it may have been present before the start of the study</w:delText>
        </w:r>
      </w:del>
      <w:ins w:id="15650" w:author="GoldenCorpusHarness" w:date="2026-03-28T21:57:49Z">
        <w:r>
          <w:t xml:space="preserve"> at IA1 and keep reasonable alpha for the IA2, the minimum alpha spending strategy will be adopted</w:t>
        </w:r>
      </w:ins>
      <w:r>
        <w:t>.</w:t>
      </w:r>
      <w:ins w:id="15651" w:author="GoldenCorpusHarness" w:date="2026-03-28T21:57:49Z">
        <w:r>
          <w:t xml:space="preserve"> At IA1, the information fraction used in Lan-DeMets spending function to determine the alpha spending at the IA will be based on the minimum of the expected information fraction and the actual information fraction at the analysis.</w:t>
        </w:r>
      </w:ins>
    </w:p>
    <w:p ns2:paraId="12FAF551" ns2:textId="2AD49736" w:rsidR="00F84E4C" w:rsidRPr="00081804" w:rsidRDefault="00F84E4C" w:rsidP="001A089B">
      <w:pPr>
        <w:pStyle w:val="ListBullet"/>
        <w:keepLines w:val="0"/>
        <w:spacing w:after="240"/>
      </w:pPr>
      <w:del w:id="15652" w:author="GoldenCorpusHarness" w:date="2026-03-28T21:57:49Z">
        <w:r>
          <w:delText>Si</w:delText>
        </w:r>
      </w:del>
      <w:ins w:id="15653" w:author="GoldenCorpusHarness" w:date="2026-03-28T21:57:49Z">
        <w:r>
          <w:t>In the scenario that the event accumulation is faster than expected, ie, if the number of observed events exceeds the expected number of events at IA1, then the information fraction will be calculated as the expected number of events at IA1 over the tar</w:t>
        </w:r>
      </w:ins>
      <w:r>
        <w:t>g</w:t>
      </w:r>
      <w:del w:id="15654" w:author="GoldenCorpusHarness" w:date="2026-03-28T21:57:49Z">
        <w:r>
          <w:delText>ns, symptoms, or the clinical sequelae of a suspected drug-drug interaction</w:delText>
        </w:r>
      </w:del>
      <w:ins w:id="15655" w:author="GoldenCorpusHarness" w:date="2026-03-28T21:57:49Z">
        <w:r>
          <w:t>et number of events at IA2</w:t>
        </w:r>
      </w:ins>
      <w:r>
        <w:t>.</w:t>
      </w:r>
      <w:ins w:id="15656" w:author="GoldenCorpusHarness" w:date="2026-03-28T21:57:49Z">
        <w:r>
          <w:t xml:space="preserve"> </w:t>
        </w:r>
      </w:ins>
    </w:p>
    <w:p ns2:paraId="40A1E5EA" ns2:textId="18DF00C0" w:rsidR="00F84E4C" w:rsidRPr="00081804" w:rsidRDefault="00F84E4C" w:rsidP="001A089B">
      <w:pPr>
        <w:pStyle w:val="ListBullet"/>
        <w:keepLines w:val="0"/>
        <w:spacing w:after="240"/>
      </w:pPr>
      <w:del w:id="15657" w:author="GoldenCorpusHarness" w:date="2026-03-28T21:57:49Z">
        <w:r>
          <w:delText>Si</w:delText>
        </w:r>
      </w:del>
      <w:ins w:id="15658" w:author="GoldenCorpusHarness" w:date="2026-03-28T21:57:49Z">
        <w:r>
          <w:t>In the scenario that the event accumulation is slower than expected and number of events is less than the expected number of events in the table when IA1 is conducted, the information fraction will be calculated as the actual number of events at IA1 over the tar</w:t>
        </w:r>
      </w:ins>
      <w:r>
        <w:t>g</w:t>
      </w:r>
      <w:del w:id="15659" w:author="GoldenCorpusHarness" w:date="2026-03-28T21:57:49Z">
        <w:r>
          <w:delText>ns, symptoms, or the clinical sequelae of a suspected overdose of either study intervention or a concomitant medication</w:delText>
        </w:r>
      </w:del>
      <w:ins w:id="15660" w:author="GoldenCorpusHarness" w:date="2026-03-28T21:57:49Z">
        <w:r>
          <w:t>et number of events at IA2</w:t>
        </w:r>
      </w:ins>
      <w:r>
        <w:t>.</w:t>
      </w:r>
      <w:ins w:id="15661" w:author="GoldenCorpusHarness" w:date="2026-03-28T21:57:49Z">
        <w:r>
          <w:t xml:space="preserve"> </w:t>
        </w:r>
      </w:ins>
    </w:p>
    <w:p ns2:paraId="2E6B7A7B" ns2:textId="46703F8C" w:rsidR="00B00BA6" w:rsidRDefault="00F84E4C" w:rsidP="001A089B">
      <w:pPr>
        <w:pStyle w:val="ListBullet"/>
        <w:keepLines w:val="0"/>
        <w:spacing w:after="240"/>
      </w:pPr>
      <w:del w:id="15662" w:author="GoldenCorpusHarness" w:date="2026-03-28T21:57:49Z">
        <w:r>
          <w:delTex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 Lenvatinib overdose without an associated adverse event is not reportable as an AE. Refer to Section 8.5 for the definition of overdose.</w:delText>
        </w:r>
      </w:del>
    </w:p>
    <w:p ns2:paraId="7230D54A" ns2:textId="07452E64" w:rsidR="00F84E4C" w:rsidRPr="00623696" w:rsidRDefault="00623696" w:rsidP="005C3306">
      <w:pPr>
        <w:pStyle w:val="ListBullet2"/>
        <w:keepLines w:val="0"/>
        <w:spacing w:after="240"/>
      </w:pPr>
      <w:ins w:id="15663" w:author="GoldenCorpusHarness" w:date="2026-03-28T21:57:49Z">
        <w:r>
          <w:t>The final PFS analysis will use the remaining Type I error that was not spent at the earlier analysis. The p-value bound at the final PFS analysis will be calculated by considering the correlation between the test statistics as determined by the actual number of PFS events at I</w:t>
        </w:r>
      </w:ins>
      <w:r>
        <w:t>A</w:t>
      </w:r>
      <w:del w:id="15664" w:author="GoldenCorpusHarness" w:date="2026-03-28T21:57:49Z">
        <w:r>
          <w:delText>ny new cancer (that is not a condition</w:delText>
        </w:r>
      </w:del>
      <w:ins w:id="15665" w:author="GoldenCorpusHarness" w:date="2026-03-28T21:57:49Z">
        <w:r>
          <w:t>1 and IA2</w:t>
        </w:r>
      </w:ins>
      <w:r>
        <w:t xml:space="preserve"> of the study</w:t>
      </w:r>
      <w:del w:id="15666" w:author="GoldenCorpusHarness" w:date="2026-03-28T21:57:49Z">
        <w:r>
          <w:delText>)</w:delText>
        </w:r>
      </w:del>
      <w:r>
        <w:t xml:space="preserve">. </w:t>
      </w:r>
      <w:del w:id="15667" w:author="GoldenCorpusHarness" w:date="2026-03-28T21:57:49Z">
        <w:r>
          <w:delText>Progression of the cancer under study is not a reportable event. Refer to Section 8.4.6 for additional details.</w:delText>
        </w:r>
      </w:del>
      <w:ins w:id="15668" w:author="GoldenCorpusHarness" w:date="2026-03-28T21:57:49Z">
        <w:r>
          <w:t xml:space="preserve"> </w:t>
        </w:r>
      </w:ins>
    </w:p>
    <w:p ns2:paraId="5673595D" ns2:textId="4E8EB61C" w:rsidR="00F84E4C" w:rsidRPr="00047AEC" w:rsidRDefault="00F84E4C" w:rsidP="005C3306">
      <w:pPr>
        <w:pStyle w:val="Paragraph0"/>
        <w:rPr>
          <w:b/>
        </w:rPr>
      </w:pPr>
      <w:ins w:id="15669" w:author="GoldenCorpusHarness" w:date="2026-03-28T21:57:49Z">
        <w:r>
          <w:t>Table 15</w:t>
        </w:r>
      </w:ins>
      <w:r>
        <w:t>E</w:t>
      </w:r>
      <w:del w:id="15670" w:author="GoldenCorpusHarness" w:date="2026-03-28T21:57:49Z">
        <w:r>
          <w:delText>v</w:delText>
        </w:r>
      </w:del>
      <w:ins w:id="15671" w:author="GoldenCorpusHarness" w:date="2026-03-28T21:57:49Z">
        <w:r>
          <w:t>fficacy Boundari</w:t>
        </w:r>
      </w:ins>
      <w:r>
        <w:t>e</w:t>
      </w:r>
      <w:del w:id="15672" w:author="GoldenCorpusHarness" w:date="2026-03-28T21:57:49Z">
        <w:r>
          <w:delText>nt</w:delText>
        </w:r>
      </w:del>
      <w:r>
        <w:t xml:space="preserve">s </w:t>
      </w:r>
      <w:del w:id="15673" w:author="GoldenCorpusHarness" w:date="2026-03-28T21:57:49Z">
        <w:r>
          <w:delText>NOT</w:delText>
        </w:r>
      </w:del>
      <w:ins w:id="15674" w:author="GoldenCorpusHarness" w:date="2026-03-28T21:57:49Z">
        <w:r>
          <w:t>and</w:t>
        </w:r>
      </w:ins>
      <w:r>
        <w:t xml:space="preserve"> </w:t>
      </w:r>
      <w:del w:id="15675" w:author="GoldenCorpusHarness" w:date="2026-03-28T21:57:49Z">
        <w:r>
          <w:delText>m</w:delText>
        </w:r>
      </w:del>
      <w:ins w:id="15676" w:author="GoldenCorpusHarness" w:date="2026-03-28T21:57:49Z">
        <w:r>
          <w:t>Prop</w:t>
        </w:r>
      </w:ins>
      <w:r>
        <w:t>e</w:t>
      </w:r>
      <w:del w:id="15677" w:author="GoldenCorpusHarness" w:date="2026-03-28T21:57:49Z">
        <w:r>
          <w:delText>e</w:delText>
        </w:r>
      </w:del>
      <w:ins w:id="15678" w:author="GoldenCorpusHarness" w:date="2026-03-28T21:57:49Z">
        <w:r>
          <w:t>r</w:t>
        </w:r>
      </w:ins>
      <w:r>
        <w:t>ti</w:t>
      </w:r>
      <w:del w:id="15679" w:author="GoldenCorpusHarness" w:date="2026-03-28T21:57:49Z">
        <w:r>
          <w:delText>n</w:delText>
        </w:r>
      </w:del>
      <w:ins w:id="15680" w:author="GoldenCorpusHarness" w:date="2026-03-28T21:57:49Z">
        <w:r>
          <w:t>es for Pro</w:t>
        </w:r>
      </w:ins>
      <w:r>
        <w:t>g</w:t>
      </w:r>
      <w:del w:id="15681" w:author="GoldenCorpusHarness" w:date="2026-03-28T21:57:49Z">
        <w:r>
          <w:delText xml:space="preserve"> th</w:delText>
        </w:r>
      </w:del>
      <w:ins w:id="15682" w:author="GoldenCorpusHarness" w:date="2026-03-28T21:57:49Z">
        <w:r>
          <w:t>r</w:t>
        </w:r>
      </w:ins>
      <w:r>
        <w:t>e</w:t>
      </w:r>
      <w:del w:id="15683" w:author="GoldenCorpusHarness" w:date="2026-03-28T21:57:49Z">
        <w:r>
          <w:delText xml:space="preserve"> AE definit</w:delText>
        </w:r>
      </w:del>
      <w:ins w:id="15684" w:author="GoldenCorpusHarness" w:date="2026-03-28T21:57:49Z">
        <w:r>
          <w:t>ss</w:t>
        </w:r>
      </w:ins>
      <w:r>
        <w:t>ion</w:t>
      </w:r>
      <w:ins w:id="15685" w:author="GoldenCorpusHarness" w:date="2026-03-28T21:57:49Z">
        <w:r>
          <w:t>-free Survival Analyses</w:t>
        </w:r>
      </w:ins>
    </w:p>
    <w:p ns2:paraId="22382AC4" ns2:textId="71CEECB2" w:rsidR="00F84E4C" w:rsidRPr="00081804" w:rsidRDefault="00F84E4C" w:rsidP="005C3306">
      <w:pPr>
        <w:pStyle w:val="ListBullet"/>
        <w:keepLines w:val="0"/>
        <w:spacing w:after="240"/>
      </w:pPr>
      <w:r w:rsidRPr="00081804">
        <w:t>Medical or surgical procedure (eg, endoscopy, appendectomy): the condition that leads to the procedure is the AE.</w:t>
      </w:r>
    </w:p>
    <w:p ns2:paraId="5FCD5CD8" ns2:textId="6854C41D" w:rsidR="00F84E4C" w:rsidRPr="00081804" w:rsidRDefault="00F84E4C" w:rsidP="005C3306">
      <w:pPr>
        <w:pStyle w:val="ListBullet"/>
        <w:keepLines w:val="0"/>
        <w:spacing w:after="240"/>
      </w:pPr>
      <w:del w:id="15686" w:author="GoldenCorpusHarness" w:date="2026-03-28T21:57:49Z">
        <w:r>
          <w:delText>Situations in which an untoward medical occurrence did not occur (social and/or convenience admission to a hospital).</w:delText>
        </w:r>
      </w:del>
    </w:p>
    <w:p ns2:paraId="646FBAC9" ns2:textId="7DFC98A6" w:rsidR="00F84E4C" w:rsidRPr="00081804" w:rsidRDefault="00F84E4C" w:rsidP="005C3306">
      <w:pPr>
        <w:pStyle w:val="ListBullet"/>
        <w:keepLines w:val="0"/>
        <w:spacing w:after="240"/>
      </w:pPr>
      <w:del w:id="15687" w:author="GoldenCorpusHarness" w:date="2026-03-28T21:57:49Z">
        <w:r>
          <w:delText>Ant</w:delText>
        </w:r>
      </w:del>
      <w:ins w:id="15688" w:author="GoldenCorpusHarness" w:date="2026-03-28T21:57:49Z">
        <w:r>
          <w:t>Overall Surv</w:t>
        </w:r>
      </w:ins>
      <w:r>
        <w:t>i</w:t>
      </w:r>
      <w:del w:id="15689" w:author="GoldenCorpusHarness" w:date="2026-03-28T21:57:49Z">
        <w:r>
          <w:delText>cip</w:delText>
        </w:r>
      </w:del>
      <w:ins w:id="15690" w:author="GoldenCorpusHarness" w:date="2026-03-28T21:57:49Z">
        <w:r>
          <w:t>v</w:t>
        </w:r>
      </w:ins>
      <w:r>
        <w:t>a</w:t>
      </w:r>
      <w:del w:id="15691" w:author="GoldenCorpusHarness" w:date="2026-03-28T21:57:49Z">
        <w:r>
          <w:delText>ted day-to-day f</w:delText>
        </w:r>
      </w:del>
      <w:r>
        <w:t>l</w:t>
      </w:r>
      <w:del w:id="15692" w:author="GoldenCorpusHarness" w:date="2026-03-28T21:57:49Z">
        <w:r>
          <w:delText>uctuations of pre-existing disease(s) or condition(s) present or detected at the start of the study that do not worsen.</w:delText>
        </w:r>
      </w:del>
    </w:p>
    <w:p ns2:paraId="2D5D9593" ns2:textId="2B3DB4AB" w:rsidR="00F84E4C" w:rsidRPr="00081804" w:rsidRDefault="00F84E4C" w:rsidP="005C3306">
      <w:pPr>
        <w:pStyle w:val="ListBullet"/>
        <w:keepLines w:val="0"/>
        <w:spacing w:after="240"/>
      </w:pPr>
      <w:ins w:id="15693" w:author="GoldenCorpusHarness" w:date="2026-03-28T21:57:49Z">
        <w:r>
          <w:t>The study will test O</w:t>
        </w:r>
      </w:ins>
      <w:r>
        <w:t>S</w:t>
      </w:r>
      <w:del w:id="15694" w:author="GoldenCorpusHarness" w:date="2026-03-28T21:57:49Z">
        <w:r>
          <w:delText>ur</w:delText>
        </w:r>
      </w:del>
      <w:ins w:id="15695" w:author="GoldenCorpusHarness" w:date="2026-03-28T21:57:49Z">
        <w:r>
          <w:t xml:space="preserve"> at IA2, IA3 and FA. After the multiplicity strate</w:t>
        </w:r>
      </w:ins>
      <w:r>
        <w:t>g</w:t>
      </w:r>
      <w:del w:id="15696" w:author="GoldenCorpusHarness" w:date="2026-03-28T21:57:49Z">
        <w:r>
          <w:delText>ery planned prior to informed consent to treat a pre</w:delText>
        </w:r>
      </w:del>
      <w:ins w:id="15697" w:author="GoldenCorpusHarness" w:date="2026-03-28T21:57:49Z">
        <w:r>
          <w:t>y as outlined in Figure 6 the OS hypothesis may be tested at α=0.0215 (initially allocated α), or α=0.0225 (if the PFS null hypothesis is rejected but not the ORR hypothesis), or α=0.025 (if both the PFS and ORR null hypotheses are rejected). For the superiority hypothesis, a Lan</w:t>
        </w:r>
      </w:ins>
      <w:r>
        <w:t>-</w:t>
      </w:r>
      <w:ins w:id="15698" w:author="GoldenCorpusHarness" w:date="2026-03-28T21:57:49Z">
        <w:r>
          <w:t xml:space="preserve">DeMets O’Brien-Fleming alpha spending function is used to construct group sequential boundaries to control the Type I error rate. Table 16 shows the boundary properties for each of these α levels for the OS analysis. The bounds provided in the table are based on the assumption that the number of events at IA2, IA3 and FA are 258, 326 and 361, respectively. At the time of an analysis, the observed number of events may differ substantially from the </w:t>
        </w:r>
      </w:ins>
      <w:r>
        <w:t>ex</w:t>
      </w:r>
      <w:del w:id="15699" w:author="GoldenCorpusHarness" w:date="2026-03-28T21:57:49Z">
        <w:r>
          <w:delText>ist</w:delText>
        </w:r>
      </w:del>
      <w:ins w:id="15700" w:author="GoldenCorpusHarness" w:date="2026-03-28T21:57:49Z">
        <w:r>
          <w:t>pected. To avoid overspend</w:t>
        </w:r>
      </w:ins>
      <w:r>
        <w:t xml:space="preserve">ing </w:t>
      </w:r>
      <w:del w:id="15701" w:author="GoldenCorpusHarness" w:date="2026-03-28T21:57:49Z">
        <w:r>
          <w:delText>condition that has not</w:delText>
        </w:r>
      </w:del>
      <w:ins w:id="15702" w:author="GoldenCorpusHarness" w:date="2026-03-28T21:57:49Z">
        <w:r>
          <w:t>at an interim analysis and keep reasonable alpha for the final analysis, the minimum alpha spending strategy</w:t>
        </w:r>
      </w:ins>
      <w:r>
        <w:t xml:space="preserve"> w</w:t>
      </w:r>
      <w:del w:id="15703" w:author="GoldenCorpusHarness" w:date="2026-03-28T21:57:49Z">
        <w:r>
          <w:delText>orsen</w:delText>
        </w:r>
      </w:del>
      <w:ins w:id="15704" w:author="GoldenCorpusHarness" w:date="2026-03-28T21:57:49Z">
        <w:r>
          <w:t>ill be adopt</w:t>
        </w:r>
      </w:ins>
      <w:r>
        <w:t>ed.</w:t>
      </w:r>
      <w:ins w:id="15705" w:author="GoldenCorpusHarness" w:date="2026-03-28T21:57:49Z">
        <w:r>
          <w:t xml:space="preserve"> At an IA, the information fraction used in Lan-DeMets spending function to determine the alpha spending at the IA will be based on the minimum of the expected information fraction and the actual information fraction at each analysis.</w:t>
        </w:r>
      </w:ins>
    </w:p>
    <w:p ns2:paraId="6A046F47" ns2:textId="488FCFE5" w:rsidR="00152969" w:rsidRDefault="00F84E4C" w:rsidP="005C3306">
      <w:pPr>
        <w:pStyle w:val="ListBullet"/>
        <w:keepLines w:val="0"/>
        <w:spacing w:after="240"/>
      </w:pPr>
      <w:del w:id="15706" w:author="GoldenCorpusHarness" w:date="2026-03-28T21:57:49Z">
        <w:r>
          <w:delText>Refer to Section 8</w:delText>
        </w:r>
      </w:del>
      <w:ins w:id="15707" w:author="GoldenCorpusHarness" w:date="2026-03-28T21:57:49Z">
        <w:r>
          <w:t>In the scenario that the event accumulation is faster than expected, ie, if the number of observed events exceeds the expected number of events at an interim analysis, then the information fraction will be calculated as the expected number of events at the interim analysis over the target number of events at FA</w:t>
        </w:r>
      </w:ins>
      <w:r>
        <w:t>.</w:t>
      </w:r>
      <w:del w:id="15708" w:author="GoldenCorpusHarness" w:date="2026-03-28T21:57:49Z">
        <w:r>
          <w:delText>4.6 for protocol-specific exceptions.</w:delText>
        </w:r>
      </w:del>
      <w:ins w:id="15709" w:author="GoldenCorpusHarness" w:date="2026-03-28T21:57:49Z">
        <w:r>
          <w:t xml:space="preserve"> </w:t>
        </w:r>
      </w:ins>
    </w:p>
    <w:p ns2:paraId="332ED927" ns2:textId="77777777" w:rsidR="00AA14C8" w:rsidRPr="000C45D8" w:rsidRDefault="00AA14C8" w:rsidP="00E31B2F">
      <w:pPr>
        <w:pStyle w:val="Heading3"/>
      </w:pPr>
      <w:del w:id="15710" w:author="GoldenCorpusHarness" w:date="2026-03-28T21:57:49Z">
        <w:r>
          <w:delText>Definition of S</w:delText>
        </w:r>
      </w:del>
      <w:ins w:id="15711" w:author="GoldenCorpusHarness" w:date="2026-03-28T21:57:49Z">
        <w:r>
          <w:t>In the scenario that the event accumulation is slower than expected and number of events is less than the expected number of events in the table when an interim analysis is conducted, the information fraction will be calculated as the actual number of events at the interim analysis over the target number of events at F</w:t>
        </w:r>
      </w:ins>
      <w:r>
        <w:t>A</w:t>
      </w:r>
      <w:del w:id="15712" w:author="GoldenCorpusHarness" w:date="2026-03-28T21:57:49Z">
        <w:r>
          <w:delText>E</w:delText>
        </w:r>
      </w:del>
      <w:ins w:id="15713" w:author="GoldenCorpusHarness" w:date="2026-03-28T21:57:49Z">
        <w:r>
          <w:t xml:space="preserve">. </w:t>
        </w:r>
      </w:ins>
    </w:p>
    <w:p ns2:paraId="274D71F4" ns2:textId="77777777" w:rsidR="00AA14C8" w:rsidRPr="000C45D8" w:rsidRDefault="00AA14C8" w:rsidP="005C3306">
      <w:pPr>
        <w:pStyle w:val="Paragraph0"/>
      </w:pPr>
      <w:del w:id="15714" w:author="GoldenCorpusHarness" w:date="2026-03-28T21:57:49Z">
        <w:r>
          <w:delText>If an event is not an AE per definition above, then it cannot be an SAE even if serious conditions are met.</w:delText>
        </w:r>
      </w:del>
    </w:p>
    <w:p ns2:paraId="61196DBD" ns2:textId="77777777" w:rsidR="00AA14C8" w:rsidRPr="00065499" w:rsidRDefault="00AA14C8" w:rsidP="005C3306">
      <w:pPr>
        <w:pStyle w:val="Paragraph0"/>
        <w:rPr>
          <w:b/>
        </w:rPr>
      </w:pPr>
      <w:del w:id="15715" w:author="GoldenCorpusHarness" w:date="2026-03-28T21:57:49Z">
        <w:r>
          <w:delText>A</w:delText>
        </w:r>
      </w:del>
      <w:ins w:id="15716" w:author="GoldenCorpusHarness" w:date="2026-03-28T21:57:49Z">
        <w:r>
          <w:t>The fi</w:t>
        </w:r>
      </w:ins>
      <w:r>
        <w:t>n</w:t>
      </w:r>
      <w:ins w:id="15717" w:author="GoldenCorpusHarness" w:date="2026-03-28T21:57:49Z">
        <w:r>
          <w:t>al</w:t>
        </w:r>
      </w:ins>
      <w:r>
        <w:t xml:space="preserve"> </w:t>
      </w:r>
      <w:ins w:id="15718" w:author="GoldenCorpusHarness" w:date="2026-03-28T21:57:49Z">
        <w:r>
          <w:t>O</w:t>
        </w:r>
      </w:ins>
      <w:r>
        <w:t>S</w:t>
      </w:r>
      <w:del w:id="15719" w:author="GoldenCorpusHarness" w:date="2026-03-28T21:57:49Z">
        <w:r>
          <w:delText>AE</w:delText>
        </w:r>
      </w:del>
      <w:r>
        <w:t xml:space="preserve"> </w:t>
      </w:r>
      <w:ins w:id="15720" w:author="GoldenCorpusHarness" w:date="2026-03-28T21:57:49Z">
        <w:r>
          <w:t>analys</w:t>
        </w:r>
      </w:ins>
      <w:r>
        <w:t xml:space="preserve">is </w:t>
      </w:r>
      <w:del w:id="15721" w:author="GoldenCorpusHarness" w:date="2026-03-28T21:57:49Z">
        <w:r>
          <w:delText>d</w:delText>
        </w:r>
      </w:del>
      <w:ins w:id="15722" w:author="GoldenCorpusHarness" w:date="2026-03-28T21:57:49Z">
        <w:r>
          <w:t>will us</w:t>
        </w:r>
      </w:ins>
      <w:r>
        <w:t>e</w:t>
      </w:r>
      <w:del w:id="15723" w:author="GoldenCorpusHarness" w:date="2026-03-28T21:57:49Z">
        <w:r>
          <w:delText>f</w:delText>
        </w:r>
      </w:del>
      <w:ins w:id="15724" w:author="GoldenCorpusHarness" w:date="2026-03-28T21:57:49Z">
        <w:r>
          <w:t xml:space="preserve"> the rema</w:t>
        </w:r>
      </w:ins>
      <w:r>
        <w:t>in</w:t>
      </w:r>
      <w:ins w:id="15725" w:author="GoldenCorpusHarness" w:date="2026-03-28T21:57:49Z">
        <w:r>
          <w:t>ing Typ</w:t>
        </w:r>
      </w:ins>
      <w:r>
        <w:t>e</w:t>
      </w:r>
      <w:del w:id="15726" w:author="GoldenCorpusHarness" w:date="2026-03-28T21:57:49Z">
        <w:r>
          <w:delText>d</w:delText>
        </w:r>
      </w:del>
      <w:r>
        <w:t xml:space="preserve"> </w:t>
      </w:r>
      <w:del w:id="15727" w:author="GoldenCorpusHarness" w:date="2026-03-28T21:57:49Z">
        <w:r>
          <w:delText>as</w:delText>
        </w:r>
      </w:del>
      <w:ins w:id="15728" w:author="GoldenCorpusHarness" w:date="2026-03-28T21:57:49Z">
        <w:r>
          <w:t>I</w:t>
        </w:r>
      </w:ins>
      <w:r>
        <w:t xml:space="preserve"> </w:t>
      </w:r>
      <w:del w:id="15729" w:author="GoldenCorpusHarness" w:date="2026-03-28T21:57:49Z">
        <w:r>
          <w:delText>any untoward m</w:delText>
        </w:r>
      </w:del>
      <w:r>
        <w:t>e</w:t>
      </w:r>
      <w:del w:id="15730" w:author="GoldenCorpusHarness" w:date="2026-03-28T21:57:49Z">
        <w:r>
          <w:delText>dical occu</w:delText>
        </w:r>
      </w:del>
      <w:r>
        <w:t>rr</w:t>
      </w:r>
      <w:del w:id="15731" w:author="GoldenCorpusHarness" w:date="2026-03-28T21:57:49Z">
        <w:r>
          <w:delText>ence</w:delText>
        </w:r>
      </w:del>
      <w:ins w:id="15732" w:author="GoldenCorpusHarness" w:date="2026-03-28T21:57:49Z">
        <w:r>
          <w:t>or</w:t>
        </w:r>
      </w:ins>
      <w:r>
        <w:t xml:space="preserve"> that</w:t>
      </w:r>
      <w:del w:id="15733" w:author="GoldenCorpusHarness" w:date="2026-03-28T21:57:49Z">
        <w:r>
          <w:delText>,</w:delText>
        </w:r>
      </w:del>
      <w:ins w:id="15734" w:author="GoldenCorpusHarness" w:date="2026-03-28T21:57:49Z">
        <w:r>
          <w:t xml:space="preserve"> has not been spent</w:t>
        </w:r>
      </w:ins>
      <w:r>
        <w:t xml:space="preserve"> at </w:t>
      </w:r>
      <w:ins w:id="15735" w:author="GoldenCorpusHarness" w:date="2026-03-28T21:57:49Z">
        <w:r>
          <w:t xml:space="preserve">the earlier </w:t>
        </w:r>
      </w:ins>
      <w:r>
        <w:t>an</w:t>
      </w:r>
      <w:ins w:id="15736" w:author="GoldenCorpusHarness" w:date="2026-03-28T21:57:49Z">
        <w:r>
          <w:t>al</w:t>
        </w:r>
      </w:ins>
      <w:r>
        <w:t>y</w:t>
      </w:r>
      <w:del w:id="15737" w:author="GoldenCorpusHarness" w:date="2026-03-28T21:57:49Z">
        <w:r>
          <w:delText xml:space="preserve"> do</w:delText>
        </w:r>
      </w:del>
      <w:r>
        <w:t>se</w:t>
      </w:r>
      <w:del w:id="15738" w:author="GoldenCorpusHarness" w:date="2026-03-28T21:57:49Z">
        <w:r>
          <w:delText>:</w:delText>
        </w:r>
      </w:del>
      <w:ins w:id="15739" w:author="GoldenCorpusHarness" w:date="2026-03-28T21:57:49Z">
        <w:r>
          <w:t>s. The event counts for all analyses will be used to compute correlations.</w:t>
        </w:r>
      </w:ins>
    </w:p>
    <w:p ns2:paraId="2793CC2B" ns2:textId="6D313C31" w:rsidR="00AA14C8" w:rsidRPr="00BC36F7" w:rsidRDefault="00AA14C8" w:rsidP="005C3306">
      <w:pPr>
        <w:pStyle w:val="ListLetter"/>
        <w:keepLines w:val="0"/>
        <w:numPr>
          <w:ilvl w:val="0"/>
          <w:numId w:val="22"/>
        </w:numPr>
        <w:spacing w:after="240"/>
        <w:rPr>
          <w:b/>
        </w:rPr>
      </w:pPr>
      <w:del w:id="15740" w:author="GoldenCorpusHarness" w:date="2026-03-28T21:57:49Z">
        <w:r>
          <w:delText>Results in death</w:delText>
        </w:r>
      </w:del>
      <w:ins w:id="15741" w:author="GoldenCorpusHarness" w:date="2026-03-28T21:57:49Z">
        <w:r>
          <w:t>Of note, while the information fraction used for alpha spending calculation will be the minimum of the actual information fraction and the expected information fraction, the correlations required for deriving the bounds will still be computed using the actual information fraction based on the observed number of events at each analysis over the target number of events at FA.</w:t>
        </w:r>
      </w:ins>
    </w:p>
    <w:p ns2:paraId="6C0C65A9" ns2:textId="67A1C683" w:rsidR="00AA14C8" w:rsidRPr="005D79B9" w:rsidRDefault="00AA14C8" w:rsidP="005C3306">
      <w:pPr>
        <w:pStyle w:val="ListLetter"/>
        <w:keepLines w:val="0"/>
        <w:numPr>
          <w:ilvl w:val="0"/>
          <w:numId w:val="22"/>
        </w:numPr>
        <w:spacing w:after="240"/>
        <w:rPr>
          <w:b/>
        </w:rPr>
      </w:pPr>
      <w:del w:id="15742" w:author="GoldenCorpusHarness" w:date="2026-03-28T21:57:49Z">
        <w:r>
          <w:delText>I</w:delText>
        </w:r>
      </w:del>
      <w:ins w:id="15743" w:author="GoldenCorpusHarness" w:date="2026-03-28T21:57:49Z">
        <w:r>
          <w:t>Table 16Efficacy Boundarie</w:t>
        </w:r>
      </w:ins>
      <w:r>
        <w:t xml:space="preserve">s </w:t>
      </w:r>
      <w:ins w:id="15744" w:author="GoldenCorpusHarness" w:date="2026-03-28T21:57:49Z">
        <w:r>
          <w:t>and Properties for Overa</w:t>
        </w:r>
      </w:ins>
      <w:r>
        <w:t>l</w:t>
      </w:r>
      <w:ins w:id="15745" w:author="GoldenCorpusHarness" w:date="2026-03-28T21:57:49Z">
        <w:r>
          <w:t>l Surv</w:t>
        </w:r>
      </w:ins>
      <w:r>
        <w:t>i</w:t>
      </w:r>
      <w:del w:id="15746" w:author="GoldenCorpusHarness" w:date="2026-03-28T21:57:49Z">
        <w:r>
          <w:delText>f</w:delText>
        </w:r>
      </w:del>
      <w:ins w:id="15747" w:author="GoldenCorpusHarness" w:date="2026-03-28T21:57:49Z">
        <w:r>
          <w:t>val Analys</w:t>
        </w:r>
      </w:ins>
      <w:r>
        <w:t>e</w:t>
      </w:r>
      <w:del w:id="15748" w:author="GoldenCorpusHarness" w:date="2026-03-28T21:57:49Z">
        <w:r>
          <w:delText>-threatening</w:delText>
        </w:r>
      </w:del>
      <w:ins w:id="15749" w:author="GoldenCorpusHarness" w:date="2026-03-28T21:57:49Z">
        <w:r>
          <w:t>s</w:t>
        </w:r>
      </w:ins>
    </w:p>
    <w:p ns2:paraId="32A4EEA5" ns2:textId="0F97F9EA" w:rsidR="00AA14C8" w:rsidRPr="003B2E3B" w:rsidRDefault="000621B0" w:rsidP="005C3306">
      <w:pPr>
        <w:pStyle w:val="ListBullet"/>
        <w:keepLines w:val="0"/>
        <w:spacing w:after="240"/>
        <w:ind w:left="450"/>
      </w:pPr>
      <w:r>
        <w:t>The term “</w:t>
      </w:r>
      <w:r w:rsidR="00AA14C8" w:rsidRPr="003B2E3B">
        <w:t>life-threatening</w:t>
      </w:r>
      <w:r>
        <w:t>”</w:t>
      </w:r>
      <w:r w:rsidR="00AA14C8" w:rsidRPr="003B2E3B">
        <w:t xml:space="preserve"> in the definition of </w:t>
      </w:r>
      <w:r>
        <w:t>“</w:t>
      </w:r>
      <w:r w:rsidR="00AA14C8" w:rsidRPr="003B2E3B">
        <w:t>serious</w:t>
      </w:r>
      <w:r>
        <w:t>”</w:t>
      </w:r>
      <w:r w:rsidR="00AA14C8" w:rsidRPr="003B2E3B">
        <w:t xml:space="preserve"> refers to an event in which the participant was at risk of death at the time of the event. It does not refer to an event, which hypothetically might have caused death, if it were more severe.</w:t>
      </w:r>
    </w:p>
    <w:p ns2:paraId="7C63F94B" ns2:textId="7033264C" w:rsidR="00AA14C8" w:rsidRPr="005D79B9" w:rsidRDefault="00AA14C8" w:rsidP="005C3306">
      <w:pPr>
        <w:pStyle w:val="ListLetter"/>
        <w:keepLines w:val="0"/>
        <w:numPr>
          <w:ilvl w:val="0"/>
          <w:numId w:val="22"/>
        </w:numPr>
        <w:spacing w:after="240"/>
        <w:rPr>
          <w:b/>
        </w:rPr>
      </w:pPr>
      <w:del w:id="15750" w:author="GoldenCorpusHarness" w:date="2026-03-28T21:57:49Z">
        <w:r>
          <w:delText>Requires inpatient hospitalization or prolongation of existing hospitalization</w:delText>
        </w:r>
      </w:del>
    </w:p>
    <w:p ns2:paraId="225FABC8" ns2:textId="5672A10E" w:rsidR="00AA14C8" w:rsidRPr="003B2E3B" w:rsidRDefault="00AA14C8" w:rsidP="005C3306">
      <w:pPr>
        <w:pStyle w:val="ListBullet"/>
        <w:keepLines w:val="0"/>
        <w:spacing w:after="240"/>
        <w:ind w:left="360"/>
      </w:pPr>
      <w:del w:id="15751" w:author="GoldenCorpusHarness" w:date="2026-03-28T21:57:49Z">
        <w:r>
          <w:delText>Hospitalization is de</w:delText>
        </w:r>
      </w:del>
      <w:ins w:id="15752" w:author="GoldenCorpusHarness" w:date="2026-03-28T21:57:49Z">
        <w:r>
          <w:t xml:space="preserve">The minimum spending approach assumes timing is not based on any observed Z-value and thus the Z test statistics used </w:t>
        </w:r>
      </w:ins>
      <w:r>
        <w:t>f</w:t>
      </w:r>
      <w:del w:id="15753" w:author="GoldenCorpusHarness" w:date="2026-03-28T21:57:49Z">
        <w:r>
          <w:delText>ined as an inpatient admission</w:delText>
        </w:r>
      </w:del>
      <w:ins w:id="15754" w:author="GoldenCorpusHarness" w:date="2026-03-28T21:57:49Z">
        <w:r>
          <w:t>or testing conditioned on timing are multivariate normal. Given the probabilities derived with the proposed spending method</w:t>
        </w:r>
      </w:ins>
      <w:r>
        <w:t xml:space="preserve">, </w:t>
      </w:r>
      <w:del w:id="15755" w:author="GoldenCorpusHarness" w:date="2026-03-28T21:57:49Z">
        <w:r>
          <w:delText>regardless o</w:delText>
        </w:r>
      </w:del>
      <w:ins w:id="15756" w:author="GoldenCorpusHarness" w:date="2026-03-28T21:57:49Z">
        <w:r>
          <w:t>the correlations based on actual event counts are used to compute bounds that control the Type I error at the speci</w:t>
        </w:r>
      </w:ins>
      <w:r>
        <w:t>f</w:t>
      </w:r>
      <w:del w:id="15757" w:author="GoldenCorpusHarness" w:date="2026-03-28T21:57:49Z">
        <w:r>
          <w:delText xml:space="preserve"> length o</w:delText>
        </w:r>
      </w:del>
      <w:ins w:id="15758" w:author="GoldenCorpusHarness" w:date="2026-03-28T21:57:49Z">
        <w:r>
          <w:t xml:space="preserve">ied alpha level </w:t>
        </w:r>
      </w:ins>
      <w:r>
        <w:t>f</w:t>
      </w:r>
      <w:del w:id="15759" w:author="GoldenCorpusHarness" w:date="2026-03-28T21:57:49Z">
        <w:r>
          <w:delText xml:space="preserve"> stay</w:delText>
        </w:r>
      </w:del>
      <w:ins w:id="15760" w:author="GoldenCorpusHarness" w:date="2026-03-28T21:57:49Z">
        <w:r>
          <w:t>or a given hypothesis conditioned on the interim analysis timing. Since this is true regardless of what is conditioned on</w:t>
        </w:r>
      </w:ins>
      <w:r>
        <w:t xml:space="preserve">, </w:t>
      </w:r>
      <w:del w:id="15761" w:author="GoldenCorpusHarness" w:date="2026-03-28T21:57:49Z">
        <w:r>
          <w:delText>even i</w:delText>
        </w:r>
      </w:del>
      <w:ins w:id="15762" w:author="GoldenCorpusHarness" w:date="2026-03-28T21:57:49Z">
        <w:r>
          <w:t xml:space="preserve">the overall Type I error </w:t>
        </w:r>
      </w:ins>
      <w:r>
        <w:t>f</w:t>
      </w:r>
      <w:del w:id="15763" w:author="GoldenCorpusHarness" w:date="2026-03-28T21:57:49Z">
        <w:r>
          <w:delText xml:space="preserve"> the hospitalization is a precautionary measure </w:delText>
        </w:r>
      </w:del>
      <w:ins w:id="15764" w:author="GoldenCorpusHarness" w:date="2026-03-28T21:57:49Z">
        <w:r>
          <w:t>or a given hypothesis unconditionally is controlled at the speci</w:t>
        </w:r>
      </w:ins>
      <w:r>
        <w:t>f</w:t>
      </w:r>
      <w:del w:id="15765" w:author="GoldenCorpusHarness" w:date="2026-03-28T21:57:49Z">
        <w:r>
          <w:delText>or continued o</w:delText>
        </w:r>
      </w:del>
      <w:ins w:id="15766" w:author="GoldenCorpusHarness" w:date="2026-03-28T21:57:49Z">
        <w:r>
          <w:t xml:space="preserve">ied level. By using more conservative spending early in the study, power can </w:t>
        </w:r>
      </w:ins>
      <w:r>
        <w:t>b</w:t>
      </w:r>
      <w:del w:id="15767" w:author="GoldenCorpusHarness" w:date="2026-03-28T21:57:49Z">
        <w:r>
          <w:delText>servation</w:delText>
        </w:r>
      </w:del>
      <w:ins w:id="15768" w:author="GoldenCorpusHarness" w:date="2026-03-28T21:57:49Z">
        <w:r>
          <w:t>e retained to detect situations where the treatment effect may be delayed</w:t>
        </w:r>
      </w:ins>
      <w:r>
        <w:t>.</w:t>
      </w:r>
      <w:del w:id="15769" w:author="GoldenCorpusHarness" w:date="2026-03-28T21:57:49Z">
        <w:r>
          <w:delText xml:space="preserve"> (Note: Hospitalization for an elective procedure to treat a pre-existing condition that has not worsened is not an SAE. A pre-existing condition is a clinical condition that is diagnosed prior to the use of an MSD product and is documented in the participant’s medical history.</w:delText>
        </w:r>
      </w:del>
    </w:p>
    <w:p ns2:paraId="4B4DE31C" ns2:textId="35788DFD" w:rsidR="00AA14C8" w:rsidRPr="005D79B9" w:rsidRDefault="00AA14C8" w:rsidP="005C3306">
      <w:pPr>
        <w:pStyle w:val="ListLetter"/>
        <w:keepLines w:val="0"/>
        <w:numPr>
          <w:ilvl w:val="0"/>
          <w:numId w:val="22"/>
        </w:numPr>
        <w:spacing w:after="240"/>
        <w:rPr>
          <w:b/>
        </w:rPr>
      </w:pPr>
      <w:del w:id="15770" w:author="GoldenCorpusHarness" w:date="2026-03-28T21:57:49Z">
        <w:r>
          <w:delText>R</w:delText>
        </w:r>
      </w:del>
      <w:ins w:id="15771" w:author="GoldenCorpusHarness" w:date="2026-03-28T21:57:49Z">
        <w:r>
          <w:t>Safety Analys</w:t>
        </w:r>
      </w:ins>
      <w:r>
        <w:t>es</w:t>
      </w:r>
      <w:del w:id="15772" w:author="GoldenCorpusHarness" w:date="2026-03-28T21:57:49Z">
        <w:r>
          <w:delText>ults in persistent or significant disability/incapacity</w:delText>
        </w:r>
      </w:del>
    </w:p>
    <w:p ns2:paraId="060E7FA5" ns2:textId="08BA6CF1" w:rsidR="00AA14C8" w:rsidRPr="003B2E3B" w:rsidRDefault="00AA14C8" w:rsidP="005C3306">
      <w:pPr>
        <w:pStyle w:val="ListBullet"/>
        <w:keepLines w:val="0"/>
        <w:spacing w:after="240"/>
        <w:ind w:left="360"/>
      </w:pPr>
      <w:r>
        <w:t xml:space="preserve">The </w:t>
      </w:r>
      <w:del w:id="15773" w:author="GoldenCorpusHarness" w:date="2026-03-28T21:57:49Z">
        <w:r>
          <w:delText>term disability means a substantial disruption of a person’s ability to conduct normal life functions</w:delText>
        </w:r>
      </w:del>
      <w:ins w:id="15774" w:author="GoldenCorpusHarness" w:date="2026-03-28T21:57:49Z">
        <w:r>
          <w:t>DMC has responsibility for assessment of overall risk/benefit</w:t>
        </w:r>
      </w:ins>
      <w:r>
        <w:t>.</w:t>
      </w:r>
      <w:ins w:id="15775" w:author="GoldenCorpusHarness" w:date="2026-03-28T21:57:49Z">
        <w:r>
          <w:t xml:space="preserve"> When prompted by safety concerns, the DMC can request corresponding efficacy data. DMC review of efficacy data to assess the overall risk/benefit to study participants will not require a multiplicity adjustment typically associated with a planned efficacy interim analysis. However, to account for any multiplicity concerns raised by the DMC review of unplanned efficacy data prompted by safety concerns, a sensitivity analysis for ORR, PFS and OS adopting a conservative multiplicity adjustment will be prespecified in the sSAP.</w:t>
        </w:r>
      </w:ins>
    </w:p>
    <w:p ns2:paraId="75438194" ns2:textId="616354A2" w:rsidR="00AA14C8" w:rsidRPr="003B2E3B" w:rsidRDefault="00AA14C8" w:rsidP="005C3306">
      <w:pPr>
        <w:pStyle w:val="ListBullet"/>
        <w:keepLines w:val="0"/>
        <w:spacing w:after="240"/>
        <w:ind w:left="360"/>
      </w:pPr>
      <w:del w:id="15776" w:author="GoldenCorpusHarness" w:date="2026-03-28T21:57:49Z">
        <w:r>
          <w:delText>This definition is not intended to include experiences of rel</w:delText>
        </w:r>
      </w:del>
      <w:ins w:id="15777" w:author="GoldenCorpusHarness" w:date="2026-03-28T21:57:49Z">
        <w:r>
          <w:t>S</w:t>
        </w:r>
      </w:ins>
      <w:r>
        <w:t>a</w:t>
      </w:r>
      <w:del w:id="15778" w:author="GoldenCorpusHarness" w:date="2026-03-28T21:57:49Z">
        <w:r>
          <w:delText>tively minor medical significance such as unco</w:delText>
        </w:r>
      </w:del>
      <w:r>
        <w:t>mpl</w:t>
      </w:r>
      <w:ins w:id="15779" w:author="GoldenCorpusHarness" w:date="2026-03-28T21:57:49Z">
        <w:r>
          <w:t>e S</w:t>
        </w:r>
      </w:ins>
      <w:r>
        <w:t>i</w:t>
      </w:r>
      <w:del w:id="15780" w:author="GoldenCorpusHarness" w:date="2026-03-28T21:57:49Z">
        <w:r>
          <w:delText>cat</w:delText>
        </w:r>
      </w:del>
      <w:ins w:id="15781" w:author="GoldenCorpusHarness" w:date="2026-03-28T21:57:49Z">
        <w:r>
          <w:t>z</w:t>
        </w:r>
      </w:ins>
      <w:r>
        <w:t>e</w:t>
      </w:r>
      <w:del w:id="15782" w:author="GoldenCorpusHarness" w:date="2026-03-28T21:57:49Z">
        <w:r>
          <w:delText>d headache, nausea, vomiting, diarrhea, influenza,</w:delText>
        </w:r>
      </w:del>
      <w:r>
        <w:t xml:space="preserve"> and </w:t>
      </w:r>
      <w:del w:id="15783" w:author="GoldenCorpusHarness" w:date="2026-03-28T21:57:49Z">
        <w:r>
          <w:delText>accid</w:delText>
        </w:r>
      </w:del>
      <w:ins w:id="15784" w:author="GoldenCorpusHarness" w:date="2026-03-28T21:57:49Z">
        <w:r>
          <w:t>Pow</w:t>
        </w:r>
      </w:ins>
      <w:r>
        <w:t>e</w:t>
      </w:r>
      <w:del w:id="15785" w:author="GoldenCorpusHarness" w:date="2026-03-28T21:57:49Z">
        <w:r>
          <w:delText>nt</w:delText>
        </w:r>
      </w:del>
      <w:ins w:id="15786" w:author="GoldenCorpusHarness" w:date="2026-03-28T21:57:49Z">
        <w:r>
          <w:t>r C</w:t>
        </w:r>
      </w:ins>
      <w:r>
        <w:t>al</w:t>
      </w:r>
      <w:del w:id="15787" w:author="GoldenCorpusHarness" w:date="2026-03-28T21:57:49Z">
        <w:r>
          <w:delText xml:space="preserve"> tr</w:delText>
        </w:r>
      </w:del>
      <w:ins w:id="15788" w:author="GoldenCorpusHarness" w:date="2026-03-28T21:57:49Z">
        <w:r>
          <w:t>cul</w:t>
        </w:r>
      </w:ins>
      <w:r>
        <w:t>a</w:t>
      </w:r>
      <w:del w:id="15789" w:author="GoldenCorpusHarness" w:date="2026-03-28T21:57:49Z">
        <w:r>
          <w:delText>uma (eg, sprained ankle) that may interfere with or prevent everyday life func</w:delText>
        </w:r>
      </w:del>
      <w:r>
        <w:t>tions</w:t>
      </w:r>
      <w:del w:id="15790" w:author="GoldenCorpusHarness" w:date="2026-03-28T21:57:49Z">
        <w:r>
          <w:delText xml:space="preserve"> but do not constitute a substantial disruption.</w:delText>
        </w:r>
      </w:del>
    </w:p>
    <w:p ns2:paraId="39CF0426" ns2:textId="38DF84AB" w:rsidR="00AA14C8" w:rsidRPr="00A7441D" w:rsidRDefault="00AA14C8" w:rsidP="005C3306">
      <w:pPr>
        <w:pStyle w:val="ListLetter"/>
        <w:keepLines w:val="0"/>
        <w:numPr>
          <w:ilvl w:val="0"/>
          <w:numId w:val="22"/>
        </w:numPr>
        <w:spacing w:after="240"/>
        <w:rPr>
          <w:b/>
        </w:rPr>
      </w:pPr>
      <w:del w:id="15791" w:author="GoldenCorpusHarness" w:date="2026-03-28T21:57:49Z">
        <w:r>
          <w:delText>I</w:delText>
        </w:r>
      </w:del>
      <w:ins w:id="15792" w:author="GoldenCorpusHarness" w:date="2026-03-28T21:57:49Z">
        <w:r>
          <w:t>NOTE: A</w:t>
        </w:r>
      </w:ins>
      <w:r>
        <w:t xml:space="preserve">s </w:t>
      </w:r>
      <w:del w:id="15793" w:author="GoldenCorpusHarness" w:date="2026-03-28T21:57:49Z">
        <w:r>
          <w:delText>a</w:delText>
        </w:r>
      </w:del>
      <w:ins w:id="15794" w:author="GoldenCorpusHarness" w:date="2026-03-28T21:57:49Z">
        <w:r>
          <w:t>of</w:t>
        </w:r>
      </w:ins>
      <w:r>
        <w:t xml:space="preserve"> </w:t>
      </w:r>
      <w:del w:id="15795" w:author="GoldenCorpusHarness" w:date="2026-03-28T21:57:49Z">
        <w:r>
          <w:delText>cong</w:delText>
        </w:r>
      </w:del>
      <w:ins w:id="15796" w:author="GoldenCorpusHarness" w:date="2026-03-28T21:57:49Z">
        <w:r>
          <w:t>Am</w:t>
        </w:r>
      </w:ins>
      <w:r>
        <w:t>en</w:t>
      </w:r>
      <w:ins w:id="15797" w:author="GoldenCorpusHarness" w:date="2026-03-28T21:57:49Z">
        <w:r>
          <w:t>dment 05, the prespec</w:t>
        </w:r>
      </w:ins>
      <w:r>
        <w:t>i</w:t>
      </w:r>
      <w:del w:id="15798" w:author="GoldenCorpusHarness" w:date="2026-03-28T21:57:49Z">
        <w:r>
          <w:delText>t</w:delText>
        </w:r>
      </w:del>
      <w:ins w:id="15799" w:author="GoldenCorpusHarness" w:date="2026-03-28T21:57:49Z">
        <w:r>
          <w:t>fied IA3 and fin</w:t>
        </w:r>
      </w:ins>
      <w:r>
        <w:t>al an</w:t>
      </w:r>
      <w:del w:id="15800" w:author="GoldenCorpusHarness" w:date="2026-03-28T21:57:49Z">
        <w:r>
          <w:delText>om</w:delText>
        </w:r>
      </w:del>
      <w:r>
        <w:t>aly</w:t>
      </w:r>
      <w:del w:id="15801" w:author="GoldenCorpusHarness" w:date="2026-03-28T21:57:49Z">
        <w:r>
          <w:delText>/b</w:delText>
        </w:r>
      </w:del>
      <w:ins w:id="15802" w:author="GoldenCorpusHarness" w:date="2026-03-28T21:57:49Z">
        <w:r>
          <w:t>s</w:t>
        </w:r>
      </w:ins>
      <w:r>
        <w:t>i</w:t>
      </w:r>
      <w:del w:id="15803" w:author="GoldenCorpusHarness" w:date="2026-03-28T21:57:49Z">
        <w:r>
          <w:delText>r</w:delText>
        </w:r>
      </w:del>
      <w:ins w:id="15804" w:author="GoldenCorpusHarness" w:date="2026-03-28T21:57:49Z">
        <w:r>
          <w:t xml:space="preserve">s of </w:t>
        </w:r>
      </w:ins>
      <w:r>
        <w:t>th</w:t>
      </w:r>
      <w:ins w:id="15805" w:author="GoldenCorpusHarness" w:date="2026-03-28T21:57:49Z">
        <w:r>
          <w:t>e study</w:t>
        </w:r>
      </w:ins>
      <w:r>
        <w:t xml:space="preserve"> de</w:t>
      </w:r>
      <w:ins w:id="15806" w:author="GoldenCorpusHarness" w:date="2026-03-28T21:57:49Z">
        <w:r>
          <w:t>scribed in the SAP will not be per</w:t>
        </w:r>
      </w:ins>
      <w:r>
        <w:t>f</w:t>
      </w:r>
      <w:ins w:id="15807" w:author="GoldenCorpusHarness" w:date="2026-03-28T21:57:49Z">
        <w:r>
          <w:t>ormed. This s</w:t>
        </w:r>
      </w:ins>
      <w:r>
        <w:t>ect</w:t>
      </w:r>
      <w:ins w:id="15808" w:author="GoldenCorpusHarness" w:date="2026-03-28T21:57:49Z">
        <w:r>
          <w:t>ion is retained for reference.</w:t>
        </w:r>
      </w:ins>
    </w:p>
    <w:p ns2:paraId="55DF0989" ns2:textId="0BA875E4" w:rsidR="00AA14C8" w:rsidRPr="003B2E3B" w:rsidRDefault="00AA14C8" w:rsidP="005C3306">
      <w:pPr>
        <w:pStyle w:val="ListBullet"/>
        <w:keepLines w:val="0"/>
        <w:spacing w:after="240"/>
        <w:ind w:left="360"/>
      </w:pPr>
      <w:del w:id="15809" w:author="GoldenCorpusHarness" w:date="2026-03-28T21:57:49Z">
        <w:r>
          <w:delText>I</w:delText>
        </w:r>
      </w:del>
      <w:ins w:id="15810" w:author="GoldenCorpusHarness" w:date="2026-03-28T21:57:49Z">
        <w:r>
          <w:t>The study will ra</w:t>
        </w:r>
      </w:ins>
      <w:r>
        <w:t>n</w:t>
      </w:r>
      <w:ins w:id="15811" w:author="GoldenCorpusHarness" w:date="2026-03-28T21:57:49Z">
        <w:r>
          <w:t>domize</w:t>
        </w:r>
      </w:ins>
      <w:r>
        <w:t xml:space="preserve"> </w:t>
      </w:r>
      <w:del w:id="15812" w:author="GoldenCorpusHarness" w:date="2026-03-28T21:57:49Z">
        <w:r>
          <w:delText>offspring of</w:delText>
        </w:r>
      </w:del>
      <w:ins w:id="15813" w:author="GoldenCorpusHarness" w:date="2026-03-28T21:57:49Z">
        <w:r>
          <w:t>500</w:t>
        </w:r>
      </w:ins>
      <w:r>
        <w:t xml:space="preserve"> participant</w:t>
      </w:r>
      <w:ins w:id="15814" w:author="GoldenCorpusHarness" w:date="2026-03-28T21:57:49Z">
        <w:r>
          <w:t>s</w:t>
        </w:r>
      </w:ins>
      <w:r>
        <w:t xml:space="preserve"> </w:t>
      </w:r>
      <w:del w:id="15815" w:author="GoldenCorpusHarness" w:date="2026-03-28T21:57:49Z">
        <w:r>
          <w:delText>tak</w:delText>
        </w:r>
      </w:del>
      <w:r>
        <w:t>in</w:t>
      </w:r>
      <w:del w:id="15816" w:author="GoldenCorpusHarness" w:date="2026-03-28T21:57:49Z">
        <w:r>
          <w:delText>g</w:delText>
        </w:r>
      </w:del>
      <w:ins w:id="15817" w:author="GoldenCorpusHarness" w:date="2026-03-28T21:57:49Z">
        <w:r>
          <w:t xml:space="preserve"> a 1:1 ratio into</w:t>
        </w:r>
      </w:ins>
      <w:r>
        <w:t xml:space="preserve"> the p</w:t>
      </w:r>
      <w:ins w:id="15818" w:author="GoldenCorpusHarness" w:date="2026-03-28T21:57:49Z">
        <w:r>
          <w:t>emb</w:t>
        </w:r>
      </w:ins>
      <w:r>
        <w:t>ro</w:t>
      </w:r>
      <w:ins w:id="15819" w:author="GoldenCorpusHarness" w:date="2026-03-28T21:57:49Z">
        <w:r>
          <w:t>lizumab + lenvatinib arm an</w:t>
        </w:r>
      </w:ins>
      <w:r>
        <w:t>d</w:t>
      </w:r>
      <w:ins w:id="15820" w:author="GoldenCorpusHarness" w:date="2026-03-28T21:57:49Z">
        <w:r>
          <w:t xml:space="preserve"> pembroliz</w:t>
        </w:r>
      </w:ins>
      <w:r>
        <w:t>u</w:t>
      </w:r>
      <w:ins w:id="15821" w:author="GoldenCorpusHarness" w:date="2026-03-28T21:57:49Z">
        <w:r>
          <w:t>mab + pla</w:t>
        </w:r>
      </w:ins>
      <w:r>
        <w:t>c</w:t>
      </w:r>
      <w:del w:id="15822" w:author="GoldenCorpusHarness" w:date="2026-03-28T21:57:49Z">
        <w:r>
          <w:delText>t</w:delText>
        </w:r>
      </w:del>
      <w:ins w:id="15823" w:author="GoldenCorpusHarness" w:date="2026-03-28T21:57:49Z">
        <w:r>
          <w:t>ebo</w:t>
        </w:r>
      </w:ins>
      <w:r>
        <w:t xml:space="preserve"> </w:t>
      </w:r>
      <w:ins w:id="15824" w:author="GoldenCorpusHarness" w:date="2026-03-28T21:57:49Z">
        <w:r>
          <w:t>arm. ORR, PFS and OS a</w:t>
        </w:r>
      </w:ins>
      <w:r>
        <w:t>re</w:t>
      </w:r>
      <w:del w:id="15825" w:author="GoldenCorpusHarness" w:date="2026-03-28T21:57:49Z">
        <w:r>
          <w:delText>g</w:delText>
        </w:r>
      </w:del>
      <w:ins w:id="15826" w:author="GoldenCorpusHarness" w:date="2026-03-28T21:57:49Z">
        <w:r>
          <w:t xml:space="preserve"> prim</w:t>
        </w:r>
      </w:ins>
      <w:r>
        <w:t>ar</w:t>
      </w:r>
      <w:ins w:id="15827" w:author="GoldenCorpusHarness" w:date="2026-03-28T21:57:49Z">
        <w:r>
          <w:t>y en</w:t>
        </w:r>
      </w:ins>
      <w:r>
        <w:t>d</w:t>
      </w:r>
      <w:del w:id="15828" w:author="GoldenCorpusHarness" w:date="2026-03-28T21:57:49Z">
        <w:r>
          <w:delText>les</w:delText>
        </w:r>
      </w:del>
      <w:ins w:id="15829" w:author="GoldenCorpusHarness" w:date="2026-03-28T21:57:49Z">
        <w:r>
          <w:t>point</w:t>
        </w:r>
      </w:ins>
      <w:r>
        <w:t xml:space="preserve">s </w:t>
      </w:r>
      <w:ins w:id="15830" w:author="GoldenCorpusHarness" w:date="2026-03-28T21:57:49Z">
        <w:r>
          <w:t>f</w:t>
        </w:r>
      </w:ins>
      <w:r>
        <w:t>o</w:t>
      </w:r>
      <w:del w:id="15831" w:author="GoldenCorpusHarness" w:date="2026-03-28T21:57:49Z">
        <w:r>
          <w:delText>f</w:delText>
        </w:r>
      </w:del>
      <w:ins w:id="15832" w:author="GoldenCorpusHarness" w:date="2026-03-28T21:57:49Z">
        <w:r>
          <w:t>r</w:t>
        </w:r>
      </w:ins>
      <w:r>
        <w:t xml:space="preserve"> t</w:t>
      </w:r>
      <w:del w:id="15833" w:author="GoldenCorpusHarness" w:date="2026-03-28T21:57:49Z">
        <w:r>
          <w:delText>im</w:delText>
        </w:r>
      </w:del>
      <w:ins w:id="15834" w:author="GoldenCorpusHarness" w:date="2026-03-28T21:57:49Z">
        <w:r>
          <w:t>h</w:t>
        </w:r>
      </w:ins>
      <w:r>
        <w:t xml:space="preserve">e </w:t>
      </w:r>
      <w:ins w:id="15835" w:author="GoldenCorpusHarness" w:date="2026-03-28T21:57:49Z">
        <w:r>
          <w:t>s</w:t>
        </w:r>
      </w:ins>
      <w:r>
        <w:t>t</w:t>
      </w:r>
      <w:del w:id="15836" w:author="GoldenCorpusHarness" w:date="2026-03-28T21:57:49Z">
        <w:r>
          <w:delText xml:space="preserve">o </w:delText>
        </w:r>
      </w:del>
      <w:ins w:id="15837" w:author="GoldenCorpusHarness" w:date="2026-03-28T21:57:49Z">
        <w:r>
          <w:t>u</w:t>
        </w:r>
      </w:ins>
      <w:r>
        <w:t>d</w:t>
      </w:r>
      <w:del w:id="15838" w:author="GoldenCorpusHarness" w:date="2026-03-28T21:57:49Z">
        <w:r>
          <w:delText>iagnosis</w:delText>
        </w:r>
      </w:del>
      <w:ins w:id="15839" w:author="GoldenCorpusHarness" w:date="2026-03-28T21:57:49Z">
        <w:r>
          <w:t>y</w:t>
        </w:r>
      </w:ins>
      <w:r>
        <w:t>.</w:t>
      </w:r>
    </w:p>
    <w:p ns2:paraId="687D9D8A" ns2:textId="4E385647" w:rsidR="00AA14C8" w:rsidRPr="00A7441D" w:rsidRDefault="00AA14C8" w:rsidP="005C3306">
      <w:pPr>
        <w:pStyle w:val="ListLetter"/>
        <w:keepLines w:val="0"/>
        <w:numPr>
          <w:ilvl w:val="0"/>
          <w:numId w:val="22"/>
        </w:numPr>
        <w:spacing w:after="240"/>
        <w:rPr>
          <w:b/>
        </w:rPr>
      </w:pPr>
      <w:ins w:id="15840" w:author="GoldenCorpusHarness" w:date="2026-03-28T21:57:49Z">
        <w:r>
          <w:t xml:space="preserve">Based on the 350 participants with at least 6 months of follow-up, the power of the </w:t>
        </w:r>
      </w:ins>
      <w:r>
        <w:t>O</w:t>
      </w:r>
      <w:del w:id="15841" w:author="GoldenCorpusHarness" w:date="2026-03-28T21:57:49Z">
        <w:r>
          <w:delText>ther important medical events</w:delText>
        </w:r>
      </w:del>
      <w:ins w:id="15842" w:author="GoldenCorpusHarness" w:date="2026-03-28T21:57:49Z">
        <w:r>
          <w:t>RR testing at the initially allocated α=0.0025 (1-sided) is approximately 90.4% to detect a 20-percentage point difference between an underlying 20% response rate in the control arm and a 40% response rate in the experimental arm.</w:t>
        </w:r>
      </w:ins>
    </w:p>
    <w:p ns2:paraId="3611AFFE" ns2:textId="39019D8D" w:rsidR="00AA14C8" w:rsidRPr="003B2E3B" w:rsidRDefault="00AA14C8" w:rsidP="004844C9">
      <w:pPr>
        <w:pStyle w:val="ListBullet"/>
        <w:keepLines w:val="0"/>
        <w:spacing w:after="240"/>
        <w:ind w:left="360"/>
      </w:pPr>
      <w:del w:id="15843" w:author="GoldenCorpusHarness" w:date="2026-03-28T21:57:49Z">
        <w:r>
          <w:delText>Medi</w:delText>
        </w:r>
      </w:del>
      <w:ins w:id="15844" w:author="GoldenCorpusHarness" w:date="2026-03-28T21:57:49Z">
        <w:r>
          <w:t>For the PFS endpoint, based on a target number of 432 events at the final analysis and 1 interim analysis at approximately 81% of the target number of events, the study has approximately &gt;99.9% power to dete</w:t>
        </w:r>
      </w:ins>
      <w:r>
        <w:t>c</w:t>
      </w:r>
      <w:del w:id="15845" w:author="GoldenCorpusHarness" w:date="2026-03-28T21:57:49Z">
        <w:r>
          <w:delText>al or s</w:delText>
        </w:r>
      </w:del>
      <w:ins w:id="15846" w:author="GoldenCorpusHarness" w:date="2026-03-28T21:57:49Z">
        <w:r>
          <w:t>t a hazard ratio of 0.5 at the initially allo</w:t>
        </w:r>
      </w:ins>
      <w:r>
        <w:t>c</w:t>
      </w:r>
      <w:del w:id="15847" w:author="GoldenCorpusHarness" w:date="2026-03-28T21:57:49Z">
        <w:r>
          <w:delText>ientific judgment should be exercised in deciding whether SAE reporting is appropriate in other situations such as important medical events that may not be immediately life</w:delText>
        </w:r>
      </w:del>
      <w:ins w:id="15848" w:author="GoldenCorpusHarness" w:date="2026-03-28T21:57:49Z">
        <w:r>
          <w:t>ated α=0.001 (1</w:t>
        </w:r>
      </w:ins>
      <w:r>
        <w:t>-</w:t>
      </w:r>
      <w:del w:id="15849" w:author="GoldenCorpusHarness" w:date="2026-03-28T21:57:49Z">
        <w:r>
          <w:delText>threatening or result in death or hospitalization but may jeopardize the participant or may require medical or surgical intervention to prevent 1 of the other outcomes listed in the above definition. These events should usually be considered serious.</w:delText>
        </w:r>
      </w:del>
      <w:ins w:id="15850" w:author="GoldenCorpusHarness" w:date="2026-03-28T21:57:49Z">
        <w:r>
          <w:t xml:space="preserve">sided). </w:t>
        </w:r>
      </w:ins>
    </w:p>
    <w:p ns2:paraId="351C3976" ns2:textId="013D3EAE" w:rsidR="00CD72A0" w:rsidRDefault="00AA14C8" w:rsidP="004844C9">
      <w:pPr>
        <w:pStyle w:val="ListBullet"/>
        <w:keepLines w:val="0"/>
        <w:spacing w:after="240"/>
        <w:ind w:left="360"/>
      </w:pPr>
      <w:del w:id="15851" w:author="GoldenCorpusHarness" w:date="2026-03-28T21:57:49Z">
        <w:r>
          <w:delText>E</w:delText>
        </w:r>
      </w:del>
      <w:ins w:id="15852" w:author="GoldenCorpusHarness" w:date="2026-03-28T21:57:49Z">
        <w:r>
          <w:t>For the OS endpoint, based on a target number of 361 events and 2 interim analyses at appro</w:t>
        </w:r>
      </w:ins>
      <w:r>
        <w:t>x</w:t>
      </w:r>
      <w:del w:id="15853" w:author="GoldenCorpusHarness" w:date="2026-03-28T21:57:49Z">
        <w:r>
          <w:delText>amples of s</w:delText>
        </w:r>
      </w:del>
      <w:ins w:id="15854" w:author="GoldenCorpusHarness" w:date="2026-03-28T21:57:49Z">
        <w:r>
          <w:t>imately 71% and 90% of the target n</w:t>
        </w:r>
      </w:ins>
      <w:r>
        <w:t>u</w:t>
      </w:r>
      <w:ins w:id="15855" w:author="GoldenCorpusHarness" w:date="2026-03-28T21:57:49Z">
        <w:r>
          <w:t>mber of events, the study has approximately 90.7% power to dete</w:t>
        </w:r>
      </w:ins>
      <w:r>
        <w:t>c</w:t>
      </w:r>
      <w:del w:id="15856" w:author="GoldenCorpusHarness" w:date="2026-03-28T21:57:49Z">
        <w:r>
          <w:delText>h events in</w:delText>
        </w:r>
      </w:del>
      <w:ins w:id="15857" w:author="GoldenCorpusHarness" w:date="2026-03-28T21:57:49Z">
        <w:r>
          <w:t>t a hazard ratio of 0.7 at the initially allo</w:t>
        </w:r>
      </w:ins>
      <w:r>
        <w:t>c</w:t>
      </w:r>
      <w:del w:id="15858" w:author="GoldenCorpusHarness" w:date="2026-03-28T21:57:49Z">
        <w:r>
          <w:delText>lude invasive or malignant cancers, intensive treatment in an emergency room or at home for allergic bronchospasm, blood dyscrasias or convulsions that do not result in hospitalization, or development of drug dependency or drug abuse.</w:delText>
        </w:r>
      </w:del>
      <w:ins w:id="15859" w:author="GoldenCorpusHarness" w:date="2026-03-28T21:57:49Z">
        <w:r>
          <w:t>ated α=0.0215 (1-sided).</w:t>
        </w:r>
      </w:ins>
    </w:p>
    <w:p ns2:paraId="290DE8B8" ns2:textId="77777777" w:rsidR="00D80FE3" w:rsidRPr="0050592E" w:rsidRDefault="00D80FE3" w:rsidP="00D80FE3">
      <w:pPr>
        <w:pStyle w:val="Heading3"/>
      </w:pPr>
      <w:del w:id="15860" w:author="GoldenCorpusHarness" w:date="2026-03-28T21:57:49Z">
        <w:r>
          <w:delText>A</w:delText>
        </w:r>
      </w:del>
      <w:ins w:id="15861" w:author="GoldenCorpusHarness" w:date="2026-03-28T21:57:49Z">
        <w:r>
          <w:t>Base</w:t>
        </w:r>
      </w:ins>
      <w:r>
        <w:t>d</w:t>
      </w:r>
      <w:del w:id="15862" w:author="GoldenCorpusHarness" w:date="2026-03-28T21:57:49Z">
        <w:r>
          <w:delText>diti</w:delText>
        </w:r>
      </w:del>
      <w:ins w:id="15863" w:author="GoldenCorpusHarness" w:date="2026-03-28T21:57:49Z">
        <w:r>
          <w:t xml:space="preserve"> </w:t>
        </w:r>
      </w:ins>
      <w:r>
        <w:t>on</w:t>
      </w:r>
      <w:ins w:id="15864" w:author="GoldenCorpusHarness" w:date="2026-03-28T21:57:49Z">
        <w:r>
          <w:t xml:space="preserve"> [Burtness, B., et </w:t>
        </w:r>
      </w:ins>
      <w:r>
        <w:t xml:space="preserve">al </w:t>
      </w:r>
      <w:del w:id="15865" w:author="GoldenCorpusHarness" w:date="2026-03-28T21:57:49Z">
        <w:r>
          <w:delText>Events Reported in</w:delText>
        </w:r>
      </w:del>
      <w:ins w:id="15866" w:author="GoldenCorpusHarness" w:date="2026-03-28T21:57:49Z">
        <w:r>
          <w:t>2018],</w:t>
        </w:r>
      </w:ins>
      <w:r>
        <w:t xml:space="preserve"> the </w:t>
      </w:r>
      <w:ins w:id="15867" w:author="GoldenCorpusHarness" w:date="2026-03-28T21:57:49Z">
        <w:r>
          <w:t>above sample size and power calculations for PF</w:t>
        </w:r>
      </w:ins>
      <w:r>
        <w:t>S</w:t>
      </w:r>
      <w:ins w:id="15868" w:author="GoldenCorpusHarness" w:date="2026-03-28T21:57:49Z">
        <w:r>
          <w:t xml:space="preserve"> </w:t>
        </w:r>
      </w:ins>
      <w:r>
        <w:t>a</w:t>
      </w:r>
      <w:ins w:id="15869" w:author="GoldenCorpusHarness" w:date="2026-03-28T21:57:49Z">
        <w:r>
          <w:t>nd OS assu</w:t>
        </w:r>
      </w:ins>
      <w:r>
        <w:t xml:space="preserve">me </w:t>
      </w:r>
      <w:del w:id="15870" w:author="GoldenCorpusHarness" w:date="2026-03-28T21:57:49Z">
        <w:r>
          <w:delText>Ma</w:delText>
        </w:r>
      </w:del>
      <w:ins w:id="15871" w:author="GoldenCorpusHarness" w:date="2026-03-28T21:57:49Z">
        <w:r>
          <w:t>the followi</w:t>
        </w:r>
      </w:ins>
      <w:r>
        <w:t>n</w:t>
      </w:r>
      <w:del w:id="15872" w:author="GoldenCorpusHarness" w:date="2026-03-28T21:57:49Z">
        <w:r>
          <w:delText>ner as SAE</w:delText>
        </w:r>
      </w:del>
      <w:ins w:id="15873" w:author="GoldenCorpusHarness" w:date="2026-03-28T21:57:49Z">
        <w:r>
          <w:t>g:</w:t>
        </w:r>
      </w:ins>
    </w:p>
    <w:p ns2:paraId="290DE8B9" ns2:textId="7C88EFDE" w:rsidR="00D80FE3" w:rsidRPr="0050592E" w:rsidRDefault="00D80FE3" w:rsidP="00D80FE3">
      <w:pPr>
        <w:pStyle w:val="Paragraph0"/>
        <w:rPr>
          <w:b/>
        </w:rPr>
      </w:pPr>
      <w:del w:id="15874" w:author="GoldenCorpusHarness" w:date="2026-03-28T21:57:49Z">
        <w:r>
          <w:delText>Ad</w:delText>
        </w:r>
      </w:del>
      <w:ins w:id="15875" w:author="GoldenCorpusHarness" w:date="2026-03-28T21:57:49Z">
        <w:r>
          <w:t xml:space="preserve">PFS follows an exponential </w:t>
        </w:r>
      </w:ins>
      <w:r>
        <w:t>di</w:t>
      </w:r>
      <w:ins w:id="15876" w:author="GoldenCorpusHarness" w:date="2026-03-28T21:57:49Z">
        <w:r>
          <w:t>stribu</w:t>
        </w:r>
      </w:ins>
      <w:r>
        <w:t>tion</w:t>
      </w:r>
      <w:ins w:id="15877" w:author="GoldenCorpusHarness" w:date="2026-03-28T21:57:49Z">
        <w:r>
          <w:t xml:space="preserve"> with </w:t>
        </w:r>
      </w:ins>
      <w:r>
        <w:t>a</w:t>
      </w:r>
      <w:del w:id="15878" w:author="GoldenCorpusHarness" w:date="2026-03-28T21:57:49Z">
        <w:r>
          <w:delText>l</w:delText>
        </w:r>
      </w:del>
      <w:r>
        <w:t xml:space="preserve"> </w:t>
      </w:r>
      <w:ins w:id="15879" w:author="GoldenCorpusHarness" w:date="2026-03-28T21:57:49Z">
        <w:r>
          <w:t>m</w:t>
        </w:r>
      </w:ins>
      <w:r>
        <w:t>e</w:t>
      </w:r>
      <w:del w:id="15880" w:author="GoldenCorpusHarness" w:date="2026-03-28T21:57:49Z">
        <w:r>
          <w:delText>ve</w:delText>
        </w:r>
      </w:del>
      <w:ins w:id="15881" w:author="GoldenCorpusHarness" w:date="2026-03-28T21:57:49Z">
        <w:r>
          <w:t>dian of 3 mo</w:t>
        </w:r>
      </w:ins>
      <w:r>
        <w:t>nt</w:t>
      </w:r>
      <w:ins w:id="15882" w:author="GoldenCorpusHarness" w:date="2026-03-28T21:57:49Z">
        <w:r>
          <w:t>h</w:t>
        </w:r>
      </w:ins>
      <w:r>
        <w:t xml:space="preserve">s </w:t>
      </w:r>
      <w:del w:id="15883" w:author="GoldenCorpusHarness" w:date="2026-03-28T21:57:49Z">
        <w:r>
          <w:delText>that require rep</w:delText>
        </w:r>
      </w:del>
      <w:ins w:id="15884" w:author="GoldenCorpusHarness" w:date="2026-03-28T21:57:49Z">
        <w:r>
          <w:t>f</w:t>
        </w:r>
      </w:ins>
      <w:r>
        <w:t>or</w:t>
      </w:r>
      <w:del w:id="15885" w:author="GoldenCorpusHarness" w:date="2026-03-28T21:57:49Z">
        <w:r>
          <w:delText>ting in</w:delText>
        </w:r>
      </w:del>
      <w:r>
        <w:t xml:space="preserve"> the </w:t>
      </w:r>
      <w:del w:id="15886" w:author="GoldenCorpusHarness" w:date="2026-03-28T21:57:49Z">
        <w:r>
          <w:delText>same</w:delText>
        </w:r>
      </w:del>
      <w:ins w:id="15887" w:author="GoldenCorpusHarness" w:date="2026-03-28T21:57:49Z">
        <w:r>
          <w:t>control</w:t>
        </w:r>
      </w:ins>
      <w:r>
        <w:t xml:space="preserve"> </w:t>
      </w:r>
      <w:del w:id="15888" w:author="GoldenCorpusHarness" w:date="2026-03-28T21:57:49Z">
        <w:r>
          <w:delText>manne</w:delText>
        </w:r>
      </w:del>
      <w:ins w:id="15889" w:author="GoldenCorpusHarness" w:date="2026-03-28T21:57:49Z">
        <w:r>
          <w:t>g</w:t>
        </w:r>
      </w:ins>
      <w:r>
        <w:t>r</w:t>
      </w:r>
      <w:ins w:id="15890" w:author="GoldenCorpusHarness" w:date="2026-03-28T21:57:49Z">
        <w:r>
          <w:t>oup.</w:t>
        </w:r>
      </w:ins>
      <w:r>
        <w:t xml:space="preserve"> </w:t>
      </w:r>
      <w:del w:id="15891" w:author="GoldenCorpusHarness" w:date="2026-03-28T21:57:49Z">
        <w:r>
          <w:delText>as SAE</w:delText>
        </w:r>
      </w:del>
    </w:p>
    <w:p ns2:paraId="290DE8BA" ns2:textId="3279654D" w:rsidR="00D80FE3" w:rsidRPr="0050592E" w:rsidRDefault="00D80FE3" w:rsidP="00D80FE3">
      <w:pPr>
        <w:pStyle w:val="Paragraph0"/>
      </w:pPr>
      <w:del w:id="15892" w:author="GoldenCorpusHarness" w:date="2026-03-28T21:57:49Z">
        <w:r>
          <w:delText>I</w:delText>
        </w:r>
      </w:del>
      <w:ins w:id="15893" w:author="GoldenCorpusHarness" w:date="2026-03-28T21:57:49Z">
        <w:r>
          <w:t>OS follows a</w:t>
        </w:r>
      </w:ins>
      <w:r>
        <w:t xml:space="preserve">n </w:t>
      </w:r>
      <w:ins w:id="15894" w:author="GoldenCorpusHarness" w:date="2026-03-28T21:57:49Z">
        <w:r>
          <w:t>exponenti</w:t>
        </w:r>
      </w:ins>
      <w:r>
        <w:t>a</w:t>
      </w:r>
      <w:del w:id="15895" w:author="GoldenCorpusHarness" w:date="2026-03-28T21:57:49Z">
        <w:r>
          <w:delText>d</w:delText>
        </w:r>
      </w:del>
      <w:ins w:id="15896" w:author="GoldenCorpusHarness" w:date="2026-03-28T21:57:49Z">
        <w:r>
          <w:t xml:space="preserve">l </w:t>
        </w:r>
      </w:ins>
      <w:r>
        <w:t>di</w:t>
      </w:r>
      <w:ins w:id="15897" w:author="GoldenCorpusHarness" w:date="2026-03-28T21:57:49Z">
        <w:r>
          <w:t>stribu</w:t>
        </w:r>
      </w:ins>
      <w:r>
        <w:t xml:space="preserve">tion </w:t>
      </w:r>
      <w:ins w:id="15898" w:author="GoldenCorpusHarness" w:date="2026-03-28T21:57:49Z">
        <w:r>
          <w:t>wi</w:t>
        </w:r>
      </w:ins>
      <w:r>
        <w:t>t</w:t>
      </w:r>
      <w:ins w:id="15899" w:author="GoldenCorpusHarness" w:date="2026-03-28T21:57:49Z">
        <w:r>
          <w:t xml:space="preserve">h a median </w:t>
        </w:r>
      </w:ins>
      <w:r>
        <w:t>o</w:t>
      </w:r>
      <w:ins w:id="15900" w:author="GoldenCorpusHarness" w:date="2026-03-28T21:57:49Z">
        <w:r>
          <w:t>f 12 months for</w:t>
        </w:r>
      </w:ins>
      <w:r>
        <w:t xml:space="preserve"> the </w:t>
      </w:r>
      <w:del w:id="15901" w:author="GoldenCorpusHarness" w:date="2026-03-28T21:57:49Z">
        <w:r>
          <w:delText xml:space="preserve">above criteria, AEs meeting either of the below criteria, although not serious per ICH definition, are reportable to the Sponsor in the same time frame as SAEs to meet certain local requirements. Therefore, these events are </w:delText>
        </w:r>
      </w:del>
      <w:r>
        <w:t>con</w:t>
      </w:r>
      <w:del w:id="15902" w:author="GoldenCorpusHarness" w:date="2026-03-28T21:57:49Z">
        <w:r>
          <w:delText>side</w:delText>
        </w:r>
      </w:del>
      <w:ins w:id="15903" w:author="GoldenCorpusHarness" w:date="2026-03-28T21:57:49Z">
        <w:r>
          <w:t>t</w:t>
        </w:r>
      </w:ins>
      <w:r>
        <w:t>r</w:t>
      </w:r>
      <w:del w:id="15904" w:author="GoldenCorpusHarness" w:date="2026-03-28T21:57:49Z">
        <w:r>
          <w:delText>ed</w:delText>
        </w:r>
      </w:del>
      <w:ins w:id="15905" w:author="GoldenCorpusHarness" w:date="2026-03-28T21:57:49Z">
        <w:r>
          <w:t>ol</w:t>
        </w:r>
      </w:ins>
      <w:r>
        <w:t xml:space="preserve"> </w:t>
      </w:r>
      <w:del w:id="15906" w:author="GoldenCorpusHarness" w:date="2026-03-28T21:57:49Z">
        <w:r>
          <w:delText>se</w:delText>
        </w:r>
      </w:del>
      <w:ins w:id="15907" w:author="GoldenCorpusHarness" w:date="2026-03-28T21:57:49Z">
        <w:r>
          <w:t>g</w:t>
        </w:r>
      </w:ins>
      <w:r>
        <w:t>r</w:t>
      </w:r>
      <w:del w:id="15908" w:author="GoldenCorpusHarness" w:date="2026-03-28T21:57:49Z">
        <w:r>
          <w:delText>i</w:delText>
        </w:r>
      </w:del>
      <w:r>
        <w:t>ou</w:t>
      </w:r>
      <w:del w:id="15909" w:author="GoldenCorpusHarness" w:date="2026-03-28T21:57:49Z">
        <w:r>
          <w:delText>s</w:delText>
        </w:r>
      </w:del>
      <w:ins w:id="15910" w:author="GoldenCorpusHarness" w:date="2026-03-28T21:57:49Z">
        <w:r>
          <w:t>p.</w:t>
        </w:r>
      </w:ins>
      <w:r>
        <w:t xml:space="preserve"> </w:t>
      </w:r>
      <w:del w:id="15911" w:author="GoldenCorpusHarness" w:date="2026-03-28T21:57:49Z">
        <w:r>
          <w:delText>by the Sponsor for collection purposes.</w:delText>
        </w:r>
      </w:del>
    </w:p>
    <w:p ns2:paraId="290DE8BB" ns2:textId="77777777" w:rsidR="00D80FE3" w:rsidRPr="0050592E" w:rsidRDefault="00D80FE3" w:rsidP="001A089B">
      <w:pPr>
        <w:pStyle w:val="ListBullet"/>
        <w:spacing w:after="240"/>
      </w:pPr>
      <w:del w:id="15912" w:author="GoldenCorpusHarness" w:date="2026-03-28T21:57:49Z">
        <w:r>
          <w:delText>Is</w:delText>
        </w:r>
      </w:del>
      <w:ins w:id="15913" w:author="GoldenCorpusHarness" w:date="2026-03-28T21:57:49Z">
        <w:r>
          <w:t>Enrollment</w:t>
        </w:r>
      </w:ins>
      <w:r>
        <w:t xml:space="preserve"> </w:t>
      </w:r>
      <w:del w:id="15914" w:author="GoldenCorpusHarness" w:date="2026-03-28T21:57:49Z">
        <w:r>
          <w:delText>a new canc</w:delText>
        </w:r>
      </w:del>
      <w:ins w:id="15915" w:author="GoldenCorpusHarness" w:date="2026-03-28T21:57:49Z">
        <w:r>
          <w:t>p</w:t>
        </w:r>
      </w:ins>
      <w:r>
        <w:t>er</w:t>
      </w:r>
      <w:del w:id="15916" w:author="GoldenCorpusHarness" w:date="2026-03-28T21:57:49Z">
        <w:r>
          <w:delText xml:space="preserve"> (that is not a condit</w:delText>
        </w:r>
      </w:del>
      <w:r>
        <w:t>io</w:t>
      </w:r>
      <w:del w:id="15917" w:author="GoldenCorpusHarness" w:date="2026-03-28T21:57:49Z">
        <w:r>
          <w:delText>n</w:delText>
        </w:r>
      </w:del>
      <w:ins w:id="15918" w:author="GoldenCorpusHarness" w:date="2026-03-28T21:57:49Z">
        <w:r>
          <w:t>d</w:t>
        </w:r>
      </w:ins>
      <w:r>
        <w:t xml:space="preserve"> of </w:t>
      </w:r>
      <w:ins w:id="15919" w:author="GoldenCorpusHarness" w:date="2026-03-28T21:57:49Z">
        <w:r>
          <w:t>24 mon</w:t>
        </w:r>
      </w:ins>
      <w:r>
        <w:t>th</w:t>
      </w:r>
      <w:ins w:id="15920" w:author="GoldenCorpusHarness" w:date="2026-03-28T21:57:49Z">
        <w:r>
          <w:t xml:space="preserve">s with </w:t>
        </w:r>
      </w:ins>
      <w:r>
        <w:t>e</w:t>
      </w:r>
      <w:ins w:id="15921" w:author="GoldenCorpusHarness" w:date="2026-03-28T21:57:49Z">
        <w:r>
          <w:t>nrollment</w:t>
        </w:r>
      </w:ins>
      <w:r>
        <w:t xml:space="preserve"> </w:t>
      </w:r>
      <w:ins w:id="15922" w:author="GoldenCorpusHarness" w:date="2026-03-28T21:57:49Z">
        <w:r>
          <w:t>ramp-up over fir</w:t>
        </w:r>
      </w:ins>
      <w:r>
        <w:t>st</w:t>
      </w:r>
      <w:del w:id="15923" w:author="GoldenCorpusHarness" w:date="2026-03-28T21:57:49Z">
        <w:r>
          <w:delText>udy)</w:delText>
        </w:r>
      </w:del>
      <w:ins w:id="15924" w:author="GoldenCorpusHarness" w:date="2026-03-28T21:57:49Z">
        <w:r>
          <w:t xml:space="preserve"> 6 months. </w:t>
        </w:r>
      </w:ins>
    </w:p>
    <w:p ns2:paraId="290DE8BD" ns2:textId="7F1A6BAC" w:rsidR="00D80FE3" w:rsidRPr="0088541D" w:rsidRDefault="00D80FE3" w:rsidP="001A089B">
      <w:pPr>
        <w:pStyle w:val="ListBullet"/>
        <w:spacing w:after="240"/>
      </w:pPr>
      <w:del w:id="15925" w:author="GoldenCorpusHarness" w:date="2026-03-28T21:57:49Z">
        <w:r>
          <w:delText>Is</w:delText>
        </w:r>
      </w:del>
      <w:ins w:id="15926" w:author="GoldenCorpusHarness" w:date="2026-03-28T21:57:49Z">
        <w:r>
          <w:t>An</w:t>
        </w:r>
      </w:ins>
      <w:r>
        <w:t xml:space="preserve"> a</w:t>
      </w:r>
      <w:del w:id="15927" w:author="GoldenCorpusHarness" w:date="2026-03-28T21:57:49Z">
        <w:r>
          <w:delText>ss</w:delText>
        </w:r>
      </w:del>
      <w:ins w:id="15928" w:author="GoldenCorpusHarness" w:date="2026-03-28T21:57:49Z">
        <w:r>
          <w:t>nnual dr</w:t>
        </w:r>
      </w:ins>
      <w:r>
        <w:t>o</w:t>
      </w:r>
      <w:del w:id="15929" w:author="GoldenCorpusHarness" w:date="2026-03-28T21:57:49Z">
        <w:r>
          <w:delText>ci</w:delText>
        </w:r>
      </w:del>
      <w:ins w:id="15930" w:author="GoldenCorpusHarness" w:date="2026-03-28T21:57:49Z">
        <w:r>
          <w:t>pout r</w:t>
        </w:r>
      </w:ins>
      <w:r>
        <w:t>ate</w:t>
      </w:r>
      <w:del w:id="15931" w:author="GoldenCorpusHarness" w:date="2026-03-28T21:57:49Z">
        <w:r>
          <w:delText>d</w:delText>
        </w:r>
      </w:del>
      <w:r>
        <w:t xml:space="preserve"> </w:t>
      </w:r>
      <w:del w:id="15932" w:author="GoldenCorpusHarness" w:date="2026-03-28T21:57:49Z">
        <w:r>
          <w:delText>with</w:delText>
        </w:r>
      </w:del>
      <w:ins w:id="15933" w:author="GoldenCorpusHarness" w:date="2026-03-28T21:57:49Z">
        <w:r>
          <w:t>of 5% for PFS</w:t>
        </w:r>
      </w:ins>
      <w:r>
        <w:t xml:space="preserve"> an</w:t>
      </w:r>
      <w:ins w:id="15934" w:author="GoldenCorpusHarness" w:date="2026-03-28T21:57:49Z">
        <w:r>
          <w:t>d</w:t>
        </w:r>
      </w:ins>
      <w:r>
        <w:t xml:space="preserve"> </w:t>
      </w:r>
      <w:del w:id="15935" w:author="GoldenCorpusHarness" w:date="2026-03-28T21:57:49Z">
        <w:r>
          <w:delText xml:space="preserve">overdose </w:delText>
        </w:r>
      </w:del>
      <w:ins w:id="15936" w:author="GoldenCorpusHarness" w:date="2026-03-28T21:57:49Z">
        <w:r>
          <w:t>OS.</w:t>
        </w:r>
      </w:ins>
    </w:p>
    <w:p ns2:paraId="1506C483" ns2:textId="08CE668C" w:rsidR="00F6188F" w:rsidRDefault="00001186" w:rsidP="00833F73">
      <w:pPr>
        <w:pStyle w:val="Heading3"/>
      </w:pPr>
      <w:del w:id="15937" w:author="GoldenCorpusHarness" w:date="2026-03-28T21:57:49Z">
        <w:r>
          <w:delText>R</w:delText>
        </w:r>
      </w:del>
      <w:ins w:id="15938" w:author="GoldenCorpusHarness" w:date="2026-03-28T21:57:49Z">
        <w:r>
          <w:t>A follow-up p</w:t>
        </w:r>
      </w:ins>
      <w:r>
        <w:t>e</w:t>
      </w:r>
      <w:del w:id="15939" w:author="GoldenCorpusHarness" w:date="2026-03-28T21:57:49Z">
        <w:r>
          <w:delText>c</w:delText>
        </w:r>
      </w:del>
      <w:ins w:id="15940" w:author="GoldenCorpusHarness" w:date="2026-03-28T21:57:49Z">
        <w:r>
          <w:t>ri</w:t>
        </w:r>
      </w:ins>
      <w:r>
        <w:t>o</w:t>
      </w:r>
      <w:del w:id="15941" w:author="GoldenCorpusHarness" w:date="2026-03-28T21:57:49Z">
        <w:r>
          <w:delText>r</w:delText>
        </w:r>
      </w:del>
      <w:r>
        <w:t>d</w:t>
      </w:r>
      <w:del w:id="15942" w:author="GoldenCorpusHarness" w:date="2026-03-28T21:57:49Z">
        <w:r>
          <w:delText>ing</w:delText>
        </w:r>
      </w:del>
      <w:r>
        <w:t xml:space="preserve"> </w:t>
      </w:r>
      <w:del w:id="15943" w:author="GoldenCorpusHarness" w:date="2026-03-28T21:57:49Z">
        <w:r>
          <w:delText>AE</w:delText>
        </w:r>
      </w:del>
      <w:ins w:id="15944" w:author="GoldenCorpusHarness" w:date="2026-03-28T21:57:49Z">
        <w:r>
          <w:t>of 6</w:t>
        </w:r>
      </w:ins>
      <w:r>
        <w:t xml:space="preserve"> and </w:t>
      </w:r>
      <w:ins w:id="15945" w:author="GoldenCorpusHarness" w:date="2026-03-28T21:57:49Z">
        <w:r>
          <w:t>20 months for PF</w:t>
        </w:r>
      </w:ins>
      <w:r>
        <w:t>S</w:t>
      </w:r>
      <w:del w:id="15946" w:author="GoldenCorpusHarness" w:date="2026-03-28T21:57:49Z">
        <w:r>
          <w:delText>AE</w:delText>
        </w:r>
      </w:del>
      <w:ins w:id="15947" w:author="GoldenCorpusHarness" w:date="2026-03-28T21:57:49Z">
        <w:r>
          <w:t xml:space="preserve"> and OS, respectively, after the last participant is randomized. </w:t>
        </w:r>
      </w:ins>
    </w:p>
    <w:p ns2:paraId="74A59629" ns2:textId="4FD31E77" w:rsidR="00F6188F" w:rsidRPr="00833F73" w:rsidRDefault="00712EB1" w:rsidP="004844C9">
      <w:pPr>
        <w:pStyle w:val="Paragraph0"/>
        <w:rPr>
          <w:b/>
        </w:rPr>
      </w:pPr>
      <w:del w:id="15948" w:author="GoldenCorpusHarness" w:date="2026-03-28T21:57:49Z">
        <w:r>
          <w:delText>AE and SAE recording</w:delText>
        </w:r>
      </w:del>
    </w:p>
    <w:p ns2:paraId="0D2B0FCD" ns2:textId="7FA56485" w:rsidR="00F6188F" w:rsidRDefault="00F6188F" w:rsidP="004844C9">
      <w:pPr>
        <w:pStyle w:val="ListBullet"/>
        <w:keepLines w:val="0"/>
        <w:spacing w:after="240"/>
      </w:pPr>
      <w:del w:id="15949" w:author="GoldenCorpusHarness" w:date="2026-03-28T21:57:49Z">
        <w:r>
          <w:delText>W</w:delText>
        </w:r>
      </w:del>
      <w:ins w:id="15950" w:author="GoldenCorpusHarness" w:date="2026-03-28T21:57:49Z">
        <w:r>
          <w:t>T</w:t>
        </w:r>
      </w:ins>
      <w:r>
        <w:t>he</w:t>
      </w:r>
      <w:del w:id="15951" w:author="GoldenCorpusHarness" w:date="2026-03-28T21:57:49Z">
        <w:r>
          <w:delText>n</w:delText>
        </w:r>
      </w:del>
      <w:ins w:id="15952" w:author="GoldenCorpusHarness" w:date="2026-03-28T21:57:49Z">
        <w:r>
          <w:t xml:space="preserve"> sample size</w:t>
        </w:r>
      </w:ins>
      <w:r>
        <w:t xml:space="preserve"> an</w:t>
      </w:r>
      <w:ins w:id="15953" w:author="GoldenCorpusHarness" w:date="2026-03-28T21:57:49Z">
        <w:r>
          <w:t>d</w:t>
        </w:r>
      </w:ins>
      <w:r>
        <w:t xml:space="preserve"> </w:t>
      </w:r>
      <w:del w:id="15954" w:author="GoldenCorpusHarness" w:date="2026-03-28T21:57:49Z">
        <w:r>
          <w:delText>AE/SAE</w:delText>
        </w:r>
      </w:del>
      <w:ins w:id="15955" w:author="GoldenCorpusHarness" w:date="2026-03-28T21:57:49Z">
        <w:r>
          <w:t>power</w:t>
        </w:r>
      </w:ins>
      <w:r>
        <w:t xml:space="preserve"> </w:t>
      </w:r>
      <w:del w:id="15956" w:author="GoldenCorpusHarness" w:date="2026-03-28T21:57:49Z">
        <w:r>
          <w:delText>o</w:delText>
        </w:r>
      </w:del>
      <w:r>
        <w:t>c</w:t>
      </w:r>
      <w:ins w:id="15957" w:author="GoldenCorpusHarness" w:date="2026-03-28T21:57:49Z">
        <w:r>
          <w:t>al</w:t>
        </w:r>
      </w:ins>
      <w:r>
        <w:t>cu</w:t>
      </w:r>
      <w:del w:id="15958" w:author="GoldenCorpusHarness" w:date="2026-03-28T21:57:49Z">
        <w:r>
          <w:delText>rs, it is the responsibi</w:delText>
        </w:r>
      </w:del>
      <w:r>
        <w:t>l</w:t>
      </w:r>
      <w:del w:id="15959" w:author="GoldenCorpusHarness" w:date="2026-03-28T21:57:49Z">
        <w:r>
          <w:delText>ity of the investigator to review all document</w:delText>
        </w:r>
      </w:del>
      <w:r>
        <w:t>ation</w:t>
      </w:r>
      <w:ins w:id="15960" w:author="GoldenCorpusHarness" w:date="2026-03-28T21:57:49Z">
        <w:r>
          <w:t>s were performed using R</w:t>
        </w:r>
      </w:ins>
      <w:r>
        <w:t xml:space="preserve"> (</w:t>
      </w:r>
      <w:ins w:id="15961" w:author="GoldenCorpusHarness" w:date="2026-03-28T21:57:49Z">
        <w:r>
          <w:t>“gsD</w:t>
        </w:r>
      </w:ins>
      <w:r>
        <w:t>e</w:t>
      </w:r>
      <w:ins w:id="15962" w:author="GoldenCorpusHarness" w:date="2026-03-28T21:57:49Z">
        <w:r>
          <w:t>si</w:t>
        </w:r>
      </w:ins>
      <w:r>
        <w:t>g</w:t>
      </w:r>
      <w:del w:id="15963" w:author="GoldenCorpusHarness" w:date="2026-03-28T21:57:49Z">
        <w:r>
          <w:delText>, hospital</w:delText>
        </w:r>
      </w:del>
      <w:ins w:id="15964" w:author="GoldenCorpusHarness" w:date="2026-03-28T21:57:49Z">
        <w:r>
          <w:t>n”</w:t>
        </w:r>
      </w:ins>
      <w:r>
        <w:t xml:space="preserve"> p</w:t>
      </w:r>
      <w:del w:id="15965" w:author="GoldenCorpusHarness" w:date="2026-03-28T21:57:49Z">
        <w:r>
          <w:delText>ro</w:delText>
        </w:r>
      </w:del>
      <w:ins w:id="15966" w:author="GoldenCorpusHarness" w:date="2026-03-28T21:57:49Z">
        <w:r>
          <w:t>acka</w:t>
        </w:r>
      </w:ins>
      <w:r>
        <w:t>g</w:t>
      </w:r>
      <w:del w:id="15967" w:author="GoldenCorpusHarness" w:date="2026-03-28T21:57:49Z">
        <w:r>
          <w:delText>r</w:delText>
        </w:r>
      </w:del>
      <w:r>
        <w:t>e</w:t>
      </w:r>
      <w:del w:id="15968" w:author="GoldenCorpusHarness" w:date="2026-03-28T21:57:49Z">
        <w:r>
          <w:delText>ss notes, laboratory,</w:delText>
        </w:r>
      </w:del>
      <w:ins w:id="15969" w:author="GoldenCorpusHarness" w:date="2026-03-28T21:57:49Z">
        <w:r>
          <w:t>)</w:t>
        </w:r>
      </w:ins>
      <w:r>
        <w:t xml:space="preserve"> and </w:t>
      </w:r>
      <w:del w:id="15970" w:author="GoldenCorpusHarness" w:date="2026-03-28T21:57:49Z">
        <w:r>
          <w:delText>diagnostics</w:delText>
        </w:r>
      </w:del>
      <w:ins w:id="15971" w:author="GoldenCorpusHarness" w:date="2026-03-28T21:57:49Z">
        <w:r>
          <w:t>SAS</w:t>
        </w:r>
      </w:ins>
      <w:r>
        <w:t xml:space="preserve"> </w:t>
      </w:r>
      <w:del w:id="15972" w:author="GoldenCorpusHarness" w:date="2026-03-28T21:57:49Z">
        <w:r>
          <w:delText>reports) related to the event</w:delText>
        </w:r>
      </w:del>
      <w:ins w:id="15973" w:author="GoldenCorpusHarness" w:date="2026-03-28T21:57:49Z">
        <w:r>
          <w:t>9</w:t>
        </w:r>
      </w:ins>
      <w:r>
        <w:t>.</w:t>
      </w:r>
      <w:del w:id="15974" w:author="GoldenCorpusHarness" w:date="2026-03-28T21:57:49Z">
        <w:r>
          <w:delText xml:space="preserve"> </w:delText>
        </w:r>
      </w:del>
      <w:ins w:id="15975" w:author="GoldenCorpusHarness" w:date="2026-03-28T21:57:49Z">
        <w:r>
          <w:t>4.</w:t>
        </w:r>
      </w:ins>
    </w:p>
    <w:p ns2:paraId="4809E29F" ns2:textId="2FF5E0E8" w:rsidR="00F6188F" w:rsidRDefault="00F6188F" w:rsidP="004844C9">
      <w:pPr>
        <w:pStyle w:val="ListBullet"/>
        <w:keepLines w:val="0"/>
        <w:spacing w:after="240"/>
      </w:pPr>
      <w:del w:id="15976" w:author="GoldenCorpusHarness" w:date="2026-03-28T21:57:49Z">
        <w:r>
          <w:delText>The</w:delText>
        </w:r>
      </w:del>
      <w:ins w:id="15977" w:author="GoldenCorpusHarness" w:date="2026-03-28T21:57:49Z">
        <w:r>
          <w:t>Subgroup</w:t>
        </w:r>
      </w:ins>
      <w:r>
        <w:t xml:space="preserve"> </w:t>
      </w:r>
      <w:del w:id="15978" w:author="GoldenCorpusHarness" w:date="2026-03-28T21:57:49Z">
        <w:r>
          <w:delText>i</w:delText>
        </w:r>
      </w:del>
      <w:ins w:id="15979" w:author="GoldenCorpusHarness" w:date="2026-03-28T21:57:49Z">
        <w:r>
          <w:t>A</w:t>
        </w:r>
      </w:ins>
      <w:r>
        <w:t>n</w:t>
      </w:r>
      <w:del w:id="15980" w:author="GoldenCorpusHarness" w:date="2026-03-28T21:57:49Z">
        <w:r>
          <w:delText>v</w:delText>
        </w:r>
      </w:del>
      <w:ins w:id="15981" w:author="GoldenCorpusHarness" w:date="2026-03-28T21:57:49Z">
        <w:r>
          <w:t>alys</w:t>
        </w:r>
      </w:ins>
      <w:r>
        <w:t>es</w:t>
      </w:r>
      <w:del w:id="15982" w:author="GoldenCorpusHarness" w:date="2026-03-28T21:57:49Z">
        <w:r>
          <w:delText xml:space="preserve">tigator will record all relevant AE/SAE information on the AE CRFs/worksheets at each examination. </w:delText>
        </w:r>
      </w:del>
    </w:p>
    <w:p ns2:paraId="3E47BB9D" ns2:textId="30BDF4AD" w:rsidR="00F6188F" w:rsidRDefault="00F6188F" w:rsidP="004844C9">
      <w:pPr>
        <w:pStyle w:val="ListBullet"/>
        <w:keepLines w:val="0"/>
        <w:spacing w:after="240"/>
      </w:pPr>
      <w:ins w:id="15983" w:author="GoldenCorpusHarness" w:date="2026-03-28T21:57:49Z">
        <w:r>
          <w:t>To determine whether the treatment effect is consistent across various subgroups, the between-group treatment effect for ORR, PFS and OS (with a nominal 95% C</w:t>
        </w:r>
      </w:ins>
      <w:r>
        <w:t>I</w:t>
      </w:r>
      <w:del w:id="15984" w:author="GoldenCorpusHarness" w:date="2026-03-28T21:57:49Z">
        <w:r>
          <w:delText>t is not acceptable for the in</w:delText>
        </w:r>
      </w:del>
      <w:ins w:id="15985" w:author="GoldenCorpusHarness" w:date="2026-03-28T21:57:49Z">
        <w:r>
          <w:t xml:space="preserve">) will be estimated and plotted by treatment group within each category of the following subgroup </w:t>
        </w:r>
      </w:ins>
      <w:r>
        <w:t>v</w:t>
      </w:r>
      <w:del w:id="15986" w:author="GoldenCorpusHarness" w:date="2026-03-28T21:57:49Z">
        <w:r>
          <w:delText xml:space="preserve">estigator to send photocopies of the participant’s medical records to the Sponsor in lieu of completion of the AE CRF page. </w:delText>
        </w:r>
      </w:del>
      <w:ins w:id="15987" w:author="GoldenCorpusHarness" w:date="2026-03-28T21:57:49Z">
        <w:r>
          <w:t>ariables:</w:t>
        </w:r>
      </w:ins>
    </w:p>
    <w:p ns2:paraId="60F5454F" ns2:textId="4FFDEF98" w:rsidR="00F6188F" w:rsidRDefault="00F6188F" w:rsidP="004844C9">
      <w:pPr>
        <w:pStyle w:val="ListBullet"/>
        <w:keepLines w:val="0"/>
        <w:spacing w:after="240"/>
      </w:pPr>
      <w:del w:id="15988" w:author="GoldenCorpusHarness" w:date="2026-03-28T21:57:49Z">
        <w:r>
          <w:delText>The</w:delText>
        </w:r>
      </w:del>
      <w:ins w:id="15989" w:author="GoldenCorpusHarness" w:date="2026-03-28T21:57:49Z">
        <w:r>
          <w:t>St</w:t>
        </w:r>
      </w:ins>
      <w:r>
        <w:t>r</w:t>
      </w:r>
      <w:del w:id="15990" w:author="GoldenCorpusHarness" w:date="2026-03-28T21:57:49Z">
        <w:r>
          <w:delText>e m</w:delText>
        </w:r>
      </w:del>
      <w:r>
        <w:t>a</w:t>
      </w:r>
      <w:del w:id="15991" w:author="GoldenCorpusHarness" w:date="2026-03-28T21:57:49Z">
        <w:r>
          <w:delText>y be instances when copies of medical records for certain cases are requested by the Sponsor. In this case, all participant iden</w:delText>
        </w:r>
      </w:del>
      <w:r>
        <w:t>tifi</w:t>
      </w:r>
      <w:del w:id="15992" w:author="GoldenCorpusHarness" w:date="2026-03-28T21:57:49Z">
        <w:r>
          <w:delText>ers, with the ex</w:delText>
        </w:r>
      </w:del>
      <w:r>
        <w:t>c</w:t>
      </w:r>
      <w:del w:id="15993" w:author="GoldenCorpusHarness" w:date="2026-03-28T21:57:49Z">
        <w:r>
          <w:delText>ep</w:delText>
        </w:r>
      </w:del>
      <w:ins w:id="15994" w:author="GoldenCorpusHarness" w:date="2026-03-28T21:57:49Z">
        <w:r>
          <w:t>a</w:t>
        </w:r>
      </w:ins>
      <w:r>
        <w:t xml:space="preserve">tion </w:t>
      </w:r>
      <w:ins w:id="15995" w:author="GoldenCorpusHarness" w:date="2026-03-28T21:57:49Z">
        <w:r>
          <w:t>fact</w:t>
        </w:r>
      </w:ins>
      <w:r>
        <w:t>o</w:t>
      </w:r>
      <w:del w:id="15996" w:author="GoldenCorpusHarness" w:date="2026-03-28T21:57:49Z">
        <w:r>
          <w:delText>f the pa</w:delText>
        </w:r>
      </w:del>
      <w:r>
        <w:t>r</w:t>
      </w:r>
      <w:del w:id="15997" w:author="GoldenCorpusHarness" w:date="2026-03-28T21:57:49Z">
        <w:r>
          <w:delText>ticipant number, will be blinded on the copie</w:delText>
        </w:r>
      </w:del>
      <w:r>
        <w:t xml:space="preserve">s </w:t>
      </w:r>
      <w:del w:id="15998" w:author="GoldenCorpusHarness" w:date="2026-03-28T21:57:49Z">
        <w:r>
          <w:delText xml:space="preserve">of the medical records before submission to the Sponsor. </w:delText>
        </w:r>
      </w:del>
    </w:p>
    <w:p ns2:paraId="3C70C848" ns2:textId="4CDB572A" w:rsidR="00F6188F" w:rsidRDefault="00F6188F" w:rsidP="004844C9">
      <w:pPr>
        <w:pStyle w:val="ListBullet"/>
        <w:keepLines w:val="0"/>
        <w:spacing w:after="240"/>
      </w:pPr>
      <w:del w:id="15999" w:author="GoldenCorpusHarness" w:date="2026-03-28T21:57:49Z">
        <w:r>
          <w:delText>The</w:delText>
        </w:r>
      </w:del>
      <w:ins w:id="16000" w:author="GoldenCorpusHarness" w:date="2026-03-28T21:57:49Z">
        <w:r>
          <w:t>PD-L1</w:t>
        </w:r>
      </w:ins>
      <w:r>
        <w:t xml:space="preserve"> </w:t>
      </w:r>
      <w:del w:id="16001" w:author="GoldenCorpusHarness" w:date="2026-03-28T21:57:49Z">
        <w:r>
          <w:delText>inves</w:delText>
        </w:r>
      </w:del>
      <w:r>
        <w:t>t</w:t>
      </w:r>
      <w:del w:id="16002" w:author="GoldenCorpusHarness" w:date="2026-03-28T21:57:49Z">
        <w:r>
          <w:delText>igat</w:delText>
        </w:r>
      </w:del>
      <w:ins w:id="16003" w:author="GoldenCorpusHarness" w:date="2026-03-28T21:57:49Z">
        <w:r>
          <w:t>um</w:t>
        </w:r>
      </w:ins>
      <w:r>
        <w:t xml:space="preserve">or </w:t>
      </w:r>
      <w:del w:id="16004" w:author="GoldenCorpusHarness" w:date="2026-03-28T21:57:49Z">
        <w:r>
          <w:delText>will att</w:delText>
        </w:r>
      </w:del>
      <w:r>
        <w:t>e</w:t>
      </w:r>
      <w:del w:id="16005" w:author="GoldenCorpusHarness" w:date="2026-03-28T21:57:49Z">
        <w:r>
          <w:delText>m</w:delText>
        </w:r>
      </w:del>
      <w:ins w:id="16006" w:author="GoldenCorpusHarness" w:date="2026-03-28T21:57:49Z">
        <w:r>
          <w:t>x</w:t>
        </w:r>
      </w:ins>
      <w:r>
        <w:t>p</w:t>
      </w:r>
      <w:del w:id="16007" w:author="GoldenCorpusHarness" w:date="2026-03-28T21:57:49Z">
        <w:r>
          <w:delText xml:space="preserve">t to </w:delText>
        </w:r>
      </w:del>
      <w:ins w:id="16008" w:author="GoldenCorpusHarness" w:date="2026-03-28T21:57:49Z">
        <w:r>
          <w:t>r</w:t>
        </w:r>
      </w:ins>
      <w:r>
        <w:t>es</w:t>
      </w:r>
      <w:del w:id="16009" w:author="GoldenCorpusHarness" w:date="2026-03-28T21:57:49Z">
        <w:r>
          <w:delText>tabli</w:delText>
        </w:r>
      </w:del>
      <w:r>
        <w:t>s</w:t>
      </w:r>
      <w:del w:id="16010" w:author="GoldenCorpusHarness" w:date="2026-03-28T21:57:49Z">
        <w:r>
          <w:delText>h a diagnosis of the event based on signs, symptoms, and/or other clinical informat</w:delText>
        </w:r>
      </w:del>
      <w:r>
        <w:t>ion</w:t>
      </w:r>
      <w:del w:id="16011" w:author="GoldenCorpusHarness" w:date="2026-03-28T21:57:49Z">
        <w:r>
          <w:delText>. In such cases, the diagnosis (not the individual signs/symptoms) will be documented</w:delText>
        </w:r>
      </w:del>
      <w:r>
        <w:t xml:space="preserve"> as </w:t>
      </w:r>
      <w:ins w:id="16012" w:author="GoldenCorpusHarness" w:date="2026-03-28T21:57:49Z">
        <w:r>
          <w:t>de</w:t>
        </w:r>
      </w:ins>
      <w:r>
        <w:t>t</w:t>
      </w:r>
      <w:ins w:id="16013" w:author="GoldenCorpusHarness" w:date="2026-03-28T21:57:49Z">
        <w:r>
          <w:t>ermined by PD-L1 immunohistoc</w:t>
        </w:r>
      </w:ins>
      <w:r>
        <w:t>he</w:t>
      </w:r>
      <w:ins w:id="16014" w:author="GoldenCorpusHarness" w:date="2026-03-28T21:57:49Z">
        <w:r>
          <w:t>mistry</w:t>
        </w:r>
      </w:ins>
      <w:r>
        <w:t xml:space="preserve"> </w:t>
      </w:r>
      <w:del w:id="16015" w:author="GoldenCorpusHarness" w:date="2026-03-28T21:57:49Z">
        <w:r>
          <w:delText>AE/</w:delText>
        </w:r>
      </w:del>
      <w:ins w:id="16016" w:author="GoldenCorpusHarness" w:date="2026-03-28T21:57:49Z">
        <w:r>
          <w:t>(TP</w:t>
        </w:r>
      </w:ins>
      <w:r>
        <w:t>S</w:t>
      </w:r>
      <w:del w:id="16017" w:author="GoldenCorpusHarness" w:date="2026-03-28T21:57:49Z">
        <w:r>
          <w:delText>AE</w:delText>
        </w:r>
      </w:del>
      <w:ins w:id="16018" w:author="GoldenCorpusHarness" w:date="2026-03-28T21:57:49Z">
        <w:r>
          <w:t xml:space="preserve"> &lt;50% vs</w:t>
        </w:r>
      </w:ins>
      <w:r>
        <w:t xml:space="preserve">. </w:t>
      </w:r>
      <w:ins w:id="16019" w:author="GoldenCorpusHarness" w:date="2026-03-28T21:57:49Z">
        <w:r>
          <w:t>≥50%)</w:t>
        </w:r>
      </w:ins>
    </w:p>
    <w:p ns2:paraId="4DC0512A" ns2:textId="4F14901D" w:rsidR="00F6188F" w:rsidRPr="00833F73" w:rsidRDefault="00712EB1" w:rsidP="004844C9">
      <w:pPr>
        <w:pStyle w:val="Paragraph0"/>
        <w:rPr>
          <w:b/>
        </w:rPr>
      </w:pPr>
      <w:del w:id="16020" w:author="GoldenCorpusHarness" w:date="2026-03-28T21:57:49Z">
        <w:r>
          <w:delText>Assessment o</w:delText>
        </w:r>
      </w:del>
      <w:ins w:id="16021" w:author="GoldenCorpusHarness" w:date="2026-03-28T21:57:49Z">
        <w:r>
          <w:t xml:space="preserve">HPV status </w:t>
        </w:r>
      </w:ins>
      <w:r>
        <w:t>f</w:t>
      </w:r>
      <w:del w:id="16022" w:author="GoldenCorpusHarness" w:date="2026-03-28T21:57:49Z">
        <w:r>
          <w:delText xml:space="preserve"> intensity/toxicity</w:delText>
        </w:r>
      </w:del>
      <w:ins w:id="16023" w:author="GoldenCorpusHarness" w:date="2026-03-28T21:57:49Z">
        <w:r>
          <w:t>or oropharynx cancer as determined by p16 immunohistochemistry (positive vs. negative); HPV status for participants without oropharynx cancer (eg, cancers of the oral cavity, hypopharynx and larynx) is considered HPV negative.</w:t>
        </w:r>
      </w:ins>
    </w:p>
    <w:p ns2:paraId="65F69E62" ns2:textId="475C74CD" w:rsidR="00F6188F" w:rsidRDefault="00F6188F" w:rsidP="004844C9">
      <w:pPr>
        <w:pStyle w:val="ListBullet"/>
        <w:keepLines w:val="0"/>
        <w:spacing w:after="240"/>
      </w:pPr>
      <w:del w:id="16024" w:author="GoldenCorpusHarness" w:date="2026-03-28T21:57:49Z">
        <w:r>
          <w:delText>A</w:delText>
        </w:r>
      </w:del>
      <w:ins w:id="16025" w:author="GoldenCorpusHarness" w:date="2026-03-28T21:57:49Z">
        <w:r>
          <w:t>ECOG performa</w:t>
        </w:r>
      </w:ins>
      <w:r>
        <w:t>n</w:t>
      </w:r>
      <w:ins w:id="16026" w:author="GoldenCorpusHarness" w:date="2026-03-28T21:57:49Z">
        <w:r>
          <w:t>ce</w:t>
        </w:r>
      </w:ins>
      <w:r>
        <w:t xml:space="preserve"> </w:t>
      </w:r>
      <w:del w:id="16027" w:author="GoldenCorpusHarness" w:date="2026-03-28T21:57:49Z">
        <w:r>
          <w:delText>even</w:delText>
        </w:r>
      </w:del>
      <w:ins w:id="16028" w:author="GoldenCorpusHarness" w:date="2026-03-28T21:57:49Z">
        <w:r>
          <w:t>s</w:t>
        </w:r>
      </w:ins>
      <w:r>
        <w:t>t</w:t>
      </w:r>
      <w:del w:id="16029" w:author="GoldenCorpusHarness" w:date="2026-03-28T21:57:49Z">
        <w:r>
          <w:delText xml:space="preserve"> i</w:delText>
        </w:r>
      </w:del>
      <w:ins w:id="16030" w:author="GoldenCorpusHarness" w:date="2026-03-28T21:57:49Z">
        <w:r>
          <w:t>atu</w:t>
        </w:r>
      </w:ins>
      <w:r>
        <w:t xml:space="preserve">s </w:t>
      </w:r>
      <w:del w:id="16031" w:author="GoldenCorpusHarness" w:date="2026-03-28T21:57:49Z">
        <w:r>
          <w:delText>defined</w:delText>
        </w:r>
      </w:del>
      <w:ins w:id="16032" w:author="GoldenCorpusHarness" w:date="2026-03-28T21:57:49Z">
        <w:r>
          <w:t>(0</w:t>
        </w:r>
      </w:ins>
      <w:r>
        <w:t xml:space="preserve"> </w:t>
      </w:r>
      <w:del w:id="16033" w:author="GoldenCorpusHarness" w:date="2026-03-28T21:57:49Z">
        <w:r>
          <w:delText>a</w:delText>
        </w:r>
      </w:del>
      <w:ins w:id="16034" w:author="GoldenCorpusHarness" w:date="2026-03-28T21:57:49Z">
        <w:r>
          <w:t>v</w:t>
        </w:r>
      </w:ins>
      <w:r>
        <w:t>s</w:t>
      </w:r>
      <w:del w:id="16035" w:author="GoldenCorpusHarness" w:date="2026-03-28T21:57:49Z">
        <w:r>
          <w:delText xml:space="preserve"> “serious” when it meets at least</w:delText>
        </w:r>
      </w:del>
      <w:ins w:id="16036" w:author="GoldenCorpusHarness" w:date="2026-03-28T21:57:49Z">
        <w:r>
          <w:t>.</w:t>
        </w:r>
      </w:ins>
      <w:r>
        <w:t xml:space="preserve"> 1</w:t>
      </w:r>
      <w:del w:id="16037" w:author="GoldenCorpusHarness" w:date="2026-03-28T21:57:49Z">
        <w:r>
          <w:delText xml:space="preserve"> of the predefined outcomes as described in the definition of an SAE, not when it is rated as severe.</w:delText>
        </w:r>
      </w:del>
      <w:ins w:id="16038" w:author="GoldenCorpusHarness" w:date="2026-03-28T21:57:49Z">
        <w:r>
          <w:t>)</w:t>
        </w:r>
      </w:ins>
    </w:p>
    <w:p ns2:paraId="31021735" ns2:textId="14050537" w:rsidR="008742F0" w:rsidRPr="00AC6608" w:rsidRDefault="008742F0" w:rsidP="004844C9">
      <w:pPr>
        <w:pStyle w:val="ListBullet2"/>
        <w:keepLines w:val="0"/>
        <w:spacing w:after="240"/>
        <w:ind w:left="900"/>
      </w:pPr>
      <w:del w:id="16039" w:author="GoldenCorpusHarness" w:date="2026-03-28T21:57:49Z">
        <w:r>
          <w:delText>The investi</w:delText>
        </w:r>
      </w:del>
      <w:ins w:id="16040" w:author="GoldenCorpusHarness" w:date="2026-03-28T21:57:49Z">
        <w:r>
          <w:t>A</w:t>
        </w:r>
      </w:ins>
      <w:r>
        <w:t>g</w:t>
      </w:r>
      <w:del w:id="16041" w:author="GoldenCorpusHarness" w:date="2026-03-28T21:57:49Z">
        <w:r>
          <w:delText>ator will make an assessment of intensity for each AE and SAE (and other reportable safety event) according to the NCI CTCAE, version 5. Any AE that changes CTCAE grade over th</w:delText>
        </w:r>
      </w:del>
      <w:r>
        <w:t>e c</w:t>
      </w:r>
      <w:ins w:id="16042" w:author="GoldenCorpusHarness" w:date="2026-03-28T21:57:49Z">
        <w:r>
          <w:t>ateg</w:t>
        </w:r>
      </w:ins>
      <w:r>
        <w:t>o</w:t>
      </w:r>
      <w:del w:id="16043" w:author="GoldenCorpusHarness" w:date="2026-03-28T21:57:49Z">
        <w:r>
          <w:delText>u</w:delText>
        </w:r>
      </w:del>
      <w:ins w:id="16044" w:author="GoldenCorpusHarness" w:date="2026-03-28T21:57:49Z">
        <w:r>
          <w:t>ry (&lt;65 yea</w:t>
        </w:r>
      </w:ins>
      <w:r>
        <w:t>rs</w:t>
      </w:r>
      <w:del w:id="16045" w:author="GoldenCorpusHarness" w:date="2026-03-28T21:57:49Z">
        <w:r>
          <w:delText>e</w:delText>
        </w:r>
      </w:del>
      <w:ins w:id="16046" w:author="GoldenCorpusHarness" w:date="2026-03-28T21:57:49Z">
        <w:r>
          <w:t>,</w:t>
        </w:r>
      </w:ins>
      <w:r>
        <w:t xml:space="preserve"> </w:t>
      </w:r>
      <w:del w:id="16047" w:author="GoldenCorpusHarness" w:date="2026-03-28T21:57:49Z">
        <w:r>
          <w:delText>of</w:delText>
        </w:r>
      </w:del>
      <w:ins w:id="16048" w:author="GoldenCorpusHarness" w:date="2026-03-28T21:57:49Z">
        <w:r>
          <w:t>≥65</w:t>
        </w:r>
      </w:ins>
      <w:r>
        <w:t xml:space="preserve"> </w:t>
      </w:r>
      <w:del w:id="16049" w:author="GoldenCorpusHarness" w:date="2026-03-28T21:57:49Z">
        <w:r>
          <w:delText xml:space="preserve">a given episode will have </w:delText>
        </w:r>
      </w:del>
      <w:ins w:id="16050" w:author="GoldenCorpusHarness" w:date="2026-03-28T21:57:49Z">
        <w:r>
          <w:t>y</w:t>
        </w:r>
      </w:ins>
      <w:r>
        <w:t>ea</w:t>
      </w:r>
      <w:del w:id="16051" w:author="GoldenCorpusHarness" w:date="2026-03-28T21:57:49Z">
        <w:r>
          <w:delText>ch change of g</w:delText>
        </w:r>
      </w:del>
      <w:r>
        <w:t>r</w:t>
      </w:r>
      <w:del w:id="16052" w:author="GoldenCorpusHarness" w:date="2026-03-28T21:57:49Z">
        <w:r>
          <w:delText>ade recorded on the AE CRF</w:delText>
        </w:r>
      </w:del>
      <w:r>
        <w:t>s</w:t>
      </w:r>
      <w:del w:id="16053" w:author="GoldenCorpusHarness" w:date="2026-03-28T21:57:49Z">
        <w:r>
          <w:delText>/worksheets.</w:delText>
        </w:r>
      </w:del>
      <w:ins w:id="16054" w:author="GoldenCorpusHarness" w:date="2026-03-28T21:57:49Z">
        <w:r>
          <w:t>)</w:t>
        </w:r>
      </w:ins>
    </w:p>
    <w:p ns2:paraId="38411F5A" ns2:textId="77777777" w:rsidR="008742F0" w:rsidRPr="00AC6608" w:rsidRDefault="008742F0" w:rsidP="004844C9">
      <w:pPr>
        <w:pStyle w:val="ListBullet2"/>
        <w:keepLines w:val="0"/>
        <w:tabs>
          <w:tab w:val="num" w:pos="900"/>
        </w:tabs>
        <w:spacing w:after="240"/>
        <w:ind w:left="900"/>
      </w:pPr>
      <w:del w:id="16055" w:author="GoldenCorpusHarness" w:date="2026-03-28T21:57:49Z">
        <w:r>
          <w:delText>Grad</w:delText>
        </w:r>
      </w:del>
      <w:ins w:id="16056" w:author="GoldenCorpusHarness" w:date="2026-03-28T21:57:49Z">
        <w:r>
          <w:t>S</w:t>
        </w:r>
      </w:ins>
      <w:r>
        <w:t>e</w:t>
      </w:r>
      <w:ins w:id="16057" w:author="GoldenCorpusHarness" w:date="2026-03-28T21:57:49Z">
        <w:r>
          <w:t>x</w:t>
        </w:r>
      </w:ins>
      <w:r>
        <w:t xml:space="preserve"> </w:t>
      </w:r>
      <w:del w:id="16058" w:author="GoldenCorpusHarness" w:date="2026-03-28T21:57:49Z">
        <w:r>
          <w:delText>1: Mild; asympto</w:delText>
        </w:r>
      </w:del>
      <w:ins w:id="16059" w:author="GoldenCorpusHarness" w:date="2026-03-28T21:57:49Z">
        <w:r>
          <w:t>(fe</w:t>
        </w:r>
      </w:ins>
      <w:r>
        <w:t>ma</w:t>
      </w:r>
      <w:del w:id="16060" w:author="GoldenCorpusHarness" w:date="2026-03-28T21:57:49Z">
        <w:r>
          <w:delText>tic or</w:delText>
        </w:r>
      </w:del>
      <w:ins w:id="16061" w:author="GoldenCorpusHarness" w:date="2026-03-28T21:57:49Z">
        <w:r>
          <w:t>le,</w:t>
        </w:r>
      </w:ins>
      <w:r>
        <w:t xml:space="preserve"> m</w:t>
      </w:r>
      <w:del w:id="16062" w:author="GoldenCorpusHarness" w:date="2026-03-28T21:57:49Z">
        <w:r>
          <w:delText>ild symptoms; clinic</w:delText>
        </w:r>
      </w:del>
      <w:r>
        <w:t>al</w:t>
      </w:r>
      <w:del w:id="16063" w:author="GoldenCorpusHarness" w:date="2026-03-28T21:57:49Z">
        <w:r>
          <w:delText xml:space="preserve"> or diagnostic obs</w:delText>
        </w:r>
      </w:del>
      <w:r>
        <w:t>e</w:t>
      </w:r>
      <w:del w:id="16064" w:author="GoldenCorpusHarness" w:date="2026-03-28T21:57:49Z">
        <w:r>
          <w:delText>rvations only; intervention not indicated.</w:delText>
        </w:r>
      </w:del>
      <w:ins w:id="16065" w:author="GoldenCorpusHarness" w:date="2026-03-28T21:57:49Z">
        <w:r>
          <w:t>)</w:t>
        </w:r>
      </w:ins>
    </w:p>
    <w:p ns2:paraId="355C8408" ns2:textId="77777777" w:rsidR="008742F0" w:rsidRPr="00AC6608" w:rsidRDefault="008742F0" w:rsidP="004844C9">
      <w:pPr>
        <w:pStyle w:val="ListBullet2"/>
        <w:keepLines w:val="0"/>
        <w:tabs>
          <w:tab w:val="num" w:pos="900"/>
        </w:tabs>
        <w:spacing w:after="240"/>
        <w:ind w:left="900"/>
      </w:pPr>
      <w:del w:id="16066" w:author="GoldenCorpusHarness" w:date="2026-03-28T21:57:49Z">
        <w:r>
          <w:delText>Gr</w:delText>
        </w:r>
      </w:del>
      <w:ins w:id="16067" w:author="GoldenCorpusHarness" w:date="2026-03-28T21:57:49Z">
        <w:r>
          <w:t>R</w:t>
        </w:r>
      </w:ins>
      <w:r>
        <w:t>a</w:t>
      </w:r>
      <w:del w:id="16068" w:author="GoldenCorpusHarness" w:date="2026-03-28T21:57:49Z">
        <w:r>
          <w:delText>d</w:delText>
        </w:r>
      </w:del>
      <w:ins w:id="16069" w:author="GoldenCorpusHarness" w:date="2026-03-28T21:57:49Z">
        <w:r>
          <w:t>c</w:t>
        </w:r>
      </w:ins>
      <w:r>
        <w:t xml:space="preserve">e </w:t>
      </w:r>
      <w:del w:id="16070" w:author="GoldenCorpusHarness" w:date="2026-03-28T21:57:49Z">
        <w:r>
          <w:delText>2: Modera</w:delText>
        </w:r>
      </w:del>
      <w:ins w:id="16071" w:author="GoldenCorpusHarness" w:date="2026-03-28T21:57:49Z">
        <w:r>
          <w:t>(whi</w:t>
        </w:r>
      </w:ins>
      <w:r>
        <w:t>te</w:t>
      </w:r>
      <w:del w:id="16072" w:author="GoldenCorpusHarness" w:date="2026-03-28T21:57:49Z">
        <w:r>
          <w:delText>;</w:delText>
        </w:r>
      </w:del>
      <w:ins w:id="16073" w:author="GoldenCorpusHarness" w:date="2026-03-28T21:57:49Z">
        <w:r>
          <w:t>,</w:t>
        </w:r>
      </w:ins>
      <w:r>
        <w:t xml:space="preserve"> </w:t>
      </w:r>
      <w:del w:id="16074" w:author="GoldenCorpusHarness" w:date="2026-03-28T21:57:49Z">
        <w:r>
          <w:delText>minim</w:delText>
        </w:r>
      </w:del>
      <w:r>
        <w:t>al</w:t>
      </w:r>
      <w:del w:id="16075" w:author="GoldenCorpusHarness" w:date="2026-03-28T21:57:49Z">
        <w:r>
          <w:delText>, loca</w:delText>
        </w:r>
      </w:del>
      <w:r>
        <w:t>l o</w:t>
      </w:r>
      <w:del w:id="16076" w:author="GoldenCorpusHarness" w:date="2026-03-28T21:57:49Z">
        <w:r>
          <w:delText>r noninvasive in</w:delText>
        </w:r>
      </w:del>
      <w:r>
        <w:t>t</w:t>
      </w:r>
      <w:ins w:id="16077" w:author="GoldenCorpusHarness" w:date="2026-03-28T21:57:49Z">
        <w:r>
          <w:t>h</w:t>
        </w:r>
      </w:ins>
      <w:r>
        <w:t>er</w:t>
      </w:r>
      <w:del w:id="16078" w:author="GoldenCorpusHarness" w:date="2026-03-28T21:57:49Z">
        <w:r>
          <w:delText>vention indicated; limiting age-appropriate in</w:delText>
        </w:r>
      </w:del>
      <w:r>
        <w:t>s</w:t>
      </w:r>
      <w:del w:id="16079" w:author="GoldenCorpusHarness" w:date="2026-03-28T21:57:49Z">
        <w:r>
          <w:delText>trumental ADL.</w:delText>
        </w:r>
      </w:del>
      <w:ins w:id="16080" w:author="GoldenCorpusHarness" w:date="2026-03-28T21:57:49Z">
        <w:r>
          <w:t>)</w:t>
        </w:r>
      </w:ins>
    </w:p>
    <w:p ns2:paraId="3941F38F" ns2:textId="77777777" w:rsidR="008742F0" w:rsidRPr="00AC6608" w:rsidRDefault="008742F0" w:rsidP="004844C9">
      <w:pPr>
        <w:pStyle w:val="ListBullet2"/>
        <w:keepLines w:val="0"/>
        <w:tabs>
          <w:tab w:val="num" w:pos="900"/>
        </w:tabs>
        <w:spacing w:after="240"/>
        <w:ind w:left="900"/>
      </w:pPr>
      <w:r>
        <w:t>G</w:t>
      </w:r>
      <w:ins w:id="16081" w:author="GoldenCorpusHarness" w:date="2026-03-28T21:57:49Z">
        <w:r>
          <w:t>eog</w:t>
        </w:r>
      </w:ins>
      <w:r>
        <w:t>ra</w:t>
      </w:r>
      <w:del w:id="16082" w:author="GoldenCorpusHarness" w:date="2026-03-28T21:57:49Z">
        <w:r>
          <w:delText>de</w:delText>
        </w:r>
      </w:del>
      <w:ins w:id="16083" w:author="GoldenCorpusHarness" w:date="2026-03-28T21:57:49Z">
        <w:r>
          <w:t>phic</w:t>
        </w:r>
      </w:ins>
      <w:r>
        <w:t xml:space="preserve"> </w:t>
      </w:r>
      <w:del w:id="16084" w:author="GoldenCorpusHarness" w:date="2026-03-28T21:57:49Z">
        <w:r>
          <w:delText>3: Seve</w:delText>
        </w:r>
      </w:del>
      <w:r>
        <w:t>re</w:t>
      </w:r>
      <w:del w:id="16085" w:author="GoldenCorpusHarness" w:date="2026-03-28T21:57:49Z">
        <w:r>
          <w:delText xml:space="preserve"> or medically si</w:delText>
        </w:r>
      </w:del>
      <w:r>
        <w:t>g</w:t>
      </w:r>
      <w:del w:id="16086" w:author="GoldenCorpusHarness" w:date="2026-03-28T21:57:49Z">
        <w:r>
          <w:delText>nificant but not immediately life-threatening; hospitalizat</w:delText>
        </w:r>
      </w:del>
      <w:r>
        <w:t xml:space="preserve">ion </w:t>
      </w:r>
      <w:ins w:id="16087" w:author="GoldenCorpusHarness" w:date="2026-03-28T21:57:49Z">
        <w:r>
          <w:t>(N</w:t>
        </w:r>
      </w:ins>
      <w:r>
        <w:t>or</w:t>
      </w:r>
      <w:ins w:id="16088" w:author="GoldenCorpusHarness" w:date="2026-03-28T21:57:49Z">
        <w:r>
          <w:t>th</w:t>
        </w:r>
      </w:ins>
      <w:r>
        <w:t xml:space="preserve"> </w:t>
      </w:r>
      <w:del w:id="16089" w:author="GoldenCorpusHarness" w:date="2026-03-28T21:57:49Z">
        <w:r>
          <w:delText>p</w:delText>
        </w:r>
      </w:del>
      <w:ins w:id="16090" w:author="GoldenCorpusHarness" w:date="2026-03-28T21:57:49Z">
        <w:r>
          <w:t>America, Eu</w:t>
        </w:r>
      </w:ins>
      <w:r>
        <w:t>ro</w:t>
      </w:r>
      <w:del w:id="16091" w:author="GoldenCorpusHarness" w:date="2026-03-28T21:57:49Z">
        <w:r>
          <w:delText>lo</w:delText>
        </w:r>
      </w:del>
      <w:ins w:id="16092" w:author="GoldenCorpusHarness" w:date="2026-03-28T21:57:49Z">
        <w:r>
          <w:t>pea</w:t>
        </w:r>
      </w:ins>
      <w:r>
        <w:t>n</w:t>
      </w:r>
      <w:del w:id="16093" w:author="GoldenCorpusHarness" w:date="2026-03-28T21:57:49Z">
        <w:r>
          <w:delText>gat</w:delText>
        </w:r>
      </w:del>
      <w:ins w:id="16094" w:author="GoldenCorpusHarness" w:date="2026-03-28T21:57:49Z">
        <w:r>
          <w:t xml:space="preserve"> Un</w:t>
        </w:r>
      </w:ins>
      <w:r>
        <w:t>ion</w:t>
      </w:r>
      <w:ins w:id="16095" w:author="GoldenCorpusHarness" w:date="2026-03-28T21:57:49Z">
        <w:r>
          <w:t>, Asia, Rest</w:t>
        </w:r>
      </w:ins>
      <w:r>
        <w:t xml:space="preserve"> of </w:t>
      </w:r>
      <w:ins w:id="16096" w:author="GoldenCorpusHarness" w:date="2026-03-28T21:57:49Z">
        <w:r>
          <w:t>t</w:t>
        </w:r>
      </w:ins>
      <w:r>
        <w:t>h</w:t>
      </w:r>
      <w:del w:id="16097" w:author="GoldenCorpusHarness" w:date="2026-03-28T21:57:49Z">
        <w:r>
          <w:delText>ospitalization indicated; disabling; limiting self-car</w:delText>
        </w:r>
      </w:del>
      <w:r>
        <w:t xml:space="preserve">e </w:t>
      </w:r>
      <w:del w:id="16098" w:author="GoldenCorpusHarness" w:date="2026-03-28T21:57:49Z">
        <w:r>
          <w:delText>ADL.</w:delText>
        </w:r>
      </w:del>
      <w:ins w:id="16099" w:author="GoldenCorpusHarness" w:date="2026-03-28T21:57:49Z">
        <w:r>
          <w:t>World)</w:t>
        </w:r>
      </w:ins>
    </w:p>
    <w:p ns2:paraId="322987D2" ns2:textId="77777777" w:rsidR="008742F0" w:rsidRPr="00AC6608" w:rsidRDefault="008742F0" w:rsidP="004844C9">
      <w:pPr>
        <w:pStyle w:val="ListBullet2"/>
        <w:keepLines w:val="0"/>
        <w:tabs>
          <w:tab w:val="num" w:pos="900"/>
        </w:tabs>
        <w:spacing w:after="240"/>
        <w:ind w:left="900"/>
      </w:pPr>
      <w:del w:id="16100" w:author="GoldenCorpusHarness" w:date="2026-03-28T21:57:49Z">
        <w:r>
          <w:delText xml:space="preserve">Grade 4: </w:delText>
        </w:r>
      </w:del>
      <w:ins w:id="16101" w:author="GoldenCorpusHarness" w:date="2026-03-28T21:57:49Z">
        <w:r>
          <w:t>PD-</w:t>
        </w:r>
      </w:ins>
      <w:r>
        <w:t>L</w:t>
      </w:r>
      <w:del w:id="16102" w:author="GoldenCorpusHarness" w:date="2026-03-28T21:57:49Z">
        <w:r>
          <w:delText>ife</w:delText>
        </w:r>
      </w:del>
      <w:ins w:id="16103" w:author="GoldenCorpusHarness" w:date="2026-03-28T21:57:49Z">
        <w:r>
          <w:t>1</w:t>
        </w:r>
      </w:ins>
      <w:r>
        <w:t xml:space="preserve"> t</w:t>
      </w:r>
      <w:del w:id="16104" w:author="GoldenCorpusHarness" w:date="2026-03-28T21:57:49Z">
        <w:r>
          <w:delText>h</w:delText>
        </w:r>
      </w:del>
      <w:ins w:id="16105" w:author="GoldenCorpusHarness" w:date="2026-03-28T21:57:49Z">
        <w:r>
          <w:t>umor exp</w:t>
        </w:r>
      </w:ins>
      <w:r>
        <w:t>re</w:t>
      </w:r>
      <w:del w:id="16106" w:author="GoldenCorpusHarness" w:date="2026-03-28T21:57:49Z">
        <w:r>
          <w:delText>atening con</w:delText>
        </w:r>
      </w:del>
      <w:r>
        <w:t>s</w:t>
      </w:r>
      <w:del w:id="16107" w:author="GoldenCorpusHarness" w:date="2026-03-28T21:57:49Z">
        <w:r>
          <w:delText>equence</w:delText>
        </w:r>
      </w:del>
      <w:r>
        <w:t>s</w:t>
      </w:r>
      <w:del w:id="16108" w:author="GoldenCorpusHarness" w:date="2026-03-28T21:57:49Z">
        <w:r>
          <w:delText>; urgent intervent</w:delText>
        </w:r>
      </w:del>
      <w:r>
        <w:t xml:space="preserve">ion </w:t>
      </w:r>
      <w:ins w:id="16109" w:author="GoldenCorpusHarness" w:date="2026-03-28T21:57:49Z">
        <w:r>
          <w:t>as determ</w:t>
        </w:r>
      </w:ins>
      <w:r>
        <w:t>in</w:t>
      </w:r>
      <w:del w:id="16110" w:author="GoldenCorpusHarness" w:date="2026-03-28T21:57:49Z">
        <w:r>
          <w:delText>dicat</w:delText>
        </w:r>
      </w:del>
      <w:r>
        <w:t>ed</w:t>
      </w:r>
      <w:ins w:id="16111" w:author="GoldenCorpusHarness" w:date="2026-03-28T21:57:49Z">
        <w:r>
          <w:t xml:space="preserve"> by PD-L1 immunohistochemistry (CPS &lt;50 vs</w:t>
        </w:r>
      </w:ins>
      <w:r>
        <w:t>.</w:t>
      </w:r>
      <w:ins w:id="16112" w:author="GoldenCorpusHarness" w:date="2026-03-28T21:57:49Z">
        <w:r>
          <w:t xml:space="preserve"> ≥50)</w:t>
        </w:r>
      </w:ins>
    </w:p>
    <w:p ns2:paraId="6837F032" ns2:textId="24A36240" w:rsidR="00F6188F" w:rsidRDefault="008742F0" w:rsidP="004844C9">
      <w:pPr>
        <w:pStyle w:val="ListBullet2"/>
        <w:keepLines w:val="0"/>
        <w:tabs>
          <w:tab w:val="num" w:pos="900"/>
        </w:tabs>
        <w:spacing w:after="240"/>
        <w:ind w:left="900"/>
      </w:pPr>
      <w:del w:id="16113" w:author="GoldenCorpusHarness" w:date="2026-03-28T21:57:49Z">
        <w:r>
          <w:delText>Grade 5: Death related to AE.</w:delText>
        </w:r>
      </w:del>
    </w:p>
    <w:p ns2:paraId="5DBA2DF8" ns2:textId="77777777" w:rsidR="00DC422F" w:rsidRDefault="00DC422F">
      <w:pPr>
        <w:rPr>
          <w:rFonts w:eastAsia="MS Gothic"/>
          <w:b/>
        </w:rPr>
      </w:pPr>
      <w:ins w:id="16114" w:author="GoldenCorpusHarness" w:date="2026-03-28T21:57:49Z">
        <w:r>
          <w:t>A forest plot will be produced, which provides the estimated point estimates and confidence intervals for the treatment effect across the categories of subgroups listed above. If the number of participants in a category of a subgroup variable is less than 10% of the ITT population, the subgroup analysis will not be performed for this category of the subgroup variable, and this subgroup variable will not be displayed in the forest plot. The subgroup analyses for PFS and OS will be conducted using an unstratified Cox model, and the subgroup analyses for ORR will be conducted using the unstratified Miettinen and Nurminen method.</w:t>
        </w:r>
      </w:ins>
    </w:p>
    <w:p ns2:paraId="0E264822" ns2:textId="51E51DEF" w:rsidR="00F6188F" w:rsidRPr="00833F73" w:rsidRDefault="00F6188F" w:rsidP="004844C9">
      <w:pPr>
        <w:pStyle w:val="Paragraph0"/>
        <w:rPr>
          <w:b/>
        </w:rPr>
      </w:pPr>
      <w:ins w:id="16115" w:author="GoldenCorpusHarness" w:date="2026-03-28T21:57:49Z">
        <w:r>
          <w:t xml:space="preserve">Compliance (Medication </w:t>
        </w:r>
      </w:ins>
      <w:r>
        <w:t>A</w:t>
      </w:r>
      <w:del w:id="16116" w:author="GoldenCorpusHarness" w:date="2026-03-28T21:57:49Z">
        <w:r>
          <w:delText>ss</w:delText>
        </w:r>
      </w:del>
      <w:ins w:id="16117" w:author="GoldenCorpusHarness" w:date="2026-03-28T21:57:49Z">
        <w:r>
          <w:t>dh</w:t>
        </w:r>
      </w:ins>
      <w:r>
        <w:t>e</w:t>
      </w:r>
      <w:del w:id="16118" w:author="GoldenCorpusHarness" w:date="2026-03-28T21:57:49Z">
        <w:r>
          <w:delText>ssm</w:delText>
        </w:r>
      </w:del>
      <w:ins w:id="16119" w:author="GoldenCorpusHarness" w:date="2026-03-28T21:57:49Z">
        <w:r>
          <w:t>r</w:t>
        </w:r>
      </w:ins>
      <w:r>
        <w:t>en</w:t>
      </w:r>
      <w:del w:id="16120" w:author="GoldenCorpusHarness" w:date="2026-03-28T21:57:49Z">
        <w:r>
          <w:delText xml:space="preserve">t of </w:delText>
        </w:r>
      </w:del>
      <w:r>
        <w:t>c</w:t>
      </w:r>
      <w:del w:id="16121" w:author="GoldenCorpusHarness" w:date="2026-03-28T21:57:49Z">
        <w:r>
          <w:delText>ausality</w:delText>
        </w:r>
      </w:del>
      <w:ins w:id="16122" w:author="GoldenCorpusHarness" w:date="2026-03-28T21:57:49Z">
        <w:r>
          <w:t>e)</w:t>
        </w:r>
      </w:ins>
    </w:p>
    <w:p ns2:paraId="01E04100" ns2:textId="77777777" w:rsidR="008742F0" w:rsidRDefault="008742F0" w:rsidP="004844C9">
      <w:pPr>
        <w:pStyle w:val="ListBullet2"/>
        <w:keepLines w:val="0"/>
        <w:spacing w:after="240"/>
        <w:ind w:left="900"/>
      </w:pPr>
      <w:r>
        <w:t>D</w:t>
      </w:r>
      <w:ins w:id="16123" w:author="GoldenCorpusHarness" w:date="2026-03-28T21:57:49Z">
        <w:r>
          <w:t>rug accountab</w:t>
        </w:r>
      </w:ins>
      <w:r>
        <w:t>i</w:t>
      </w:r>
      <w:ins w:id="16124" w:author="GoldenCorpusHarness" w:date="2026-03-28T21:57:49Z">
        <w:r>
          <w:t xml:space="preserve">lity </w:t>
        </w:r>
      </w:ins>
      <w:r>
        <w:t>d</w:t>
      </w:r>
      <w:ins w:id="16125" w:author="GoldenCorpusHarness" w:date="2026-03-28T21:57:49Z">
        <w:r>
          <w:t>ata for trial treatment will be collected during</w:t>
        </w:r>
      </w:ins>
      <w:r>
        <w:t xml:space="preserve"> the </w:t>
      </w:r>
      <w:del w:id="16126" w:author="GoldenCorpusHarness" w:date="2026-03-28T21:57:49Z">
        <w:r>
          <w:delText>Sp</w:delText>
        </w:r>
      </w:del>
      <w:ins w:id="16127" w:author="GoldenCorpusHarness" w:date="2026-03-28T21:57:49Z">
        <w:r>
          <w:t>study. Any deviati</w:t>
        </w:r>
      </w:ins>
      <w:r>
        <w:t>on</w:t>
      </w:r>
      <w:del w:id="16128" w:author="GoldenCorpusHarness" w:date="2026-03-28T21:57:49Z">
        <w:r>
          <w:delText>s</w:delText>
        </w:r>
      </w:del>
      <w:ins w:id="16129" w:author="GoldenCorpusHarness" w:date="2026-03-28T21:57:49Z">
        <w:r>
          <w:t xml:space="preserve"> fr</w:t>
        </w:r>
      </w:ins>
      <w:r>
        <w:t>o</w:t>
      </w:r>
      <w:del w:id="16130" w:author="GoldenCorpusHarness" w:date="2026-03-28T21:57:49Z">
        <w:r>
          <w:delText>r’s</w:delText>
        </w:r>
      </w:del>
      <w:ins w:id="16131" w:author="GoldenCorpusHarness" w:date="2026-03-28T21:57:49Z">
        <w:r>
          <w:t>m</w:t>
        </w:r>
      </w:ins>
      <w:r>
        <w:t xml:space="preserve"> pro</w:t>
      </w:r>
      <w:ins w:id="16132" w:author="GoldenCorpusHarness" w:date="2026-03-28T21:57:49Z">
        <w:r>
          <w:t>tocol-</w:t>
        </w:r>
      </w:ins>
      <w:r>
        <w:t>d</w:t>
      </w:r>
      <w:del w:id="16133" w:author="GoldenCorpusHarness" w:date="2026-03-28T21:57:49Z">
        <w:r>
          <w:delText>u</w:delText>
        </w:r>
      </w:del>
      <w:ins w:id="16134" w:author="GoldenCorpusHarness" w:date="2026-03-28T21:57:49Z">
        <w:r>
          <w:t>ire</w:t>
        </w:r>
      </w:ins>
      <w:r>
        <w:t>ct</w:t>
      </w:r>
      <w:ins w:id="16135" w:author="GoldenCorpusHarness" w:date="2026-03-28T21:57:49Z">
        <w:r>
          <w:t>ed</w:t>
        </w:r>
      </w:ins>
      <w:r>
        <w:t xml:space="preserve"> </w:t>
      </w:r>
      <w:del w:id="16136" w:author="GoldenCorpusHarness" w:date="2026-03-28T21:57:49Z">
        <w:r>
          <w:delText>c</w:delText>
        </w:r>
      </w:del>
      <w:r>
        <w:t>a</w:t>
      </w:r>
      <w:del w:id="16137" w:author="GoldenCorpusHarness" w:date="2026-03-28T21:57:49Z">
        <w:r>
          <w:delText>u</w:delText>
        </w:r>
      </w:del>
      <w:ins w:id="16138" w:author="GoldenCorpusHarness" w:date="2026-03-28T21:57:49Z">
        <w:r>
          <w:t>dmini</w:t>
        </w:r>
      </w:ins>
      <w:r>
        <w:t>s</w:t>
      </w:r>
      <w:ins w:id="16139" w:author="GoldenCorpusHarness" w:date="2026-03-28T21:57:49Z">
        <w:r>
          <w:t>tration will b</w:t>
        </w:r>
      </w:ins>
      <w:r>
        <w:t xml:space="preserve">e </w:t>
      </w:r>
      <w:ins w:id="16140" w:author="GoldenCorpusHarness" w:date="2026-03-28T21:57:49Z">
        <w:r>
          <w:t>repor</w:t>
        </w:r>
      </w:ins>
      <w:r>
        <w:t>t</w:t>
      </w:r>
      <w:del w:id="16141" w:author="GoldenCorpusHarness" w:date="2026-03-28T21:57:49Z">
        <w:r>
          <w:delText>h</w:delText>
        </w:r>
      </w:del>
      <w:r>
        <w:t>e</w:t>
      </w:r>
      <w:del w:id="16142" w:author="GoldenCorpusHarness" w:date="2026-03-28T21:57:49Z">
        <w:r>
          <w:delText xml:space="preserve"> AE?</w:delText>
        </w:r>
      </w:del>
      <w:ins w:id="16143" w:author="GoldenCorpusHarness" w:date="2026-03-28T21:57:49Z">
        <w:r>
          <w:t>d.</w:t>
        </w:r>
      </w:ins>
    </w:p>
    <w:p ns2:paraId="132A3D26" ns2:textId="77777777" w:rsidR="008742F0" w:rsidRDefault="008742F0" w:rsidP="004844C9">
      <w:pPr>
        <w:pStyle w:val="ListBullet2"/>
        <w:keepLines w:val="0"/>
        <w:spacing w:after="240"/>
        <w:ind w:left="900"/>
      </w:pPr>
      <w:del w:id="16144" w:author="GoldenCorpusHarness" w:date="2026-03-28T21:57:49Z">
        <w:r>
          <w:delText>The de</w:delText>
        </w:r>
      </w:del>
      <w:ins w:id="16145" w:author="GoldenCorpusHarness" w:date="2026-03-28T21:57:49Z">
        <w:r>
          <w:t>Ex</w:t>
        </w:r>
      </w:ins>
      <w:r>
        <w:t>t</w:t>
      </w:r>
      <w:del w:id="16146" w:author="GoldenCorpusHarness" w:date="2026-03-28T21:57:49Z">
        <w:r>
          <w:delText>ermination of the likelihood that the Sponsor’s product caused the AE will be provided by an investigator who is a qualified physician. The investigator’s signed/dated initials on the source document or worksheet that supports the causality noted on the AE form, ensures that a medically qualified assessm</w:delText>
        </w:r>
      </w:del>
      <w:r>
        <w:t xml:space="preserve">ent of </w:t>
      </w:r>
      <w:del w:id="16147" w:author="GoldenCorpusHarness" w:date="2026-03-28T21:57:49Z">
        <w:r>
          <w:delText>ca</w:delText>
        </w:r>
      </w:del>
      <w:ins w:id="16148" w:author="GoldenCorpusHarness" w:date="2026-03-28T21:57:49Z">
        <w:r>
          <w:t>Expos</w:t>
        </w:r>
      </w:ins>
      <w:r>
        <w:t>u</w:t>
      </w:r>
      <w:del w:id="16149" w:author="GoldenCorpusHarness" w:date="2026-03-28T21:57:49Z">
        <w:r>
          <w:delText xml:space="preserve">sality was done. This initialed document must be </w:delText>
        </w:r>
      </w:del>
      <w:r>
        <w:t>re</w:t>
      </w:r>
      <w:del w:id="16150" w:author="GoldenCorpusHarness" w:date="2026-03-28T21:57:49Z">
        <w:r>
          <w:delText>tained for the required regulatory time frame. The criteria below are intended as reference guidelines to assist the investigator in assessing the likelihood of a relationship between the test product and the AE based upon the available information.</w:delText>
        </w:r>
      </w:del>
    </w:p>
    <w:p ns2:paraId="56788B5C" ns2:textId="77777777" w:rsidR="008742F0" w:rsidRPr="00D84C5D" w:rsidRDefault="008742F0" w:rsidP="004844C9">
      <w:pPr>
        <w:pStyle w:val="ListBullet2"/>
        <w:keepLines w:val="0"/>
        <w:spacing w:after="240"/>
        <w:ind w:left="900"/>
      </w:pPr>
      <w:ins w:id="16151" w:author="GoldenCorpusHarness" w:date="2026-03-28T21:57:49Z">
        <w:r>
          <w:t>Extent of exposure for a participant is defined as the number of cycles and number of days in which the participant receives the study intervention. Summary statistics will be provided on the extent of exposure for the overall study intervention, and for pembrolizumab and lenvatinib separately for the APa</w:t>
        </w:r>
      </w:ins>
      <w:r>
        <w:t>T</w:t>
      </w:r>
      <w:del w:id="16152" w:author="GoldenCorpusHarness" w:date="2026-03-28T21:57:49Z">
        <w:r>
          <w:delText>he following components are to be used to assess the relationship between the Sponsor’s product and the AE; the greater the correlation with the components and their respective elements (in number and/or intensity), the more likely the Sponsor’s product caused the AE:</w:delText>
        </w:r>
      </w:del>
      <w:ins w:id="16153" w:author="GoldenCorpusHarness" w:date="2026-03-28T21:57:49Z">
        <w:r>
          <w:t xml:space="preserve"> population.</w:t>
        </w:r>
      </w:ins>
    </w:p>
    <w:p ns2:paraId="69872DDF" ns2:textId="77777777" w:rsidR="008742F0" w:rsidRPr="00BB0DEB" w:rsidRDefault="008742F0" w:rsidP="004844C9">
      <w:pPr>
        <w:pStyle w:val="ListBullet2"/>
        <w:keepLines w:val="0"/>
        <w:spacing w:after="240"/>
        <w:ind w:left="1260"/>
      </w:pPr>
      <w:ins w:id="16154" w:author="GoldenCorpusHarness" w:date="2026-03-28T21:57:49Z">
        <w:r>
          <w:t>SUPPORTING DOCUM</w:t>
        </w:r>
      </w:ins>
      <w:r>
        <w:t>E</w:t>
      </w:r>
      <w:del w:id="16155" w:author="GoldenCorpusHarness" w:date="2026-03-28T21:57:49Z">
        <w:r>
          <w:delText>xposure:</w:delText>
        </w:r>
      </w:del>
      <w:ins w:id="16156" w:author="GoldenCorpusHarness" w:date="2026-03-28T21:57:49Z">
        <w:r>
          <w:t>NTATION</w:t>
        </w:r>
      </w:ins>
      <w:r>
        <w:t xml:space="preserve"> </w:t>
      </w:r>
      <w:ins w:id="16157" w:author="GoldenCorpusHarness" w:date="2026-03-28T21:57:49Z">
        <w:r>
          <w:t>AND OPERAT</w:t>
        </w:r>
      </w:ins>
      <w:r>
        <w:t>I</w:t>
      </w:r>
      <w:del w:id="16158" w:author="GoldenCorpusHarness" w:date="2026-03-28T21:57:49Z">
        <w:r>
          <w:delText>s</w:delText>
        </w:r>
      </w:del>
      <w:ins w:id="16159" w:author="GoldenCorpusHarness" w:date="2026-03-28T21:57:49Z">
        <w:r>
          <w:t>ONAL</w:t>
        </w:r>
      </w:ins>
      <w:r>
        <w:t xml:space="preserve"> </w:t>
      </w:r>
      <w:del w:id="16160" w:author="GoldenCorpusHarness" w:date="2026-03-28T21:57:49Z">
        <w:r>
          <w:delText xml:space="preserve">there evidence that the participant was actually exposed to the </w:delText>
        </w:r>
      </w:del>
      <w:ins w:id="16161" w:author="GoldenCorpusHarness" w:date="2026-03-28T21:57:49Z">
        <w:r>
          <w:t>CON</w:t>
        </w:r>
      </w:ins>
      <w:r>
        <w:t>S</w:t>
      </w:r>
      <w:del w:id="16162" w:author="GoldenCorpusHarness" w:date="2026-03-28T21:57:49Z">
        <w:r>
          <w:delText>ponsor’s product such as: reliable history, acceptable compliance assessment (pill count, diary, etc.), expected pharmacologic effect, or measurement of drug/metabolite in bodily specimen?</w:delText>
        </w:r>
      </w:del>
      <w:ins w:id="16163" w:author="GoldenCorpusHarness" w:date="2026-03-28T21:57:49Z">
        <w:r>
          <w:t>IDERATIONS</w:t>
        </w:r>
      </w:ins>
    </w:p>
    <w:p ns2:paraId="01F7C1F8" ns2:textId="77777777" w:rsidR="008742F0" w:rsidRPr="00BB0DEB" w:rsidRDefault="008742F0" w:rsidP="004844C9">
      <w:pPr>
        <w:pStyle w:val="ListBullet2"/>
        <w:keepLines w:val="0"/>
        <w:spacing w:after="240"/>
        <w:ind w:left="1260"/>
      </w:pPr>
      <w:del w:id="16164" w:author="GoldenCorpusHarness" w:date="2026-03-28T21:57:49Z">
        <w:r>
          <w:delText>T</w:delText>
        </w:r>
      </w:del>
      <w:ins w:id="16165" w:author="GoldenCorpusHarness" w:date="2026-03-28T21:57:49Z">
        <w:r>
          <w:t>Append</w:t>
        </w:r>
      </w:ins>
      <w:r>
        <w:t>i</w:t>
      </w:r>
      <w:del w:id="16166" w:author="GoldenCorpusHarness" w:date="2026-03-28T21:57:49Z">
        <w:r>
          <w:delText>m</w:delText>
        </w:r>
      </w:del>
      <w:ins w:id="16167" w:author="GoldenCorpusHarness" w:date="2026-03-28T21:57:49Z">
        <w:r>
          <w:t>x 1: R</w:t>
        </w:r>
      </w:ins>
      <w:r>
        <w:t>e</w:t>
      </w:r>
      <w:ins w:id="16168" w:author="GoldenCorpusHarness" w:date="2026-03-28T21:57:49Z">
        <w:r>
          <w:t>gulatory, Ethical, and Study Oversight</w:t>
        </w:r>
      </w:ins>
      <w:r>
        <w:t xml:space="preserve"> Co</w:t>
      </w:r>
      <w:del w:id="16169" w:author="GoldenCorpusHarness" w:date="2026-03-28T21:57:49Z">
        <w:r>
          <w:delText>ur</w:delText>
        </w:r>
      </w:del>
      <w:ins w:id="16170" w:author="GoldenCorpusHarness" w:date="2026-03-28T21:57:49Z">
        <w:r>
          <w:t>n</w:t>
        </w:r>
      </w:ins>
      <w:r>
        <w:t>s</w:t>
      </w:r>
      <w:del w:id="16171" w:author="GoldenCorpusHarness" w:date="2026-03-28T21:57:49Z">
        <w:r>
          <w:delText>e: D</w:delText>
        </w:r>
      </w:del>
      <w:r>
        <w:t>id</w:t>
      </w:r>
      <w:del w:id="16172" w:author="GoldenCorpusHarness" w:date="2026-03-28T21:57:49Z">
        <w:r>
          <w:delText xml:space="preserve"> th</w:delText>
        </w:r>
      </w:del>
      <w:r>
        <w:t>e</w:t>
      </w:r>
      <w:del w:id="16173" w:author="GoldenCorpusHarness" w:date="2026-03-28T21:57:49Z">
        <w:r>
          <w:delText xml:space="preserve"> AE follow in a reasonable temporal sequence from administ</w:delText>
        </w:r>
      </w:del>
      <w:r>
        <w:t>ration</w:t>
      </w:r>
      <w:del w:id="16174" w:author="GoldenCorpusHarness" w:date="2026-03-28T21:57:49Z">
        <w:r>
          <w:delText xml:space="preserve"> of the Spon</w:delText>
        </w:r>
      </w:del>
      <w:r>
        <w:t>s</w:t>
      </w:r>
      <w:del w:id="16175" w:author="GoldenCorpusHarness" w:date="2026-03-28T21:57:49Z">
        <w:r>
          <w:delText>or’s product? Is the time of onset of the AE compatible with a drug-induced effect (applies to studies with investigational medicinal product)?</w:delText>
        </w:r>
      </w:del>
    </w:p>
    <w:p ns2:paraId="18D90789" ns2:textId="77777777" w:rsidR="008742F0" w:rsidRPr="00BB0DEB" w:rsidRDefault="008742F0" w:rsidP="004844C9">
      <w:pPr>
        <w:pStyle w:val="ListBullet2"/>
        <w:keepLines w:val="0"/>
        <w:spacing w:after="240"/>
        <w:ind w:left="1260"/>
      </w:pPr>
      <w:del w:id="16176" w:author="GoldenCorpusHarness" w:date="2026-03-28T21:57:49Z">
        <w:r>
          <w:delText>Lik</w:delText>
        </w:r>
      </w:del>
      <w:ins w:id="16177" w:author="GoldenCorpusHarness" w:date="2026-03-28T21:57:49Z">
        <w:r>
          <w:t>Cod</w:t>
        </w:r>
      </w:ins>
      <w:r>
        <w:t>e</w:t>
      </w:r>
      <w:del w:id="16178" w:author="GoldenCorpusHarness" w:date="2026-03-28T21:57:49Z">
        <w:r>
          <w:delText>ly</w:delText>
        </w:r>
      </w:del>
      <w:ins w:id="16179" w:author="GoldenCorpusHarness" w:date="2026-03-28T21:57:49Z">
        <w:r>
          <w:t xml:space="preserve"> of</w:t>
        </w:r>
      </w:ins>
      <w:r>
        <w:t xml:space="preserve"> C</w:t>
      </w:r>
      <w:del w:id="16180" w:author="GoldenCorpusHarness" w:date="2026-03-28T21:57:49Z">
        <w:r>
          <w:delText>a</w:delText>
        </w:r>
      </w:del>
      <w:ins w:id="16181" w:author="GoldenCorpusHarness" w:date="2026-03-28T21:57:49Z">
        <w:r>
          <w:t>ond</w:t>
        </w:r>
      </w:ins>
      <w:r>
        <w:t>u</w:t>
      </w:r>
      <w:del w:id="16182" w:author="GoldenCorpusHarness" w:date="2026-03-28T21:57:49Z">
        <w:r>
          <w:delText>se: Is the AE no</w:delText>
        </w:r>
      </w:del>
      <w:ins w:id="16183" w:author="GoldenCorpusHarness" w:date="2026-03-28T21:57:49Z">
        <w:r>
          <w:t>c</w:t>
        </w:r>
      </w:ins>
      <w:r>
        <w:t xml:space="preserve">t </w:t>
      </w:r>
      <w:del w:id="16184" w:author="GoldenCorpusHarness" w:date="2026-03-28T21:57:49Z">
        <w:r>
          <w:delText xml:space="preserve">reasonably explained by another etiology such as underlying disease, other drug(s)/vaccine(s), </w:delText>
        </w:r>
      </w:del>
      <w:ins w:id="16185" w:author="GoldenCorpusHarness" w:date="2026-03-28T21:57:49Z">
        <w:r>
          <w:t>f</w:t>
        </w:r>
      </w:ins>
      <w:r>
        <w:t xml:space="preserve">or </w:t>
      </w:r>
      <w:del w:id="16186" w:author="GoldenCorpusHarness" w:date="2026-03-28T21:57:49Z">
        <w:r>
          <w:delText>other host or e</w:delText>
        </w:r>
      </w:del>
      <w:ins w:id="16187" w:author="GoldenCorpusHarness" w:date="2026-03-28T21:57:49Z">
        <w:r>
          <w:t>Cli</w:t>
        </w:r>
      </w:ins>
      <w:r>
        <w:t>n</w:t>
      </w:r>
      <w:del w:id="16188" w:author="GoldenCorpusHarness" w:date="2026-03-28T21:57:49Z">
        <w:r>
          <w:delText>v</w:delText>
        </w:r>
      </w:del>
      <w:r>
        <w:t>i</w:t>
      </w:r>
      <w:del w:id="16189" w:author="GoldenCorpusHarness" w:date="2026-03-28T21:57:49Z">
        <w:r>
          <w:delText>ronment</w:delText>
        </w:r>
      </w:del>
      <w:ins w:id="16190" w:author="GoldenCorpusHarness" w:date="2026-03-28T21:57:49Z">
        <w:r>
          <w:t>c</w:t>
        </w:r>
      </w:ins>
      <w:r>
        <w:t xml:space="preserve">al </w:t>
      </w:r>
      <w:del w:id="16191" w:author="GoldenCorpusHarness" w:date="2026-03-28T21:57:49Z">
        <w:r>
          <w:delText>f</w:delText>
        </w:r>
      </w:del>
      <w:ins w:id="16192" w:author="GoldenCorpusHarness" w:date="2026-03-28T21:57:49Z">
        <w:r>
          <w:t>Tri</w:t>
        </w:r>
      </w:ins>
      <w:r>
        <w:t>a</w:t>
      </w:r>
      <w:del w:id="16193" w:author="GoldenCorpusHarness" w:date="2026-03-28T21:57:49Z">
        <w:r>
          <w:delText>ctor</w:delText>
        </w:r>
      </w:del>
      <w:ins w:id="16194" w:author="GoldenCorpusHarness" w:date="2026-03-28T21:57:49Z">
        <w:r>
          <w:t>l</w:t>
        </w:r>
      </w:ins>
      <w:r>
        <w:t>s</w:t>
      </w:r>
      <w:del w:id="16195" w:author="GoldenCorpusHarness" w:date="2026-03-28T21:57:49Z">
        <w:r>
          <w:delText>.</w:delText>
        </w:r>
      </w:del>
    </w:p>
    <w:p ns2:paraId="5902CE57" ns2:textId="77777777" w:rsidR="008742F0" w:rsidRPr="00BB0DEB" w:rsidRDefault="008742F0" w:rsidP="004844C9">
      <w:pPr>
        <w:pStyle w:val="ListBullet2"/>
        <w:keepLines w:val="0"/>
        <w:spacing w:after="240"/>
        <w:ind w:left="1260"/>
      </w:pPr>
      <w:del w:id="16196" w:author="GoldenCorpusHarness" w:date="2026-03-28T21:57:49Z">
        <w:r>
          <w:delText>D</w:delText>
        </w:r>
      </w:del>
      <w:ins w:id="16197" w:author="GoldenCorpusHarness" w:date="2026-03-28T21:57:49Z">
        <w:r>
          <w:t>M</w:t>
        </w:r>
      </w:ins>
      <w:r>
        <w:t>e</w:t>
      </w:r>
      <w:ins w:id="16198" w:author="GoldenCorpusHarness" w:date="2026-03-28T21:57:49Z">
        <w:r>
          <w:t>r</w:t>
        </w:r>
      </w:ins>
      <w:r>
        <w:t>c</w:t>
      </w:r>
      <w:ins w:id="16199" w:author="GoldenCorpusHarness" w:date="2026-03-28T21:57:49Z">
        <w:r>
          <w:t>k S</w:t>
        </w:r>
      </w:ins>
      <w:r>
        <w:t>ha</w:t>
      </w:r>
      <w:del w:id="16200" w:author="GoldenCorpusHarness" w:date="2026-03-28T21:57:49Z">
        <w:r>
          <w:delText>llenge:</w:delText>
        </w:r>
      </w:del>
      <w:ins w:id="16201" w:author="GoldenCorpusHarness" w:date="2026-03-28T21:57:49Z">
        <w:r>
          <w:t>rp</w:t>
        </w:r>
      </w:ins>
      <w:r>
        <w:t xml:space="preserve"> </w:t>
      </w:r>
      <w:del w:id="16202" w:author="GoldenCorpusHarness" w:date="2026-03-28T21:57:49Z">
        <w:r>
          <w:delText>Was</w:delText>
        </w:r>
      </w:del>
      <w:ins w:id="16203" w:author="GoldenCorpusHarness" w:date="2026-03-28T21:57:49Z">
        <w:r>
          <w:t>&amp;</w:t>
        </w:r>
      </w:ins>
      <w:r>
        <w:t xml:space="preserve"> </w:t>
      </w:r>
      <w:del w:id="16204" w:author="GoldenCorpusHarness" w:date="2026-03-28T21:57:49Z">
        <w:r>
          <w:delText>t</w:delText>
        </w:r>
      </w:del>
      <w:ins w:id="16205" w:author="GoldenCorpusHarness" w:date="2026-03-28T21:57:49Z">
        <w:r>
          <w:t>Do</w:t>
        </w:r>
      </w:ins>
      <w:r>
        <w:t>h</w:t>
      </w:r>
      <w:ins w:id="16206" w:author="GoldenCorpusHarness" w:date="2026-03-28T21:57:49Z">
        <w:r>
          <w:t>m</w:t>
        </w:r>
      </w:ins>
      <w:r>
        <w:t xml:space="preserve">e </w:t>
      </w:r>
      <w:ins w:id="16207" w:author="GoldenCorpusHarness" w:date="2026-03-28T21:57:49Z">
        <w:r>
          <w:t>LLC, Rahway, NJ, U</w:t>
        </w:r>
      </w:ins>
      <w:r>
        <w:t>S</w:t>
      </w:r>
      <w:del w:id="16208" w:author="GoldenCorpusHarness" w:date="2026-03-28T21:57:49Z">
        <w:r>
          <w:delText>ponsor’s</w:delText>
        </w:r>
      </w:del>
      <w:ins w:id="16209" w:author="GoldenCorpusHarness" w:date="2026-03-28T21:57:49Z">
        <w:r>
          <w:t>A</w:t>
        </w:r>
      </w:ins>
      <w:r>
        <w:t xml:space="preserve"> </w:t>
      </w:r>
      <w:del w:id="16210" w:author="GoldenCorpusHarness" w:date="2026-03-28T21:57:49Z">
        <w:r>
          <w:delText>product discontinued or dose/exposure/frequency reduced?</w:delText>
        </w:r>
      </w:del>
      <w:ins w:id="16211" w:author="GoldenCorpusHarness" w:date="2026-03-28T21:57:49Z">
        <w:r>
          <w:t>(MSD)</w:t>
        </w:r>
      </w:ins>
    </w:p>
    <w:p ns2:paraId="5BB2B998" ns2:textId="77777777" w:rsidR="008742F0" w:rsidRPr="00BB0DEB" w:rsidRDefault="008742F0" w:rsidP="004844C9">
      <w:pPr>
        <w:pStyle w:val="ListBullet3"/>
        <w:keepLines w:val="0"/>
        <w:tabs>
          <w:tab w:val="left" w:pos="1620"/>
        </w:tabs>
        <w:spacing w:after="240"/>
        <w:ind w:left="1440"/>
      </w:pPr>
      <w:r>
        <w:t>I</w:t>
      </w:r>
      <w:del w:id="16212" w:author="GoldenCorpusHarness" w:date="2026-03-28T21:57:49Z">
        <w:r>
          <w:delText xml:space="preserve">f yes, did </w:delText>
        </w:r>
      </w:del>
      <w:ins w:id="16213" w:author="GoldenCorpusHarness" w:date="2026-03-28T21:57:49Z">
        <w:r>
          <w:t>.In</w:t>
        </w:r>
      </w:ins>
      <w:r>
        <w:t>t</w:t>
      </w:r>
      <w:del w:id="16214" w:author="GoldenCorpusHarness" w:date="2026-03-28T21:57:49Z">
        <w:r>
          <w:delText>he AE resolve or imp</w:delText>
        </w:r>
      </w:del>
      <w:r>
        <w:t>ro</w:t>
      </w:r>
      <w:del w:id="16215" w:author="GoldenCorpusHarness" w:date="2026-03-28T21:57:49Z">
        <w:r>
          <w:delText>ve?</w:delText>
        </w:r>
      </w:del>
      <w:ins w:id="16216" w:author="GoldenCorpusHarness" w:date="2026-03-28T21:57:49Z">
        <w:r>
          <w:t>duction</w:t>
        </w:r>
      </w:ins>
    </w:p>
    <w:p ns2:paraId="7286DBD3" ns2:textId="77777777" w:rsidR="008742F0" w:rsidRPr="00BB0DEB" w:rsidRDefault="008742F0" w:rsidP="004844C9">
      <w:pPr>
        <w:pStyle w:val="ListBullet3"/>
        <w:keepLines w:val="0"/>
        <w:tabs>
          <w:tab w:val="left" w:pos="1620"/>
        </w:tabs>
        <w:spacing w:after="240"/>
        <w:ind w:left="1440"/>
      </w:pPr>
      <w:del w:id="16217" w:author="GoldenCorpusHarness" w:date="2026-03-28T21:57:49Z">
        <w:r>
          <w:delText xml:space="preserve">If yes, this is a </w:delText>
        </w:r>
      </w:del>
      <w:ins w:id="16218" w:author="GoldenCorpusHarness" w:date="2026-03-28T21:57:49Z">
        <w:r>
          <w:t>A.Pur</w:t>
        </w:r>
      </w:ins>
      <w:r>
        <w:t>pos</w:t>
      </w:r>
      <w:del w:id="16219" w:author="GoldenCorpusHarness" w:date="2026-03-28T21:57:49Z">
        <w:r>
          <w:delText>itiv</w:delText>
        </w:r>
      </w:del>
      <w:r>
        <w:t>e</w:t>
      </w:r>
      <w:del w:id="16220" w:author="GoldenCorpusHarness" w:date="2026-03-28T21:57:49Z">
        <w:r>
          <w:delText xml:space="preserve"> dechallenge.</w:delText>
        </w:r>
      </w:del>
    </w:p>
    <w:p ns2:paraId="3AAC252A" ns2:textId="77777777" w:rsidR="008742F0" w:rsidRPr="00BB0DEB" w:rsidRDefault="008742F0" w:rsidP="004844C9">
      <w:pPr>
        <w:pStyle w:val="ListBullet3"/>
        <w:keepLines w:val="0"/>
        <w:tabs>
          <w:tab w:val="left" w:pos="1620"/>
        </w:tabs>
        <w:spacing w:after="240"/>
        <w:ind w:left="1440"/>
      </w:pPr>
      <w:ins w:id="16221" w:author="GoldenCorpusHarness" w:date="2026-03-28T21:57:49Z">
        <w:r>
          <w:t xml:space="preserve">MSD through its subsidiaries, conducts clinical trials worldwide to evaluate the safety and effectiveness of our products. As such, we are committed to designing, implementing, conducting, analyzing, and reporting these trials in compliance with the highest ethical and scientific standards. Protection of participants in clinical trials is the overriding concern in the design and conduct of clinical trials. </w:t>
        </w:r>
      </w:ins>
      <w:r>
        <w:t>I</w:t>
      </w:r>
      <w:del w:id="16222" w:author="GoldenCorpusHarness" w:date="2026-03-28T21:57:49Z">
        <w:r>
          <w:delText>f no, this is a negati</w:delText>
        </w:r>
      </w:del>
      <w:ins w:id="16223" w:author="GoldenCorpusHarness" w:date="2026-03-28T21:57:49Z">
        <w:r>
          <w:t>n all cases, MSD clinical trials will be conducted in compliance with local and/or national regulations (including all applicable data protection regulations), and International Council for Harmonisation Good Clinical Practice (ICH GCP), and also in accordance with the ethical principles that ha</w:t>
        </w:r>
      </w:ins>
      <w:r>
        <w:t xml:space="preserve">ve </w:t>
      </w:r>
      <w:del w:id="16224" w:author="GoldenCorpusHarness" w:date="2026-03-28T21:57:49Z">
        <w:r>
          <w:delText>dechallenge</w:delText>
        </w:r>
      </w:del>
      <w:ins w:id="16225" w:author="GoldenCorpusHarness" w:date="2026-03-28T21:57:49Z">
        <w:r>
          <w:t>their origin in the Declaration of Helsinki</w:t>
        </w:r>
      </w:ins>
      <w:r>
        <w:t>.</w:t>
      </w:r>
    </w:p>
    <w:p ns2:paraId="791A8B4E" ns2:textId="77777777" w:rsidR="008742F0" w:rsidRPr="00BB0DEB" w:rsidRDefault="008742F0" w:rsidP="004844C9">
      <w:pPr>
        <w:pStyle w:val="ListBullet2"/>
        <w:keepLines w:val="0"/>
        <w:spacing w:after="240"/>
        <w:ind w:left="1260"/>
      </w:pPr>
      <w:del w:id="16226" w:author="GoldenCorpusHarness" w:date="2026-03-28T21:57:49Z">
        <w:r>
          <w:delText>(N</w:delText>
        </w:r>
      </w:del>
      <w:ins w:id="16227" w:author="GoldenCorpusHarness" w:date="2026-03-28T21:57:49Z">
        <w:r>
          <w:t>B.Sc</w:t>
        </w:r>
      </w:ins>
      <w:r>
        <w:t>o</w:t>
      </w:r>
      <w:del w:id="16228" w:author="GoldenCorpusHarness" w:date="2026-03-28T21:57:49Z">
        <w:r>
          <w:delText xml:space="preserve">te: This criterion is not applicable if: (1) the AE resulted in death or </w:delText>
        </w:r>
      </w:del>
      <w:r>
        <w:t>pe</w:t>
      </w:r>
      <w:del w:id="16229" w:author="GoldenCorpusHarness" w:date="2026-03-28T21:57:49Z">
        <w:r>
          <w:delText>rmanent disability; (2) the AE resolved/improved despite continuation of the Sponsor’s product; (3) the study is a single-dose drug study; or (4) Sponsor’s product(s) is/are only used 1 time.)</w:delText>
        </w:r>
      </w:del>
    </w:p>
    <w:p ns2:paraId="061A2FAA" ns2:textId="77777777" w:rsidR="00DC422F" w:rsidRDefault="00DC422F">
      <w:pPr>
        <w:rPr>
          <w:rFonts w:eastAsia="MS Gothic"/>
          <w:b/>
        </w:rPr>
      </w:pPr>
      <w:ins w:id="16230" w:author="GoldenCorpusHarness" w:date="2026-03-28T21:57:49Z">
        <w:r>
          <w:t>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ins>
    </w:p>
    <w:p ns2:paraId="0A5F2161" ns2:textId="4A825C42" w:rsidR="008742F0" w:rsidRPr="00BB0DEB" w:rsidRDefault="008742F0" w:rsidP="004844C9">
      <w:pPr>
        <w:pStyle w:val="ListBullet2"/>
        <w:keepLines w:val="0"/>
        <w:spacing w:after="240"/>
        <w:ind w:left="1260"/>
      </w:pPr>
      <w:del w:id="16231" w:author="GoldenCorpusHarness" w:date="2026-03-28T21:57:49Z">
        <w:r>
          <w:delText>Re</w:delText>
        </w:r>
      </w:del>
      <w:ins w:id="16232" w:author="GoldenCorpusHarness" w:date="2026-03-28T21:57:49Z">
        <w:r>
          <w:t>II.S</w:t>
        </w:r>
      </w:ins>
      <w:r>
        <w:t>c</w:t>
      </w:r>
      <w:del w:id="16233" w:author="GoldenCorpusHarness" w:date="2026-03-28T21:57:49Z">
        <w:r>
          <w:delText>hall</w:delText>
        </w:r>
      </w:del>
      <w:ins w:id="16234" w:author="GoldenCorpusHarness" w:date="2026-03-28T21:57:49Z">
        <w:r>
          <w:t>i</w:t>
        </w:r>
      </w:ins>
      <w:r>
        <w:t>en</w:t>
      </w:r>
      <w:del w:id="16235" w:author="GoldenCorpusHarness" w:date="2026-03-28T21:57:49Z">
        <w:r>
          <w:delText>ge: Was the par</w:delText>
        </w:r>
      </w:del>
      <w:r>
        <w:t>ti</w:t>
      </w:r>
      <w:ins w:id="16236" w:author="GoldenCorpusHarness" w:date="2026-03-28T21:57:49Z">
        <w:r>
          <w:t>fi</w:t>
        </w:r>
      </w:ins>
      <w:r>
        <w:t>c</w:t>
      </w:r>
      <w:del w:id="16237" w:author="GoldenCorpusHarness" w:date="2026-03-28T21:57:49Z">
        <w:r>
          <w:delText>ipant</w:delText>
        </w:r>
      </w:del>
      <w:r>
        <w:t xml:space="preserve"> </w:t>
      </w:r>
      <w:del w:id="16238" w:author="GoldenCorpusHarness" w:date="2026-03-28T21:57:49Z">
        <w:r>
          <w:delText>r</w:delText>
        </w:r>
      </w:del>
      <w:ins w:id="16239" w:author="GoldenCorpusHarness" w:date="2026-03-28T21:57:49Z">
        <w:r>
          <w:t>Issu</w:t>
        </w:r>
      </w:ins>
      <w:r>
        <w:t>e</w:t>
      </w:r>
      <w:del w:id="16240" w:author="GoldenCorpusHarness" w:date="2026-03-28T21:57:49Z">
        <w:r>
          <w:delText>-expo</w:delText>
        </w:r>
      </w:del>
      <w:r>
        <w:t>s</w:t>
      </w:r>
      <w:del w:id="16241" w:author="GoldenCorpusHarness" w:date="2026-03-28T21:57:49Z">
        <w:r>
          <w:delText>ed to the Sponsor’s product in this study?</w:delText>
        </w:r>
      </w:del>
    </w:p>
    <w:p ns2:paraId="7E904B65" ns2:textId="77777777" w:rsidR="008742F0" w:rsidRPr="00BB0DEB" w:rsidRDefault="008742F0" w:rsidP="004844C9">
      <w:pPr>
        <w:pStyle w:val="ListBullet3"/>
        <w:keepLines w:val="0"/>
        <w:tabs>
          <w:tab w:val="left" w:pos="1620"/>
        </w:tabs>
        <w:spacing w:after="240"/>
        <w:ind w:left="1440"/>
      </w:pPr>
      <w:del w:id="16242" w:author="GoldenCorpusHarness" w:date="2026-03-28T21:57:49Z">
        <w:r>
          <w:delText>If</w:delText>
        </w:r>
      </w:del>
      <w:ins w:id="16243" w:author="GoldenCorpusHarness" w:date="2026-03-28T21:57:49Z">
        <w:r>
          <w:t>A.Trial</w:t>
        </w:r>
      </w:ins>
      <w:r>
        <w:t xml:space="preserve"> </w:t>
      </w:r>
      <w:del w:id="16244" w:author="GoldenCorpusHarness" w:date="2026-03-28T21:57:49Z">
        <w:r>
          <w:delText xml:space="preserve">yes, </w:delText>
        </w:r>
      </w:del>
      <w:ins w:id="16245" w:author="GoldenCorpusHarness" w:date="2026-03-28T21:57:49Z">
        <w:r>
          <w:t>Con</w:t>
        </w:r>
      </w:ins>
      <w:r>
        <w:t>d</w:t>
      </w:r>
      <w:del w:id="16246" w:author="GoldenCorpusHarness" w:date="2026-03-28T21:57:49Z">
        <w:r>
          <w:delText xml:space="preserve">id </w:delText>
        </w:r>
      </w:del>
      <w:ins w:id="16247" w:author="GoldenCorpusHarness" w:date="2026-03-28T21:57:49Z">
        <w:r>
          <w:t>uc</w:t>
        </w:r>
      </w:ins>
      <w:r>
        <w:t>t</w:t>
      </w:r>
      <w:del w:id="16248" w:author="GoldenCorpusHarness" w:date="2026-03-28T21:57:49Z">
        <w:r>
          <w:delText>he AE recur or worsen?</w:delText>
        </w:r>
      </w:del>
    </w:p>
    <w:p ns2:paraId="00A954A3" ns2:textId="77777777" w:rsidR="008742F0" w:rsidRPr="00BB0DEB" w:rsidRDefault="008742F0" w:rsidP="004844C9">
      <w:pPr>
        <w:pStyle w:val="ListBullet3"/>
        <w:keepLines w:val="0"/>
        <w:tabs>
          <w:tab w:val="left" w:pos="1620"/>
        </w:tabs>
        <w:spacing w:after="240"/>
        <w:ind w:left="1440"/>
      </w:pPr>
      <w:del w:id="16249" w:author="GoldenCorpusHarness" w:date="2026-03-28T21:57:49Z">
        <w:r>
          <w:delText>If</w:delText>
        </w:r>
      </w:del>
      <w:ins w:id="16250" w:author="GoldenCorpusHarness" w:date="2026-03-28T21:57:49Z">
        <w:r>
          <w:t>1.Trial</w:t>
        </w:r>
      </w:ins>
      <w:r>
        <w:t xml:space="preserve"> </w:t>
      </w:r>
      <w:del w:id="16251" w:author="GoldenCorpusHarness" w:date="2026-03-28T21:57:49Z">
        <w:r>
          <w:delText>y</w:delText>
        </w:r>
      </w:del>
      <w:ins w:id="16252" w:author="GoldenCorpusHarness" w:date="2026-03-28T21:57:49Z">
        <w:r>
          <w:t>D</w:t>
        </w:r>
      </w:ins>
      <w:r>
        <w:t>es</w:t>
      </w:r>
      <w:del w:id="16253" w:author="GoldenCorpusHarness" w:date="2026-03-28T21:57:49Z">
        <w:r>
          <w:delText>, th</w:delText>
        </w:r>
      </w:del>
      <w:r>
        <w:t>i</w:t>
      </w:r>
      <w:del w:id="16254" w:author="GoldenCorpusHarness" w:date="2026-03-28T21:57:49Z">
        <w:r>
          <w:delText>s is a positive rechalle</w:delText>
        </w:r>
      </w:del>
      <w:ins w:id="16255" w:author="GoldenCorpusHarness" w:date="2026-03-28T21:57:49Z">
        <w:r>
          <w:t>g</w:t>
        </w:r>
      </w:ins>
      <w:r>
        <w:t>n</w:t>
      </w:r>
      <w:del w:id="16256" w:author="GoldenCorpusHarness" w:date="2026-03-28T21:57:49Z">
        <w:r>
          <w:delText>ge.</w:delText>
        </w:r>
      </w:del>
    </w:p>
    <w:p ns2:paraId="7B2096E7" ns2:textId="77777777" w:rsidR="008742F0" w:rsidRPr="00B84312" w:rsidRDefault="008742F0" w:rsidP="004844C9">
      <w:pPr>
        <w:pStyle w:val="ListBullet3"/>
        <w:keepLines w:val="0"/>
        <w:tabs>
          <w:tab w:val="left" w:pos="1620"/>
        </w:tabs>
        <w:spacing w:after="240"/>
        <w:ind w:left="1440"/>
      </w:pPr>
      <w:del w:id="16257" w:author="GoldenCorpusHarness" w:date="2026-03-28T21:57:49Z">
        <w:r>
          <w:delText>If no, this is a negat</w:delText>
        </w:r>
      </w:del>
      <w:ins w:id="16258" w:author="GoldenCorpusHarness" w:date="2026-03-28T21:57:49Z">
        <w:r>
          <w:t>Except for pilot or estimation trials, clinical trial protocols will be hypothesis-dr</w:t>
        </w:r>
      </w:ins>
      <w:r>
        <w:t>ive</w:t>
      </w:r>
      <w:del w:id="16259" w:author="GoldenCorpusHarness" w:date="2026-03-28T21:57:49Z">
        <w:r>
          <w:delText xml:space="preserve"> rechallenge</w:delText>
        </w:r>
      </w:del>
      <w:ins w:id="16260" w:author="GoldenCorpusHarness" w:date="2026-03-28T21:57:49Z">
        <w:r>
          <w:t>n to assess safety, efficacy, and/or pharmacokinetic or pharmacodynamic indices of MSD or comparator products</w:t>
        </w:r>
      </w:ins>
      <w:r>
        <w:t>.</w:t>
      </w:r>
      <w:ins w:id="16261" w:author="GoldenCorpusHarness" w:date="2026-03-28T21:57:49Z">
        <w:r>
          <w:t xml:space="preserve"> Alternatively, MSD may conduct outcomes research trials, trials to assess or validate various endpoint measures, or trials to determine patient preferences, etc.</w:t>
        </w:r>
      </w:ins>
    </w:p>
    <w:p ns2:paraId="2C4A03C5" ns2:textId="77777777" w:rsidR="008742F0" w:rsidRDefault="008742F0" w:rsidP="004844C9">
      <w:pPr>
        <w:pStyle w:val="Paragraph0"/>
        <w:ind w:left="1260"/>
      </w:pPr>
      <w:ins w:id="16262" w:author="GoldenCorpusHarness" w:date="2026-03-28T21:57:49Z">
        <w:r>
          <w:t xml:space="preserve">The design </w:t>
        </w:r>
      </w:ins>
      <w:r>
        <w:t>(</w:t>
      </w:r>
      <w:del w:id="16263" w:author="GoldenCorpusHarness" w:date="2026-03-28T21:57:49Z">
        <w:r>
          <w:delText>Note: This criterion is not applica</w:delText>
        </w:r>
      </w:del>
      <w:ins w:id="16264" w:author="GoldenCorpusHarness" w:date="2026-03-28T21:57:49Z">
        <w:r>
          <w:t xml:space="preserve">i.e., participant population, duration, statistical power) must </w:t>
        </w:r>
      </w:ins>
      <w:r>
        <w:t>b</w:t>
      </w:r>
      <w:del w:id="16265" w:author="GoldenCorpusHarness" w:date="2026-03-28T21:57:49Z">
        <w:r>
          <w:delText xml:space="preserve">le </w:delText>
        </w:r>
      </w:del>
      <w:ins w:id="16266" w:author="GoldenCorpusHarness" w:date="2026-03-28T21:57:49Z">
        <w:r>
          <w:t>e adequate to address the spec</w:t>
        </w:r>
      </w:ins>
      <w:r>
        <w:t>if</w:t>
      </w:r>
      <w:del w:id="16267" w:author="GoldenCorpusHarness" w:date="2026-03-28T21:57:49Z">
        <w:r>
          <w:delText>: (1) the initial AE resulted in death or per</w:delText>
        </w:r>
      </w:del>
      <w:ins w:id="16268" w:author="GoldenCorpusHarness" w:date="2026-03-28T21:57:49Z">
        <w:r>
          <w:t xml:space="preserve">ic purpose of the trial. Participants </w:t>
        </w:r>
      </w:ins>
      <w:r>
        <w:t>m</w:t>
      </w:r>
      <w:del w:id="16269" w:author="GoldenCorpusHarness" w:date="2026-03-28T21:57:49Z">
        <w:r>
          <w:delText>anent disa</w:delText>
        </w:r>
      </w:del>
      <w:ins w:id="16270" w:author="GoldenCorpusHarness" w:date="2026-03-28T21:57:49Z">
        <w:r>
          <w:t xml:space="preserve">ust meet protocol entry criteria to </w:t>
        </w:r>
      </w:ins>
      <w:r>
        <w:t>b</w:t>
      </w:r>
      <w:del w:id="16271" w:author="GoldenCorpusHarness" w:date="2026-03-28T21:57:49Z">
        <w:r>
          <w:delText>ility, or (2) the study is a single-dose drug study; or (3) Sponsor’s product(s) is/are used only 1 time.)</w:delText>
        </w:r>
      </w:del>
      <w:ins w:id="16272" w:author="GoldenCorpusHarness" w:date="2026-03-28T21:57:49Z">
        <w:r>
          <w:t>e enrolled in the trial.</w:t>
        </w:r>
      </w:ins>
    </w:p>
    <w:p ns2:paraId="2E7F7881" ns2:textId="77777777" w:rsidR="008742F0" w:rsidRDefault="008742F0" w:rsidP="004844C9">
      <w:pPr>
        <w:pStyle w:val="Paragraph0"/>
      </w:pPr>
      <w:del w:id="16273" w:author="GoldenCorpusHarness" w:date="2026-03-28T21:57:49Z">
        <w:r>
          <w:delText>NOTE: IF A RECHALLENGE I</w:delText>
        </w:r>
      </w:del>
      <w:ins w:id="16274" w:author="GoldenCorpusHarness" w:date="2026-03-28T21:57:49Z">
        <w:r>
          <w:t>2.</w:t>
        </w:r>
      </w:ins>
      <w:r>
        <w:t>S</w:t>
      </w:r>
      <w:del w:id="16275" w:author="GoldenCorpusHarness" w:date="2026-03-28T21:57:49Z">
        <w:r>
          <w:delText xml:space="preserve"> PLANNED FOR AN AE THAT WAS</w:delText>
        </w:r>
      </w:del>
      <w:ins w:id="16276" w:author="GoldenCorpusHarness" w:date="2026-03-28T21:57:49Z">
        <w:r>
          <w:t>ite</w:t>
        </w:r>
      </w:ins>
      <w:r>
        <w:t xml:space="preserve"> S</w:t>
      </w:r>
      <w:del w:id="16277" w:author="GoldenCorpusHarness" w:date="2026-03-28T21:57:49Z">
        <w:r>
          <w:delText>ERIOUS AND MAY HAVE BEEN CAUSED BY THE SPONSOR’S PRODUCT, OR IF RE-EXPOSURE TO THE SPONSOR’S PRODUCT POSES ADDITIONAL POTENTIAL SIGNIFICANT RISK TO THE PARTICIPANT THEN THE RECHALLENGE MUST BE APPROVED IN ADVANCE BY THE SPONSOR CLINICAL DIRECTOR AS PER DOSE MODIFICATION GUIDELINES IN THE PROTOCOL, AND IF REQUIRED, THE INIRB/IEC.</w:delText>
        </w:r>
      </w:del>
      <w:ins w:id="16278" w:author="GoldenCorpusHarness" w:date="2026-03-28T21:57:49Z">
        <w:r>
          <w:t>election</w:t>
        </w:r>
      </w:ins>
    </w:p>
    <w:p ns2:paraId="6B3EC1D4" ns2:textId="77777777" w:rsidR="008742F0" w:rsidRDefault="008742F0" w:rsidP="004844C9">
      <w:pPr>
        <w:pStyle w:val="ListBullet2"/>
        <w:keepLines w:val="0"/>
        <w:spacing w:after="240"/>
      </w:pPr>
      <w:del w:id="16279" w:author="GoldenCorpusHarness" w:date="2026-03-28T21:57:49Z">
        <w:r>
          <w:delText>Consistency</w:delText>
        </w:r>
      </w:del>
      <w:ins w:id="16280" w:author="GoldenCorpusHarness" w:date="2026-03-28T21:57:49Z">
        <w:r>
          <w:t>MSD selects investigative sites based on medical expertise, access to appropriate participants, adequacy of facilities and staff, previous performance in clinical trials, as</w:t>
        </w:r>
      </w:ins>
      <w:r>
        <w:t xml:space="preserve"> w</w:t>
      </w:r>
      <w:del w:id="16281" w:author="GoldenCorpusHarness" w:date="2026-03-28T21:57:49Z">
        <w:r>
          <w:delText>it</w:delText>
        </w:r>
      </w:del>
      <w:ins w:id="16282" w:author="GoldenCorpusHarness" w:date="2026-03-28T21:57:49Z">
        <w:r>
          <w:t>ell as budgetary considerations. Prior to trial initiation, sites are evaluated by MSD personnel (or individuals acting on be</w:t>
        </w:r>
      </w:ins>
      <w:r>
        <w:t>h</w:t>
      </w:r>
      <w:del w:id="16283" w:author="GoldenCorpusHarness" w:date="2026-03-28T21:57:49Z">
        <w:r>
          <w:delText xml:space="preserve"> study intervention profile: I</w:delText>
        </w:r>
      </w:del>
      <w:ins w:id="16284" w:author="GoldenCorpusHarness" w:date="2026-03-28T21:57:49Z">
        <w:r>
          <w:t>alf of MSD) to asses</w:t>
        </w:r>
      </w:ins>
      <w:r>
        <w:t xml:space="preserve">s the </w:t>
      </w:r>
      <w:del w:id="16285" w:author="GoldenCorpusHarness" w:date="2026-03-28T21:57:49Z">
        <w:r>
          <w:delText>clinical/pa</w:delText>
        </w:r>
      </w:del>
      <w:ins w:id="16286" w:author="GoldenCorpusHarness" w:date="2026-03-28T21:57:49Z">
        <w:r>
          <w:t xml:space="preserve">ability to successfully conduct </w:t>
        </w:r>
      </w:ins>
      <w:r>
        <w:t>th</w:t>
      </w:r>
      <w:del w:id="16287" w:author="GoldenCorpusHarness" w:date="2026-03-28T21:57:49Z">
        <w:r>
          <w:delText>ological presentation of the AE consistent with previous knowledge regarding the Sponsor’s product or drug class pharmacology or toxicology?</w:delText>
        </w:r>
      </w:del>
      <w:ins w:id="16288" w:author="GoldenCorpusHarness" w:date="2026-03-28T21:57:49Z">
        <w:r>
          <w:t>e trial.</w:t>
        </w:r>
      </w:ins>
    </w:p>
    <w:p ns2:paraId="619EE178" ns2:textId="77777777" w:rsidR="008742F0" w:rsidRDefault="008742F0" w:rsidP="004844C9">
      <w:pPr>
        <w:pStyle w:val="ListBullet2"/>
        <w:keepLines w:val="0"/>
        <w:spacing w:after="240"/>
      </w:pPr>
      <w:del w:id="16289" w:author="GoldenCorpusHarness" w:date="2026-03-28T21:57:49Z">
        <w:r>
          <w:delText>Th</w:delText>
        </w:r>
      </w:del>
      <w:ins w:id="16290" w:author="GoldenCorpusHarness" w:date="2026-03-28T21:57:49Z">
        <w:r>
          <w:t>3.Sit</w:t>
        </w:r>
      </w:ins>
      <w:r>
        <w:t xml:space="preserve">e </w:t>
      </w:r>
      <w:del w:id="16291" w:author="GoldenCorpusHarness" w:date="2026-03-28T21:57:49Z">
        <w:r>
          <w:delText>assessm</w:delText>
        </w:r>
      </w:del>
      <w:ins w:id="16292" w:author="GoldenCorpusHarness" w:date="2026-03-28T21:57:49Z">
        <w:r>
          <w:t>Monitoring/Sci</w:t>
        </w:r>
      </w:ins>
      <w:r>
        <w:t>ent</w:t>
      </w:r>
      <w:del w:id="16293" w:author="GoldenCorpusHarness" w:date="2026-03-28T21:57:49Z">
        <w:r>
          <w:delText xml:space="preserve"> of relationship will be reported on the case report forms/worksheets by an investigator who is a qual</w:delText>
        </w:r>
      </w:del>
      <w:r>
        <w:t>ifi</w:t>
      </w:r>
      <w:del w:id="16294" w:author="GoldenCorpusHarness" w:date="2026-03-28T21:57:49Z">
        <w:r>
          <w:delText>ed</w:delText>
        </w:r>
      </w:del>
      <w:ins w:id="16295" w:author="GoldenCorpusHarness" w:date="2026-03-28T21:57:49Z">
        <w:r>
          <w:t>c</w:t>
        </w:r>
      </w:ins>
      <w:r>
        <w:t xml:space="preserve"> </w:t>
      </w:r>
      <w:del w:id="16296" w:author="GoldenCorpusHarness" w:date="2026-03-28T21:57:49Z">
        <w:r>
          <w:delText>physician according to his/her best clinical judgme</w:delText>
        </w:r>
      </w:del>
      <w:ins w:id="16297" w:author="GoldenCorpusHarness" w:date="2026-03-28T21:57:49Z">
        <w:r>
          <w:t>I</w:t>
        </w:r>
      </w:ins>
      <w:r>
        <w:t>nt</w:t>
      </w:r>
      <w:del w:id="16298" w:author="GoldenCorpusHarness" w:date="2026-03-28T21:57:49Z">
        <w:r>
          <w:delText xml:space="preserve">, </w:delText>
        </w:r>
      </w:del>
      <w:ins w:id="16299" w:author="GoldenCorpusHarness" w:date="2026-03-28T21:57:49Z">
        <w:r>
          <w:t>egr</w:t>
        </w:r>
      </w:ins>
      <w:r>
        <w:t>i</w:t>
      </w:r>
      <w:del w:id="16300" w:author="GoldenCorpusHarness" w:date="2026-03-28T21:57:49Z">
        <w:r>
          <w:delText>ncluding considera</w:delText>
        </w:r>
      </w:del>
      <w:r>
        <w:t>t</w:t>
      </w:r>
      <w:del w:id="16301" w:author="GoldenCorpusHarness" w:date="2026-03-28T21:57:49Z">
        <w:r>
          <w:delText>ion of the above elements.</w:delText>
        </w:r>
      </w:del>
      <w:ins w:id="16302" w:author="GoldenCorpusHarness" w:date="2026-03-28T21:57:49Z">
        <w:r>
          <w:t>y</w:t>
        </w:r>
      </w:ins>
    </w:p>
    <w:p ns2:paraId="273C9163" ns2:textId="77777777" w:rsidR="008742F0" w:rsidRPr="00BB0DEB" w:rsidRDefault="008742F0" w:rsidP="004844C9">
      <w:pPr>
        <w:pStyle w:val="ListBullet2"/>
        <w:keepLines w:val="0"/>
        <w:spacing w:after="240"/>
      </w:pPr>
      <w:del w:id="16303" w:author="GoldenCorpusHarness" w:date="2026-03-28T21:57:49Z">
        <w:r>
          <w:delText>Use the follo</w:delText>
        </w:r>
      </w:del>
      <w:ins w:id="16304" w:author="GoldenCorpusHarness" w:date="2026-03-28T21:57:49Z">
        <w:r>
          <w:t xml:space="preserve">Investigative trial sites are monitored to assess compliance </w:t>
        </w:r>
      </w:ins>
      <w:r>
        <w:t>wi</w:t>
      </w:r>
      <w:del w:id="16305" w:author="GoldenCorpusHarness" w:date="2026-03-28T21:57:49Z">
        <w:r>
          <w:delText>ng scale of criteria as guidan</w:delText>
        </w:r>
      </w:del>
      <w:ins w:id="16306" w:author="GoldenCorpusHarness" w:date="2026-03-28T21:57:49Z">
        <w:r>
          <w:t>th the trial protocol and Good Clinical Practi</w:t>
        </w:r>
      </w:ins>
      <w:r>
        <w:t>ce (</w:t>
      </w:r>
      <w:del w:id="16307" w:author="GoldenCorpusHarness" w:date="2026-03-28T21:57:49Z">
        <w:r>
          <w:delText>not all criteria must be present to be indicative of a Sponsor’s product relationship</w:delText>
        </w:r>
      </w:del>
      <w:ins w:id="16308" w:author="GoldenCorpusHarness" w:date="2026-03-28T21:57:49Z">
        <w:r>
          <w:t>GCP</w:t>
        </w:r>
      </w:ins>
      <w:r>
        <w:t>).</w:t>
      </w:r>
      <w:ins w:id="16309" w:author="GoldenCorpusHarness" w:date="2026-03-28T21:57:49Z">
        <w:r>
          <w:t xml:space="preserve"> MSD reviews clinical data for accuracy, completeness, and consistency. Data are verified versus source documentation according to standard operating procedures. Per MSD policies and procedures, if fraud, scientific/research misconduct or serious GCP-non-compliance is suspected, the issues are investigated. When necessary, the clinical site will be closed, the responsible regulatory authorities and ethics review committees notified.</w:t>
        </w:r>
      </w:ins>
    </w:p>
    <w:p ns2:paraId="59A23FCE" ns2:textId="77777777" w:rsidR="008742F0" w:rsidRPr="00BB0DEB" w:rsidRDefault="008742F0" w:rsidP="004844C9">
      <w:pPr>
        <w:pStyle w:val="ListBullet2"/>
        <w:keepLines w:val="0"/>
        <w:spacing w:after="240"/>
        <w:ind w:left="1440"/>
      </w:pPr>
      <w:del w:id="16310" w:author="GoldenCorpusHarness" w:date="2026-03-28T21:57:49Z">
        <w:r>
          <w:delText>Yes, there is a reasona</w:delText>
        </w:r>
      </w:del>
      <w:ins w:id="16311" w:author="GoldenCorpusHarness" w:date="2026-03-28T21:57:49Z">
        <w:r>
          <w:t>B.Pu</w:t>
        </w:r>
      </w:ins>
      <w:r>
        <w:t>bl</w:t>
      </w:r>
      <w:del w:id="16312" w:author="GoldenCorpusHarness" w:date="2026-03-28T21:57:49Z">
        <w:r>
          <w:delText>e poss</w:delText>
        </w:r>
      </w:del>
      <w:r>
        <w:t>i</w:t>
      </w:r>
      <w:del w:id="16313" w:author="GoldenCorpusHarness" w:date="2026-03-28T21:57:49Z">
        <w:r>
          <w:delText>bility of Sponsor’s produ</w:delText>
        </w:r>
      </w:del>
      <w:r>
        <w:t>c</w:t>
      </w:r>
      <w:del w:id="16314" w:author="GoldenCorpusHarness" w:date="2026-03-28T21:57:49Z">
        <w:r>
          <w:delText>t rel</w:delText>
        </w:r>
      </w:del>
      <w:r>
        <w:t>ation</w:t>
      </w:r>
      <w:ins w:id="16315" w:author="GoldenCorpusHarness" w:date="2026-03-28T21:57:49Z">
        <w:r>
          <w:t xml:space="preserve"> and Author</w:t>
        </w:r>
      </w:ins>
      <w:r>
        <w:t>ship</w:t>
      </w:r>
      <w:del w:id="16316" w:author="GoldenCorpusHarness" w:date="2026-03-28T21:57:49Z">
        <w:r>
          <w:delText>:</w:delText>
        </w:r>
      </w:del>
    </w:p>
    <w:p ns2:paraId="4076AE8F" ns2:textId="77777777" w:rsidR="008742F0" w:rsidRPr="00BB0DEB" w:rsidRDefault="008742F0" w:rsidP="004844C9">
      <w:pPr>
        <w:pStyle w:val="ListBullet3"/>
        <w:keepLines w:val="0"/>
        <w:tabs>
          <w:tab w:val="left" w:pos="1620"/>
        </w:tabs>
        <w:spacing w:after="240"/>
        <w:ind w:left="1440"/>
      </w:pPr>
      <w:ins w:id="16317" w:author="GoldenCorpusHarness" w:date="2026-03-28T21:57:49Z">
        <w:r>
          <w:t xml:space="preserve">Regardless of trial outcome, MSD commits to publish the primary and secondary results of its registered trials of marketed products in which treatment is assigned, according to the pre-specified plans for data analysis. </w:t>
        </w:r>
      </w:ins>
      <w:r>
        <w:t>T</w:t>
      </w:r>
      <w:del w:id="16318" w:author="GoldenCorpusHarness" w:date="2026-03-28T21:57:49Z">
        <w:r>
          <w:delText>here is evidence of</w:delText>
        </w:r>
      </w:del>
      <w:ins w:id="16319" w:author="GoldenCorpusHarness" w:date="2026-03-28T21:57:49Z">
        <w:r>
          <w:t>o the</w:t>
        </w:r>
      </w:ins>
      <w:r>
        <w:t xml:space="preserve"> ex</w:t>
      </w:r>
      <w:del w:id="16320" w:author="GoldenCorpusHarness" w:date="2026-03-28T21:57:49Z">
        <w:r>
          <w:delText xml:space="preserve">posure to the </w:delText>
        </w:r>
      </w:del>
      <w:ins w:id="16321" w:author="GoldenCorpusHarness" w:date="2026-03-28T21:57:49Z">
        <w:r>
          <w:t>tent scientifically appropriate, M</w:t>
        </w:r>
      </w:ins>
      <w:r>
        <w:t>S</w:t>
      </w:r>
      <w:del w:id="16322" w:author="GoldenCorpusHarness" w:date="2026-03-28T21:57:49Z">
        <w:r>
          <w:delText>ponsor’s product</w:delText>
        </w:r>
      </w:del>
      <w:ins w:id="16323" w:author="GoldenCorpusHarness" w:date="2026-03-28T21:57:49Z">
        <w:r>
          <w:t>D seeks to publish the results of other analyses it conducts that are important to patients, physicians, and payers</w:t>
        </w:r>
      </w:ins>
      <w:r>
        <w:t xml:space="preserve">. </w:t>
      </w:r>
      <w:del w:id="16324" w:author="GoldenCorpusHarness" w:date="2026-03-28T21:57:49Z">
        <w:r>
          <w:delText xml:space="preserve">The temporal sequence of the AE onset relative to the administration of the </w:delText>
        </w:r>
      </w:del>
      <w:r>
        <w:t>S</w:t>
      </w:r>
      <w:del w:id="16325" w:author="GoldenCorpusHarness" w:date="2026-03-28T21:57:49Z">
        <w:r>
          <w:delText>ponsor’s product is reasona</w:delText>
        </w:r>
      </w:del>
      <w:ins w:id="16326" w:author="GoldenCorpusHarness" w:date="2026-03-28T21:57:49Z">
        <w:r>
          <w:t xml:space="preserve">ome early phase or pilot trials are intended to </w:t>
        </w:r>
      </w:ins>
      <w:r>
        <w:t>b</w:t>
      </w:r>
      <w:del w:id="16327" w:author="GoldenCorpusHarness" w:date="2026-03-28T21:57:49Z">
        <w:r>
          <w:delText>le</w:delText>
        </w:r>
      </w:del>
      <w:ins w:id="16328" w:author="GoldenCorpusHarness" w:date="2026-03-28T21:57:49Z">
        <w:r>
          <w:t>e hypothesis generating rather than hypothesis testing; in such cases, publication of results may not be appropriate since the trial may be underpowered and the analyses complicated by statistical issues such as multiplicity</w:t>
        </w:r>
      </w:ins>
      <w:r>
        <w:t>.</w:t>
      </w:r>
      <w:del w:id="16329" w:author="GoldenCorpusHarness" w:date="2026-03-28T21:57:49Z">
        <w:r>
          <w:delText xml:space="preserve"> The AE is more likely explained by the Sponsor’s product than by another cause.</w:delText>
        </w:r>
      </w:del>
    </w:p>
    <w:p ns2:paraId="24136CEE" ns2:textId="77777777" w:rsidR="008742F0" w:rsidRPr="00BB0DEB" w:rsidRDefault="008742F0" w:rsidP="004844C9">
      <w:pPr>
        <w:pStyle w:val="ListBullet2"/>
        <w:keepLines w:val="0"/>
        <w:spacing w:after="240"/>
        <w:ind w:left="1440"/>
      </w:pPr>
      <w:del w:id="16330" w:author="GoldenCorpusHarness" w:date="2026-03-28T21:57:49Z">
        <w:r>
          <w:delText>No</w:delText>
        </w:r>
      </w:del>
      <w:ins w:id="16331" w:author="GoldenCorpusHarness" w:date="2026-03-28T21:57:49Z">
        <w:r>
          <w:t>MSD’s policy on authorship is consistent with the recommendations published by the International Committee of Medical Journal Editors (ICMJE). In summary</w:t>
        </w:r>
      </w:ins>
      <w:r>
        <w:t xml:space="preserve">, </w:t>
      </w:r>
      <w:del w:id="16332" w:author="GoldenCorpusHarness" w:date="2026-03-28T21:57:49Z">
        <w:r>
          <w:delText>there is not a reasonable possibilit</w:delText>
        </w:r>
      </w:del>
      <w:ins w:id="16333" w:author="GoldenCorpusHarness" w:date="2026-03-28T21:57:49Z">
        <w:r>
          <w:t>authorship should reflect significant contribution to the design and conduct of the trial, performance or interpretation of the anal</w:t>
        </w:r>
      </w:ins>
      <w:r>
        <w:t>y</w:t>
      </w:r>
      <w:del w:id="16334" w:author="GoldenCorpusHarness" w:date="2026-03-28T21:57:49Z">
        <w:r>
          <w:delText xml:space="preserve"> of </w:delText>
        </w:r>
      </w:del>
      <w:ins w:id="16335" w:author="GoldenCorpusHarness" w:date="2026-03-28T21:57:49Z">
        <w:r>
          <w:t>sis, and/or writing of the manuscript. All named authors must be able to defend the trial results and conclusions. M</w:t>
        </w:r>
      </w:ins>
      <w:r>
        <w:t>S</w:t>
      </w:r>
      <w:del w:id="16336" w:author="GoldenCorpusHarness" w:date="2026-03-28T21:57:49Z">
        <w:r>
          <w:delText>ponsor's product relationship:</w:delText>
        </w:r>
      </w:del>
      <w:ins w:id="16337" w:author="GoldenCorpusHarness" w:date="2026-03-28T21:57:49Z">
        <w:r>
          <w:t>D funding of a trial will be acknowledged in publications.</w:t>
        </w:r>
      </w:ins>
    </w:p>
    <w:p ns2:paraId="1846BD28" ns2:textId="77777777" w:rsidR="008742F0" w:rsidRDefault="008742F0" w:rsidP="004844C9">
      <w:pPr>
        <w:pStyle w:val="ListBullet3"/>
        <w:keepLines w:val="0"/>
        <w:tabs>
          <w:tab w:val="left" w:pos="1620"/>
        </w:tabs>
        <w:spacing w:after="240"/>
        <w:ind w:left="1440"/>
      </w:pPr>
      <w:ins w:id="16338" w:author="GoldenCorpusHarness" w:date="2026-03-28T21:57:49Z">
        <w:r>
          <w:t>III.</w:t>
        </w:r>
      </w:ins>
      <w:r>
        <w:t xml:space="preserve">Participant </w:t>
      </w:r>
      <w:del w:id="16339" w:author="GoldenCorpusHarness" w:date="2026-03-28T21:57:49Z">
        <w:r>
          <w:delText>did n</w:delText>
        </w:r>
      </w:del>
      <w:ins w:id="16340" w:author="GoldenCorpusHarness" w:date="2026-03-28T21:57:49Z">
        <w:r>
          <w:t>Pr</w:t>
        </w:r>
      </w:ins>
      <w:r>
        <w:t>ot</w:t>
      </w:r>
      <w:del w:id="16341" w:author="GoldenCorpusHarness" w:date="2026-03-28T21:57:49Z">
        <w:r>
          <w:delText xml:space="preserve"> r</w:delText>
        </w:r>
      </w:del>
      <w:r>
        <w:t>ec</w:t>
      </w:r>
      <w:del w:id="16342" w:author="GoldenCorpusHarness" w:date="2026-03-28T21:57:49Z">
        <w:r>
          <w:delText>eive the Sponsor’s product OR temporal sequence of the AE onset relative to administra</w:delText>
        </w:r>
      </w:del>
      <w:r>
        <w:t>tion</w:t>
      </w:r>
      <w:del w:id="16343" w:author="GoldenCorpusHarness" w:date="2026-03-28T21:57:49Z">
        <w:r>
          <w:delText xml:space="preserve"> of the Sponsor’s product is not reasonable OR the AE is more likely explained by another cause than the Sponsor’s product. (Also entered for a participant with overdose without an associated AE.)</w:delText>
        </w:r>
      </w:del>
    </w:p>
    <w:p ns2:paraId="6CD36113" ns2:textId="289B05AB" w:rsidR="008742F0" w:rsidRDefault="002C1E83" w:rsidP="004844C9">
      <w:pPr>
        <w:pStyle w:val="ListBullet2"/>
        <w:keepLines w:val="0"/>
        <w:spacing w:after="240"/>
      </w:pPr>
      <w:del w:id="16344" w:author="GoldenCorpusHarness" w:date="2026-03-28T21:57:49Z">
        <w:r>
          <w:delText>Th</w:delText>
        </w:r>
      </w:del>
      <w:ins w:id="16345" w:author="GoldenCorpusHarness" w:date="2026-03-28T21:57:49Z">
        <w:r>
          <w:t>A.R</w:t>
        </w:r>
      </w:ins>
      <w:r>
        <w:t>e</w:t>
      </w:r>
      <w:del w:id="16346" w:author="GoldenCorpusHarness" w:date="2026-03-28T21:57:49Z">
        <w:r>
          <w:delText xml:space="preserve"> investi</w:delText>
        </w:r>
      </w:del>
      <w:r>
        <w:t>g</w:t>
      </w:r>
      <w:ins w:id="16347" w:author="GoldenCorpusHarness" w:date="2026-03-28T21:57:49Z">
        <w:r>
          <w:t>ul</w:t>
        </w:r>
      </w:ins>
      <w:r>
        <w:t>ator</w:t>
      </w:r>
      <w:ins w:id="16348" w:author="GoldenCorpusHarness" w:date="2026-03-28T21:57:49Z">
        <w:r>
          <w:t>y</w:t>
        </w:r>
      </w:ins>
      <w:r>
        <w:t xml:space="preserve"> </w:t>
      </w:r>
      <w:ins w:id="16349" w:author="GoldenCorpusHarness" w:date="2026-03-28T21:57:49Z">
        <w:r>
          <w:t>Authority and Ethics Co</w:t>
        </w:r>
      </w:ins>
      <w:r>
        <w:t>m</w:t>
      </w:r>
      <w:del w:id="16350" w:author="GoldenCorpusHarness" w:date="2026-03-28T21:57:49Z">
        <w:r>
          <w:delText>us</w:delText>
        </w:r>
      </w:del>
      <w:ins w:id="16351" w:author="GoldenCorpusHarness" w:date="2026-03-28T21:57:49Z">
        <w:r>
          <w:t>mi</w:t>
        </w:r>
      </w:ins>
      <w:r>
        <w:t>t</w:t>
      </w:r>
      <w:ins w:id="16352" w:author="GoldenCorpusHarness" w:date="2026-03-28T21:57:49Z">
        <w:r>
          <w:t>tee</w:t>
        </w:r>
      </w:ins>
      <w:r>
        <w:t xml:space="preserve"> </w:t>
      </w:r>
      <w:del w:id="16353" w:author="GoldenCorpusHarness" w:date="2026-03-28T21:57:49Z">
        <w:r>
          <w:delText>r</w:delText>
        </w:r>
      </w:del>
      <w:ins w:id="16354" w:author="GoldenCorpusHarness" w:date="2026-03-28T21:57:49Z">
        <w:r>
          <w:t>R</w:t>
        </w:r>
      </w:ins>
      <w:r>
        <w:t xml:space="preserve">eview </w:t>
      </w:r>
      <w:ins w:id="16355" w:author="GoldenCorpusHarness" w:date="2026-03-28T21:57:49Z">
        <w:r>
          <w:t>(Institution</w:t>
        </w:r>
      </w:ins>
      <w:r>
        <w:t>a</w:t>
      </w:r>
      <w:ins w:id="16356" w:author="GoldenCorpusHarness" w:date="2026-03-28T21:57:49Z">
        <w:r>
          <w:t>l Review Board [IRB]/I</w:t>
        </w:r>
      </w:ins>
      <w:r>
        <w:t>nd</w:t>
      </w:r>
      <w:del w:id="16357" w:author="GoldenCorpusHarness" w:date="2026-03-28T21:57:49Z">
        <w:r>
          <w:delText xml:space="preserve"> </w:delText>
        </w:r>
      </w:del>
      <w:ins w:id="16358" w:author="GoldenCorpusHarness" w:date="2026-03-28T21:57:49Z">
        <w:r>
          <w:t>e</w:t>
        </w:r>
      </w:ins>
      <w:r>
        <w:t>p</w:t>
      </w:r>
      <w:del w:id="16359" w:author="GoldenCorpusHarness" w:date="2026-03-28T21:57:49Z">
        <w:r>
          <w:delText>rovi</w:delText>
        </w:r>
      </w:del>
      <w:ins w:id="16360" w:author="GoldenCorpusHarness" w:date="2026-03-28T21:57:49Z">
        <w:r>
          <w:t>en</w:t>
        </w:r>
      </w:ins>
      <w:r>
        <w:t>d</w:t>
      </w:r>
      <w:del w:id="16361" w:author="GoldenCorpusHarness" w:date="2026-03-28T21:57:49Z">
        <w:r>
          <w:delText>e an assessm</w:delText>
        </w:r>
      </w:del>
      <w:r>
        <w:t xml:space="preserve">ent </w:t>
      </w:r>
      <w:del w:id="16362" w:author="GoldenCorpusHarness" w:date="2026-03-28T21:57:49Z">
        <w:r>
          <w:delText>of causality for each A</w:delText>
        </w:r>
      </w:del>
      <w:r>
        <w:t>E</w:t>
      </w:r>
      <w:del w:id="16363" w:author="GoldenCorpusHarness" w:date="2026-03-28T21:57:49Z">
        <w:r>
          <w:delText xml:space="preserve">/SAE and document </w:delText>
        </w:r>
      </w:del>
      <w:r>
        <w:t>thi</w:t>
      </w:r>
      <w:ins w:id="16364" w:author="GoldenCorpusHarness" w:date="2026-03-28T21:57:49Z">
        <w:r>
          <w:t>c</w:t>
        </w:r>
      </w:ins>
      <w:r>
        <w:t xml:space="preserve">s </w:t>
      </w:r>
      <w:ins w:id="16365" w:author="GoldenCorpusHarness" w:date="2026-03-28T21:57:49Z">
        <w:r>
          <w:t>Comm</w:t>
        </w:r>
      </w:ins>
      <w:r>
        <w:t>i</w:t>
      </w:r>
      <w:del w:id="16366" w:author="GoldenCorpusHarness" w:date="2026-03-28T21:57:49Z">
        <w:r>
          <w:delText xml:space="preserve">n </w:delText>
        </w:r>
      </w:del>
      <w:r>
        <w:t>t</w:t>
      </w:r>
      <w:del w:id="16367" w:author="GoldenCorpusHarness" w:date="2026-03-28T21:57:49Z">
        <w:r>
          <w:delText>h</w:delText>
        </w:r>
      </w:del>
      <w:ins w:id="16368" w:author="GoldenCorpusHarness" w:date="2026-03-28T21:57:49Z">
        <w:r>
          <w:t>te</w:t>
        </w:r>
      </w:ins>
      <w:r>
        <w:t xml:space="preserve">e </w:t>
      </w:r>
      <w:del w:id="16369" w:author="GoldenCorpusHarness" w:date="2026-03-28T21:57:49Z">
        <w:r>
          <w:delText>medical notes.</w:delText>
        </w:r>
      </w:del>
      <w:ins w:id="16370" w:author="GoldenCorpusHarness" w:date="2026-03-28T21:57:49Z">
        <w:r>
          <w:t>[IEC])</w:t>
        </w:r>
      </w:ins>
    </w:p>
    <w:p ns2:paraId="044002ED" ns2:textId="77777777" w:rsidR="008742F0" w:rsidRDefault="008742F0" w:rsidP="004844C9">
      <w:pPr>
        <w:pStyle w:val="ListBullet2"/>
        <w:keepLines w:val="0"/>
        <w:spacing w:after="240"/>
      </w:pPr>
      <w:del w:id="16371" w:author="GoldenCorpusHarness" w:date="2026-03-28T21:57:49Z">
        <w:r>
          <w:delText>There ma</w:delText>
        </w:r>
      </w:del>
      <w:ins w:id="16372" w:author="GoldenCorpusHarness" w:date="2026-03-28T21:57:49Z">
        <w:r>
          <w:t>All protocols and protocol amendments will be submitted b</w:t>
        </w:r>
      </w:ins>
      <w:r>
        <w:t xml:space="preserve">y </w:t>
      </w:r>
      <w:del w:id="16373" w:author="GoldenCorpusHarness" w:date="2026-03-28T21:57:49Z">
        <w:r>
          <w:delText>be situations in</w:delText>
        </w:r>
      </w:del>
      <w:ins w:id="16374" w:author="GoldenCorpusHarness" w:date="2026-03-28T21:57:49Z">
        <w:r>
          <w:t>MSD for regulatory authority acceptance/authorization prior to implementation of the trial or amendment, in compliance</w:t>
        </w:r>
      </w:ins>
      <w:r>
        <w:t xml:space="preserve"> w</w:t>
      </w:r>
      <w:del w:id="16375" w:author="GoldenCorpusHarness" w:date="2026-03-28T21:57:49Z">
        <w:r>
          <w:delText>hich an SAE has occurred and the investi</w:delText>
        </w:r>
      </w:del>
      <w:ins w:id="16376" w:author="GoldenCorpusHarness" w:date="2026-03-28T21:57:49Z">
        <w:r>
          <w:t>ith local and/or national re</w:t>
        </w:r>
      </w:ins>
      <w:r>
        <w:t>g</w:t>
      </w:r>
      <w:del w:id="16377" w:author="GoldenCorpusHarness" w:date="2026-03-28T21:57:49Z">
        <w:r>
          <w:delText>ator has minimal information to include in the initial report to the Sponsor</w:delText>
        </w:r>
      </w:del>
      <w:ins w:id="16378" w:author="GoldenCorpusHarness" w:date="2026-03-28T21:57:49Z">
        <w:r>
          <w:t>ulations</w:t>
        </w:r>
      </w:ins>
      <w:r>
        <w:t>.</w:t>
      </w:r>
      <w:del w:id="16379" w:author="GoldenCorpusHarness" w:date="2026-03-28T21:57:49Z">
        <w:r>
          <w:delText xml:space="preserve"> However, it is very important that the investigator always make an assessment of causality for every event before the initial transmission of the SAE data to the Sponsor.</w:delText>
        </w:r>
      </w:del>
    </w:p>
    <w:p ns2:paraId="26BCFCAA" ns2:textId="77777777" w:rsidR="008742F0" w:rsidRDefault="008742F0" w:rsidP="004844C9">
      <w:pPr>
        <w:pStyle w:val="ListBullet2"/>
        <w:keepLines w:val="0"/>
        <w:spacing w:after="240"/>
      </w:pPr>
      <w:r>
        <w:t xml:space="preserve">The </w:t>
      </w:r>
      <w:ins w:id="16380" w:author="GoldenCorpusHarness" w:date="2026-03-28T21:57:49Z">
        <w:r>
          <w:t xml:space="preserve">protocol, protocol amendment(s), informed consent form, </w:t>
        </w:r>
      </w:ins>
      <w:r>
        <w:t>investigator</w:t>
      </w:r>
      <w:del w:id="16381" w:author="GoldenCorpusHarness" w:date="2026-03-28T21:57:49Z">
        <w:r>
          <w:delText xml:space="preserve"> ma</w:delText>
        </w:r>
      </w:del>
      <w:ins w:id="16382" w:author="GoldenCorpusHarness" w:date="2026-03-28T21:57:49Z">
        <w:r>
          <w:t>’s brochure, and other relevant trial documents must be reviewed and approved b</w:t>
        </w:r>
      </w:ins>
      <w:r>
        <w:t xml:space="preserve">y </w:t>
      </w:r>
      <w:del w:id="16383" w:author="GoldenCorpusHarness" w:date="2026-03-28T21:57:49Z">
        <w:r>
          <w:delText>change his</w:delText>
        </w:r>
      </w:del>
      <w:ins w:id="16384" w:author="GoldenCorpusHarness" w:date="2026-03-28T21:57:49Z">
        <w:r>
          <w:t>an IRB</w:t>
        </w:r>
      </w:ins>
      <w:r>
        <w:t>/</w:t>
      </w:r>
      <w:del w:id="16385" w:author="GoldenCorpusHarness" w:date="2026-03-28T21:57:49Z">
        <w:r>
          <w:delText>her opinion of causalit</w:delText>
        </w:r>
      </w:del>
      <w:ins w:id="16386" w:author="GoldenCorpusHarness" w:date="2026-03-28T21:57:49Z">
        <w:r>
          <w:t>IEC before being implemented at each site, in compliance with local and/or national regulations. Changes to the protocol that are required urgentl</w:t>
        </w:r>
      </w:ins>
      <w:r>
        <w:t xml:space="preserve">y </w:t>
      </w:r>
      <w:del w:id="16387" w:author="GoldenCorpusHarness" w:date="2026-03-28T21:57:49Z">
        <w:r>
          <w:delText>in light of follo</w:delText>
        </w:r>
      </w:del>
      <w:ins w:id="16388" w:author="GoldenCorpusHarness" w:date="2026-03-28T21:57:49Z">
        <w:r>
          <w:t xml:space="preserve">to eliminate an immediate hazard and to protect participant safety may be enacted in anticipation of ethics committee approval. MSD </w:t>
        </w:r>
      </w:ins>
      <w:r>
        <w:t>w</w:t>
      </w:r>
      <w:del w:id="16389" w:author="GoldenCorpusHarness" w:date="2026-03-28T21:57:49Z">
        <w:r>
          <w:delText>-up information and send an SAE follo</w:delText>
        </w:r>
      </w:del>
      <w:ins w:id="16390" w:author="GoldenCorpusHarness" w:date="2026-03-28T21:57:49Z">
        <w:r>
          <w:t>ill inform regulatory authorities of such ne</w:t>
        </w:r>
      </w:ins>
      <w:r>
        <w:t>w</w:t>
      </w:r>
      <w:del w:id="16391" w:author="GoldenCorpusHarness" w:date="2026-03-28T21:57:49Z">
        <w:r>
          <w:delText>-up report</w:delText>
        </w:r>
      </w:del>
      <w:ins w:id="16392" w:author="GoldenCorpusHarness" w:date="2026-03-28T21:57:49Z">
        <w:r>
          <w:t xml:space="preserve"> measures to protect participant safety, in compliance</w:t>
        </w:r>
      </w:ins>
      <w:r>
        <w:t xml:space="preserve"> with </w:t>
      </w:r>
      <w:del w:id="16393" w:author="GoldenCorpusHarness" w:date="2026-03-28T21:57:49Z">
        <w:r>
          <w:delText>the updated causality assessment</w:delText>
        </w:r>
      </w:del>
      <w:ins w:id="16394" w:author="GoldenCorpusHarness" w:date="2026-03-28T21:57:49Z">
        <w:r>
          <w:t>local and/or national regulations</w:t>
        </w:r>
      </w:ins>
      <w:r>
        <w:t>.</w:t>
      </w:r>
    </w:p>
    <w:p ns2:paraId="3B35D2EF" ns2:textId="77777777" w:rsidR="008742F0" w:rsidRDefault="008742F0" w:rsidP="004844C9">
      <w:pPr>
        <w:pStyle w:val="ListBullet2"/>
        <w:keepLines w:val="0"/>
        <w:spacing w:after="240"/>
      </w:pPr>
      <w:del w:id="16395" w:author="GoldenCorpusHarness" w:date="2026-03-28T21:57:49Z">
        <w:r>
          <w:delText>Th</w:delText>
        </w:r>
      </w:del>
      <w:ins w:id="16396" w:author="GoldenCorpusHarness" w:date="2026-03-28T21:57:49Z">
        <w:r>
          <w:t>B.Saf</w:t>
        </w:r>
      </w:ins>
      <w:r>
        <w:t>e</w:t>
      </w:r>
      <w:del w:id="16397" w:author="GoldenCorpusHarness" w:date="2026-03-28T21:57:49Z">
        <w:r>
          <w:delText xml:space="preserve"> causali</w:delText>
        </w:r>
      </w:del>
      <w:r>
        <w:t>ty</w:t>
      </w:r>
      <w:del w:id="16398" w:author="GoldenCorpusHarness" w:date="2026-03-28T21:57:49Z">
        <w:r>
          <w:delText xml:space="preserve"> assessment is 1 of the criteria used when determining regulatory reporting requirements.</w:delText>
        </w:r>
      </w:del>
    </w:p>
    <w:p ns2:paraId="1AE9F81D" ns2:textId="77777777" w:rsidR="008742F0" w:rsidRPr="009E04BF" w:rsidRDefault="008742F0" w:rsidP="004844C9">
      <w:pPr>
        <w:pStyle w:val="ListBullet2"/>
        <w:keepLines w:val="0"/>
        <w:spacing w:after="240"/>
        <w:rPr>
          <w:rFonts w:eastAsia="Times New Roman"/>
        </w:rPr>
      </w:pPr>
      <w:del w:id="16399" w:author="GoldenCorpusHarness" w:date="2026-03-28T21:57:49Z">
        <w:r>
          <w:delText>For st</w:delText>
        </w:r>
      </w:del>
      <w:ins w:id="16400" w:author="GoldenCorpusHarness" w:date="2026-03-28T21:57:49Z">
        <w:r>
          <w:t>The g</w:t>
        </w:r>
      </w:ins>
      <w:r>
        <w:t>u</w:t>
      </w:r>
      <w:del w:id="16401" w:author="GoldenCorpusHarness" w:date="2026-03-28T21:57:49Z">
        <w:r>
          <w:delText>dies in</w:delText>
        </w:r>
      </w:del>
      <w:ins w:id="16402" w:author="GoldenCorpusHarness" w:date="2026-03-28T21:57:49Z">
        <w:r>
          <w:t>iding principle in decision-making in clinical trials is that participant</w:t>
        </w:r>
      </w:ins>
      <w:r>
        <w:t xml:space="preserve"> w</w:t>
      </w:r>
      <w:ins w:id="16403" w:author="GoldenCorpusHarness" w:date="2026-03-28T21:57:49Z">
        <w:r>
          <w:t>elfare is of primary importance. Potential participants will be informed of t</w:t>
        </w:r>
      </w:ins>
      <w:r>
        <w:t>h</w:t>
      </w:r>
      <w:del w:id="16404" w:author="GoldenCorpusHarness" w:date="2026-03-28T21:57:49Z">
        <w:r>
          <w:delText>ic</w:delText>
        </w:r>
      </w:del>
      <w:ins w:id="16405" w:author="GoldenCorpusHarness" w:date="2026-03-28T21:57:49Z">
        <w:r>
          <w:t>e risks and benefits of, as well as alternatives to, trial participation. At a minimum, trial designs will take into account t</w:t>
        </w:r>
      </w:ins>
      <w:r>
        <w:t>h</w:t>
      </w:r>
      <w:del w:id="16406" w:author="GoldenCorpusHarness" w:date="2026-03-28T21:57:49Z">
        <w:r>
          <w:delText xml:space="preserve"> multiple agents are administered as part of a combination regimen, the investigator may attribute each AE causality to the combination regimen or to a single agent of the combination</w:delText>
        </w:r>
      </w:del>
      <w:ins w:id="16407" w:author="GoldenCorpusHarness" w:date="2026-03-28T21:57:49Z">
        <w:r>
          <w:t>e local standard of care</w:t>
        </w:r>
      </w:ins>
      <w:r>
        <w:t>.</w:t>
      </w:r>
      <w:del w:id="16408" w:author="GoldenCorpusHarness" w:date="2026-03-28T21:57:49Z">
        <w:r>
          <w:delText xml:space="preserve">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delText>
        </w:r>
      </w:del>
    </w:p>
    <w:p ns2:paraId="01D7D99E" ns2:textId="2CB6D917" w:rsidR="00F6188F" w:rsidRPr="00833F73" w:rsidRDefault="00F6188F" w:rsidP="004844C9">
      <w:pPr>
        <w:pStyle w:val="Paragraph0"/>
        <w:rPr>
          <w:b/>
        </w:rPr>
      </w:pPr>
      <w:del w:id="16409" w:author="GoldenCorpusHarness" w:date="2026-03-28T21:57:49Z">
        <w:r>
          <w:delText>Follow-</w:delText>
        </w:r>
      </w:del>
      <w:ins w:id="16410" w:author="GoldenCorpusHarness" w:date="2026-03-28T21:57:49Z">
        <w:r>
          <w:t>All participation in MSD clinical trials is vol</w:t>
        </w:r>
      </w:ins>
      <w:r>
        <w:t>u</w:t>
      </w:r>
      <w:del w:id="16411" w:author="GoldenCorpusHarness" w:date="2026-03-28T21:57:49Z">
        <w:r>
          <w:delText xml:space="preserve">p of AE and </w:delText>
        </w:r>
      </w:del>
      <w:ins w:id="16412" w:author="GoldenCorpusHarness" w:date="2026-03-28T21:57:49Z">
        <w:r>
          <w:t>ntary. Participants enter the trial only after informed consent is obtained. Participants may withdraw from an M</w:t>
        </w:r>
      </w:ins>
      <w:r>
        <w:t>S</w:t>
      </w:r>
      <w:del w:id="16413" w:author="GoldenCorpusHarness" w:date="2026-03-28T21:57:49Z">
        <w:r>
          <w:delText>AE</w:delText>
        </w:r>
      </w:del>
      <w:ins w:id="16414" w:author="GoldenCorpusHarness" w:date="2026-03-28T21:57:49Z">
        <w:r>
          <w:t>D trial at any time, without any influence on their access to, or receipt of, medical care that may otherwise be available to them.</w:t>
        </w:r>
      </w:ins>
    </w:p>
    <w:p ns2:paraId="50C4404A" ns2:textId="49A16876" w:rsidR="00F6188F" w:rsidRDefault="00F6188F" w:rsidP="004844C9">
      <w:pPr>
        <w:pStyle w:val="ListBullet"/>
        <w:keepLines w:val="0"/>
        <w:spacing w:after="240"/>
      </w:pPr>
      <w:del w:id="16415" w:author="GoldenCorpusHarness" w:date="2026-03-28T21:57:49Z">
        <w:r>
          <w:delText>The investigator is obligated to perform or arrange for the c</w:delText>
        </w:r>
      </w:del>
      <w:ins w:id="16416" w:author="GoldenCorpusHarness" w:date="2026-03-28T21:57:49Z">
        <w:r>
          <w:t>C.C</w:t>
        </w:r>
      </w:ins>
      <w:r>
        <w:t>on</w:t>
      </w:r>
      <w:ins w:id="16417" w:author="GoldenCorpusHarness" w:date="2026-03-28T21:57:49Z">
        <w:r>
          <w:t>fi</w:t>
        </w:r>
      </w:ins>
      <w:r>
        <w:t>d</w:t>
      </w:r>
      <w:del w:id="16418" w:author="GoldenCorpusHarness" w:date="2026-03-28T21:57:49Z">
        <w:r>
          <w:delText>uct of supplem</w:delText>
        </w:r>
      </w:del>
      <w:r>
        <w:t>ent</w:t>
      </w:r>
      <w:del w:id="16419" w:author="GoldenCorpusHarness" w:date="2026-03-28T21:57:49Z">
        <w:r>
          <w:delText>al measurements and/or evaluat</w:delText>
        </w:r>
      </w:del>
      <w:r>
        <w:t>i</w:t>
      </w:r>
      <w:del w:id="16420" w:author="GoldenCorpusHarness" w:date="2026-03-28T21:57:49Z">
        <w:r>
          <w:delText>ons as medically indicated or as requested by Sponsor to elucidate the nature and/or caus</w:delText>
        </w:r>
      </w:del>
      <w:r>
        <w:t>ality</w:t>
      </w:r>
      <w:del w:id="16421" w:author="GoldenCorpusHarness" w:date="2026-03-28T21:57:49Z">
        <w:r>
          <w:delText xml:space="preserve"> of the AE or SAE as fully as possible. This may include additional laboratory tests or investigations, histopathological examinations, or consultation with other health care professionals. </w:delText>
        </w:r>
      </w:del>
    </w:p>
    <w:p ns2:paraId="13E33213" ns2:textId="40C0ADC1" w:rsidR="00F6188F" w:rsidRDefault="00F6188F" w:rsidP="004844C9">
      <w:pPr>
        <w:pStyle w:val="ListBullet"/>
        <w:keepLines w:val="0"/>
        <w:spacing w:after="240"/>
      </w:pPr>
      <w:del w:id="16422" w:author="GoldenCorpusHarness" w:date="2026-03-28T21:57:49Z">
        <w:r>
          <w:delText>Ne</w:delText>
        </w:r>
      </w:del>
      <w:ins w:id="16423" w:author="GoldenCorpusHarness" w:date="2026-03-28T21:57:49Z">
        <w:r>
          <w:t>MSD is committed to safeguarding participant confidentiality, to the greatest extent possible. Unless required by la</w:t>
        </w:r>
      </w:ins>
      <w:r>
        <w:t>w</w:t>
      </w:r>
      <w:del w:id="16424" w:author="GoldenCorpusHarness" w:date="2026-03-28T21:57:49Z">
        <w:r>
          <w:delText xml:space="preserve"> or updated information</w:delText>
        </w:r>
      </w:del>
      <w:ins w:id="16425" w:author="GoldenCorpusHarness" w:date="2026-03-28T21:57:49Z">
        <w:r>
          <w:t>, only the investigator, Sponsor (or individuals acting on behalf of MSD), ethics committee, and/or regulatory authorities</w:t>
        </w:r>
      </w:ins>
      <w:r>
        <w:t xml:space="preserve"> will </w:t>
      </w:r>
      <w:ins w:id="16426" w:author="GoldenCorpusHarness" w:date="2026-03-28T21:57:49Z">
        <w:r>
          <w:t xml:space="preserve">have access to confidential medical records that might identify the participant </w:t>
        </w:r>
      </w:ins>
      <w:r>
        <w:t>b</w:t>
      </w:r>
      <w:del w:id="16427" w:author="GoldenCorpusHarness" w:date="2026-03-28T21:57:49Z">
        <w:r>
          <w:delText>e recorded in the CRF</w:delText>
        </w:r>
      </w:del>
      <w:ins w:id="16428" w:author="GoldenCorpusHarness" w:date="2026-03-28T21:57:49Z">
        <w:r>
          <w:t>y name</w:t>
        </w:r>
      </w:ins>
      <w:r>
        <w:t>.</w:t>
      </w:r>
      <w:del w:id="16429" w:author="GoldenCorpusHarness" w:date="2026-03-28T21:57:49Z">
        <w:r>
          <w:delText xml:space="preserve"> </w:delText>
        </w:r>
      </w:del>
    </w:p>
    <w:p ns2:paraId="46E45069" ns2:textId="698AD73B" w:rsidR="00001186" w:rsidRDefault="00F6188F" w:rsidP="004844C9">
      <w:pPr>
        <w:pStyle w:val="ListBullet"/>
        <w:keepLines w:val="0"/>
        <w:spacing w:after="240"/>
      </w:pPr>
      <w:del w:id="16430" w:author="GoldenCorpusHarness" w:date="2026-03-28T21:57:49Z">
        <w:r>
          <w:delText>Th</w:delText>
        </w:r>
      </w:del>
      <w:ins w:id="16431" w:author="GoldenCorpusHarness" w:date="2026-03-28T21:57:49Z">
        <w:r>
          <w:t>D.G</w:t>
        </w:r>
      </w:ins>
      <w:r>
        <w:t>e</w:t>
      </w:r>
      <w:ins w:id="16432" w:author="GoldenCorpusHarness" w:date="2026-03-28T21:57:49Z">
        <w:r>
          <w:t>nomic</w:t>
        </w:r>
      </w:ins>
      <w:r>
        <w:t xml:space="preserve"> </w:t>
      </w:r>
      <w:del w:id="16433" w:author="GoldenCorpusHarness" w:date="2026-03-28T21:57:49Z">
        <w:r>
          <w:delText>inv</w:delText>
        </w:r>
      </w:del>
      <w:ins w:id="16434" w:author="GoldenCorpusHarness" w:date="2026-03-28T21:57:49Z">
        <w:r>
          <w:t>R</w:t>
        </w:r>
      </w:ins>
      <w:r>
        <w:t>es</w:t>
      </w:r>
      <w:del w:id="16435" w:author="GoldenCorpusHarness" w:date="2026-03-28T21:57:49Z">
        <w:r>
          <w:delText>tig</w:delText>
        </w:r>
      </w:del>
      <w:ins w:id="16436" w:author="GoldenCorpusHarness" w:date="2026-03-28T21:57:49Z">
        <w:r>
          <w:t>e</w:t>
        </w:r>
      </w:ins>
      <w:r>
        <w:t>a</w:t>
      </w:r>
      <w:del w:id="16437" w:author="GoldenCorpusHarness" w:date="2026-03-28T21:57:49Z">
        <w:r>
          <w:delText>to</w:delText>
        </w:r>
      </w:del>
      <w:r>
        <w:t>r</w:t>
      </w:r>
      <w:del w:id="16438" w:author="GoldenCorpusHarness" w:date="2026-03-28T21:57:49Z">
        <w:r>
          <w:delText xml:space="preserve"> will submit any updated SAE data to t</w:delText>
        </w:r>
      </w:del>
      <w:ins w:id="16439" w:author="GoldenCorpusHarness" w:date="2026-03-28T21:57:49Z">
        <w:r>
          <w:t>c</w:t>
        </w:r>
      </w:ins>
      <w:r>
        <w:t>h</w:t>
      </w:r>
      <w:del w:id="16440" w:author="GoldenCorpusHarness" w:date="2026-03-28T21:57:49Z">
        <w:r>
          <w:delText xml:space="preserve">e Sponsor within 24 hours of receipt of the information. </w:delText>
        </w:r>
      </w:del>
    </w:p>
    <w:p ns2:paraId="42F6F420" ns2:textId="1771DE69" w:rsidR="00A440A6" w:rsidRPr="00A440A6" w:rsidRDefault="00A440A6" w:rsidP="003756BB">
      <w:pPr>
        <w:pStyle w:val="Heading3"/>
      </w:pPr>
      <w:del w:id="16441" w:author="GoldenCorpusHarness" w:date="2026-03-28T21:57:49Z">
        <w:r>
          <w:delText>R</w:delText>
        </w:r>
      </w:del>
      <w:ins w:id="16442" w:author="GoldenCorpusHarness" w:date="2026-03-28T21:57:49Z">
        <w:r>
          <w:t>G</w:t>
        </w:r>
      </w:ins>
      <w:r>
        <w:t>e</w:t>
      </w:r>
      <w:del w:id="16443" w:author="GoldenCorpusHarness" w:date="2026-03-28T21:57:49Z">
        <w:r>
          <w:delText>p</w:delText>
        </w:r>
      </w:del>
      <w:ins w:id="16444" w:author="GoldenCorpusHarness" w:date="2026-03-28T21:57:49Z">
        <w:r>
          <w:t>nomic research will only be conducted in acc</w:t>
        </w:r>
      </w:ins>
      <w:r>
        <w:t>or</w:t>
      </w:r>
      <w:ins w:id="16445" w:author="GoldenCorpusHarness" w:date="2026-03-28T21:57:49Z">
        <w:r>
          <w:t>dance wi</w:t>
        </w:r>
      </w:ins>
      <w:r>
        <w:t>t</w:t>
      </w:r>
      <w:del w:id="16446" w:author="GoldenCorpusHarness" w:date="2026-03-28T21:57:49Z">
        <w:r>
          <w:delText>ing</w:delText>
        </w:r>
      </w:del>
      <w:ins w:id="16447" w:author="GoldenCorpusHarness" w:date="2026-03-28T21:57:49Z">
        <w:r>
          <w:t>h</w:t>
        </w:r>
      </w:ins>
      <w:r>
        <w:t xml:space="preserve"> </w:t>
      </w:r>
      <w:ins w:id="16448" w:author="GoldenCorpusHarness" w:date="2026-03-28T21:57:49Z">
        <w:r>
          <w:t>a pr</w:t>
        </w:r>
      </w:ins>
      <w:r>
        <w:t>o</w:t>
      </w:r>
      <w:del w:id="16449" w:author="GoldenCorpusHarness" w:date="2026-03-28T21:57:49Z">
        <w:r>
          <w:delText>f AEs, SAEs,</w:delText>
        </w:r>
      </w:del>
      <w:ins w:id="16450" w:author="GoldenCorpusHarness" w:date="2026-03-28T21:57:49Z">
        <w:r>
          <w:t>tocol</w:t>
        </w:r>
      </w:ins>
      <w:r>
        <w:t xml:space="preserve"> and </w:t>
      </w:r>
      <w:del w:id="16451" w:author="GoldenCorpusHarness" w:date="2026-03-28T21:57:49Z">
        <w:r>
          <w:delText>Other Rep</w:delText>
        </w:r>
      </w:del>
      <w:ins w:id="16452" w:author="GoldenCorpusHarness" w:date="2026-03-28T21:57:49Z">
        <w:r>
          <w:t>inf</w:t>
        </w:r>
      </w:ins>
      <w:r>
        <w:t>or</w:t>
      </w:r>
      <w:del w:id="16453" w:author="GoldenCorpusHarness" w:date="2026-03-28T21:57:49Z">
        <w:r>
          <w:delText>tabl</w:delText>
        </w:r>
      </w:del>
      <w:ins w:id="16454" w:author="GoldenCorpusHarness" w:date="2026-03-28T21:57:49Z">
        <w:r>
          <w:t>m</w:t>
        </w:r>
      </w:ins>
      <w:r>
        <w:t>e</w:t>
      </w:r>
      <w:ins w:id="16455" w:author="GoldenCorpusHarness" w:date="2026-03-28T21:57:49Z">
        <w:r>
          <w:t>d</w:t>
        </w:r>
      </w:ins>
      <w:r>
        <w:t xml:space="preserve"> </w:t>
      </w:r>
      <w:del w:id="16456" w:author="GoldenCorpusHarness" w:date="2026-03-28T21:57:49Z">
        <w:r>
          <w:delText>Safety Ev</w:delText>
        </w:r>
      </w:del>
      <w:ins w:id="16457" w:author="GoldenCorpusHarness" w:date="2026-03-28T21:57:49Z">
        <w:r>
          <w:t>cons</w:t>
        </w:r>
      </w:ins>
      <w:r>
        <w:t>ent</w:t>
      </w:r>
      <w:ins w:id="16458" w:author="GoldenCorpusHarness" w:date="2026-03-28T21:57:49Z">
        <w:r>
          <w:t xml:space="preserve"> authorized by an ethic</w:t>
        </w:r>
      </w:ins>
      <w:r>
        <w:t xml:space="preserve">s </w:t>
      </w:r>
      <w:ins w:id="16459" w:author="GoldenCorpusHarness" w:date="2026-03-28T21:57:49Z">
        <w:r>
          <w:t>commi</w:t>
        </w:r>
      </w:ins>
      <w:r>
        <w:t>t</w:t>
      </w:r>
      <w:del w:id="16460" w:author="GoldenCorpusHarness" w:date="2026-03-28T21:57:49Z">
        <w:r>
          <w:delText xml:space="preserve">o </w:delText>
        </w:r>
      </w:del>
      <w:r>
        <w:t>t</w:t>
      </w:r>
      <w:del w:id="16461" w:author="GoldenCorpusHarness" w:date="2026-03-28T21:57:49Z">
        <w:r>
          <w:delText>h</w:delText>
        </w:r>
      </w:del>
      <w:r>
        <w:t>e</w:t>
      </w:r>
      <w:del w:id="16462" w:author="GoldenCorpusHarness" w:date="2026-03-28T21:57:49Z">
        <w:r>
          <w:delText xml:space="preserve"> Sponsor</w:delText>
        </w:r>
      </w:del>
      <w:ins w:id="16463" w:author="GoldenCorpusHarness" w:date="2026-03-28T21:57:49Z">
        <w:r>
          <w:t>e.</w:t>
        </w:r>
      </w:ins>
    </w:p>
    <w:p ns2:paraId="17005AB3" ns2:textId="0B6C7BDA" w:rsidR="00A440A6" w:rsidRPr="009062BC" w:rsidRDefault="00256DEE" w:rsidP="004844C9">
      <w:pPr>
        <w:pStyle w:val="Paragraph0"/>
        <w:rPr>
          <w:b/>
        </w:rPr>
      </w:pPr>
      <w:del w:id="16464" w:author="GoldenCorpusHarness" w:date="2026-03-28T21:57:49Z">
        <w:r>
          <w:delText xml:space="preserve">AE, SAE, </w:delText>
        </w:r>
      </w:del>
      <w:ins w:id="16465" w:author="GoldenCorpusHarness" w:date="2026-03-28T21:57:49Z">
        <w:r>
          <w:t>IV.Fin</w:t>
        </w:r>
      </w:ins>
      <w:r>
        <w:t>an</w:t>
      </w:r>
      <w:del w:id="16466" w:author="GoldenCorpusHarness" w:date="2026-03-28T21:57:49Z">
        <w:r>
          <w:delText>d</w:delText>
        </w:r>
      </w:del>
      <w:ins w:id="16467" w:author="GoldenCorpusHarness" w:date="2026-03-28T21:57:49Z">
        <w:r>
          <w:t>cial</w:t>
        </w:r>
      </w:ins>
      <w:r>
        <w:t xml:space="preserve"> </w:t>
      </w:r>
      <w:del w:id="16468" w:author="GoldenCorpusHarness" w:date="2026-03-28T21:57:49Z">
        <w:r>
          <w:delText>other reportable safety event reporting to Sp</w:delText>
        </w:r>
      </w:del>
      <w:ins w:id="16469" w:author="GoldenCorpusHarness" w:date="2026-03-28T21:57:49Z">
        <w:r>
          <w:t>C</w:t>
        </w:r>
      </w:ins>
      <w:r>
        <w:t>ons</w:t>
      </w:r>
      <w:del w:id="16470" w:author="GoldenCorpusHarness" w:date="2026-03-28T21:57:49Z">
        <w:r>
          <w:delText>o</w:delText>
        </w:r>
      </w:del>
      <w:ins w:id="16471" w:author="GoldenCorpusHarness" w:date="2026-03-28T21:57:49Z">
        <w:r>
          <w:t>ide</w:t>
        </w:r>
      </w:ins>
      <w:r>
        <w:t>r</w:t>
      </w:r>
      <w:del w:id="16472" w:author="GoldenCorpusHarness" w:date="2026-03-28T21:57:49Z">
        <w:r>
          <w:delText xml:space="preserve"> vi</w:delText>
        </w:r>
      </w:del>
      <w:r>
        <w:t>a</w:t>
      </w:r>
      <w:del w:id="16473" w:author="GoldenCorpusHarness" w:date="2026-03-28T21:57:49Z">
        <w:r>
          <w:delText xml:space="preserve"> electronic data collec</w:delText>
        </w:r>
      </w:del>
      <w:r>
        <w:t>tion</w:t>
      </w:r>
      <w:del w:id="16474" w:author="GoldenCorpusHarness" w:date="2026-03-28T21:57:49Z">
        <w:r>
          <w:delText xml:space="preserve"> tool</w:delText>
        </w:r>
      </w:del>
      <w:ins w:id="16475" w:author="GoldenCorpusHarness" w:date="2026-03-28T21:57:49Z">
        <w:r>
          <w:t>s</w:t>
        </w:r>
      </w:ins>
    </w:p>
    <w:p ns2:paraId="03A44E29" ns2:textId="583A67A8" w:rsidR="00A440A6" w:rsidRPr="003B2E3B" w:rsidRDefault="00A440A6" w:rsidP="004844C9">
      <w:pPr>
        <w:pStyle w:val="ListBullet"/>
        <w:keepLines w:val="0"/>
        <w:spacing w:after="240"/>
      </w:pPr>
      <w:del w:id="16476" w:author="GoldenCorpusHarness" w:date="2026-03-28T21:57:49Z">
        <w:r>
          <w:delText>The prim</w:delText>
        </w:r>
      </w:del>
      <w:ins w:id="16477" w:author="GoldenCorpusHarness" w:date="2026-03-28T21:57:49Z">
        <w:r>
          <w:t>A.P</w:t>
        </w:r>
      </w:ins>
      <w:r>
        <w:t>a</w:t>
      </w:r>
      <w:del w:id="16478" w:author="GoldenCorpusHarness" w:date="2026-03-28T21:57:49Z">
        <w:r>
          <w:delText>r</w:delText>
        </w:r>
      </w:del>
      <w:r>
        <w:t>y</w:t>
      </w:r>
      <w:del w:id="16479" w:author="GoldenCorpusHarness" w:date="2026-03-28T21:57:49Z">
        <w:r>
          <w:delText xml:space="preserve"> </w:delText>
        </w:r>
      </w:del>
      <w:r>
        <w:t>me</w:t>
      </w:r>
      <w:del w:id="16480" w:author="GoldenCorpusHarness" w:date="2026-03-28T21:57:49Z">
        <w:r>
          <w:delText>cha</w:delText>
        </w:r>
      </w:del>
      <w:r>
        <w:t>n</w:t>
      </w:r>
      <w:del w:id="16481" w:author="GoldenCorpusHarness" w:date="2026-03-28T21:57:49Z">
        <w:r>
          <w:delText>i</w:delText>
        </w:r>
      </w:del>
      <w:ins w:id="16482" w:author="GoldenCorpusHarness" w:date="2026-03-28T21:57:49Z">
        <w:r>
          <w:t>t</w:t>
        </w:r>
      </w:ins>
      <w:r>
        <w:t>s</w:t>
      </w:r>
      <w:del w:id="16483" w:author="GoldenCorpusHarness" w:date="2026-03-28T21:57:49Z">
        <w:r>
          <w:delText>m for reporting</w:delText>
        </w:r>
      </w:del>
      <w:r>
        <w:t xml:space="preserve"> to </w:t>
      </w:r>
      <w:ins w:id="16484" w:author="GoldenCorpusHarness" w:date="2026-03-28T21:57:49Z">
        <w:r>
          <w:t>Inves</w:t>
        </w:r>
      </w:ins>
      <w:r>
        <w:t>t</w:t>
      </w:r>
      <w:del w:id="16485" w:author="GoldenCorpusHarness" w:date="2026-03-28T21:57:49Z">
        <w:r>
          <w:delText>he Spons</w:delText>
        </w:r>
      </w:del>
      <w:ins w:id="16486" w:author="GoldenCorpusHarness" w:date="2026-03-28T21:57:49Z">
        <w:r>
          <w:t>igat</w:t>
        </w:r>
      </w:ins>
      <w:r>
        <w:t>or</w:t>
      </w:r>
      <w:del w:id="16487" w:author="GoldenCorpusHarness" w:date="2026-03-28T21:57:49Z">
        <w:r>
          <w:delText xml:space="preserve"> will be the EDC tool.</w:delText>
        </w:r>
      </w:del>
      <w:ins w:id="16488" w:author="GoldenCorpusHarness" w:date="2026-03-28T21:57:49Z">
        <w:r>
          <w:t>s</w:t>
        </w:r>
      </w:ins>
    </w:p>
    <w:p ns2:paraId="51573929" ns2:textId="31E26522" w:rsidR="00A440A6" w:rsidRPr="003B2E3B" w:rsidRDefault="00A440A6" w:rsidP="004844C9">
      <w:pPr>
        <w:pStyle w:val="ListBullet"/>
        <w:keepLines w:val="0"/>
        <w:tabs>
          <w:tab w:val="num" w:pos="720"/>
        </w:tabs>
        <w:spacing w:after="240"/>
        <w:ind w:left="720"/>
      </w:pPr>
      <w:del w:id="16489" w:author="GoldenCorpusHarness" w:date="2026-03-28T21:57:49Z">
        <w:r>
          <w:delText>Electronic reportin</w:delText>
        </w:r>
      </w:del>
      <w:ins w:id="16490" w:author="GoldenCorpusHarness" w:date="2026-03-28T21:57:49Z">
        <w:r>
          <w:t>Clinical trials are time- and labor-intensive. It is MSD’s policy to compensate investi</w:t>
        </w:r>
      </w:ins>
      <w:r>
        <w:t>g</w:t>
      </w:r>
      <w:del w:id="16491" w:author="GoldenCorpusHarness" w:date="2026-03-28T21:57:49Z">
        <w:r>
          <w:delText xml:space="preserve"> proced</w:delText>
        </w:r>
      </w:del>
      <w:ins w:id="16492" w:author="GoldenCorpusHarness" w:date="2026-03-28T21:57:49Z">
        <w:r>
          <w:t>ators (or the sponsoring instit</w:t>
        </w:r>
      </w:ins>
      <w:r>
        <w:t>u</w:t>
      </w:r>
      <w:del w:id="16493" w:author="GoldenCorpusHarness" w:date="2026-03-28T21:57:49Z">
        <w:r>
          <w:delText>res can</w:delText>
        </w:r>
      </w:del>
      <w:ins w:id="16494" w:author="GoldenCorpusHarness" w:date="2026-03-28T21:57:49Z">
        <w:r>
          <w:t>tion) in a fair manner for the work performed in support of MSD trials. MSD does not pay incentives to enroll participants in its trials. However, when enrollment is particularly challenging, additional payments may</w:t>
        </w:r>
      </w:ins>
      <w:r>
        <w:t xml:space="preserve"> be </w:t>
      </w:r>
      <w:del w:id="16495" w:author="GoldenCorpusHarness" w:date="2026-03-28T21:57:49Z">
        <w:r>
          <w:delText>fo</w:delText>
        </w:r>
      </w:del>
      <w:ins w:id="16496" w:author="GoldenCorpusHarness" w:date="2026-03-28T21:57:49Z">
        <w:r>
          <w:t>made to compensate for the time spent in extra recr</w:t>
        </w:r>
      </w:ins>
      <w:r>
        <w:t>u</w:t>
      </w:r>
      <w:del w:id="16497" w:author="GoldenCorpusHarness" w:date="2026-03-28T21:57:49Z">
        <w:r>
          <w:delText xml:space="preserve">nd in the EDC data entry </w:delText>
        </w:r>
      </w:del>
      <w:ins w:id="16498" w:author="GoldenCorpusHarness" w:date="2026-03-28T21:57:49Z">
        <w:r>
          <w:t>itin</w:t>
        </w:r>
      </w:ins>
      <w:r>
        <w:t>g</w:t>
      </w:r>
      <w:del w:id="16499" w:author="GoldenCorpusHarness" w:date="2026-03-28T21:57:49Z">
        <w:r>
          <w:delText>uidelines (or equivalent)</w:delText>
        </w:r>
      </w:del>
      <w:ins w:id="16500" w:author="GoldenCorpusHarness" w:date="2026-03-28T21:57:49Z">
        <w:r>
          <w:t xml:space="preserve"> efforts</w:t>
        </w:r>
      </w:ins>
      <w:r>
        <w:t>.</w:t>
      </w:r>
    </w:p>
    <w:p ns2:paraId="1A38B190" ns2:textId="6B7311B1" w:rsidR="00A440A6" w:rsidRPr="003B2E3B" w:rsidRDefault="00A440A6" w:rsidP="004844C9">
      <w:pPr>
        <w:pStyle w:val="ListBullet"/>
        <w:keepLines w:val="0"/>
        <w:tabs>
          <w:tab w:val="num" w:pos="720"/>
        </w:tabs>
        <w:spacing w:after="240"/>
        <w:ind w:left="720"/>
      </w:pPr>
      <w:del w:id="16501" w:author="GoldenCorpusHarness" w:date="2026-03-28T21:57:49Z">
        <w:r>
          <w:delText>If</w:delText>
        </w:r>
      </w:del>
      <w:ins w:id="16502" w:author="GoldenCorpusHarness" w:date="2026-03-28T21:57:49Z">
        <w:r>
          <w:t>MSD</w:t>
        </w:r>
      </w:ins>
      <w:r>
        <w:t xml:space="preserve"> </w:t>
      </w:r>
      <w:del w:id="16503" w:author="GoldenCorpusHarness" w:date="2026-03-28T21:57:49Z">
        <w:r>
          <w:delText>th</w:delText>
        </w:r>
      </w:del>
      <w:ins w:id="16504" w:author="GoldenCorpusHarness" w:date="2026-03-28T21:57:49Z">
        <w:r>
          <w:t>do</w:t>
        </w:r>
      </w:ins>
      <w:r>
        <w:t>e</w:t>
      </w:r>
      <w:del w:id="16505" w:author="GoldenCorpusHarness" w:date="2026-03-28T21:57:49Z">
        <w:r>
          <w:delText xml:space="preserve"> electronic system i</w:delText>
        </w:r>
      </w:del>
      <w:r>
        <w:t xml:space="preserve">s </w:t>
      </w:r>
      <w:del w:id="16506" w:author="GoldenCorpusHarness" w:date="2026-03-28T21:57:49Z">
        <w:r>
          <w:delText>u</w:delText>
        </w:r>
      </w:del>
      <w:r>
        <w:t>n</w:t>
      </w:r>
      <w:ins w:id="16507" w:author="GoldenCorpusHarness" w:date="2026-03-28T21:57:49Z">
        <w:r>
          <w:t>ot p</w:t>
        </w:r>
      </w:ins>
      <w:r>
        <w:t>a</w:t>
      </w:r>
      <w:del w:id="16508" w:author="GoldenCorpusHarness" w:date="2026-03-28T21:57:49Z">
        <w:r>
          <w:delText>vailable</w:delText>
        </w:r>
      </w:del>
      <w:ins w:id="16509" w:author="GoldenCorpusHarness" w:date="2026-03-28T21:57:49Z">
        <w:r>
          <w:t>y</w:t>
        </w:r>
      </w:ins>
      <w:r>
        <w:t xml:space="preserve"> for </w:t>
      </w:r>
      <w:ins w:id="16510" w:author="GoldenCorpusHarness" w:date="2026-03-28T21:57:49Z">
        <w:r>
          <w:t xml:space="preserve">participant referrals. However, MSD </w:t>
        </w:r>
      </w:ins>
      <w:r>
        <w:t>m</w:t>
      </w:r>
      <w:ins w:id="16511" w:author="GoldenCorpusHarness" w:date="2026-03-28T21:57:49Z">
        <w:r>
          <w:t>ay compensate referring physicians f</w:t>
        </w:r>
      </w:ins>
      <w:r>
        <w:t>or</w:t>
      </w:r>
      <w:ins w:id="16512" w:author="GoldenCorpusHarness" w:date="2026-03-28T21:57:49Z">
        <w:r>
          <w:t xml:space="preserve"> tim</w:t>
        </w:r>
      </w:ins>
      <w:r>
        <w:t xml:space="preserve">e </w:t>
      </w:r>
      <w:ins w:id="16513" w:author="GoldenCorpusHarness" w:date="2026-03-28T21:57:49Z">
        <w:r>
          <w:t>spen</w:t>
        </w:r>
      </w:ins>
      <w:r>
        <w:t>t</w:t>
      </w:r>
      <w:ins w:id="16514" w:author="GoldenCorpusHarness" w:date="2026-03-28T21:57:49Z">
        <w:r>
          <w:t xml:space="preserve"> on c</w:t>
        </w:r>
      </w:ins>
      <w:r>
        <w:t>ha</w:t>
      </w:r>
      <w:ins w:id="16515" w:author="GoldenCorpusHarness" w:date="2026-03-28T21:57:49Z">
        <w:r>
          <w:t>rt review a</w:t>
        </w:r>
      </w:ins>
      <w:r>
        <w:t>n</w:t>
      </w:r>
      <w:ins w:id="16516" w:author="GoldenCorpusHarness" w:date="2026-03-28T21:57:49Z">
        <w:r>
          <w:t>d</w:t>
        </w:r>
      </w:ins>
      <w:r>
        <w:t xml:space="preserve"> </w:t>
      </w:r>
      <w:del w:id="16517" w:author="GoldenCorpusHarness" w:date="2026-03-28T21:57:49Z">
        <w:r>
          <w:delText>24</w:delText>
        </w:r>
      </w:del>
      <w:ins w:id="16518" w:author="GoldenCorpusHarness" w:date="2026-03-28T21:57:49Z">
        <w:r>
          <w:t>medical</w:t>
        </w:r>
      </w:ins>
      <w:r>
        <w:t xml:space="preserve"> </w:t>
      </w:r>
      <w:del w:id="16519" w:author="GoldenCorpusHarness" w:date="2026-03-28T21:57:49Z">
        <w:r>
          <w:delText>h</w:delText>
        </w:r>
      </w:del>
      <w:ins w:id="16520" w:author="GoldenCorpusHarness" w:date="2026-03-28T21:57:49Z">
        <w:r>
          <w:t>evaluati</w:t>
        </w:r>
      </w:ins>
      <w:r>
        <w:t>o</w:t>
      </w:r>
      <w:del w:id="16521" w:author="GoldenCorpusHarness" w:date="2026-03-28T21:57:49Z">
        <w:r>
          <w:delText>urs, the</w:delText>
        </w:r>
      </w:del>
      <w:r>
        <w:t>n t</w:t>
      </w:r>
      <w:del w:id="16522" w:author="GoldenCorpusHarness" w:date="2026-03-28T21:57:49Z">
        <w:r>
          <w:delText>h</w:delText>
        </w:r>
      </w:del>
      <w:ins w:id="16523" w:author="GoldenCorpusHarness" w:date="2026-03-28T21:57:49Z">
        <w:r>
          <w:t>o id</w:t>
        </w:r>
      </w:ins>
      <w:r>
        <w:t>e</w:t>
      </w:r>
      <w:ins w:id="16524" w:author="GoldenCorpusHarness" w:date="2026-03-28T21:57:49Z">
        <w:r>
          <w:t>ntify</w:t>
        </w:r>
      </w:ins>
      <w:r>
        <w:t xml:space="preserve"> </w:t>
      </w:r>
      <w:del w:id="16525" w:author="GoldenCorpusHarness" w:date="2026-03-28T21:57:49Z">
        <w:r>
          <w:delText>si</w:delText>
        </w:r>
      </w:del>
      <w:ins w:id="16526" w:author="GoldenCorpusHarness" w:date="2026-03-28T21:57:49Z">
        <w:r>
          <w:t>po</w:t>
        </w:r>
      </w:ins>
      <w:r>
        <w:t>te</w:t>
      </w:r>
      <w:del w:id="16527" w:author="GoldenCorpusHarness" w:date="2026-03-28T21:57:49Z">
        <w:r>
          <w:delText xml:space="preserve"> w</w:delText>
        </w:r>
      </w:del>
      <w:ins w:id="16528" w:author="GoldenCorpusHarness" w:date="2026-03-28T21:57:49Z">
        <w:r>
          <w:t>nt</w:t>
        </w:r>
      </w:ins>
      <w:r>
        <w:t>i</w:t>
      </w:r>
      <w:ins w:id="16529" w:author="GoldenCorpusHarness" w:date="2026-03-28T21:57:49Z">
        <w:r>
          <w:t>a</w:t>
        </w:r>
      </w:ins>
      <w:r>
        <w:t>ll</w:t>
      </w:r>
      <w:ins w:id="16530" w:author="GoldenCorpusHarness" w:date="2026-03-28T21:57:49Z">
        <w:r>
          <w:t>y</w:t>
        </w:r>
      </w:ins>
      <w:r>
        <w:t xml:space="preserve"> </w:t>
      </w:r>
      <w:del w:id="16531" w:author="GoldenCorpusHarness" w:date="2026-03-28T21:57:49Z">
        <w:r>
          <w:delText>us</w:delText>
        </w:r>
      </w:del>
      <w:r>
        <w:t>e</w:t>
      </w:r>
      <w:del w:id="16532" w:author="GoldenCorpusHarness" w:date="2026-03-28T21:57:49Z">
        <w:r>
          <w:delText xml:space="preserve"> th</w:delText>
        </w:r>
      </w:del>
      <w:ins w:id="16533" w:author="GoldenCorpusHarness" w:date="2026-03-28T21:57:49Z">
        <w:r>
          <w:t>ligibl</w:t>
        </w:r>
      </w:ins>
      <w:r>
        <w:t>e pa</w:t>
      </w:r>
      <w:del w:id="16534" w:author="GoldenCorpusHarness" w:date="2026-03-28T21:57:49Z">
        <w:r>
          <w:delText>per AE Repo</w:delText>
        </w:r>
      </w:del>
      <w:r>
        <w:t>rti</w:t>
      </w:r>
      <w:ins w:id="16535" w:author="GoldenCorpusHarness" w:date="2026-03-28T21:57:49Z">
        <w:r>
          <w:t>cipa</w:t>
        </w:r>
      </w:ins>
      <w:r>
        <w:t>n</w:t>
      </w:r>
      <w:del w:id="16536" w:author="GoldenCorpusHarness" w:date="2026-03-28T21:57:49Z">
        <w:r>
          <w:delText>g form</w:delText>
        </w:r>
      </w:del>
      <w:ins w:id="16537" w:author="GoldenCorpusHarness" w:date="2026-03-28T21:57:49Z">
        <w:r>
          <w:t>ts</w:t>
        </w:r>
      </w:ins>
      <w:r>
        <w:t>.</w:t>
      </w:r>
    </w:p>
    <w:p ns2:paraId="0C00A8B9" ns2:textId="7D50492E" w:rsidR="00A440A6" w:rsidRPr="003B2E3B" w:rsidRDefault="00D646AF" w:rsidP="004844C9">
      <w:pPr>
        <w:pStyle w:val="ListBullet"/>
        <w:keepLines w:val="0"/>
        <w:tabs>
          <w:tab w:val="num" w:pos="1080"/>
        </w:tabs>
        <w:spacing w:after="240"/>
        <w:ind w:left="1080"/>
      </w:pPr>
      <w:ins w:id="16538" w:author="GoldenCorpusHarness" w:date="2026-03-28T21:57:49Z">
        <w:r>
          <w:t xml:space="preserve">B.Clinical </w:t>
        </w:r>
      </w:ins>
      <w:r>
        <w:t>Re</w:t>
      </w:r>
      <w:del w:id="16539" w:author="GoldenCorpusHarness" w:date="2026-03-28T21:57:49Z">
        <w:r>
          <w:delText>f</w:delText>
        </w:r>
      </w:del>
      <w:ins w:id="16540" w:author="GoldenCorpusHarness" w:date="2026-03-28T21:57:49Z">
        <w:r>
          <w:t>s</w:t>
        </w:r>
      </w:ins>
      <w:r>
        <w:t>e</w:t>
      </w:r>
      <w:ins w:id="16541" w:author="GoldenCorpusHarness" w:date="2026-03-28T21:57:49Z">
        <w:r>
          <w:t>a</w:t>
        </w:r>
      </w:ins>
      <w:r>
        <w:t>r</w:t>
      </w:r>
      <w:del w:id="16542" w:author="GoldenCorpusHarness" w:date="2026-03-28T21:57:49Z">
        <w:r>
          <w:delText>e</w:delText>
        </w:r>
      </w:del>
      <w:ins w:id="16543" w:author="GoldenCorpusHarness" w:date="2026-03-28T21:57:49Z">
        <w:r>
          <w:t>ch Fu</w:t>
        </w:r>
      </w:ins>
      <w:r>
        <w:t>n</w:t>
      </w:r>
      <w:del w:id="16544" w:author="GoldenCorpusHarness" w:date="2026-03-28T21:57:49Z">
        <w:r>
          <w:delText>ce Section 8.4.1 for report</w:delText>
        </w:r>
      </w:del>
      <w:ins w:id="16545" w:author="GoldenCorpusHarness" w:date="2026-03-28T21:57:49Z">
        <w:r>
          <w:t>d</w:t>
        </w:r>
      </w:ins>
      <w:r>
        <w:t>ing</w:t>
      </w:r>
      <w:del w:id="16546" w:author="GoldenCorpusHarness" w:date="2026-03-28T21:57:49Z">
        <w:r>
          <w:delText xml:space="preserve"> time requirements.</w:delText>
        </w:r>
      </w:del>
    </w:p>
    <w:p ns2:paraId="105578A8" ns2:textId="4800BBA9" w:rsidR="00A440A6" w:rsidRPr="003B2E3B" w:rsidRDefault="00A440A6" w:rsidP="004844C9">
      <w:pPr>
        <w:pStyle w:val="ListBullet"/>
        <w:keepLines w:val="0"/>
        <w:spacing w:after="240"/>
      </w:pPr>
      <w:del w:id="16547" w:author="GoldenCorpusHarness" w:date="2026-03-28T21:57:49Z">
        <w:r>
          <w:delText xml:space="preserve">The site will enter the </w:delText>
        </w:r>
      </w:del>
      <w:ins w:id="16548" w:author="GoldenCorpusHarness" w:date="2026-03-28T21:57:49Z">
        <w:r>
          <w:t>Informed consent forms will disclose that the trial is sponsored by M</w:t>
        </w:r>
      </w:ins>
      <w:r>
        <w:t>S</w:t>
      </w:r>
      <w:ins w:id="16549" w:author="GoldenCorpusHarness" w:date="2026-03-28T21:57:49Z">
        <w:r>
          <w:t xml:space="preserve">D, and that the investigator or sponsoring institution is being paid or provided a grant for performing the trial. However, the local ethics committee may wish to alter the wording of the disclosure statement to be consistent with financial practices at that institution. </w:t>
        </w:r>
      </w:ins>
      <w:r>
        <w:t>A</w:t>
      </w:r>
      <w:del w:id="16550" w:author="GoldenCorpusHarness" w:date="2026-03-28T21:57:49Z">
        <w:r>
          <w:delText xml:space="preserve">E data into the electronic system as soon as it </w:delText>
        </w:r>
      </w:del>
      <w:ins w:id="16551" w:author="GoldenCorpusHarness" w:date="2026-03-28T21:57:49Z">
        <w:r>
          <w:t>s noted a</w:t>
        </w:r>
      </w:ins>
      <w:r>
        <w:t>b</w:t>
      </w:r>
      <w:del w:id="16552" w:author="GoldenCorpusHarness" w:date="2026-03-28T21:57:49Z">
        <w:r>
          <w:delText>ecomes a</w:delText>
        </w:r>
      </w:del>
      <w:ins w:id="16553" w:author="GoldenCorpusHarness" w:date="2026-03-28T21:57:49Z">
        <w:r>
          <w:t>o</w:t>
        </w:r>
      </w:ins>
      <w:r>
        <w:t>v</w:t>
      </w:r>
      <w:del w:id="16554" w:author="GoldenCorpusHarness" w:date="2026-03-28T21:57:49Z">
        <w:r>
          <w:delText>aila</w:delText>
        </w:r>
      </w:del>
      <w:ins w:id="16555" w:author="GoldenCorpusHarness" w:date="2026-03-28T21:57:49Z">
        <w:r>
          <w:t>e, all pu</w:t>
        </w:r>
      </w:ins>
      <w:r>
        <w:t>bl</w:t>
      </w:r>
      <w:del w:id="16556" w:author="GoldenCorpusHarness" w:date="2026-03-28T21:57:49Z">
        <w:r>
          <w:delText>e</w:delText>
        </w:r>
      </w:del>
      <w:ins w:id="16557" w:author="GoldenCorpusHarness" w:date="2026-03-28T21:57:49Z">
        <w:r>
          <w:t>ications resulting from MSD trials will indicate MSD as a source of funding</w:t>
        </w:r>
      </w:ins>
      <w:r>
        <w:t>.</w:t>
      </w:r>
    </w:p>
    <w:p ns2:paraId="3A028864" ns2:textId="66A41534" w:rsidR="00A440A6" w:rsidRPr="003B2E3B" w:rsidRDefault="00A440A6" w:rsidP="004844C9">
      <w:pPr>
        <w:pStyle w:val="ListBullet"/>
        <w:keepLines w:val="0"/>
        <w:spacing w:after="240"/>
      </w:pPr>
      <w:del w:id="16558" w:author="GoldenCorpusHarness" w:date="2026-03-28T21:57:49Z">
        <w:r>
          <w:delText>After the st</w:delText>
        </w:r>
      </w:del>
      <w:ins w:id="16559" w:author="GoldenCorpusHarness" w:date="2026-03-28T21:57:49Z">
        <w:r>
          <w:t>C.F</w:t>
        </w:r>
      </w:ins>
      <w:r>
        <w:t>u</w:t>
      </w:r>
      <w:ins w:id="16560" w:author="GoldenCorpusHarness" w:date="2026-03-28T21:57:49Z">
        <w:r>
          <w:t>n</w:t>
        </w:r>
      </w:ins>
      <w:r>
        <w:t>d</w:t>
      </w:r>
      <w:del w:id="16561" w:author="GoldenCorpusHarness" w:date="2026-03-28T21:57:49Z">
        <w:r>
          <w:delText>y is completed at a given site, the EDC tool will be taken off-line to prevent the entry of new data or changes to exist</w:delText>
        </w:r>
      </w:del>
      <w:r>
        <w:t xml:space="preserve">ing </w:t>
      </w:r>
      <w:ins w:id="16562" w:author="GoldenCorpusHarness" w:date="2026-03-28T21:57:49Z">
        <w:r>
          <w:t>for Travel an</w:t>
        </w:r>
      </w:ins>
      <w:r>
        <w:t>d</w:t>
      </w:r>
      <w:del w:id="16563" w:author="GoldenCorpusHarness" w:date="2026-03-28T21:57:49Z">
        <w:r>
          <w:delText>a</w:delText>
        </w:r>
      </w:del>
      <w:ins w:id="16564" w:author="GoldenCorpusHarness" w:date="2026-03-28T21:57:49Z">
        <w:r>
          <w:t xml:space="preserve"> O</w:t>
        </w:r>
      </w:ins>
      <w:r>
        <w:t>t</w:t>
      </w:r>
      <w:del w:id="16565" w:author="GoldenCorpusHarness" w:date="2026-03-28T21:57:49Z">
        <w:r>
          <w:delText>a.</w:delText>
        </w:r>
      </w:del>
      <w:ins w:id="16566" w:author="GoldenCorpusHarness" w:date="2026-03-28T21:57:49Z">
        <w:r>
          <w:t>her Requests</w:t>
        </w:r>
      </w:ins>
    </w:p>
    <w:p ns2:paraId="0E37497C" ns2:textId="567561D6" w:rsidR="00A440A6" w:rsidRPr="003B2E3B" w:rsidRDefault="00A440A6" w:rsidP="004844C9">
      <w:pPr>
        <w:pStyle w:val="ListBullet"/>
        <w:keepLines w:val="0"/>
        <w:spacing w:after="240"/>
      </w:pPr>
      <w:del w:id="16567" w:author="GoldenCorpusHarness" w:date="2026-03-28T21:57:49Z">
        <w:r>
          <w:delText>I</w:delText>
        </w:r>
      </w:del>
      <w:ins w:id="16568" w:author="GoldenCorpusHarness" w:date="2026-03-28T21:57:49Z">
        <w:r>
          <w:t>Funding o</w:t>
        </w:r>
      </w:ins>
      <w:r>
        <w:t xml:space="preserve">f </w:t>
      </w:r>
      <w:ins w:id="16569" w:author="GoldenCorpusHarness" w:date="2026-03-28T21:57:49Z">
        <w:r>
          <w:t>tr</w:t>
        </w:r>
      </w:ins>
      <w:r>
        <w:t>a</w:t>
      </w:r>
      <w:ins w:id="16570" w:author="GoldenCorpusHarness" w:date="2026-03-28T21:57:49Z">
        <w:r>
          <w:t>vel</w:t>
        </w:r>
      </w:ins>
      <w:r>
        <w:t xml:space="preserve"> </w:t>
      </w:r>
      <w:del w:id="16571" w:author="GoldenCorpusHarness" w:date="2026-03-28T21:57:49Z">
        <w:r>
          <w:delText>s</w:delText>
        </w:r>
      </w:del>
      <w:ins w:id="16572" w:author="GoldenCorpusHarness" w:date="2026-03-28T21:57:49Z">
        <w:r>
          <w:t xml:space="preserve">by </w:t>
        </w:r>
      </w:ins>
      <w:r>
        <w:t>i</w:t>
      </w:r>
      <w:del w:id="16573" w:author="GoldenCorpusHarness" w:date="2026-03-28T21:57:49Z">
        <w:r>
          <w:delText>te recei</w:delText>
        </w:r>
      </w:del>
      <w:ins w:id="16574" w:author="GoldenCorpusHarness" w:date="2026-03-28T21:57:49Z">
        <w:r>
          <w:t>n</w:t>
        </w:r>
      </w:ins>
      <w:r>
        <w:t>ves</w:t>
      </w:r>
      <w:ins w:id="16575" w:author="GoldenCorpusHarness" w:date="2026-03-28T21:57:49Z">
        <w:r>
          <w:t>tigators</w:t>
        </w:r>
      </w:ins>
      <w:r>
        <w:t xml:space="preserve"> a</w:t>
      </w:r>
      <w:ins w:id="16576" w:author="GoldenCorpusHarness" w:date="2026-03-28T21:57:49Z">
        <w:r>
          <w:t>nd</w:t>
        </w:r>
      </w:ins>
      <w:r>
        <w:t xml:space="preserve"> </w:t>
      </w:r>
      <w:del w:id="16577" w:author="GoldenCorpusHarness" w:date="2026-03-28T21:57:49Z">
        <w:r>
          <w:delText>re</w:delText>
        </w:r>
      </w:del>
      <w:ins w:id="16578" w:author="GoldenCorpusHarness" w:date="2026-03-28T21:57:49Z">
        <w:r>
          <w:t>sup</w:t>
        </w:r>
      </w:ins>
      <w:r>
        <w:t xml:space="preserve">port </w:t>
      </w:r>
      <w:del w:id="16579" w:author="GoldenCorpusHarness" w:date="2026-03-28T21:57:49Z">
        <w:r>
          <w:delText>o</w:delText>
        </w:r>
      </w:del>
      <w:ins w:id="16580" w:author="GoldenCorpusHarness" w:date="2026-03-28T21:57:49Z">
        <w:r>
          <w:t>staf</w:t>
        </w:r>
      </w:ins>
      <w:r>
        <w:t xml:space="preserve">f </w:t>
      </w:r>
      <w:del w:id="16581" w:author="GoldenCorpusHarness" w:date="2026-03-28T21:57:49Z">
        <w:r>
          <w:delText>a</w:delText>
        </w:r>
      </w:del>
      <w:ins w:id="16582" w:author="GoldenCorpusHarness" w:date="2026-03-28T21:57:49Z">
        <w:r>
          <w:t>(e.g.,</w:t>
        </w:r>
      </w:ins>
      <w:r>
        <w:t xml:space="preserve"> </w:t>
      </w:r>
      <w:del w:id="16583" w:author="GoldenCorpusHarness" w:date="2026-03-28T21:57:49Z">
        <w:r>
          <w:delText>new SAE fr</w:delText>
        </w:r>
      </w:del>
      <w:ins w:id="16584" w:author="GoldenCorpusHarness" w:date="2026-03-28T21:57:49Z">
        <w:r>
          <w:t>t</w:t>
        </w:r>
      </w:ins>
      <w:r>
        <w:t>o</w:t>
      </w:r>
      <w:del w:id="16585" w:author="GoldenCorpusHarness" w:date="2026-03-28T21:57:49Z">
        <w:r>
          <w:delText>m a</w:delText>
        </w:r>
      </w:del>
      <w:r>
        <w:t xml:space="preserve"> s</w:t>
      </w:r>
      <w:del w:id="16586" w:author="GoldenCorpusHarness" w:date="2026-03-28T21:57:49Z">
        <w:r>
          <w:delText>tudy par</w:delText>
        </w:r>
      </w:del>
      <w:ins w:id="16587" w:author="GoldenCorpusHarness" w:date="2026-03-28T21:57:49Z">
        <w:r>
          <w:t>cien</w:t>
        </w:r>
      </w:ins>
      <w:r>
        <w:t>ti</w:t>
      </w:r>
      <w:ins w:id="16588" w:author="GoldenCorpusHarness" w:date="2026-03-28T21:57:49Z">
        <w:r>
          <w:t>fi</w:t>
        </w:r>
      </w:ins>
      <w:r>
        <w:t>c</w:t>
      </w:r>
      <w:ins w:id="16589" w:author="GoldenCorpusHarness" w:date="2026-03-28T21:57:49Z">
        <w:r>
          <w:t xml:space="preserve"> meet</w:t>
        </w:r>
      </w:ins>
      <w:r>
        <w:t>i</w:t>
      </w:r>
      <w:del w:id="16590" w:author="GoldenCorpusHarness" w:date="2026-03-28T21:57:49Z">
        <w:r>
          <w:delText>p</w:delText>
        </w:r>
      </w:del>
      <w:ins w:id="16591" w:author="GoldenCorpusHarness" w:date="2026-03-28T21:57:49Z">
        <w:r>
          <w:t>ngs, investig</w:t>
        </w:r>
      </w:ins>
      <w:r>
        <w:t>a</w:t>
      </w:r>
      <w:ins w:id="16592" w:author="GoldenCorpusHarness" w:date="2026-03-28T21:57:49Z">
        <w:r>
          <w:t>tor meetings, etc) will be consiste</w:t>
        </w:r>
      </w:ins>
      <w:r>
        <w:t xml:space="preserve">nt </w:t>
      </w:r>
      <w:del w:id="16593" w:author="GoldenCorpusHarness" w:date="2026-03-28T21:57:49Z">
        <w:r>
          <w:delText>or rece</w:delText>
        </w:r>
      </w:del>
      <w:ins w:id="16594" w:author="GoldenCorpusHarness" w:date="2026-03-28T21:57:49Z">
        <w:r>
          <w:t>w</w:t>
        </w:r>
      </w:ins>
      <w:r>
        <w:t>i</w:t>
      </w:r>
      <w:del w:id="16595" w:author="GoldenCorpusHarness" w:date="2026-03-28T21:57:49Z">
        <w:r>
          <w:delText xml:space="preserve">ves updated data on a previously reported SAE after </w:delText>
        </w:r>
      </w:del>
      <w:r>
        <w:t>th</w:t>
      </w:r>
      <w:del w:id="16596" w:author="GoldenCorpusHarness" w:date="2026-03-28T21:57:49Z">
        <w:r>
          <w:delText>e</w:delText>
        </w:r>
      </w:del>
      <w:r>
        <w:t xml:space="preserve"> </w:t>
      </w:r>
      <w:del w:id="16597" w:author="GoldenCorpusHarness" w:date="2026-03-28T21:57:49Z">
        <w:r>
          <w:delText>EDC t</w:delText>
        </w:r>
      </w:del>
      <w:ins w:id="16598" w:author="GoldenCorpusHarness" w:date="2026-03-28T21:57:49Z">
        <w:r>
          <w:t>l</w:t>
        </w:r>
      </w:ins>
      <w:r>
        <w:t>o</w:t>
      </w:r>
      <w:del w:id="16599" w:author="GoldenCorpusHarness" w:date="2026-03-28T21:57:49Z">
        <w:r>
          <w:delText>o</w:delText>
        </w:r>
      </w:del>
      <w:ins w:id="16600" w:author="GoldenCorpusHarness" w:date="2026-03-28T21:57:49Z">
        <w:r>
          <w:t>ca</w:t>
        </w:r>
      </w:ins>
      <w:r>
        <w:t xml:space="preserve">l </w:t>
      </w:r>
      <w:del w:id="16601" w:author="GoldenCorpusHarness" w:date="2026-03-28T21:57:49Z">
        <w:r>
          <w:delText>has b</w:delText>
        </w:r>
      </w:del>
      <w:ins w:id="16602" w:author="GoldenCorpusHarness" w:date="2026-03-28T21:57:49Z">
        <w:r>
          <w:t>guid</w:t>
        </w:r>
      </w:ins>
      <w:r>
        <w:t>e</w:t>
      </w:r>
      <w:del w:id="16603" w:author="GoldenCorpusHarness" w:date="2026-03-28T21:57:49Z">
        <w:r>
          <w:delText>en taken off-</w:delText>
        </w:r>
      </w:del>
      <w:r>
        <w:t>line</w:t>
      </w:r>
      <w:del w:id="16604" w:author="GoldenCorpusHarness" w:date="2026-03-28T21:57:49Z">
        <w:r>
          <w:delText>,</w:delText>
        </w:r>
      </w:del>
      <w:ins w:id="16605" w:author="GoldenCorpusHarness" w:date="2026-03-28T21:57:49Z">
        <w:r>
          <w:t>s</w:t>
        </w:r>
      </w:ins>
      <w:r>
        <w:t xml:space="preserve"> </w:t>
      </w:r>
      <w:del w:id="16606" w:author="GoldenCorpusHarness" w:date="2026-03-28T21:57:49Z">
        <w:r>
          <w:delText>then the site c</w:delText>
        </w:r>
      </w:del>
      <w:r>
        <w:t>an</w:t>
      </w:r>
      <w:del w:id="16607" w:author="GoldenCorpusHarness" w:date="2026-03-28T21:57:49Z">
        <w:r>
          <w:delText xml:space="preserve"> report this information on a</w:delText>
        </w:r>
      </w:del>
      <w:ins w:id="16608" w:author="GoldenCorpusHarness" w:date="2026-03-28T21:57:49Z">
        <w:r>
          <w:t>d</w:t>
        </w:r>
      </w:ins>
      <w:r>
        <w:t xml:space="preserve"> p</w:t>
      </w:r>
      <w:ins w:id="16609" w:author="GoldenCorpusHarness" w:date="2026-03-28T21:57:49Z">
        <w:r>
          <w:t>r</w:t>
        </w:r>
      </w:ins>
      <w:r>
        <w:t>a</w:t>
      </w:r>
      <w:del w:id="16610" w:author="GoldenCorpusHarness" w:date="2026-03-28T21:57:49Z">
        <w:r>
          <w:delText>per SAE form or by telephone (see next se</w:delText>
        </w:r>
      </w:del>
      <w:r>
        <w:t>cti</w:t>
      </w:r>
      <w:del w:id="16611" w:author="GoldenCorpusHarness" w:date="2026-03-28T21:57:49Z">
        <w:r>
          <w:delText>on)</w:delText>
        </w:r>
      </w:del>
      <w:ins w:id="16612" w:author="GoldenCorpusHarness" w:date="2026-03-28T21:57:49Z">
        <w:r>
          <w:t>ces</w:t>
        </w:r>
      </w:ins>
      <w:r>
        <w:t>.</w:t>
      </w:r>
    </w:p>
    <w:p ns2:paraId="7A0AD5C3" ns2:textId="3CE180F9" w:rsidR="00A440A6" w:rsidRPr="003B2E3B" w:rsidRDefault="00A440A6" w:rsidP="004844C9">
      <w:pPr>
        <w:pStyle w:val="ListBullet"/>
        <w:keepLines w:val="0"/>
        <w:spacing w:after="240"/>
      </w:pPr>
      <w:del w:id="16613" w:author="GoldenCorpusHarness" w:date="2026-03-28T21:57:49Z">
        <w:r>
          <w:delText xml:space="preserve">Contacts for SAE reporting can be found in the </w:delText>
        </w:r>
      </w:del>
      <w:ins w:id="16614" w:author="GoldenCorpusHarness" w:date="2026-03-28T21:57:49Z">
        <w:r>
          <w:t>V.</w:t>
        </w:r>
      </w:ins>
      <w:r>
        <w:t xml:space="preserve">Investigator </w:t>
      </w:r>
      <w:del w:id="16615" w:author="GoldenCorpusHarness" w:date="2026-03-28T21:57:49Z">
        <w:r>
          <w:delText>S</w:delText>
        </w:r>
      </w:del>
      <w:ins w:id="16616" w:author="GoldenCorpusHarness" w:date="2026-03-28T21:57:49Z">
        <w:r>
          <w:t>Commi</w:t>
        </w:r>
      </w:ins>
      <w:r>
        <w:t>t</w:t>
      </w:r>
      <w:del w:id="16617" w:author="GoldenCorpusHarness" w:date="2026-03-28T21:57:49Z">
        <w:r>
          <w:delText>udy File Binder (or equival</w:delText>
        </w:r>
      </w:del>
      <w:ins w:id="16618" w:author="GoldenCorpusHarness" w:date="2026-03-28T21:57:49Z">
        <w:r>
          <w:t>m</w:t>
        </w:r>
      </w:ins>
      <w:r>
        <w:t>ent</w:t>
      </w:r>
      <w:del w:id="16619" w:author="GoldenCorpusHarness" w:date="2026-03-28T21:57:49Z">
        <w:r>
          <w:delText>).</w:delText>
        </w:r>
      </w:del>
    </w:p>
    <w:p ns2:paraId="7947590E" ns2:textId="3F07C011" w:rsidR="00A440A6" w:rsidRPr="009062BC" w:rsidRDefault="00A440A6" w:rsidP="004844C9">
      <w:pPr>
        <w:pStyle w:val="Paragraph0"/>
        <w:rPr>
          <w:b/>
        </w:rPr>
      </w:pPr>
      <w:del w:id="16620" w:author="GoldenCorpusHarness" w:date="2026-03-28T21:57:49Z">
        <w:r>
          <w:delText>SAE</w:delText>
        </w:r>
      </w:del>
      <w:ins w:id="16621" w:author="GoldenCorpusHarness" w:date="2026-03-28T21:57:49Z">
        <w:r>
          <w:t>Investigators will be expected to</w:t>
        </w:r>
      </w:ins>
      <w:r>
        <w:t xml:space="preserve"> re</w:t>
      </w:r>
      <w:ins w:id="16622" w:author="GoldenCorpusHarness" w:date="2026-03-28T21:57:49Z">
        <w:r>
          <w:t>view MSD’s Code of Conduct as an a</w:t>
        </w:r>
      </w:ins>
      <w:r>
        <w:t>p</w:t>
      </w:r>
      <w:del w:id="16623" w:author="GoldenCorpusHarness" w:date="2026-03-28T21:57:49Z">
        <w:r>
          <w:delText>ort</w:delText>
        </w:r>
      </w:del>
      <w:ins w:id="16624" w:author="GoldenCorpusHarness" w:date="2026-03-28T21:57:49Z">
        <w:r>
          <w:t>pend</w:t>
        </w:r>
      </w:ins>
      <w:r>
        <w:t>i</w:t>
      </w:r>
      <w:del w:id="16625" w:author="GoldenCorpusHarness" w:date="2026-03-28T21:57:49Z">
        <w:r>
          <w:delText>ng</w:delText>
        </w:r>
      </w:del>
      <w:ins w:id="16626" w:author="GoldenCorpusHarness" w:date="2026-03-28T21:57:49Z">
        <w:r>
          <w:t>x</w:t>
        </w:r>
      </w:ins>
      <w:r>
        <w:t xml:space="preserve"> to the </w:t>
      </w:r>
      <w:del w:id="16627" w:author="GoldenCorpusHarness" w:date="2026-03-28T21:57:49Z">
        <w:r>
          <w:delText>S</w:delText>
        </w:r>
      </w:del>
      <w:ins w:id="16628" w:author="GoldenCorpusHarness" w:date="2026-03-28T21:57:49Z">
        <w:r>
          <w:t>trial protocol, and in signing the protocol, agree to sup</w:t>
        </w:r>
      </w:ins>
      <w:r>
        <w:t>po</w:t>
      </w:r>
      <w:ins w:id="16629" w:author="GoldenCorpusHarness" w:date="2026-03-28T21:57:49Z">
        <w:r>
          <w:t>rt these ethical a</w:t>
        </w:r>
      </w:ins>
      <w:r>
        <w:t>n</w:t>
      </w:r>
      <w:ins w:id="16630" w:author="GoldenCorpusHarness" w:date="2026-03-28T21:57:49Z">
        <w:r>
          <w:t xml:space="preserve">d </w:t>
        </w:r>
      </w:ins>
      <w:r>
        <w:t>s</w:t>
      </w:r>
      <w:del w:id="16631" w:author="GoldenCorpusHarness" w:date="2026-03-28T21:57:49Z">
        <w:r>
          <w:delText>o</w:delText>
        </w:r>
      </w:del>
      <w:ins w:id="16632" w:author="GoldenCorpusHarness" w:date="2026-03-28T21:57:49Z">
        <w:r>
          <w:t>cientific standa</w:t>
        </w:r>
      </w:ins>
      <w:r>
        <w:t>r</w:t>
      </w:r>
      <w:del w:id="16633" w:author="GoldenCorpusHarness" w:date="2026-03-28T21:57:49Z">
        <w:r>
          <w:delText xml:space="preserve"> via paper CRF</w:delText>
        </w:r>
      </w:del>
      <w:ins w:id="16634" w:author="GoldenCorpusHarness" w:date="2026-03-28T21:57:49Z">
        <w:r>
          <w:t>ds.</w:t>
        </w:r>
      </w:ins>
    </w:p>
    <w:p ns2:paraId="41306586" ns2:textId="04C8BB62" w:rsidR="00A440A6" w:rsidRPr="003B2E3B" w:rsidRDefault="00A440A6" w:rsidP="004844C9">
      <w:pPr>
        <w:pStyle w:val="ListBullet"/>
        <w:keepLines w:val="0"/>
        <w:spacing w:after="240"/>
      </w:pPr>
      <w:del w:id="16635" w:author="GoldenCorpusHarness" w:date="2026-03-28T21:57:49Z">
        <w:r>
          <w:delText>If the EDC too</w:delText>
        </w:r>
      </w:del>
      <w:ins w:id="16636" w:author="GoldenCorpusHarness" w:date="2026-03-28T21:57:49Z">
        <w:r>
          <w:t>Financia</w:t>
        </w:r>
      </w:ins>
      <w:r>
        <w:t xml:space="preserve">l </w:t>
      </w:r>
      <w:ins w:id="16637" w:author="GoldenCorpusHarness" w:date="2026-03-28T21:57:49Z">
        <w:r>
          <w:t>D</w:t>
        </w:r>
      </w:ins>
      <w:r>
        <w:t>is</w:t>
      </w:r>
      <w:del w:id="16638" w:author="GoldenCorpusHarness" w:date="2026-03-28T21:57:49Z">
        <w:r>
          <w:delText xml:space="preserve"> n</w:delText>
        </w:r>
      </w:del>
      <w:ins w:id="16639" w:author="GoldenCorpusHarness" w:date="2026-03-28T21:57:49Z">
        <w:r>
          <w:t>cl</w:t>
        </w:r>
      </w:ins>
      <w:r>
        <w:t>o</w:t>
      </w:r>
      <w:del w:id="16640" w:author="GoldenCorpusHarness" w:date="2026-03-28T21:57:49Z">
        <w:r>
          <w:delText>t operational, fac</w:delText>
        </w:r>
      </w:del>
      <w:r>
        <w:t>s</w:t>
      </w:r>
      <w:del w:id="16641" w:author="GoldenCorpusHarness" w:date="2026-03-28T21:57:49Z">
        <w:r>
          <w:delText>imile transmission or sec</w:delText>
        </w:r>
      </w:del>
      <w:r>
        <w:t>ure</w:t>
      </w:r>
      <w:del w:id="16642" w:author="GoldenCorpusHarness" w:date="2026-03-28T21:57:49Z">
        <w:r>
          <w:delText xml:space="preserve"> e-mail of the SAE paper CRF is the preferred method to transmit this information to the Sponsor.</w:delText>
        </w:r>
      </w:del>
    </w:p>
    <w:p ns2:paraId="78B38DD5" ns2:textId="5E708AF0" w:rsidR="00A440A6" w:rsidRPr="003B2E3B" w:rsidRDefault="00A440A6" w:rsidP="004844C9">
      <w:pPr>
        <w:pStyle w:val="ListBullet"/>
        <w:keepLines w:val="0"/>
        <w:spacing w:after="240"/>
      </w:pPr>
      <w:ins w:id="16643" w:author="GoldenCorpusHarness" w:date="2026-03-28T21:57:49Z">
        <w:r>
          <w:t xml:space="preserve">Financial disclosure requirements are outlined in the US Food and Drug Administration Regulations, Financial Disclosure by Clinical </w:t>
        </w:r>
      </w:ins>
      <w:r>
        <w:t>In</w:t>
      </w:r>
      <w:del w:id="16644" w:author="GoldenCorpusHarness" w:date="2026-03-28T21:57:49Z">
        <w:r>
          <w:delText xml:space="preserve"> rare circumstances and in the absence o</w:delText>
        </w:r>
      </w:del>
      <w:ins w:id="16645" w:author="GoldenCorpusHarness" w:date="2026-03-28T21:57:49Z">
        <w:r>
          <w:t xml:space="preserve">vestigators (21 CFR Part 54). It is the Sponsor’s responsibility to determine, based on these regulations, whether a request </w:t>
        </w:r>
      </w:ins>
      <w:r>
        <w:t>f</w:t>
      </w:r>
      <w:ins w:id="16646" w:author="GoldenCorpusHarness" w:date="2026-03-28T21:57:49Z">
        <w:r>
          <w:t>or</w:t>
        </w:r>
      </w:ins>
      <w:r>
        <w:t xml:space="preserve"> f</w:t>
      </w:r>
      <w:del w:id="16647" w:author="GoldenCorpusHarness" w:date="2026-03-28T21:57:49Z">
        <w:r>
          <w:delText xml:space="preserve">acsimile </w:delText>
        </w:r>
      </w:del>
      <w:ins w:id="16648" w:author="GoldenCorpusHarness" w:date="2026-03-28T21:57:49Z">
        <w:r>
          <w:t>inancial disclosure information is r</w:t>
        </w:r>
      </w:ins>
      <w:r>
        <w:t>equi</w:t>
      </w:r>
      <w:ins w:id="16649" w:author="GoldenCorpusHarness" w:date="2026-03-28T21:57:49Z">
        <w:r>
          <w:t>red. It is the investigator’s/subinvestigator’s res</w:t>
        </w:r>
      </w:ins>
      <w:r>
        <w:t>p</w:t>
      </w:r>
      <w:del w:id="16650" w:author="GoldenCorpusHarness" w:date="2026-03-28T21:57:49Z">
        <w:r>
          <w:delText>ment, notification by tele</w:delText>
        </w:r>
      </w:del>
      <w:ins w:id="16651" w:author="GoldenCorpusHarness" w:date="2026-03-28T21:57:49Z">
        <w:r>
          <w:t>onsibility to com</w:t>
        </w:r>
      </w:ins>
      <w:r>
        <w:t>p</w:t>
      </w:r>
      <w:del w:id="16652" w:author="GoldenCorpusHarness" w:date="2026-03-28T21:57:49Z">
        <w:r>
          <w:delText>hone is acceptable</w:delText>
        </w:r>
      </w:del>
      <w:ins w:id="16653" w:author="GoldenCorpusHarness" w:date="2026-03-28T21:57:49Z">
        <w:r>
          <w:t>ly</w:t>
        </w:r>
      </w:ins>
      <w:r>
        <w:t xml:space="preserve"> with a</w:t>
      </w:r>
      <w:del w:id="16654" w:author="GoldenCorpusHarness" w:date="2026-03-28T21:57:49Z">
        <w:r>
          <w:delText xml:space="preserve"> copy of the SAE data collection tool sent by overnight mail or courier service</w:delText>
        </w:r>
      </w:del>
      <w:ins w:id="16655" w:author="GoldenCorpusHarness" w:date="2026-03-28T21:57:49Z">
        <w:r>
          <w:t>ny such request</w:t>
        </w:r>
      </w:ins>
      <w:r>
        <w:t>.</w:t>
      </w:r>
    </w:p>
    <w:p ns2:paraId="1B552183" ns2:textId="2415F54B" w:rsidR="00A440A6" w:rsidRPr="003B2E3B" w:rsidRDefault="00A440A6" w:rsidP="004844C9">
      <w:pPr>
        <w:pStyle w:val="ListBullet"/>
        <w:keepLines w:val="0"/>
        <w:spacing w:after="240"/>
      </w:pPr>
      <w:del w:id="16656" w:author="GoldenCorpusHarness" w:date="2026-03-28T21:57:49Z">
        <w:r>
          <w:delText>Initial notification via telephone does not replace the need for the investigator to complete and sign</w:delText>
        </w:r>
      </w:del>
      <w:ins w:id="16657" w:author="GoldenCorpusHarness" w:date="2026-03-28T21:57:49Z">
        <w:r>
          <w:t>The investigator/subinvestigator(s) agree, if requested by</w:t>
        </w:r>
      </w:ins>
      <w:r>
        <w:t xml:space="preserve"> the S</w:t>
      </w:r>
      <w:del w:id="16658" w:author="GoldenCorpusHarness" w:date="2026-03-28T21:57:49Z">
        <w:r>
          <w:delText>AE</w:delText>
        </w:r>
      </w:del>
      <w:ins w:id="16659" w:author="GoldenCorpusHarness" w:date="2026-03-28T21:57:49Z">
        <w:r>
          <w:t>ponsor in accordance with 21</w:t>
        </w:r>
      </w:ins>
      <w:r>
        <w:t xml:space="preserve"> C</w:t>
      </w:r>
      <w:ins w:id="16660" w:author="GoldenCorpusHarness" w:date="2026-03-28T21:57:49Z">
        <w:r>
          <w:t>F</w:t>
        </w:r>
      </w:ins>
      <w:r>
        <w:t>R</w:t>
      </w:r>
      <w:ins w:id="16661" w:author="GoldenCorpusHarness" w:date="2026-03-28T21:57:49Z">
        <w:r>
          <w:t xml:space="preserve"> Part 54, to provide his/her financial interests in and/or arrangements with the Sponsor to allow for the submission of complete and accurate certification and disclosure statements. The investigator/subinvestigator(s) further agree to provide this information on a Certification/Disclosure </w:t>
        </w:r>
      </w:ins>
      <w:r>
        <w:t>F</w:t>
      </w:r>
      <w:del w:id="16662" w:author="GoldenCorpusHarness" w:date="2026-03-28T21:57:49Z">
        <w:r>
          <w:delText xml:space="preserve"> pages </w:delText>
        </w:r>
      </w:del>
      <w:ins w:id="16663" w:author="GoldenCorpusHarness" w:date="2026-03-28T21:57:49Z">
        <w:r>
          <w:t>orm, frequently kno</w:t>
        </w:r>
      </w:ins>
      <w:r>
        <w:t>w</w:t>
      </w:r>
      <w:del w:id="16664" w:author="GoldenCorpusHarness" w:date="2026-03-28T21:57:49Z">
        <w:r>
          <w:delText>ithin the designated reporting time frames</w:delText>
        </w:r>
      </w:del>
      <w:ins w:id="16665" w:author="GoldenCorpusHarness" w:date="2026-03-28T21:57:49Z">
        <w:r>
          <w:t>n as a financial disclosure form, provided by the Sponsor</w:t>
        </w:r>
      </w:ins>
      <w:r>
        <w:t>.</w:t>
      </w:r>
      <w:ins w:id="16666" w:author="GoldenCorpusHarness" w:date="2026-03-28T21:57:49Z">
        <w:r>
          <w:t xml:space="preserve"> The investigator/subinvestigator(s) also consent to the transmission of this information to the Sponsor in the United States for these purposes. This may involve the transmission of information to countries that do not have laws protecting personal data.</w:t>
        </w:r>
      </w:ins>
    </w:p>
    <w:p ns2:paraId="76CE6063" ns2:textId="457BE4E7" w:rsidR="00A01A9C" w:rsidRPr="00A440A6" w:rsidRDefault="00A440A6" w:rsidP="004844C9">
      <w:pPr>
        <w:pStyle w:val="ListBullet"/>
        <w:keepLines w:val="0"/>
        <w:spacing w:after="240"/>
      </w:pPr>
      <w:del w:id="16667" w:author="GoldenCorpusHarness" w:date="2026-03-28T21:57:49Z">
        <w:r>
          <w:delText>Con</w:delText>
        </w:r>
      </w:del>
      <w:ins w:id="16668" w:author="GoldenCorpusHarness" w:date="2026-03-28T21:57:49Z">
        <w:r>
          <w:t>Da</w:t>
        </w:r>
      </w:ins>
      <w:r>
        <w:t>ta</w:t>
      </w:r>
      <w:del w:id="16669" w:author="GoldenCorpusHarness" w:date="2026-03-28T21:57:49Z">
        <w:r>
          <w:delText>c</w:delText>
        </w:r>
      </w:del>
      <w:ins w:id="16670" w:author="GoldenCorpusHarness" w:date="2026-03-28T21:57:49Z">
        <w:r>
          <w:t xml:space="preserve"> Pro</w:t>
        </w:r>
      </w:ins>
      <w:r>
        <w:t>t</w:t>
      </w:r>
      <w:del w:id="16671" w:author="GoldenCorpusHarness" w:date="2026-03-28T21:57:49Z">
        <w:r>
          <w:delText>s and instru</w:delText>
        </w:r>
      </w:del>
      <w:ins w:id="16672" w:author="GoldenCorpusHarness" w:date="2026-03-28T21:57:49Z">
        <w:r>
          <w:t>e</w:t>
        </w:r>
      </w:ins>
      <w:r>
        <w:t>ction</w:t>
      </w:r>
      <w:del w:id="16673" w:author="GoldenCorpusHarness" w:date="2026-03-28T21:57:49Z">
        <w:r>
          <w:delText>s for SAE reporting and paper reporting procedures can be found in the Investigator Study File Binder (or equivalent).</w:delText>
        </w:r>
      </w:del>
    </w:p>
    <w:p ns2:paraId="140E8B4C" ns2:textId="62377297" w:rsidR="00152969" w:rsidRDefault="003153BD" w:rsidP="00EC3486">
      <w:pPr>
        <w:pStyle w:val="Heading2"/>
        <w:pageBreakBefore/>
      </w:pPr>
      <w:del w:id="16674" w:author="GoldenCorpusHarness" w:date="2026-03-28T21:57:49Z">
        <w:r>
          <w:delText>A</w:delText>
        </w:r>
      </w:del>
      <w:ins w:id="16675" w:author="GoldenCorpusHarness" w:date="2026-03-28T21:57:49Z">
        <w:r>
          <w:t>The S</w:t>
        </w:r>
      </w:ins>
      <w:r>
        <w:t>p</w:t>
      </w:r>
      <w:del w:id="16676" w:author="GoldenCorpusHarness" w:date="2026-03-28T21:57:49Z">
        <w:r>
          <w:delText>pe</w:delText>
        </w:r>
      </w:del>
      <w:ins w:id="16677" w:author="GoldenCorpusHarness" w:date="2026-03-28T21:57:49Z">
        <w:r>
          <w:t>onsor will co</w:t>
        </w:r>
      </w:ins>
      <w:r>
        <w:t>nd</w:t>
      </w:r>
      <w:ins w:id="16678" w:author="GoldenCorpusHarness" w:date="2026-03-28T21:57:49Z">
        <w:r>
          <w:t>uct th</w:t>
        </w:r>
      </w:ins>
      <w:r>
        <w:t>i</w:t>
      </w:r>
      <w:del w:id="16679" w:author="GoldenCorpusHarness" w:date="2026-03-28T21:57:49Z">
        <w:r>
          <w:delText>x</w:delText>
        </w:r>
      </w:del>
      <w:ins w:id="16680" w:author="GoldenCorpusHarness" w:date="2026-03-28T21:57:49Z">
        <w:r>
          <w:t>s</w:t>
        </w:r>
      </w:ins>
      <w:r>
        <w:t xml:space="preserve"> </w:t>
      </w:r>
      <w:del w:id="16681" w:author="GoldenCorpusHarness" w:date="2026-03-28T21:57:49Z">
        <w:r>
          <w:delText>4:</w:delText>
        </w:r>
      </w:del>
      <w:ins w:id="16682" w:author="GoldenCorpusHarness" w:date="2026-03-28T21:57:49Z">
        <w:r>
          <w:t>study</w:t>
        </w:r>
      </w:ins>
      <w:r>
        <w:t xml:space="preserve"> </w:t>
      </w:r>
      <w:del w:id="16683" w:author="GoldenCorpusHarness" w:date="2026-03-28T21:57:49Z">
        <w:r>
          <w:delText>Dev</w:delText>
        </w:r>
      </w:del>
      <w:r>
        <w:t>i</w:t>
      </w:r>
      <w:ins w:id="16684" w:author="GoldenCorpusHarness" w:date="2026-03-28T21:57:49Z">
        <w:r>
          <w:t>n complian</w:t>
        </w:r>
      </w:ins>
      <w:r>
        <w:t xml:space="preserve">ce </w:t>
      </w:r>
      <w:del w:id="16685" w:author="GoldenCorpusHarness" w:date="2026-03-28T21:57:49Z">
        <w:r>
          <w:delText>Even</w:delText>
        </w:r>
      </w:del>
      <w:ins w:id="16686" w:author="GoldenCorpusHarness" w:date="2026-03-28T21:57:49Z">
        <w:r>
          <w:t>wi</w:t>
        </w:r>
      </w:ins>
      <w:r>
        <w:t>t</w:t>
      </w:r>
      <w:del w:id="16687" w:author="GoldenCorpusHarness" w:date="2026-03-28T21:57:49Z">
        <w:r>
          <w:delText>s, Adverse Device Events,</w:delText>
        </w:r>
      </w:del>
      <w:ins w:id="16688" w:author="GoldenCorpusHarness" w:date="2026-03-28T21:57:49Z">
        <w:r>
          <w:t>h</w:t>
        </w:r>
      </w:ins>
      <w:r>
        <w:t xml:space="preserve"> a</w:t>
      </w:r>
      <w:del w:id="16689" w:author="GoldenCorpusHarness" w:date="2026-03-28T21:57:49Z">
        <w:r>
          <w:delText>nd</w:delText>
        </w:r>
      </w:del>
      <w:ins w:id="16690" w:author="GoldenCorpusHarness" w:date="2026-03-28T21:57:49Z">
        <w:r>
          <w:t>ll</w:t>
        </w:r>
      </w:ins>
      <w:r>
        <w:t xml:space="preserve"> </w:t>
      </w:r>
      <w:del w:id="16691" w:author="GoldenCorpusHarness" w:date="2026-03-28T21:57:49Z">
        <w:r>
          <w:delText>Med</w:delText>
        </w:r>
      </w:del>
      <w:ins w:id="16692" w:author="GoldenCorpusHarness" w:date="2026-03-28T21:57:49Z">
        <w:r>
          <w:t>appl</w:t>
        </w:r>
      </w:ins>
      <w:r>
        <w:t>ica</w:t>
      </w:r>
      <w:ins w:id="16693" w:author="GoldenCorpusHarness" w:date="2026-03-28T21:57:49Z">
        <w:r>
          <w:t>b</w:t>
        </w:r>
      </w:ins>
      <w:r>
        <w:t>l</w:t>
      </w:r>
      <w:del w:id="16694" w:author="GoldenCorpusHarness" w:date="2026-03-28T21:57:49Z">
        <w:r>
          <w:delText xml:space="preserve"> Devic</w:delText>
        </w:r>
      </w:del>
      <w:r>
        <w:t xml:space="preserve">e </w:t>
      </w:r>
      <w:del w:id="16695" w:author="GoldenCorpusHarness" w:date="2026-03-28T21:57:49Z">
        <w:r>
          <w:delText>Inci</w:delText>
        </w:r>
      </w:del>
      <w:r>
        <w:t>d</w:t>
      </w:r>
      <w:del w:id="16696" w:author="GoldenCorpusHarness" w:date="2026-03-28T21:57:49Z">
        <w:r>
          <w:delText>en</w:delText>
        </w:r>
      </w:del>
      <w:ins w:id="16697" w:author="GoldenCorpusHarness" w:date="2026-03-28T21:57:49Z">
        <w:r>
          <w:t>a</w:t>
        </w:r>
      </w:ins>
      <w:r>
        <w:t>t</w:t>
      </w:r>
      <w:del w:id="16698" w:author="GoldenCorpusHarness" w:date="2026-03-28T21:57:49Z">
        <w:r>
          <w:delText>s:</w:delText>
        </w:r>
      </w:del>
      <w:ins w:id="16699" w:author="GoldenCorpusHarness" w:date="2026-03-28T21:57:49Z">
        <w:r>
          <w:t>a</w:t>
        </w:r>
      </w:ins>
      <w:r>
        <w:t xml:space="preserve"> </w:t>
      </w:r>
      <w:del w:id="16700" w:author="GoldenCorpusHarness" w:date="2026-03-28T21:57:49Z">
        <w:r>
          <w:delText>Defini</w:delText>
        </w:r>
      </w:del>
      <w:ins w:id="16701" w:author="GoldenCorpusHarness" w:date="2026-03-28T21:57:49Z">
        <w:r>
          <w:t>pro</w:t>
        </w:r>
      </w:ins>
      <w:r>
        <w:t>t</w:t>
      </w:r>
      <w:del w:id="16702" w:author="GoldenCorpusHarness" w:date="2026-03-28T21:57:49Z">
        <w:r>
          <w:delText>ions, Coll</w:delText>
        </w:r>
      </w:del>
      <w:r>
        <w:t>ection</w:t>
      </w:r>
      <w:del w:id="16703" w:author="GoldenCorpusHarness" w:date="2026-03-28T21:57:49Z">
        <w:r>
          <w:delText>,</w:delText>
        </w:r>
      </w:del>
      <w:r>
        <w:t xml:space="preserve"> </w:t>
      </w:r>
      <w:del w:id="16704" w:author="GoldenCorpusHarness" w:date="2026-03-28T21:57:49Z">
        <w:r>
          <w:delText>and Doc</w:delText>
        </w:r>
      </w:del>
      <w:ins w:id="16705" w:author="GoldenCorpusHarness" w:date="2026-03-28T21:57:49Z">
        <w:r>
          <w:t>reg</w:t>
        </w:r>
      </w:ins>
      <w:r>
        <w:t>u</w:t>
      </w:r>
      <w:del w:id="16706" w:author="GoldenCorpusHarness" w:date="2026-03-28T21:57:49Z">
        <w:r>
          <w:delText>ment</w:delText>
        </w:r>
      </w:del>
      <w:ins w:id="16707" w:author="GoldenCorpusHarness" w:date="2026-03-28T21:57:49Z">
        <w:r>
          <w:t>l</w:t>
        </w:r>
      </w:ins>
      <w:r>
        <w:t>ation</w:t>
      </w:r>
      <w:ins w:id="16708" w:author="GoldenCorpusHarness" w:date="2026-03-28T21:57:49Z">
        <w:r>
          <w:t>s.</w:t>
        </w:r>
      </w:ins>
    </w:p>
    <w:p ns2:paraId="7176D660" ns2:textId="13919C02" w:rsidR="00B900E3" w:rsidRDefault="00E86735" w:rsidP="00B900E3">
      <w:pPr>
        <w:pStyle w:val="Paragraph0"/>
      </w:pPr>
      <w:del w:id="16709" w:author="GoldenCorpusHarness" w:date="2026-03-28T21:57:49Z">
        <w:r>
          <w:delText>Not applicable</w:delText>
        </w:r>
      </w:del>
      <w:ins w:id="16710" w:author="GoldenCorpusHarness" w:date="2026-03-28T21:57:49Z">
        <w:r>
          <w:t>Participants will be assigned a unique identifier by the Sponsor</w:t>
        </w:r>
      </w:ins>
      <w:r>
        <w:t>.</w:t>
      </w:r>
      <w:ins w:id="16711" w:author="GoldenCorpusHarness" w:date="2026-03-28T21:57:49Z">
        <w:r>
          <w:t xml:space="preserve"> Any participant records or datasets that are transferred to the Sponsor will contain the identifier only; participant names or any information that would make the participant identifiable will not be transferred.</w:t>
        </w:r>
      </w:ins>
    </w:p>
    <w:p ns2:paraId="000ED113" ns2:textId="07232809" w:rsidR="00147F07" w:rsidRDefault="00147F07" w:rsidP="00EC3486">
      <w:pPr>
        <w:pStyle w:val="Heading2"/>
        <w:pageBreakBefore/>
      </w:pPr>
      <w:del w:id="16712" w:author="GoldenCorpusHarness" w:date="2026-03-28T21:57:49Z">
        <w:r>
          <w:delText>Appendi</w:delText>
        </w:r>
      </w:del>
      <w:ins w:id="16713" w:author="GoldenCorpusHarness" w:date="2026-03-28T21:57:49Z">
        <w:r>
          <w:t>The participant must be informed that his/her personal study-related data will be used by the Sponsor in accordance with local data protection law. The level of disclosure must also be e</w:t>
        </w:r>
      </w:ins>
      <w:r>
        <w:t>x</w:t>
      </w:r>
      <w:del w:id="16714" w:author="GoldenCorpusHarness" w:date="2026-03-28T21:57:49Z">
        <w:r>
          <w:delText xml:space="preserve"> 5: Contraceptive Guidance</w:delText>
        </w:r>
      </w:del>
      <w:ins w:id="16715" w:author="GoldenCorpusHarness" w:date="2026-03-28T21:57:49Z">
        <w:r>
          <w:t>plained to the participant.</w:t>
        </w:r>
      </w:ins>
    </w:p>
    <w:p ns2:paraId="570C9485" ns2:textId="187A63E3" w:rsidR="00D80FE3" w:rsidRPr="00BA4EDC" w:rsidRDefault="00D80FE3" w:rsidP="003756BB">
      <w:pPr>
        <w:pStyle w:val="Heading3"/>
      </w:pPr>
      <w:del w:id="16716" w:author="GoldenCorpusHarness" w:date="2026-03-28T21:57:49Z">
        <w:r>
          <w:delText>De</w:delText>
        </w:r>
      </w:del>
      <w:ins w:id="16717" w:author="GoldenCorpusHarness" w:date="2026-03-28T21:57:49Z">
        <w:r>
          <w:t>The participant must be in</w:t>
        </w:r>
      </w:ins>
      <w:r>
        <w:t>f</w:t>
      </w:r>
      <w:del w:id="16718" w:author="GoldenCorpusHarness" w:date="2026-03-28T21:57:49Z">
        <w:r>
          <w:delText xml:space="preserve">initions </w:delText>
        </w:r>
      </w:del>
      <w:ins w:id="16719" w:author="GoldenCorpusHarness" w:date="2026-03-28T21:57:49Z">
        <w:r>
          <w:t>ormed that his/her medical records may be examined by Clinical Quality Assurance auditors or other authorized personnel appointed by the Sponsor, by appropriate IRB/IEC members, and by inspectors from regulatory authorities.</w:t>
        </w:r>
      </w:ins>
    </w:p>
    <w:p ns2:paraId="28CA5030" ns2:textId="77777777" w:rsidR="00194938" w:rsidRPr="0038783A" w:rsidRDefault="00194938" w:rsidP="004844C9">
      <w:pPr>
        <w:pStyle w:val="Paragraph0"/>
        <w:rPr>
          <w:rFonts w:cs="Arial"/>
          <w:b/>
          <w:bCs/>
        </w:rPr>
      </w:pPr>
      <w:del w:id="16720" w:author="GoldenCorpusHarness" w:date="2026-03-28T21:57:49Z">
        <w:r>
          <w:delText>W</w:delText>
        </w:r>
      </w:del>
      <w:ins w:id="16721" w:author="GoldenCorpusHarness" w:date="2026-03-28T21:57:49Z">
        <w:r>
          <w:t>C</w:t>
        </w:r>
      </w:ins>
      <w:r>
        <w:t>o</w:t>
      </w:r>
      <w:del w:id="16722" w:author="GoldenCorpusHarness" w:date="2026-03-28T21:57:49Z">
        <w:r>
          <w:delText>me</w:delText>
        </w:r>
      </w:del>
      <w:r>
        <w:t>n</w:t>
      </w:r>
      <w:del w:id="16723" w:author="GoldenCorpusHarness" w:date="2026-03-28T21:57:49Z">
        <w:r>
          <w:delText xml:space="preserve"> o</w:delText>
        </w:r>
      </w:del>
      <w:r>
        <w:t>f</w:t>
      </w:r>
      <w:del w:id="16724" w:author="GoldenCorpusHarness" w:date="2026-03-28T21:57:49Z">
        <w:r>
          <w:delText xml:space="preserve"> Ch</w:delText>
        </w:r>
      </w:del>
      <w:r>
        <w:t>i</w:t>
      </w:r>
      <w:del w:id="16725" w:author="GoldenCorpusHarness" w:date="2026-03-28T21:57:49Z">
        <w:r>
          <w:delText>l</w:delText>
        </w:r>
      </w:del>
      <w:r>
        <w:t>d</w:t>
      </w:r>
      <w:del w:id="16726" w:author="GoldenCorpusHarness" w:date="2026-03-28T21:57:49Z">
        <w:r>
          <w:delText>bearing Pot</w:delText>
        </w:r>
      </w:del>
      <w:r>
        <w:t>ential</w:t>
      </w:r>
      <w:ins w:id="16727" w:author="GoldenCorpusHarness" w:date="2026-03-28T21:57:49Z">
        <w:r>
          <w:t>ity</w:t>
        </w:r>
      </w:ins>
      <w:r>
        <w:t xml:space="preserve"> </w:t>
      </w:r>
      <w:del w:id="16728" w:author="GoldenCorpusHarness" w:date="2026-03-28T21:57:49Z">
        <w:r>
          <w:delText>(WOCBP)</w:delText>
        </w:r>
      </w:del>
      <w:ins w:id="16729" w:author="GoldenCorpusHarness" w:date="2026-03-28T21:57:49Z">
        <w:r>
          <w:t>of Data</w:t>
        </w:r>
      </w:ins>
    </w:p>
    <w:p ns2:paraId="747313A2" ns2:textId="77777777" w:rsidR="00194938" w:rsidRPr="0059103D" w:rsidRDefault="00194938" w:rsidP="004844C9">
      <w:pPr>
        <w:pStyle w:val="Paragraph0"/>
      </w:pPr>
      <w:del w:id="16730" w:author="GoldenCorpusHarness" w:date="2026-03-28T21:57:49Z">
        <w:r>
          <w:delText>A</w:delText>
        </w:r>
      </w:del>
      <w:ins w:id="16731" w:author="GoldenCorpusHarness" w:date="2026-03-28T21:57:49Z">
        <w:r>
          <w:t>By signing this protocol, the investigator affirms to the Sponsor that information furnished to the investigator by the Sponsor</w:t>
        </w:r>
      </w:ins>
      <w:r>
        <w:t xml:space="preserve"> w</w:t>
      </w:r>
      <w:del w:id="16732" w:author="GoldenCorpusHarness" w:date="2026-03-28T21:57:49Z">
        <w:r>
          <w:delText>oman is considered fertile follo</w:delText>
        </w:r>
      </w:del>
      <w:ins w:id="16733" w:author="GoldenCorpusHarness" w:date="2026-03-28T21:57:49Z">
        <w:r>
          <w:t xml:space="preserve">ill be maintained in confidence, and such information </w:t>
        </w:r>
      </w:ins>
      <w:r>
        <w:t>wi</w:t>
      </w:r>
      <w:del w:id="16734" w:author="GoldenCorpusHarness" w:date="2026-03-28T21:57:49Z">
        <w:r>
          <w:delText>ng menarche and until becoming postmenopausal unless permanently sterile (see belo</w:delText>
        </w:r>
      </w:del>
      <w:ins w:id="16735" w:author="GoldenCorpusHarness" w:date="2026-03-28T21:57:49Z">
        <w:r>
          <w:t xml:space="preserve">ll be divulged to the IRB, IEC, or similar or expert committee, affiliated institution, and employees, only under an appropriate understanding of confidentiality </w:t>
        </w:r>
      </w:ins>
      <w:r>
        <w:t>w</w:t>
      </w:r>
      <w:del w:id="16736" w:author="GoldenCorpusHarness" w:date="2026-03-28T21:57:49Z">
        <w:r>
          <w:delText>):</w:delText>
        </w:r>
      </w:del>
      <w:ins w:id="16737" w:author="GoldenCorpusHarness" w:date="2026-03-28T21:57:49Z">
        <w:r>
          <w:t>ith such board or committee, affiliated institution, and employees. Data generated by this study will be considered confidential by the investigator, except to the extent that it is included in a publication as provided in the Publications section of this protocol.</w:t>
        </w:r>
      </w:ins>
    </w:p>
    <w:p ns2:paraId="7DC511A7" ns2:textId="77777777" w:rsidR="00194938" w:rsidRDefault="00194938" w:rsidP="004844C9">
      <w:pPr>
        <w:pStyle w:val="Paragraph0"/>
      </w:pPr>
      <w:del w:id="16738" w:author="GoldenCorpusHarness" w:date="2026-03-28T21:57:49Z">
        <w:r>
          <w:delText>I</w:delText>
        </w:r>
      </w:del>
      <w:ins w:id="16739" w:author="GoldenCorpusHarness" w:date="2026-03-28T21:57:49Z">
        <w:r>
          <w:t>Con</w:t>
        </w:r>
      </w:ins>
      <w:r>
        <w:t>f</w:t>
      </w:r>
      <w:del w:id="16740" w:author="GoldenCorpusHarness" w:date="2026-03-28T21:57:49Z">
        <w:r>
          <w:delText xml:space="preserve"> f</w:delText>
        </w:r>
      </w:del>
      <w:ins w:id="16741" w:author="GoldenCorpusHarness" w:date="2026-03-28T21:57:49Z">
        <w:r>
          <w:t>id</w:t>
        </w:r>
      </w:ins>
      <w:r>
        <w:t>e</w:t>
      </w:r>
      <w:del w:id="16742" w:author="GoldenCorpusHarness" w:date="2026-03-28T21:57:49Z">
        <w:r>
          <w:delText>r</w:delText>
        </w:r>
      </w:del>
      <w:ins w:id="16743" w:author="GoldenCorpusHarness" w:date="2026-03-28T21:57:49Z">
        <w:r>
          <w:t>n</w:t>
        </w:r>
      </w:ins>
      <w:r>
        <w:t>ti</w:t>
      </w:r>
      <w:ins w:id="16744" w:author="GoldenCorpusHarness" w:date="2026-03-28T21:57:49Z">
        <w:r>
          <w:t>a</w:t>
        </w:r>
      </w:ins>
      <w:r>
        <w:t xml:space="preserve">lity </w:t>
      </w:r>
      <w:del w:id="16745" w:author="GoldenCorpusHarness" w:date="2026-03-28T21:57:49Z">
        <w:r>
          <w:delText xml:space="preserve">is unclear (eg, amenorrhea in adolescents or athletes) and a menstrual cycle cannot be confirmed before first dose </w:delText>
        </w:r>
      </w:del>
      <w:r>
        <w:t xml:space="preserve">of </w:t>
      </w:r>
      <w:del w:id="16746" w:author="GoldenCorpusHarness" w:date="2026-03-28T21:57:49Z">
        <w:r>
          <w:delText>s</w:delText>
        </w:r>
      </w:del>
      <w:ins w:id="16747" w:author="GoldenCorpusHarness" w:date="2026-03-28T21:57:49Z">
        <w:r>
          <w:t>Par</w:t>
        </w:r>
      </w:ins>
      <w:r>
        <w:t>t</w:t>
      </w:r>
      <w:del w:id="16748" w:author="GoldenCorpusHarness" w:date="2026-03-28T21:57:49Z">
        <w:r>
          <w:delText xml:space="preserve">udy </w:delText>
        </w:r>
      </w:del>
      <w:r>
        <w:t>i</w:t>
      </w:r>
      <w:ins w:id="16749" w:author="GoldenCorpusHarness" w:date="2026-03-28T21:57:49Z">
        <w:r>
          <w:t>cipa</w:t>
        </w:r>
      </w:ins>
      <w:r>
        <w:t>nt</w:t>
      </w:r>
      <w:ins w:id="16750" w:author="GoldenCorpusHarness" w:date="2026-03-28T21:57:49Z">
        <w:r>
          <w:t xml:space="preserve"> R</w:t>
        </w:r>
      </w:ins>
      <w:r>
        <w:t>e</w:t>
      </w:r>
      <w:del w:id="16751" w:author="GoldenCorpusHarness" w:date="2026-03-28T21:57:49Z">
        <w:r>
          <w:delText xml:space="preserve">rvention, additional evaluation should be </w:delText>
        </w:r>
      </w:del>
      <w:r>
        <w:t>co</w:t>
      </w:r>
      <w:del w:id="16752" w:author="GoldenCorpusHarness" w:date="2026-03-28T21:57:49Z">
        <w:r>
          <w:delText>n</w:delText>
        </w:r>
      </w:del>
      <w:ins w:id="16753" w:author="GoldenCorpusHarness" w:date="2026-03-28T21:57:49Z">
        <w:r>
          <w:t>rd</w:t>
        </w:r>
      </w:ins>
      <w:r>
        <w:t>s</w:t>
      </w:r>
      <w:del w:id="16754" w:author="GoldenCorpusHarness" w:date="2026-03-28T21:57:49Z">
        <w:r>
          <w:delText>idered.</w:delText>
        </w:r>
      </w:del>
    </w:p>
    <w:p ns2:paraId="08D94762" ns2:textId="77777777" w:rsidR="00194938" w:rsidRPr="0038783A" w:rsidRDefault="00194938" w:rsidP="004844C9">
      <w:pPr>
        <w:pStyle w:val="Paragraph0"/>
      </w:pPr>
      <w:del w:id="16755" w:author="GoldenCorpusHarness" w:date="2026-03-28T21:57:49Z">
        <w:r>
          <w:delText>Women in the follo</w:delText>
        </w:r>
      </w:del>
      <w:ins w:id="16756" w:author="GoldenCorpusHarness" w:date="2026-03-28T21:57:49Z">
        <w:r>
          <w:t xml:space="preserve">By signing this protocol, the investigator agrees that the Sponsor (or Sponsor representative), IRB/IEC, or regulatory authority representatives may consult and/or copy study documents to verify </w:t>
        </w:r>
      </w:ins>
      <w:r>
        <w:t>w</w:t>
      </w:r>
      <w:del w:id="16757" w:author="GoldenCorpusHarness" w:date="2026-03-28T21:57:49Z">
        <w:r>
          <w:delText>ing categories are not considered WO</w:delText>
        </w:r>
      </w:del>
      <w:ins w:id="16758" w:author="GoldenCorpusHarness" w:date="2026-03-28T21:57:49Z">
        <w:r>
          <w:t>orksheet/</w:t>
        </w:r>
      </w:ins>
      <w:r>
        <w:t>C</w:t>
      </w:r>
      <w:ins w:id="16759" w:author="GoldenCorpusHarness" w:date="2026-03-28T21:57:49Z">
        <w:r>
          <w:t xml:space="preserve">RF data. </w:t>
        </w:r>
      </w:ins>
      <w:r>
        <w:t>B</w:t>
      </w:r>
      <w:del w:id="16760" w:author="GoldenCorpusHarness" w:date="2026-03-28T21:57:49Z">
        <w:r>
          <w:delText>P:</w:delText>
        </w:r>
      </w:del>
      <w:ins w:id="16761" w:author="GoldenCorpusHarness" w:date="2026-03-28T21:57:49Z">
        <w:r>
          <w:t>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ins>
    </w:p>
    <w:p ns2:paraId="129434E6" ns2:textId="77777777" w:rsidR="00194938" w:rsidRPr="0038783A" w:rsidRDefault="00194938" w:rsidP="004844C9">
      <w:pPr>
        <w:pStyle w:val="ListBullet2"/>
        <w:keepLines w:val="0"/>
        <w:spacing w:after="240"/>
      </w:pPr>
      <w:del w:id="16762" w:author="GoldenCorpusHarness" w:date="2026-03-28T21:57:49Z">
        <w:r>
          <w:delText>Premenarchal</w:delText>
        </w:r>
      </w:del>
      <w:ins w:id="16763" w:author="GoldenCorpusHarness" w:date="2026-03-28T21:57:49Z">
        <w:r>
          <w:t>By signing this protocol, the investigator agrees to treat all participant data used and disclosed in connection with this study in accordance with all applicable privacy laws, rules, and regulations.</w:t>
        </w:r>
      </w:ins>
    </w:p>
    <w:p ns2:paraId="5ABE1B2B" ns2:textId="77777777" w:rsidR="00194938" w:rsidRPr="0038783A" w:rsidRDefault="00194938" w:rsidP="004844C9">
      <w:pPr>
        <w:pStyle w:val="ListBullet2"/>
        <w:keepLines w:val="0"/>
        <w:spacing w:after="240"/>
      </w:pPr>
      <w:del w:id="16764" w:author="GoldenCorpusHarness" w:date="2026-03-28T21:57:49Z">
        <w:r>
          <w:delText>Prem</w:delText>
        </w:r>
      </w:del>
      <w:ins w:id="16765" w:author="GoldenCorpusHarness" w:date="2026-03-28T21:57:49Z">
        <w:r>
          <w:t>Confid</w:t>
        </w:r>
      </w:ins>
      <w:r>
        <w:t>en</w:t>
      </w:r>
      <w:del w:id="16766" w:author="GoldenCorpusHarness" w:date="2026-03-28T21:57:49Z">
        <w:r>
          <w:delText>opaus</w:delText>
        </w:r>
      </w:del>
      <w:ins w:id="16767" w:author="GoldenCorpusHarness" w:date="2026-03-28T21:57:49Z">
        <w:r>
          <w:t>ti</w:t>
        </w:r>
      </w:ins>
      <w:r>
        <w:t>al</w:t>
      </w:r>
      <w:del w:id="16768" w:author="GoldenCorpusHarness" w:date="2026-03-28T21:57:49Z">
        <w:r>
          <w:delText xml:space="preserve"> female w</w:delText>
        </w:r>
      </w:del>
      <w:r>
        <w:t>it</w:t>
      </w:r>
      <w:del w:id="16769" w:author="GoldenCorpusHarness" w:date="2026-03-28T21:57:49Z">
        <w:r>
          <w:delText>h 1</w:delText>
        </w:r>
      </w:del>
      <w:ins w:id="16770" w:author="GoldenCorpusHarness" w:date="2026-03-28T21:57:49Z">
        <w:r>
          <w:t>y</w:t>
        </w:r>
      </w:ins>
      <w:r>
        <w:t xml:space="preserve"> of </w:t>
      </w:r>
      <w:del w:id="16771" w:author="GoldenCorpusHarness" w:date="2026-03-28T21:57:49Z">
        <w:r>
          <w:delText>the</w:delText>
        </w:r>
      </w:del>
      <w:ins w:id="16772" w:author="GoldenCorpusHarness" w:date="2026-03-28T21:57:49Z">
        <w:r>
          <w:t>IRB/IEC</w:t>
        </w:r>
      </w:ins>
      <w:r>
        <w:t xml:space="preserve"> </w:t>
      </w:r>
      <w:ins w:id="16773" w:author="GoldenCorpusHarness" w:date="2026-03-28T21:57:49Z">
        <w:r>
          <w:t>In</w:t>
        </w:r>
      </w:ins>
      <w:r>
        <w:t>fo</w:t>
      </w:r>
      <w:del w:id="16774" w:author="GoldenCorpusHarness" w:date="2026-03-28T21:57:49Z">
        <w:r>
          <w:delText>ll</w:delText>
        </w:r>
      </w:del>
      <w:ins w:id="16775" w:author="GoldenCorpusHarness" w:date="2026-03-28T21:57:49Z">
        <w:r>
          <w:t>rmati</w:t>
        </w:r>
      </w:ins>
      <w:r>
        <w:t>o</w:t>
      </w:r>
      <w:del w:id="16776" w:author="GoldenCorpusHarness" w:date="2026-03-28T21:57:49Z">
        <w:r>
          <w:delText>wi</w:delText>
        </w:r>
      </w:del>
      <w:r>
        <w:t>n</w:t>
      </w:r>
      <w:del w:id="16777" w:author="GoldenCorpusHarness" w:date="2026-03-28T21:57:49Z">
        <w:r>
          <w:delText>g:</w:delText>
        </w:r>
      </w:del>
    </w:p>
    <w:p ns2:paraId="4A2522A1" ns2:textId="77777777" w:rsidR="00194938" w:rsidRPr="0038783A" w:rsidRDefault="00194938" w:rsidP="004844C9">
      <w:pPr>
        <w:pStyle w:val="ListBullet2"/>
        <w:keepLines w:val="0"/>
        <w:spacing w:after="240"/>
        <w:ind w:left="1440"/>
      </w:pPr>
      <w:del w:id="16778" w:author="GoldenCorpusHarness" w:date="2026-03-28T21:57:49Z">
        <w:r>
          <w:delText>Documented hysterectomy</w:delText>
        </w:r>
      </w:del>
      <w:ins w:id="16779" w:author="GoldenCorpusHarness" w:date="2026-03-28T21:57:49Z">
        <w:r>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ins>
    </w:p>
    <w:p ns2:paraId="0DAE4472" ns2:textId="77777777" w:rsidR="00194938" w:rsidRPr="0038783A" w:rsidRDefault="00194938" w:rsidP="004844C9">
      <w:pPr>
        <w:pStyle w:val="ListBullet2"/>
        <w:keepLines w:val="0"/>
        <w:spacing w:after="240"/>
        <w:ind w:left="1440"/>
      </w:pPr>
      <w:del w:id="16780" w:author="GoldenCorpusHarness" w:date="2026-03-28T21:57:49Z">
        <w:r>
          <w:delText>D</w:delText>
        </w:r>
      </w:del>
      <w:ins w:id="16781" w:author="GoldenCorpusHarness" w:date="2026-03-28T21:57:49Z">
        <w:r>
          <w:t>C</w:t>
        </w:r>
      </w:ins>
      <w:r>
        <w:t>o</w:t>
      </w:r>
      <w:del w:id="16782" w:author="GoldenCorpusHarness" w:date="2026-03-28T21:57:49Z">
        <w:r>
          <w:delText>cu</w:delText>
        </w:r>
      </w:del>
      <w:r>
        <w:t>m</w:t>
      </w:r>
      <w:del w:id="16783" w:author="GoldenCorpusHarness" w:date="2026-03-28T21:57:49Z">
        <w:r>
          <w:delText>en</w:delText>
        </w:r>
      </w:del>
      <w:ins w:id="16784" w:author="GoldenCorpusHarness" w:date="2026-03-28T21:57:49Z">
        <w:r>
          <w:t>mit</w:t>
        </w:r>
      </w:ins>
      <w:r>
        <w:t>te</w:t>
      </w:r>
      <w:del w:id="16785" w:author="GoldenCorpusHarness" w:date="2026-03-28T21:57:49Z">
        <w:r>
          <w:delText>d</w:delText>
        </w:r>
      </w:del>
      <w:ins w:id="16786" w:author="GoldenCorpusHarness" w:date="2026-03-28T21:57:49Z">
        <w:r>
          <w:t>es</w:t>
        </w:r>
      </w:ins>
      <w:r>
        <w:t xml:space="preserve"> </w:t>
      </w:r>
      <w:del w:id="16787" w:author="GoldenCorpusHarness" w:date="2026-03-28T21:57:49Z">
        <w:r>
          <w:delText>bila</w:delText>
        </w:r>
      </w:del>
      <w:ins w:id="16788" w:author="GoldenCorpusHarness" w:date="2026-03-28T21:57:49Z">
        <w:r>
          <w:t>S</w:t>
        </w:r>
      </w:ins>
      <w:r>
        <w:t>t</w:t>
      </w:r>
      <w:del w:id="16789" w:author="GoldenCorpusHarness" w:date="2026-03-28T21:57:49Z">
        <w:r>
          <w:delText>e</w:delText>
        </w:r>
      </w:del>
      <w:r>
        <w:t>r</w:t>
      </w:r>
      <w:del w:id="16790" w:author="GoldenCorpusHarness" w:date="2026-03-28T21:57:49Z">
        <w:r>
          <w:delText>al salpinge</w:delText>
        </w:r>
      </w:del>
      <w:ins w:id="16791" w:author="GoldenCorpusHarness" w:date="2026-03-28T21:57:49Z">
        <w:r>
          <w:t>u</w:t>
        </w:r>
      </w:ins>
      <w:r>
        <w:t>ct</w:t>
      </w:r>
      <w:del w:id="16792" w:author="GoldenCorpusHarness" w:date="2026-03-28T21:57:49Z">
        <w:r>
          <w:delText>omy</w:delText>
        </w:r>
      </w:del>
      <w:ins w:id="16793" w:author="GoldenCorpusHarness" w:date="2026-03-28T21:57:49Z">
        <w:r>
          <w:t>ure</w:t>
        </w:r>
      </w:ins>
    </w:p>
    <w:p ns2:paraId="7184879A" ns2:textId="77777777" w:rsidR="00194938" w:rsidRPr="0038783A" w:rsidRDefault="00194938" w:rsidP="004844C9">
      <w:pPr>
        <w:pStyle w:val="ListBullet2"/>
        <w:keepLines w:val="0"/>
        <w:spacing w:after="240"/>
        <w:ind w:left="1440"/>
      </w:pPr>
      <w:del w:id="16794" w:author="GoldenCorpusHarness" w:date="2026-03-28T21:57:49Z">
        <w:r>
          <w:delText>D</w:delText>
        </w:r>
      </w:del>
      <w:ins w:id="16795" w:author="GoldenCorpusHarness" w:date="2026-03-28T21:57:49Z">
        <w:r>
          <w:t>The f</w:t>
        </w:r>
      </w:ins>
      <w:r>
        <w:t>o</w:t>
      </w:r>
      <w:ins w:id="16796" w:author="GoldenCorpusHarness" w:date="2026-03-28T21:57:49Z">
        <w:r>
          <w:t xml:space="preserve">llowing </w:t>
        </w:r>
      </w:ins>
      <w:r>
        <w:t>c</w:t>
      </w:r>
      <w:del w:id="16797" w:author="GoldenCorpusHarness" w:date="2026-03-28T21:57:49Z">
        <w:r>
          <w:delText>u</w:delText>
        </w:r>
      </w:del>
      <w:ins w:id="16798" w:author="GoldenCorpusHarness" w:date="2026-03-28T21:57:49Z">
        <w:r>
          <w:t>o</w:t>
        </w:r>
      </w:ins>
      <w:r>
        <w:t>m</w:t>
      </w:r>
      <w:del w:id="16799" w:author="GoldenCorpusHarness" w:date="2026-03-28T21:57:49Z">
        <w:r>
          <w:delText>en</w:delText>
        </w:r>
      </w:del>
      <w:ins w:id="16800" w:author="GoldenCorpusHarness" w:date="2026-03-28T21:57:49Z">
        <w:r>
          <w:t>mit</w:t>
        </w:r>
      </w:ins>
      <w:r>
        <w:t>te</w:t>
      </w:r>
      <w:del w:id="16801" w:author="GoldenCorpusHarness" w:date="2026-03-28T21:57:49Z">
        <w:r>
          <w:delText>d</w:delText>
        </w:r>
      </w:del>
      <w:ins w:id="16802" w:author="GoldenCorpusHarness" w:date="2026-03-28T21:57:49Z">
        <w:r>
          <w:t>es</w:t>
        </w:r>
      </w:ins>
      <w:r>
        <w:t xml:space="preserve"> </w:t>
      </w:r>
      <w:ins w:id="16803" w:author="GoldenCorpusHarness" w:date="2026-03-28T21:57:49Z">
        <w:r>
          <w:t>will have responsi</w:t>
        </w:r>
      </w:ins>
      <w:r>
        <w:t>bil</w:t>
      </w:r>
      <w:del w:id="16804" w:author="GoldenCorpusHarness" w:date="2026-03-28T21:57:49Z">
        <w:r>
          <w:delText>a</w:delText>
        </w:r>
      </w:del>
      <w:ins w:id="16805" w:author="GoldenCorpusHarness" w:date="2026-03-28T21:57:49Z">
        <w:r>
          <w:t>i</w:t>
        </w:r>
      </w:ins>
      <w:r>
        <w:t>t</w:t>
      </w:r>
      <w:ins w:id="16806" w:author="GoldenCorpusHarness" w:date="2026-03-28T21:57:49Z">
        <w:r>
          <w:t>i</w:t>
        </w:r>
      </w:ins>
      <w:r>
        <w:t>e</w:t>
      </w:r>
      <w:del w:id="16807" w:author="GoldenCorpusHarness" w:date="2026-03-28T21:57:49Z">
        <w:r>
          <w:delText>ral</w:delText>
        </w:r>
      </w:del>
      <w:ins w:id="16808" w:author="GoldenCorpusHarness" w:date="2026-03-28T21:57:49Z">
        <w:r>
          <w:t>s</w:t>
        </w:r>
      </w:ins>
      <w:r>
        <w:t xml:space="preserve"> </w:t>
      </w:r>
      <w:del w:id="16809" w:author="GoldenCorpusHarness" w:date="2026-03-28T21:57:49Z">
        <w:r>
          <w:delText>oopho</w:delText>
        </w:r>
      </w:del>
      <w:r>
        <w:t>re</w:t>
      </w:r>
      <w:del w:id="16810" w:author="GoldenCorpusHarness" w:date="2026-03-28T21:57:49Z">
        <w:r>
          <w:delText>c</w:delText>
        </w:r>
      </w:del>
      <w:ins w:id="16811" w:author="GoldenCorpusHarness" w:date="2026-03-28T21:57:49Z">
        <w:r>
          <w:t>garding this pro</w:t>
        </w:r>
      </w:ins>
      <w:r>
        <w:t>to</w:t>
      </w:r>
      <w:del w:id="16812" w:author="GoldenCorpusHarness" w:date="2026-03-28T21:57:49Z">
        <w:r>
          <w:delText>my</w:delText>
        </w:r>
      </w:del>
      <w:ins w:id="16813" w:author="GoldenCorpusHarness" w:date="2026-03-28T21:57:49Z">
        <w:r>
          <w:t>col:</w:t>
        </w:r>
      </w:ins>
    </w:p>
    <w:p ns2:paraId="04531603" ns2:textId="77777777" w:rsidR="00194938" w:rsidRDefault="00194938" w:rsidP="004844C9">
      <w:pPr>
        <w:pStyle w:val="Paragraph0"/>
        <w:ind w:left="360"/>
      </w:pPr>
      <w:del w:id="16814" w:author="GoldenCorpusHarness" w:date="2026-03-28T21:57:49Z">
        <w:r>
          <w:delText xml:space="preserve">For </w:delText>
        </w:r>
      </w:del>
      <w:ins w:id="16815" w:author="GoldenCorpusHarness" w:date="2026-03-28T21:57:49Z">
        <w:r>
          <w:t>Sc</w:t>
        </w:r>
      </w:ins>
      <w:r>
        <w:t>i</w:t>
      </w:r>
      <w:del w:id="16816" w:author="GoldenCorpusHarness" w:date="2026-03-28T21:57:49Z">
        <w:r>
          <w:delText>ndividuals with perman</w:delText>
        </w:r>
      </w:del>
      <w:r>
        <w:t>ent</w:t>
      </w:r>
      <w:ins w:id="16817" w:author="GoldenCorpusHarness" w:date="2026-03-28T21:57:49Z">
        <w:r>
          <w:t>ific</w:t>
        </w:r>
      </w:ins>
      <w:r>
        <w:t xml:space="preserve"> </w:t>
      </w:r>
      <w:ins w:id="16818" w:author="GoldenCorpusHarness" w:date="2026-03-28T21:57:49Z">
        <w:r>
          <w:t>Adv</w:t>
        </w:r>
      </w:ins>
      <w:r>
        <w:t>i</w:t>
      </w:r>
      <w:del w:id="16819" w:author="GoldenCorpusHarness" w:date="2026-03-28T21:57:49Z">
        <w:r>
          <w:delText>nfe</w:delText>
        </w:r>
      </w:del>
      <w:ins w:id="16820" w:author="GoldenCorpusHarness" w:date="2026-03-28T21:57:49Z">
        <w:r>
          <w:t>so</w:t>
        </w:r>
      </w:ins>
      <w:r>
        <w:t>r</w:t>
      </w:r>
      <w:del w:id="16821" w:author="GoldenCorpusHarness" w:date="2026-03-28T21:57:49Z">
        <w:r>
          <w:delText>til</w:delText>
        </w:r>
      </w:del>
      <w:ins w:id="16822" w:author="GoldenCorpusHarness" w:date="2026-03-28T21:57:49Z">
        <w:r>
          <w:t>y Comm</w:t>
        </w:r>
      </w:ins>
      <w:r>
        <w:t>it</w:t>
      </w:r>
      <w:del w:id="16823" w:author="GoldenCorpusHarness" w:date="2026-03-28T21:57:49Z">
        <w:r>
          <w:delText>y due to an al</w:delText>
        </w:r>
      </w:del>
      <w:r>
        <w:t>te</w:t>
      </w:r>
      <w:del w:id="16824" w:author="GoldenCorpusHarness" w:date="2026-03-28T21:57:49Z">
        <w:r>
          <w:delText>rnate medical cause other than the abov</w:delText>
        </w:r>
      </w:del>
      <w:r>
        <w:t>e (</w:t>
      </w:r>
      <w:del w:id="16825" w:author="GoldenCorpusHarness" w:date="2026-03-28T21:57:49Z">
        <w:r>
          <w:delText>eg, Mullerian agenesis, androgen insensitivity</w:delText>
        </w:r>
      </w:del>
      <w:ins w:id="16826" w:author="GoldenCorpusHarness" w:date="2026-03-28T21:57:49Z">
        <w:r>
          <w:t>SAC</w:t>
        </w:r>
      </w:ins>
      <w:r>
        <w:t>)</w:t>
      </w:r>
      <w:del w:id="16827" w:author="GoldenCorpusHarness" w:date="2026-03-28T21:57:49Z">
        <w:r>
          <w:delText>, investigator discretion should be applied to determining study entry.</w:delText>
        </w:r>
      </w:del>
    </w:p>
    <w:p ns2:paraId="06E578EC" ns2:textId="77777777" w:rsidR="00194938" w:rsidRPr="0038783A" w:rsidRDefault="00194938" w:rsidP="004844C9">
      <w:pPr>
        <w:pStyle w:val="Paragraph0"/>
        <w:ind w:left="360"/>
      </w:pPr>
      <w:del w:id="16828" w:author="GoldenCorpusHarness" w:date="2026-03-28T21:57:49Z">
        <w:r>
          <w:delText>Note: Docu</w:delText>
        </w:r>
      </w:del>
      <w:ins w:id="16829" w:author="GoldenCorpusHarness" w:date="2026-03-28T21:57:49Z">
        <w:r>
          <w:t>This study was developed in collaboration with an SAC. The SAC is co</w:t>
        </w:r>
      </w:ins>
      <w:r>
        <w:t>m</w:t>
      </w:r>
      <w:del w:id="16830" w:author="GoldenCorpusHarness" w:date="2026-03-28T21:57:49Z">
        <w:r>
          <w:delText>entation can come from the site personnel’s re</w:delText>
        </w:r>
      </w:del>
      <w:ins w:id="16831" w:author="GoldenCorpusHarness" w:date="2026-03-28T21:57:49Z">
        <w:r>
          <w:t>prised of both Sponsor and non-Sponsor scientific experts who pro</w:t>
        </w:r>
      </w:ins>
      <w:r>
        <w:t>vi</w:t>
      </w:r>
      <w:del w:id="16832" w:author="GoldenCorpusHarness" w:date="2026-03-28T21:57:49Z">
        <w:r>
          <w:delText>ew of the participant’s medical records</w:delText>
        </w:r>
      </w:del>
      <w:ins w:id="16833" w:author="GoldenCorpusHarness" w:date="2026-03-28T21:57:49Z">
        <w:r>
          <w:t>de input with respect to study design</w:t>
        </w:r>
      </w:ins>
      <w:r>
        <w:t xml:space="preserve">, </w:t>
      </w:r>
      <w:del w:id="16834" w:author="GoldenCorpusHarness" w:date="2026-03-28T21:57:49Z">
        <w:r>
          <w:delText>medical examination</w:delText>
        </w:r>
      </w:del>
      <w:ins w:id="16835" w:author="GoldenCorpusHarness" w:date="2026-03-28T21:57:49Z">
        <w:r>
          <w:t>interpretation of study results</w:t>
        </w:r>
      </w:ins>
      <w:r>
        <w:t xml:space="preserve">, </w:t>
      </w:r>
      <w:del w:id="16836" w:author="GoldenCorpusHarness" w:date="2026-03-28T21:57:49Z">
        <w:r>
          <w:delText>or medical history inter</w:delText>
        </w:r>
      </w:del>
      <w:ins w:id="16837" w:author="GoldenCorpusHarness" w:date="2026-03-28T21:57:49Z">
        <w:r>
          <w:t>and subsequent peer-re</w:t>
        </w:r>
      </w:ins>
      <w:r>
        <w:t>view</w:t>
      </w:r>
      <w:ins w:id="16838" w:author="GoldenCorpusHarness" w:date="2026-03-28T21:57:49Z">
        <w:r>
          <w:t>ed scientific publications</w:t>
        </w:r>
      </w:ins>
      <w:r>
        <w:t>.</w:t>
      </w:r>
    </w:p>
    <w:p ns2:paraId="2C5CB880" ns2:textId="77777777" w:rsidR="00194938" w:rsidRPr="0038783A" w:rsidRDefault="00194938" w:rsidP="004844C9">
      <w:pPr>
        <w:pStyle w:val="ListBullet2"/>
        <w:keepLines w:val="0"/>
        <w:spacing w:after="240"/>
      </w:pPr>
      <w:del w:id="16839" w:author="GoldenCorpusHarness" w:date="2026-03-28T21:57:49Z">
        <w:r>
          <w:delText>P</w:delText>
        </w:r>
      </w:del>
      <w:ins w:id="16840" w:author="GoldenCorpusHarness" w:date="2026-03-28T21:57:49Z">
        <w:r>
          <w:t>Executive Oversight C</w:t>
        </w:r>
      </w:ins>
      <w:r>
        <w:t>o</w:t>
      </w:r>
      <w:del w:id="16841" w:author="GoldenCorpusHarness" w:date="2026-03-28T21:57:49Z">
        <w:r>
          <w:delText>s</w:delText>
        </w:r>
      </w:del>
      <w:ins w:id="16842" w:author="GoldenCorpusHarness" w:date="2026-03-28T21:57:49Z">
        <w:r>
          <w:t>mmi</w:t>
        </w:r>
      </w:ins>
      <w:r>
        <w:t>t</w:t>
      </w:r>
      <w:del w:id="16843" w:author="GoldenCorpusHarness" w:date="2026-03-28T21:57:49Z">
        <w:r>
          <w:delText>m</w:delText>
        </w:r>
      </w:del>
      <w:ins w:id="16844" w:author="GoldenCorpusHarness" w:date="2026-03-28T21:57:49Z">
        <w:r>
          <w:t>t</w:t>
        </w:r>
      </w:ins>
      <w:r>
        <w:t>e</w:t>
      </w:r>
      <w:del w:id="16845" w:author="GoldenCorpusHarness" w:date="2026-03-28T21:57:49Z">
        <w:r>
          <w:delText>nopausal f</w:delText>
        </w:r>
      </w:del>
      <w:r>
        <w:t>e</w:t>
      </w:r>
      <w:del w:id="16846" w:author="GoldenCorpusHarness" w:date="2026-03-28T21:57:49Z">
        <w:r>
          <w:delText>male</w:delText>
        </w:r>
      </w:del>
    </w:p>
    <w:p ns2:paraId="7C1ECAE6" ns2:textId="77777777" w:rsidR="00194938" w:rsidRPr="0038783A" w:rsidRDefault="00194938" w:rsidP="004844C9">
      <w:pPr>
        <w:pStyle w:val="ListBullet2"/>
        <w:keepLines w:val="0"/>
        <w:spacing w:after="240"/>
      </w:pPr>
      <w:del w:id="16847" w:author="GoldenCorpusHarness" w:date="2026-03-28T21:57:49Z">
        <w:r>
          <w:delText>A</w:delText>
        </w:r>
      </w:del>
      <w:ins w:id="16848" w:author="GoldenCorpusHarness" w:date="2026-03-28T21:57:49Z">
        <w:r>
          <w:t>The</w:t>
        </w:r>
      </w:ins>
      <w:r>
        <w:t xml:space="preserve"> </w:t>
      </w:r>
      <w:del w:id="16849" w:author="GoldenCorpusHarness" w:date="2026-03-28T21:57:49Z">
        <w:r>
          <w:delText>postmenopausal state</w:delText>
        </w:r>
      </w:del>
      <w:ins w:id="16850" w:author="GoldenCorpusHarness" w:date="2026-03-28T21:57:49Z">
        <w:r>
          <w:t>EOC</w:t>
        </w:r>
      </w:ins>
      <w:r>
        <w:t xml:space="preserve"> is </w:t>
      </w:r>
      <w:del w:id="16851" w:author="GoldenCorpusHarness" w:date="2026-03-28T21:57:49Z">
        <w:r>
          <w:delText>def</w:delText>
        </w:r>
      </w:del>
      <w:ins w:id="16852" w:author="GoldenCorpusHarness" w:date="2026-03-28T21:57:49Z">
        <w:r>
          <w:t>compr</w:t>
        </w:r>
      </w:ins>
      <w:r>
        <w:t>i</w:t>
      </w:r>
      <w:del w:id="16853" w:author="GoldenCorpusHarness" w:date="2026-03-28T21:57:49Z">
        <w:r>
          <w:delText>n</w:delText>
        </w:r>
      </w:del>
      <w:ins w:id="16854" w:author="GoldenCorpusHarness" w:date="2026-03-28T21:57:49Z">
        <w:r>
          <w:t>s</w:t>
        </w:r>
      </w:ins>
      <w:r>
        <w:t xml:space="preserve">ed </w:t>
      </w:r>
      <w:del w:id="16855" w:author="GoldenCorpusHarness" w:date="2026-03-28T21:57:49Z">
        <w:r>
          <w:delText>as n</w:delText>
        </w:r>
      </w:del>
      <w:r>
        <w:t>o</w:t>
      </w:r>
      <w:ins w:id="16856" w:author="GoldenCorpusHarness" w:date="2026-03-28T21:57:49Z">
        <w:r>
          <w:t>f</w:t>
        </w:r>
      </w:ins>
      <w:r>
        <w:t xml:space="preserve"> me</w:t>
      </w:r>
      <w:ins w:id="16857" w:author="GoldenCorpusHarness" w:date="2026-03-28T21:57:49Z">
        <w:r>
          <w:t>mbers of Spo</w:t>
        </w:r>
      </w:ins>
      <w:r>
        <w:t>ns</w:t>
      </w:r>
      <w:del w:id="16858" w:author="GoldenCorpusHarness" w:date="2026-03-28T21:57:49Z">
        <w:r>
          <w:delText>es f</w:delText>
        </w:r>
      </w:del>
      <w:r>
        <w:t xml:space="preserve">or </w:t>
      </w:r>
      <w:del w:id="16859" w:author="GoldenCorpusHarness" w:date="2026-03-28T21:57:49Z">
        <w:r>
          <w:delText>12</w:delText>
        </w:r>
      </w:del>
      <w:ins w:id="16860" w:author="GoldenCorpusHarness" w:date="2026-03-28T21:57:49Z">
        <w:r>
          <w:t>Senior</w:t>
        </w:r>
      </w:ins>
      <w:r>
        <w:t xml:space="preserve"> </w:t>
      </w:r>
      <w:ins w:id="16861" w:author="GoldenCorpusHarness" w:date="2026-03-28T21:57:49Z">
        <w:r>
          <w:t>Manage</w:t>
        </w:r>
      </w:ins>
      <w:r>
        <w:t>m</w:t>
      </w:r>
      <w:del w:id="16862" w:author="GoldenCorpusHarness" w:date="2026-03-28T21:57:49Z">
        <w:r>
          <w:delText>o</w:delText>
        </w:r>
      </w:del>
      <w:ins w:id="16863" w:author="GoldenCorpusHarness" w:date="2026-03-28T21:57:49Z">
        <w:r>
          <w:t>e</w:t>
        </w:r>
      </w:ins>
      <w:r>
        <w:t>nt</w:t>
      </w:r>
      <w:ins w:id="16864" w:author="GoldenCorpusHarness" w:date="2026-03-28T21:57:49Z">
        <w:r>
          <w:t>. T</w:t>
        </w:r>
      </w:ins>
      <w:r>
        <w:t>h</w:t>
      </w:r>
      <w:del w:id="16865" w:author="GoldenCorpusHarness" w:date="2026-03-28T21:57:49Z">
        <w:r>
          <w:delText>s</w:delText>
        </w:r>
      </w:del>
      <w:ins w:id="16866" w:author="GoldenCorpusHarness" w:date="2026-03-28T21:57:49Z">
        <w:r>
          <w:t>e EOC</w:t>
        </w:r>
      </w:ins>
      <w:r>
        <w:t xml:space="preserve"> wi</w:t>
      </w:r>
      <w:del w:id="16867" w:author="GoldenCorpusHarness" w:date="2026-03-28T21:57:49Z">
        <w:r>
          <w:delText>thout</w:delText>
        </w:r>
      </w:del>
      <w:ins w:id="16868" w:author="GoldenCorpusHarness" w:date="2026-03-28T21:57:49Z">
        <w:r>
          <w:t>ll</w:t>
        </w:r>
      </w:ins>
      <w:r>
        <w:t xml:space="preserve"> </w:t>
      </w:r>
      <w:del w:id="16869" w:author="GoldenCorpusHarness" w:date="2026-03-28T21:57:49Z">
        <w:r>
          <w:delText>an alt</w:delText>
        </w:r>
      </w:del>
      <w:ins w:id="16870" w:author="GoldenCorpusHarness" w:date="2026-03-28T21:57:49Z">
        <w:r>
          <w:t>r</w:t>
        </w:r>
      </w:ins>
      <w:r>
        <w:t>e</w:t>
      </w:r>
      <w:del w:id="16871" w:author="GoldenCorpusHarness" w:date="2026-03-28T21:57:49Z">
        <w:r>
          <w:delText>rnat</w:delText>
        </w:r>
      </w:del>
      <w:ins w:id="16872" w:author="GoldenCorpusHarness" w:date="2026-03-28T21:57:49Z">
        <w:r>
          <w:t>ce</w:t>
        </w:r>
      </w:ins>
      <w:r>
        <w:t xml:space="preserve">ive </w:t>
      </w:r>
      <w:ins w:id="16873" w:author="GoldenCorpusHarness" w:date="2026-03-28T21:57:49Z">
        <w:r>
          <w:t>and decide on any recom</w:t>
        </w:r>
      </w:ins>
      <w:r>
        <w:t>me</w:t>
      </w:r>
      <w:ins w:id="16874" w:author="GoldenCorpusHarness" w:date="2026-03-28T21:57:49Z">
        <w:r>
          <w:t>ndations made by the DMC regar</w:t>
        </w:r>
      </w:ins>
      <w:r>
        <w:t>di</w:t>
      </w:r>
      <w:del w:id="16875" w:author="GoldenCorpusHarness" w:date="2026-03-28T21:57:49Z">
        <w:r>
          <w:delText>cal</w:delText>
        </w:r>
      </w:del>
      <w:ins w:id="16876" w:author="GoldenCorpusHarness" w:date="2026-03-28T21:57:49Z">
        <w:r>
          <w:t>ng</w:t>
        </w:r>
      </w:ins>
      <w:r>
        <w:t xml:space="preserve"> </w:t>
      </w:r>
      <w:del w:id="16877" w:author="GoldenCorpusHarness" w:date="2026-03-28T21:57:49Z">
        <w:r>
          <w:delText>ca</w:delText>
        </w:r>
      </w:del>
      <w:ins w:id="16878" w:author="GoldenCorpusHarness" w:date="2026-03-28T21:57:49Z">
        <w:r>
          <w:t>the st</w:t>
        </w:r>
      </w:ins>
      <w:r>
        <w:t>u</w:t>
      </w:r>
      <w:del w:id="16879" w:author="GoldenCorpusHarness" w:date="2026-03-28T21:57:49Z">
        <w:r>
          <w:delText>se</w:delText>
        </w:r>
      </w:del>
      <w:ins w:id="16880" w:author="GoldenCorpusHarness" w:date="2026-03-28T21:57:49Z">
        <w:r>
          <w:t>dy</w:t>
        </w:r>
      </w:ins>
      <w:r>
        <w:t>.</w:t>
      </w:r>
    </w:p>
    <w:p ns2:paraId="445AC44A" ns2:textId="77777777" w:rsidR="00194938" w:rsidRPr="0038783A" w:rsidRDefault="00194938" w:rsidP="004844C9">
      <w:pPr>
        <w:pStyle w:val="ListBullet3"/>
        <w:keepLines w:val="0"/>
        <w:tabs>
          <w:tab w:val="left" w:pos="1620"/>
        </w:tabs>
        <w:spacing w:after="240"/>
        <w:ind w:left="1080"/>
      </w:pPr>
      <w:del w:id="16881" w:author="GoldenCorpusHarness" w:date="2026-03-28T21:57:49Z">
        <w:r>
          <w:delText>A high FSH l</w:delText>
        </w:r>
      </w:del>
      <w:ins w:id="16882" w:author="GoldenCorpusHarness" w:date="2026-03-28T21:57:49Z">
        <w:r>
          <w:t>Ext</w:t>
        </w:r>
      </w:ins>
      <w:r>
        <w:t>e</w:t>
      </w:r>
      <w:del w:id="16883" w:author="GoldenCorpusHarness" w:date="2026-03-28T21:57:49Z">
        <w:r>
          <w:delText>vel i</w:delText>
        </w:r>
      </w:del>
      <w:ins w:id="16884" w:author="GoldenCorpusHarness" w:date="2026-03-28T21:57:49Z">
        <w:r>
          <w:t>r</w:t>
        </w:r>
      </w:ins>
      <w:r>
        <w:t>n</w:t>
      </w:r>
      <w:del w:id="16885" w:author="GoldenCorpusHarness" w:date="2026-03-28T21:57:49Z">
        <w:r>
          <w:delText xml:space="preserve"> the postmenopaus</w:delText>
        </w:r>
      </w:del>
      <w:r>
        <w:t xml:space="preserve">al </w:t>
      </w:r>
      <w:del w:id="16886" w:author="GoldenCorpusHarness" w:date="2026-03-28T21:57:49Z">
        <w:r>
          <w:delText>r</w:delText>
        </w:r>
      </w:del>
      <w:ins w:id="16887" w:author="GoldenCorpusHarness" w:date="2026-03-28T21:57:49Z">
        <w:r>
          <w:t>D</w:t>
        </w:r>
      </w:ins>
      <w:r>
        <w:t>a</w:t>
      </w:r>
      <w:ins w:id="16888" w:author="GoldenCorpusHarness" w:date="2026-03-28T21:57:49Z">
        <w:r>
          <w:t>ta Mo</w:t>
        </w:r>
      </w:ins>
      <w:r>
        <w:t>n</w:t>
      </w:r>
      <w:del w:id="16889" w:author="GoldenCorpusHarness" w:date="2026-03-28T21:57:49Z">
        <w:r>
          <w:delText xml:space="preserve">ge may be used </w:delText>
        </w:r>
      </w:del>
      <w:ins w:id="16890" w:author="GoldenCorpusHarness" w:date="2026-03-28T21:57:49Z">
        <w:r>
          <w:t>i</w:t>
        </w:r>
      </w:ins>
      <w:r>
        <w:t>to</w:t>
      </w:r>
      <w:del w:id="16891" w:author="GoldenCorpusHarness" w:date="2026-03-28T21:57:49Z">
        <w:r>
          <w:delText xml:space="preserve"> confi</w:delText>
        </w:r>
      </w:del>
      <w:r>
        <w:t>r</w:t>
      </w:r>
      <w:del w:id="16892" w:author="GoldenCorpusHarness" w:date="2026-03-28T21:57:49Z">
        <w:r>
          <w:delText>m a postmenopausal state in women not us</w:delText>
        </w:r>
      </w:del>
      <w:r>
        <w:t xml:space="preserve">ing </w:t>
      </w:r>
      <w:del w:id="16893" w:author="GoldenCorpusHarness" w:date="2026-03-28T21:57:49Z">
        <w:r>
          <w:delText>h</w:delText>
        </w:r>
      </w:del>
      <w:ins w:id="16894" w:author="GoldenCorpusHarness" w:date="2026-03-28T21:57:49Z">
        <w:r>
          <w:t>C</w:t>
        </w:r>
      </w:ins>
      <w:r>
        <w:t>o</w:t>
      </w:r>
      <w:del w:id="16895" w:author="GoldenCorpusHarness" w:date="2026-03-28T21:57:49Z">
        <w:r>
          <w:delText>r</w:delText>
        </w:r>
      </w:del>
      <w:r>
        <w:t>m</w:t>
      </w:r>
      <w:del w:id="16896" w:author="GoldenCorpusHarness" w:date="2026-03-28T21:57:49Z">
        <w:r>
          <w:delText xml:space="preserve">onal contraception or HRT. However, in the absence of 12 </w:delText>
        </w:r>
      </w:del>
      <w:r>
        <w:t>m</w:t>
      </w:r>
      <w:del w:id="16897" w:author="GoldenCorpusHarness" w:date="2026-03-28T21:57:49Z">
        <w:r>
          <w:delText>onths of amenorrhea, confirmation w</w:delText>
        </w:r>
      </w:del>
      <w:r>
        <w:t>it</w:t>
      </w:r>
      <w:del w:id="16898" w:author="GoldenCorpusHarness" w:date="2026-03-28T21:57:49Z">
        <w:r>
          <w:delText xml:space="preserve">h </w:delText>
        </w:r>
      </w:del>
      <w:r>
        <w:t>t</w:t>
      </w:r>
      <w:del w:id="16899" w:author="GoldenCorpusHarness" w:date="2026-03-28T21:57:49Z">
        <w:r>
          <w:delText>wo FSH m</w:delText>
        </w:r>
      </w:del>
      <w:r>
        <w:t>e</w:t>
      </w:r>
      <w:del w:id="16900" w:author="GoldenCorpusHarness" w:date="2026-03-28T21:57:49Z">
        <w:r>
          <w:delText>asur</w:delText>
        </w:r>
      </w:del>
      <w:r>
        <w:t>e</w:t>
      </w:r>
      <w:del w:id="16901" w:author="GoldenCorpusHarness" w:date="2026-03-28T21:57:49Z">
        <w:r>
          <w:delText>ments in the postmenopausal range is required.</w:delText>
        </w:r>
      </w:del>
    </w:p>
    <w:p ns2:paraId="18AA9F0A" ns2:textId="4080A39C" w:rsidR="00D80FE3" w:rsidRPr="00194938" w:rsidRDefault="00194938" w:rsidP="004844C9">
      <w:pPr>
        <w:pStyle w:val="ListBullet2"/>
        <w:keepLines w:val="0"/>
        <w:spacing w:after="240"/>
        <w:rPr>
          <w:rFonts w:eastAsia="Times New Roman"/>
        </w:rPr>
      </w:pPr>
      <w:del w:id="16902" w:author="GoldenCorpusHarness" w:date="2026-03-28T21:57:49Z">
        <w:r>
          <w:delText>Females on HR</w:delText>
        </w:r>
      </w:del>
      <w:r>
        <w:t>T</w:t>
      </w:r>
      <w:del w:id="16903" w:author="GoldenCorpusHarness" w:date="2026-03-28T21:57:49Z">
        <w:r>
          <w:delText xml:space="preserve"> and</w:delText>
        </w:r>
      </w:del>
      <w:ins w:id="16904" w:author="GoldenCorpusHarness" w:date="2026-03-28T21:57:49Z">
        <w:r>
          <w:t>o supplement the routine study monitoring outlined in this protocol, an external DMC</w:t>
        </w:r>
      </w:ins>
      <w:r>
        <w:t xml:space="preserve"> w</w:t>
      </w:r>
      <w:del w:id="16905" w:author="GoldenCorpusHarness" w:date="2026-03-28T21:57:49Z">
        <w:r>
          <w:delText>hose menopausal status is in dou</w:delText>
        </w:r>
      </w:del>
      <w:ins w:id="16906" w:author="GoldenCorpusHarness" w:date="2026-03-28T21:57:49Z">
        <w:r>
          <w:t>ill monitor the interim data from this study. The voting mem</w:t>
        </w:r>
      </w:ins>
      <w:r>
        <w:t>b</w:t>
      </w:r>
      <w:del w:id="16907" w:author="GoldenCorpusHarness" w:date="2026-03-28T21:57:49Z">
        <w:r>
          <w:delText>t</w:delText>
        </w:r>
      </w:del>
      <w:ins w:id="16908" w:author="GoldenCorpusHarness" w:date="2026-03-28T21:57:49Z">
        <w:r>
          <w:t>ers of the committee are external to the Sponsor. The members of the DMC must not be involved</w:t>
        </w:r>
      </w:ins>
      <w:r>
        <w:t xml:space="preserve"> wi</w:t>
      </w:r>
      <w:del w:id="16909" w:author="GoldenCorpusHarness" w:date="2026-03-28T21:57:49Z">
        <w:r>
          <w:delText>ll</w:delText>
        </w:r>
      </w:del>
      <w:ins w:id="16910" w:author="GoldenCorpusHarness" w:date="2026-03-28T21:57:49Z">
        <w:r>
          <w:t>th the study in any other way (eg, they cannot</w:t>
        </w:r>
      </w:ins>
      <w:r>
        <w:t xml:space="preserve"> be </w:t>
      </w:r>
      <w:del w:id="16911" w:author="GoldenCorpusHarness" w:date="2026-03-28T21:57:49Z">
        <w:r>
          <w:delText>required to use one of the nonhormonal h</w:delText>
        </w:r>
      </w:del>
      <w:ins w:id="16912" w:author="GoldenCorpusHarness" w:date="2026-03-28T21:57:49Z">
        <w:r>
          <w:t>study invest</w:t>
        </w:r>
      </w:ins>
      <w:r>
        <w:t>ig</w:t>
      </w:r>
      <w:del w:id="16913" w:author="GoldenCorpusHarness" w:date="2026-03-28T21:57:49Z">
        <w:r>
          <w:delText>hly e</w:delText>
        </w:r>
      </w:del>
      <w:ins w:id="16914" w:author="GoldenCorpusHarness" w:date="2026-03-28T21:57:49Z">
        <w:r>
          <w:t>ators) and must have no competing interests that could a</w:t>
        </w:r>
      </w:ins>
      <w:r>
        <w:t>ffect</w:t>
      </w:r>
      <w:del w:id="16915" w:author="GoldenCorpusHarness" w:date="2026-03-28T21:57:49Z">
        <w:r>
          <w:delText>ive contraception methods if they</w:delText>
        </w:r>
      </w:del>
      <w:ins w:id="16916" w:author="GoldenCorpusHarness" w:date="2026-03-28T21:57:49Z">
        <w:r>
          <w:t xml:space="preserve"> their roles</w:t>
        </w:r>
      </w:ins>
      <w:r>
        <w:t xml:space="preserve"> wi</w:t>
      </w:r>
      <w:del w:id="16917" w:author="GoldenCorpusHarness" w:date="2026-03-28T21:57:49Z">
        <w:r>
          <w:delText>sh to continue their HRT during</w:delText>
        </w:r>
      </w:del>
      <w:ins w:id="16918" w:author="GoldenCorpusHarness" w:date="2026-03-28T21:57:49Z">
        <w:r>
          <w:t>th respect to</w:t>
        </w:r>
      </w:ins>
      <w:r>
        <w:t xml:space="preserve"> the study.</w:t>
      </w:r>
      <w:del w:id="16919" w:author="GoldenCorpusHarness" w:date="2026-03-28T21:57:49Z">
        <w:r>
          <w:delText xml:space="preserve"> Otherwise, they must discontinue HRT to allow confirmation of postmenopausal status before study enrollment.</w:delText>
        </w:r>
      </w:del>
    </w:p>
    <w:p ns2:paraId="2BAF0E78" ns2:textId="77777777" w:rsidR="00D80FE3" w:rsidRDefault="00D80FE3" w:rsidP="00D80FE3">
      <w:pPr>
        <w:pStyle w:val="Heading3"/>
        <w:rPr>
          <w:rFonts w:eastAsia="Times New Roman" w:cs="Times New Roman"/>
          <w:b w:val="0"/>
          <w:bCs w:val="0"/>
        </w:rPr>
      </w:pPr>
      <w:ins w:id="16920" w:author="GoldenCorpusHarness" w:date="2026-03-28T21:57:49Z">
        <w:r>
          <w:t>The DM</w:t>
        </w:r>
      </w:ins>
      <w:r>
        <w:t>C</w:t>
      </w:r>
      <w:del w:id="16921" w:author="GoldenCorpusHarness" w:date="2026-03-28T21:57:49Z">
        <w:r>
          <w:delText>ontraception Requirements</w:delText>
        </w:r>
      </w:del>
      <w:ins w:id="16922" w:author="GoldenCorpusHarness" w:date="2026-03-28T21:57:49Z">
        <w:r>
          <w:t xml:space="preserve"> will make recommendations to the EOC regarding steps to ensure both participant safety and the continued ethical integrity of the study. Also, the DMC will review interim study results, consider the overall risk and benefit to study participants (Section 9.7 Interim Analysis) and recommend to the EOC whether the study should continue in accordance with the protocol.</w:t>
        </w:r>
      </w:ins>
    </w:p>
    <w:tbl>
      <w:tblPr>
        <w:tblW w:w="5000" w:type="pct"/>
        <w:tblBorders>
          <w:top w:val="none" w:sz="6" w:space="0" w:color="auto"/>
          <w:left w:val="none" w:sz="6" w:space="0" w:color="auto"/>
          <w:bottom w:val="none" w:sz="6" w:space="0" w:color="auto"/>
          <w:right w:val="none" w:sz="6" w:space="0" w:color="auto"/>
        </w:tblBorders>
        <w:tblCellMar>
          <w:left w:w="0" w:type="dxa"/>
          <w:right w:w="0" w:type="dxa"/>
        </w:tblCellMar>
        <w:tblLook w:val="0000" w:firstRow="0" w:lastRow="0" w:firstColumn="0" w:lastColumn="0" w:noHBand="0" w:noVBand="0"/>
      </w:tblPr>
      <w:tblGrid>
        <w:gridCol w:w="8990"/>
      </w:tblGrid>
      <w:tr w:rsidR="00194938" w:rsidRPr="00CC378C" ns2:paraId="63588FD1" ns2:textId="77777777" w:rsidTr="000E4709">
        <w:tc>
          <w:tcPr>
            <w:tcW w:w="5000" w:type="pct"/>
            <w:tcBorders>
              <w:top w:val="single" w:sz="4" w:space="0" w:color="auto"/>
              <w:left w:val="single" w:sz="4" w:space="0" w:color="auto"/>
              <w:bottom w:val="single" w:sz="4" w:space="0" w:color="auto"/>
              <w:right w:val="single" w:sz="4" w:space="0" w:color="auto"/>
            </w:tcBorders>
          </w:tcPr>
          <w:p ns2:paraId="0B194429" ns2:textId="77777777" w:rsidR="00194938" w:rsidRPr="00CC378C" w:rsidRDefault="00194938" w:rsidP="004844C9">
            <w:pPr>
              <w:spacing w:before="60" w:after="60"/>
              <w:ind w:left="90" w:right="82"/>
              <w:rPr>
                <w:b/>
              </w:rPr>
            </w:pPr>
            <w:bookmarkStart w:id="402" w:name="_Hlk4079881"/>
            <w:r w:rsidRPr="00CC378C">
              <w:rPr>
                <w:b/>
              </w:rPr>
              <w:t>Contraceptives allowed during the study include</w:t>
            </w:r>
            <w:r w:rsidRPr="00CC378C">
              <w:rPr>
                <w:b/>
                <w:vertAlign w:val="superscript"/>
              </w:rPr>
              <w:t>a</w:t>
            </w:r>
            <w:r w:rsidRPr="00CC378C">
              <w:rPr>
                <w:b/>
              </w:rPr>
              <w:t>:</w:t>
            </w:r>
          </w:p>
        </w:tc>
      </w:tr>
      <w:tr w:rsidR="00194938" w:rsidRPr="00CC378C" ns2:paraId="1C84ED70" ns2:textId="77777777" w:rsidTr="000E4709">
        <w:tc>
          <w:tcPr>
            <w:tcW w:w="5000" w:type="pct"/>
            <w:tcBorders>
              <w:top w:val="single" w:sz="4" w:space="0" w:color="auto"/>
              <w:left w:val="single" w:sz="4" w:space="0" w:color="auto"/>
              <w:bottom w:val="single" w:sz="4" w:space="0" w:color="auto"/>
              <w:right w:val="single" w:sz="4" w:space="0" w:color="auto"/>
            </w:tcBorders>
          </w:tcPr>
          <w:p ns2:paraId="5792243C" ns2:textId="77777777" w:rsidR="00194938" w:rsidRPr="00CC378C" w:rsidRDefault="00194938" w:rsidP="004844C9">
            <w:pPr>
              <w:spacing w:before="60" w:after="60"/>
              <w:ind w:left="90" w:right="82"/>
              <w:rPr>
                <w:b/>
              </w:rPr>
            </w:pPr>
            <w:r w:rsidRPr="00CC378C">
              <w:rPr>
                <w:b/>
              </w:rPr>
              <w:t>Highly Effective Contraceptive Methods That Have Low User Dependency</w:t>
            </w:r>
            <w:r w:rsidRPr="00CC378C">
              <w:rPr>
                <w:b/>
              </w:rPr>
              <w:br/>
            </w:r>
            <w:r w:rsidRPr="00CC378C">
              <w:rPr>
                <w:i/>
              </w:rPr>
              <w:t>Failure rate of &lt;1% per year when used consistently and correctly.</w:t>
            </w:r>
          </w:p>
        </w:tc>
      </w:tr>
      <w:tr w:rsidR="00194938" w:rsidRPr="00CC378C" ns2:paraId="36D614AA" ns2:textId="77777777" w:rsidTr="000E4709">
        <w:trPr>
          <w:trHeight w:val="1124"/>
        </w:trPr>
        <w:tc>
          <w:tcPr>
            <w:tcW w:w="5000" w:type="pct"/>
            <w:tcBorders>
              <w:top w:val="single" w:sz="4" w:space="0" w:color="auto"/>
              <w:left w:val="single" w:sz="4" w:space="0" w:color="auto"/>
              <w:bottom w:val="single" w:sz="4" w:space="0" w:color="auto"/>
              <w:right w:val="single" w:sz="4" w:space="0" w:color="auto"/>
            </w:tcBorders>
          </w:tcPr>
          <w:p ns2:paraId="32959AC9" ns2:textId="77777777" w:rsidR="00194938" w:rsidRPr="00284C11" w:rsidRDefault="00194938" w:rsidP="004844C9">
            <w:pPr>
              <w:pStyle w:val="ListParagraph"/>
              <w:numPr>
                <w:ilvl w:val="0"/>
                <w:numId w:val="56"/>
              </w:numPr>
              <w:spacing w:before="60" w:after="60"/>
              <w:ind w:left="360" w:right="82" w:hanging="270"/>
              <w:contextualSpacing w:val="0"/>
            </w:pPr>
            <w:bookmarkStart w:id="403" w:name="_DV_C1491"/>
            <w:bookmarkEnd w:id="403"/>
            <w:r w:rsidRPr="00284C11">
              <w:t>Progestogen-only subdermal contraceptive implant</w:t>
            </w:r>
            <w:r w:rsidRPr="00284C11">
              <w:rPr>
                <w:vertAlign w:val="superscript"/>
              </w:rPr>
              <w:t>b</w:t>
            </w:r>
            <w:bookmarkStart w:id="404" w:name="_DV_M1152"/>
            <w:bookmarkEnd w:id="404"/>
          </w:p>
          <w:p ns2:paraId="305FD43B" ns2: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hormone-releasing system (IUS)</w:t>
            </w:r>
            <w:r w:rsidRPr="00284C11">
              <w:rPr>
                <w:vertAlign w:val="superscript"/>
              </w:rPr>
              <w:t>c</w:t>
            </w:r>
          </w:p>
          <w:p ns2:paraId="675DB2A6" ns2:textId="77777777" w:rsidR="00194938" w:rsidRPr="00284C11" w:rsidRDefault="00194938" w:rsidP="004844C9">
            <w:pPr>
              <w:pStyle w:val="ListParagraph"/>
              <w:numPr>
                <w:ilvl w:val="0"/>
                <w:numId w:val="56"/>
              </w:numPr>
              <w:spacing w:before="60" w:after="60"/>
              <w:ind w:left="360" w:right="82" w:hanging="270"/>
              <w:contextualSpacing w:val="0"/>
            </w:pPr>
            <w:r w:rsidRPr="00284C11">
              <w:t>Intrauterine device (IUD)</w:t>
            </w:r>
          </w:p>
          <w:p ns2:paraId="109B74A2" ns2:textId="77777777" w:rsidR="00194938" w:rsidRPr="00284C11" w:rsidRDefault="00194938" w:rsidP="004844C9">
            <w:pPr>
              <w:pStyle w:val="ListParagraph"/>
              <w:numPr>
                <w:ilvl w:val="0"/>
                <w:numId w:val="56"/>
              </w:numPr>
              <w:spacing w:before="60" w:after="60"/>
              <w:ind w:left="360" w:right="82" w:hanging="270"/>
              <w:contextualSpacing w:val="0"/>
              <w:rPr>
                <w:lang w:val="fr-FR"/>
              </w:rPr>
            </w:pPr>
            <w:bookmarkStart w:id="405" w:name="_DV_LD0"/>
            <w:bookmarkStart w:id="406" w:name="_DV_C1493"/>
            <w:bookmarkStart w:id="407" w:name="_DV_C1495"/>
            <w:bookmarkEnd w:id="405"/>
            <w:bookmarkEnd w:id="406"/>
            <w:r w:rsidRPr="00284C11">
              <w:t>Bilateral</w:t>
            </w:r>
            <w:bookmarkStart w:id="408" w:name="_DV_M1153"/>
            <w:bookmarkEnd w:id="407"/>
            <w:bookmarkEnd w:id="408"/>
            <w:r w:rsidRPr="00284C11">
              <w:t xml:space="preserve"> tubal occlusion</w:t>
            </w:r>
          </w:p>
        </w:tc>
      </w:tr>
      <w:tr w:rsidR="00194938" w:rsidRPr="00CC378C" ns2:paraId="2B8704EF" ns2:textId="77777777" w:rsidTr="000E4709">
        <w:tc>
          <w:tcPr>
            <w:tcW w:w="5000" w:type="pct"/>
            <w:tcBorders>
              <w:top w:val="single" w:sz="4" w:space="0" w:color="auto"/>
              <w:left w:val="single" w:sz="4" w:space="0" w:color="auto"/>
              <w:bottom w:val="single" w:sz="4" w:space="0" w:color="auto"/>
              <w:right w:val="single" w:sz="4" w:space="0" w:color="auto"/>
            </w:tcBorders>
          </w:tcPr>
          <w:p ns2:paraId="188148B7" ns2:textId="77777777" w:rsidR="00E30E97" w:rsidRPr="00284C11" w:rsidRDefault="00194938" w:rsidP="004844C9">
            <w:pPr>
              <w:pStyle w:val="ListParagraph"/>
              <w:numPr>
                <w:ilvl w:val="0"/>
                <w:numId w:val="56"/>
              </w:numPr>
              <w:spacing w:before="60" w:after="60"/>
              <w:ind w:left="360" w:right="82" w:hanging="270"/>
              <w:contextualSpacing w:val="0"/>
            </w:pPr>
            <w:r w:rsidRPr="00284C11">
              <w:t>Azoospermic partner (vasectomized or secondary to medical cause)</w:t>
            </w:r>
            <w:bookmarkStart w:id="409" w:name="_DV_M1154"/>
            <w:bookmarkEnd w:id="409"/>
            <w:r w:rsidRPr="00284C11">
              <w:br/>
              <w:t>This is a highly effective contraception method provided that the partner is the sole male sexual partner of the WOCBP and the absence of sperm has been confirmed. If not, an additional highly effective method of contraception should be used. A spermatogenesis cycle is approximately 90 days.</w:t>
            </w:r>
          </w:p>
          <w:p ns2:paraId="4DE37EDF" ns2:textId="013CE747" w:rsidR="00194938" w:rsidRPr="00CC378C" w:rsidRDefault="00194938" w:rsidP="004844C9">
            <w:pPr>
              <w:spacing w:before="60" w:after="60"/>
              <w:ind w:left="360" w:right="82"/>
            </w:pPr>
            <w:r w:rsidRPr="00CC378C">
              <w:t>Note: Documentation of azoospermia can come from the site personnel’s review of the participant’s medical records, medical examination, or medical history interview.</w:t>
            </w:r>
          </w:p>
        </w:tc>
      </w:tr>
      <w:tr w:rsidR="00194938" w:rsidRPr="00CC378C" ns2:paraId="556C01FD" ns2:textId="77777777" w:rsidTr="000E4709">
        <w:tc>
          <w:tcPr>
            <w:tcW w:w="5000" w:type="pct"/>
            <w:tcBorders>
              <w:top w:val="single" w:sz="4" w:space="0" w:color="auto"/>
              <w:left w:val="single" w:sz="4" w:space="0" w:color="auto"/>
              <w:bottom w:val="single" w:sz="4" w:space="0" w:color="auto"/>
              <w:right w:val="single" w:sz="4" w:space="0" w:color="auto"/>
            </w:tcBorders>
          </w:tcPr>
          <w:p ns2:paraId="75D50915" ns2:textId="77777777" w:rsidR="00194938" w:rsidRPr="00CC378C" w:rsidRDefault="00194938" w:rsidP="004844C9">
            <w:pPr>
              <w:spacing w:before="60" w:after="60"/>
              <w:ind w:left="90" w:right="82"/>
              <w:rPr>
                <w:b/>
              </w:rPr>
            </w:pPr>
            <w:r w:rsidRPr="00CC378C">
              <w:rPr>
                <w:b/>
              </w:rPr>
              <w:t>Sexual Abstinence</w:t>
            </w:r>
            <w:bookmarkStart w:id="410" w:name="_DV_M1155"/>
            <w:bookmarkEnd w:id="410"/>
          </w:p>
          <w:p ns2:paraId="08CA56AE" ns2:textId="77777777" w:rsidR="00194938" w:rsidRPr="00284C11" w:rsidRDefault="00194938" w:rsidP="004844C9">
            <w:pPr>
              <w:pStyle w:val="ListParagraph"/>
              <w:numPr>
                <w:ilvl w:val="0"/>
                <w:numId w:val="57"/>
              </w:numPr>
              <w:spacing w:before="60" w:after="60"/>
              <w:ind w:left="360" w:right="82" w:hanging="270"/>
              <w:contextualSpacing w:val="0"/>
            </w:pPr>
            <w:r w:rsidRPr="00284C11">
              <w:t>Sexual abstinence is considered a highly effective method only if defined as refraining from heterosexual intercourse during the entire period of risk associated with the study intervention. The reliability of sexual abstinence needs to be evaluated in relation to the duration of the study and the preferred and usual lifestyle of the participant.</w:t>
            </w:r>
            <w:bookmarkStart w:id="411" w:name="_DV_M1157"/>
            <w:bookmarkEnd w:id="411"/>
          </w:p>
        </w:tc>
      </w:tr>
      <w:tr w:rsidR="00194938" w:rsidRPr="002D0757" ns2:paraId="5192C763" ns2:textId="77777777" w:rsidTr="000E4709">
        <w:tc>
          <w:tcPr>
            <w:tcW w:w="5000" w:type="pct"/>
            <w:tcBorders>
              <w:top w:val="single" w:sz="4" w:space="0" w:color="auto"/>
              <w:left w:val="single" w:sz="4" w:space="0" w:color="auto"/>
              <w:bottom w:val="single" w:sz="4" w:space="0" w:color="auto"/>
              <w:right w:val="single" w:sz="4" w:space="0" w:color="auto"/>
            </w:tcBorders>
          </w:tcPr>
          <w:p ns2:paraId="2B952A44" ns2:textId="24930058" w:rsidR="00194938" w:rsidRPr="00284C11" w:rsidRDefault="00284C11" w:rsidP="004844C9">
            <w:pPr>
              <w:spacing w:before="60" w:after="60"/>
              <w:ind w:left="360" w:right="86" w:hanging="275"/>
              <w:rPr>
                <w:sz w:val="20"/>
                <w:szCs w:val="20"/>
              </w:rPr>
            </w:pPr>
            <w:r w:rsidRPr="004844C9">
              <w:rPr>
                <w:sz w:val="20"/>
                <w:szCs w:val="20"/>
                <w:vertAlign w:val="superscript"/>
              </w:rPr>
              <w:t>a</w:t>
            </w:r>
            <w:r w:rsidRPr="004844C9">
              <w:rPr>
                <w:sz w:val="20"/>
                <w:szCs w:val="20"/>
              </w:rPr>
              <w:t>    </w:t>
            </w:r>
            <w:r w:rsidR="00194938" w:rsidRPr="00284C11">
              <w:rPr>
                <w:sz w:val="20"/>
                <w:szCs w:val="20"/>
              </w:rPr>
              <w:t>Contraceptive use by men or women should be consistent with local regulations regarding the use of contraceptive methods for participants of clinical studies.</w:t>
            </w:r>
          </w:p>
          <w:p ns2:paraId="14834700" ns2:textId="1208E8A6" w:rsidR="00194938" w:rsidRPr="00284C11" w:rsidRDefault="00284C11" w:rsidP="004844C9">
            <w:pPr>
              <w:spacing w:before="60" w:after="60"/>
              <w:ind w:left="360" w:right="86" w:hanging="275"/>
              <w:rPr>
                <w:sz w:val="20"/>
                <w:szCs w:val="20"/>
              </w:rPr>
            </w:pPr>
            <w:r w:rsidRPr="004844C9">
              <w:rPr>
                <w:sz w:val="20"/>
                <w:szCs w:val="20"/>
                <w:vertAlign w:val="superscript"/>
              </w:rPr>
              <w:t>b</w:t>
            </w:r>
            <w:r w:rsidRPr="004844C9">
              <w:rPr>
                <w:sz w:val="20"/>
                <w:szCs w:val="20"/>
              </w:rPr>
              <w:t>    </w:t>
            </w:r>
            <w:r w:rsidR="00194938" w:rsidRPr="00284C11">
              <w:rPr>
                <w:sz w:val="20"/>
                <w:szCs w:val="20"/>
              </w:rPr>
              <w:t>If locally required, in accordance with Clinical Trial Facilitation Group (CTFG) guidelines, acceptable contraceptive implants are limited to those which inhibit ovulation.</w:t>
            </w:r>
          </w:p>
          <w:p ns2:paraId="0B478BBE" ns2:textId="797D385B" w:rsidR="00194938" w:rsidRPr="00284C11" w:rsidRDefault="00284C11" w:rsidP="004844C9">
            <w:pPr>
              <w:spacing w:before="60" w:after="60"/>
              <w:ind w:left="355" w:right="86" w:hanging="270"/>
            </w:pPr>
            <w:r w:rsidRPr="004844C9">
              <w:rPr>
                <w:sz w:val="20"/>
                <w:szCs w:val="20"/>
                <w:vertAlign w:val="superscript"/>
              </w:rPr>
              <w:t>c</w:t>
            </w:r>
            <w:r w:rsidRPr="004844C9">
              <w:rPr>
                <w:sz w:val="20"/>
                <w:szCs w:val="20"/>
              </w:rPr>
              <w:t>    </w:t>
            </w:r>
            <w:r w:rsidRPr="00284C11">
              <w:rPr>
                <w:sz w:val="20"/>
                <w:szCs w:val="20"/>
              </w:rPr>
              <w:t xml:space="preserve"> </w:t>
            </w:r>
            <w:r w:rsidR="00194938" w:rsidRPr="00284C11">
              <w:rPr>
                <w:sz w:val="20"/>
                <w:szCs w:val="20"/>
              </w:rPr>
              <w:t>IUS is a progestin releasing IUD</w:t>
            </w:r>
            <w:r w:rsidR="00194938" w:rsidRPr="00284C11">
              <w:t>.</w:t>
            </w:r>
          </w:p>
          <w:p ns2:paraId="770C234F" ns2:textId="53E80513" w:rsidR="00194938" w:rsidRPr="00CC378C" w:rsidRDefault="00284C11" w:rsidP="004844C9">
            <w:pPr>
              <w:spacing w:before="60" w:after="60"/>
              <w:ind w:left="85" w:right="86"/>
            </w:pPr>
            <w:r>
              <w:br/>
            </w:r>
            <w:r w:rsidR="00194938" w:rsidRPr="00CC378C">
              <w:t>Note: The following are not acceptable methods of contraception:</w:t>
            </w:r>
          </w:p>
          <w:p ns2:paraId="27B377E0" ns2:textId="1801EA4D" w:rsidR="00194938" w:rsidRPr="00CC378C" w:rsidRDefault="00194938" w:rsidP="004844C9">
            <w:pPr>
              <w:pStyle w:val="ListParagraph"/>
              <w:numPr>
                <w:ilvl w:val="0"/>
                <w:numId w:val="34"/>
              </w:numPr>
              <w:spacing w:before="60" w:after="60"/>
              <w:ind w:left="445" w:right="86"/>
              <w:contextualSpacing w:val="0"/>
            </w:pPr>
            <w:bookmarkStart w:id="412" w:name="_DV_M1158"/>
            <w:bookmarkEnd w:id="412"/>
            <w:r w:rsidRPr="00CC378C">
              <w:t xml:space="preserve">Periodic abstinence (calendar, symptothermal, </w:t>
            </w:r>
            <w:r w:rsidR="009B1AC6">
              <w:t>post</w:t>
            </w:r>
            <w:r w:rsidRPr="00CC378C">
              <w:t>ovulation methods), withdrawal (coitus interruptus), spermicides only, and lactational amenorrhea method (LAM).</w:t>
            </w:r>
          </w:p>
          <w:p ns2:paraId="2B0A8EB0" ns2:textId="77777777" w:rsidR="00194938" w:rsidRPr="00CC378C" w:rsidRDefault="00194938" w:rsidP="004844C9">
            <w:pPr>
              <w:pStyle w:val="ListParagraph"/>
              <w:numPr>
                <w:ilvl w:val="0"/>
                <w:numId w:val="34"/>
              </w:numPr>
              <w:spacing w:before="60" w:after="60"/>
              <w:ind w:left="445" w:right="86"/>
              <w:contextualSpacing w:val="0"/>
            </w:pPr>
            <w:r w:rsidRPr="00CC378C">
              <w:t>Male condom with cap, diaphragm, or sponge with spermicide.</w:t>
            </w:r>
          </w:p>
          <w:p ns2:paraId="4F10C643" ns2:textId="77777777" w:rsidR="00194938" w:rsidRPr="00CC378C" w:rsidRDefault="00194938" w:rsidP="004844C9">
            <w:pPr>
              <w:pStyle w:val="ListParagraph"/>
              <w:numPr>
                <w:ilvl w:val="0"/>
                <w:numId w:val="34"/>
              </w:numPr>
              <w:spacing w:before="60" w:after="60"/>
              <w:ind w:left="445" w:right="82"/>
              <w:contextualSpacing w:val="0"/>
            </w:pPr>
            <w:r w:rsidRPr="00CC378C">
              <w:t>Male and female condom should not be used together (due to risk of failure with friction).</w:t>
            </w:r>
          </w:p>
        </w:tc>
      </w:tr>
      <w:bookmarkEnd w:id="402"/>
    </w:tbl>
    <w:p ns2:paraId="7B7768C9" ns2:textId="77777777" w:rsidR="00194938" w:rsidRDefault="00194938" w:rsidP="004269A7">
      <w:pPr>
        <w:pStyle w:val="Paragraph0"/>
      </w:pPr>
      <w:ins w:id="16923" w:author="GoldenCorpusHarness" w:date="2026-03-28T21:57:49Z">
        <w:r>
          <w:t>Publication Policy</w:t>
        </w:r>
      </w:ins>
    </w:p>
    <w:p ns2:paraId="27123C4B" ns2:textId="29C9130A" w:rsidR="00EF00DF" w:rsidRDefault="001F29A2" w:rsidP="0056612B">
      <w:pPr>
        <w:pStyle w:val="Heading2"/>
        <w:pageBreakBefore/>
        <w:tabs>
          <w:tab w:val="clear" w:pos="720"/>
          <w:tab w:val="num" w:pos="1080"/>
        </w:tabs>
      </w:pPr>
      <w:del w:id="16924" w:author="GoldenCorpusHarness" w:date="2026-03-28T21:57:49Z">
        <w:r>
          <w:delText>Appendix 6: Collection and Management</w:delText>
        </w:r>
      </w:del>
      <w:ins w:id="16925" w:author="GoldenCorpusHarness" w:date="2026-03-28T21:57:49Z">
        <w:r>
          <w:t>The results</w:t>
        </w:r>
      </w:ins>
      <w:r>
        <w:t xml:space="preserve"> of </w:t>
      </w:r>
      <w:ins w:id="16926" w:author="GoldenCorpusHarness" w:date="2026-03-28T21:57:49Z">
        <w:r>
          <w:t xml:space="preserve">this study may be published or presented at scientific meetings. The </w:t>
        </w:r>
      </w:ins>
      <w:r>
        <w:t>Sp</w:t>
      </w:r>
      <w:del w:id="16927" w:author="GoldenCorpusHarness" w:date="2026-03-28T21:57:49Z">
        <w:r>
          <w:delText>ecimen</w:delText>
        </w:r>
      </w:del>
      <w:ins w:id="16928" w:author="GoldenCorpusHarness" w:date="2026-03-28T21:57:49Z">
        <w:r>
          <w:t>onsor will comply with the requirement</w:t>
        </w:r>
      </w:ins>
      <w:r>
        <w:t xml:space="preserve">s for </w:t>
      </w:r>
      <w:del w:id="16929" w:author="GoldenCorpusHarness" w:date="2026-03-28T21:57:49Z">
        <w:r>
          <w:delText>Future Biomedical Research</w:delText>
        </w:r>
      </w:del>
      <w:ins w:id="16930" w:author="GoldenCorpusHarness" w:date="2026-03-28T21:57:49Z">
        <w:r>
          <w:t>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ins>
    </w:p>
    <w:p ns2:paraId="7BA5F003" ns2:textId="1C863C61" w:rsidR="00F754AE" w:rsidRDefault="00C370FF" w:rsidP="00C370FF">
      <w:pPr>
        <w:pStyle w:val="Paragraph0"/>
      </w:pPr>
      <w:del w:id="16931" w:author="GoldenCorpusHarness" w:date="2026-03-28T21:57:49Z">
        <w:r>
          <w:delText>Not applicable</w:delText>
        </w:r>
      </w:del>
      <w:ins w:id="16932" w:author="GoldenCorpusHarness" w:date="2026-03-28T21:57:49Z">
        <w:r>
          <w:t>If publication activity is not directed by the Sponsor, the investigator agrees to submit all manuscripts or abstracts to the Sponsor before submission</w:t>
        </w:r>
      </w:ins>
      <w:r>
        <w:t>.</w:t>
      </w:r>
      <w:ins w:id="16933" w:author="GoldenCorpusHarness" w:date="2026-03-28T21:57:49Z">
        <w:r>
          <w:t xml:space="preserve"> This allows the Sponsor to protect proprietary information and to provide comments.</w:t>
        </w:r>
      </w:ins>
    </w:p>
    <w:p ns2:paraId="7513EDAB" ns2:textId="1615C5FD" w:rsidR="001F29A2" w:rsidRDefault="00EB254D" w:rsidP="00EC3486">
      <w:pPr>
        <w:pStyle w:val="Heading2"/>
        <w:pageBreakBefore/>
      </w:pPr>
      <w:r>
        <w:t>A</w:t>
      </w:r>
      <w:ins w:id="16934" w:author="GoldenCorpusHarness" w:date="2026-03-28T21:57:49Z">
        <w:r>
          <w:t>uthorshi</w:t>
        </w:r>
      </w:ins>
      <w:r>
        <w:t>p</w:t>
      </w:r>
      <w:del w:id="16935" w:author="GoldenCorpusHarness" w:date="2026-03-28T21:57:49Z">
        <w:r>
          <w:delText>p</w:delText>
        </w:r>
      </w:del>
      <w:ins w:id="16936" w:author="GoldenCorpusHarness" w:date="2026-03-28T21:57:49Z">
        <w:r>
          <w:t xml:space="preserve"> will be determined by mutual agreem</w:t>
        </w:r>
      </w:ins>
      <w:r>
        <w:t>en</w:t>
      </w:r>
      <w:ins w:id="16937" w:author="GoldenCorpusHarness" w:date="2026-03-28T21:57:49Z">
        <w:r>
          <w:t>t an</w:t>
        </w:r>
      </w:ins>
      <w:r>
        <w:t>d</w:t>
      </w:r>
      <w:ins w:id="16938" w:author="GoldenCorpusHarness" w:date="2026-03-28T21:57:49Z">
        <w:r>
          <w:t xml:space="preserve"> </w:t>
        </w:r>
      </w:ins>
      <w:r>
        <w:t>i</w:t>
      </w:r>
      <w:del w:id="16939" w:author="GoldenCorpusHarness" w:date="2026-03-28T21:57:49Z">
        <w:r>
          <w:delText>x</w:delText>
        </w:r>
      </w:del>
      <w:ins w:id="16940" w:author="GoldenCorpusHarness" w:date="2026-03-28T21:57:49Z">
        <w:r>
          <w:t>n</w:t>
        </w:r>
      </w:ins>
      <w:r>
        <w:t xml:space="preserve"> </w:t>
      </w:r>
      <w:del w:id="16941" w:author="GoldenCorpusHarness" w:date="2026-03-28T21:57:49Z">
        <w:r>
          <w:delText>7:</w:delText>
        </w:r>
      </w:del>
      <w:ins w:id="16942" w:author="GoldenCorpusHarness" w:date="2026-03-28T21:57:49Z">
        <w:r>
          <w:t>line</w:t>
        </w:r>
      </w:ins>
      <w:r>
        <w:t xml:space="preserve"> </w:t>
      </w:r>
      <w:ins w:id="16943" w:author="GoldenCorpusHarness" w:date="2026-03-28T21:57:49Z">
        <w:r>
          <w:t>with I</w:t>
        </w:r>
      </w:ins>
      <w:r>
        <w:t>C</w:t>
      </w:r>
      <w:ins w:id="16944" w:author="GoldenCorpusHarness" w:date="2026-03-28T21:57:49Z">
        <w:r>
          <w:t>MJE auth</w:t>
        </w:r>
      </w:ins>
      <w:r>
        <w:t>o</w:t>
      </w:r>
      <w:del w:id="16945" w:author="GoldenCorpusHarness" w:date="2026-03-28T21:57:49Z">
        <w:r>
          <w:delText>unt</w:delText>
        </w:r>
      </w:del>
      <w:r>
        <w:t>r</w:t>
      </w:r>
      <w:del w:id="16946" w:author="GoldenCorpusHarness" w:date="2026-03-28T21:57:49Z">
        <w:r>
          <w:delText>y-</w:delText>
        </w:r>
      </w:del>
      <w:r>
        <w:t>s</w:t>
      </w:r>
      <w:ins w:id="16947" w:author="GoldenCorpusHarness" w:date="2026-03-28T21:57:49Z">
        <w:r>
          <w:t>hi</w:t>
        </w:r>
      </w:ins>
      <w:r>
        <w:t>p</w:t>
      </w:r>
      <w:del w:id="16948" w:author="GoldenCorpusHarness" w:date="2026-03-28T21:57:49Z">
        <w:r>
          <w:delText>ecific</w:delText>
        </w:r>
      </w:del>
      <w:r>
        <w:t xml:space="preserve"> </w:t>
      </w:r>
      <w:del w:id="16949" w:author="GoldenCorpusHarness" w:date="2026-03-28T21:57:49Z">
        <w:r>
          <w:delText>R</w:delText>
        </w:r>
      </w:del>
      <w:ins w:id="16950" w:author="GoldenCorpusHarness" w:date="2026-03-28T21:57:49Z">
        <w:r>
          <w:t>r</w:t>
        </w:r>
      </w:ins>
      <w:r>
        <w:t>equirements</w:t>
      </w:r>
      <w:del w:id="16951" w:author="GoldenCorpusHarness" w:date="2026-03-28T21:57:49Z">
        <w:r>
          <w:delText xml:space="preserve"> </w:delText>
        </w:r>
      </w:del>
      <w:ins w:id="16952" w:author="GoldenCorpusHarness" w:date="2026-03-28T21:57:49Z">
        <w:r>
          <w:t>.</w:t>
        </w:r>
      </w:ins>
    </w:p>
    <w:p ns2:paraId="598ECE74" ns2:textId="1C1DB515" w:rsidR="00CA7BB9" w:rsidRDefault="00CA7BB9" w:rsidP="00CA7BB9">
      <w:pPr>
        <w:pStyle w:val="Heading3"/>
      </w:pPr>
      <w:r>
        <w:t>C</w:t>
      </w:r>
      <w:ins w:id="16953" w:author="GoldenCorpusHarness" w:date="2026-03-28T21:57:49Z">
        <w:r>
          <w:t>ompli</w:t>
        </w:r>
      </w:ins>
      <w:r>
        <w:t>an</w:t>
      </w:r>
      <w:ins w:id="16954" w:author="GoldenCorpusHarness" w:date="2026-03-28T21:57:49Z">
        <w:r>
          <w:t>ce with Study Registr</w:t>
        </w:r>
      </w:ins>
      <w:r>
        <w:t>a</w:t>
      </w:r>
      <w:ins w:id="16955" w:author="GoldenCorpusHarness" w:date="2026-03-28T21:57:49Z">
        <w:r>
          <w:t>tion an</w:t>
        </w:r>
      </w:ins>
      <w:r>
        <w:t>d</w:t>
      </w:r>
      <w:del w:id="16956" w:author="GoldenCorpusHarness" w:date="2026-03-28T21:57:49Z">
        <w:r>
          <w:delText>a</w:delText>
        </w:r>
      </w:del>
      <w:ins w:id="16957" w:author="GoldenCorpusHarness" w:date="2026-03-28T21:57:49Z">
        <w:r>
          <w:t xml:space="preserve"> Results Posting Requirements</w:t>
        </w:r>
      </w:ins>
    </w:p>
    <w:p ns2:paraId="56931F77" ns2:textId="77777777" w:rsidR="00CA7BB9" w:rsidRPr="00580558" w:rsidRDefault="00CA7BB9" w:rsidP="00CA7BB9">
      <w:pPr>
        <w:pStyle w:val="Paragraph0"/>
      </w:pPr>
      <w:del w:id="16958" w:author="GoldenCorpusHarness" w:date="2026-03-28T21:57:49Z">
        <w:r>
          <w:delText>Please refer to the current len</w:delText>
        </w:r>
      </w:del>
      <w:ins w:id="16959" w:author="GoldenCorpusHarness" w:date="2026-03-28T21:57:49Z">
        <w:r>
          <w:t>Under the terms of the FDAAA of 2007 and the EMA clinical trial Directi</w:t>
        </w:r>
      </w:ins>
      <w:r>
        <w:t>v</w:t>
      </w:r>
      <w:del w:id="16960" w:author="GoldenCorpusHarness" w:date="2026-03-28T21:57:49Z">
        <w:r>
          <w:delText>atin</w:delText>
        </w:r>
      </w:del>
      <w:ins w:id="16961" w:author="GoldenCorpusHarness" w:date="2026-03-28T21:57:49Z">
        <w:r>
          <w:t>e 2001/20/EC, the Sponsor of the study is solely respons</w:t>
        </w:r>
      </w:ins>
      <w:r>
        <w:t>ib</w:t>
      </w:r>
      <w:del w:id="16962" w:author="GoldenCorpusHarness" w:date="2026-03-28T21:57:49Z">
        <w:r>
          <w:delText xml:space="preserve"> product mono</w:delText>
        </w:r>
      </w:del>
      <w:ins w:id="16963" w:author="GoldenCorpusHarness" w:date="2026-03-28T21:57:49Z">
        <w:r>
          <w:t>le for determinin</w:t>
        </w:r>
      </w:ins>
      <w:r>
        <w:t>g</w:t>
      </w:r>
      <w:del w:id="16964" w:author="GoldenCorpusHarness" w:date="2026-03-28T21:57:49Z">
        <w:r>
          <w:delText>raph for mana</w:delText>
        </w:r>
      </w:del>
      <w:ins w:id="16965" w:author="GoldenCorpusHarness" w:date="2026-03-28T21:57:49Z">
        <w:r>
          <w:t xml:space="preserve"> whether the study and its results are subject to the requirements for submission to http://www.clinicaltrials.</w:t>
        </w:r>
      </w:ins>
      <w:r>
        <w:t>g</w:t>
      </w:r>
      <w:del w:id="16966" w:author="GoldenCorpusHarness" w:date="2026-03-28T21:57:49Z">
        <w:r>
          <w:delText xml:space="preserve">ement of </w:delText>
        </w:r>
      </w:del>
      <w:ins w:id="16967" w:author="GoldenCorpusHarness" w:date="2026-03-28T21:57:49Z">
        <w:r>
          <w:t>ov, www.clinicaltrialsregister.eu, or other local registries. MSD, as Sponsor of this study, will review this protocol and submit the information necessary to fulfill these requirements. MSD entries are not limited to FD</w:t>
        </w:r>
      </w:ins>
      <w:r>
        <w:t>A</w:t>
      </w:r>
      <w:ins w:id="16968" w:author="GoldenCorpusHarness" w:date="2026-03-28T21:57:49Z">
        <w:r>
          <w:t xml:space="preserve">AA or the </w:t>
        </w:r>
      </w:ins>
      <w:r>
        <w:t>E</w:t>
      </w:r>
      <w:del w:id="16969" w:author="GoldenCorpusHarness" w:date="2026-03-28T21:57:49Z">
        <w:r>
          <w:delText>s associated with len</w:delText>
        </w:r>
      </w:del>
      <w:ins w:id="16970" w:author="GoldenCorpusHarness" w:date="2026-03-28T21:57:49Z">
        <w:r>
          <w:t>MA clinical trials directi</w:t>
        </w:r>
      </w:ins>
      <w:r>
        <w:t>v</w:t>
      </w:r>
      <w:del w:id="16971" w:author="GoldenCorpusHarness" w:date="2026-03-28T21:57:49Z">
        <w:r>
          <w:delText>atini</w:delText>
        </w:r>
      </w:del>
      <w:ins w:id="16972" w:author="GoldenCorpusHarness" w:date="2026-03-28T21:57:49Z">
        <w:r>
          <w:t xml:space="preserve">e mandated trials. Information posted will allow participants to identify potentially appropriate studies for their disease conditions and pursue participation </w:t>
        </w:r>
      </w:ins>
      <w:r>
        <w:t>b</w:t>
      </w:r>
      <w:del w:id="16973" w:author="GoldenCorpusHarness" w:date="2026-03-28T21:57:49Z">
        <w:r>
          <w:delText xml:space="preserve"> administr</w:delText>
        </w:r>
      </w:del>
      <w:ins w:id="16974" w:author="GoldenCorpusHarness" w:date="2026-03-28T21:57:49Z">
        <w:r>
          <w:t>y calling a central contact number for further information on appropriate study locations and study-site contact inform</w:t>
        </w:r>
      </w:ins>
      <w:r>
        <w:t>ation.</w:t>
      </w:r>
    </w:p>
    <w:p ns2:paraId="652B0493" ns2:textId="640C483D" w:rsidR="00CA7BB9" w:rsidRPr="009F3073" w:rsidRDefault="00CA7BB9" w:rsidP="00CA7BB9">
      <w:pPr>
        <w:pStyle w:val="Paragraph0"/>
        <w:rPr>
          <w:b/>
          <w:bCs/>
        </w:rPr>
      </w:pPr>
      <w:ins w:id="16975" w:author="GoldenCorpusHarness" w:date="2026-03-28T21:57:49Z">
        <w:r>
          <w:t xml:space="preserve">By signing this protocol, the investigator acknowledges that the statutory obligations under FDAAA, the EMA clinical trials directive, or other locally mandated registries are that of the </w:t>
        </w:r>
      </w:ins>
      <w:r>
        <w:t>S</w:t>
      </w:r>
      <w:del w:id="16976" w:author="GoldenCorpusHarness" w:date="2026-03-28T21:57:49Z">
        <w:r>
          <w:delText>ection 6</w:delText>
        </w:r>
      </w:del>
      <w:ins w:id="16977" w:author="GoldenCorpusHarness" w:date="2026-03-28T21:57:49Z">
        <w:r>
          <w:t>ponsor and agrees not to submit any information about this study or its results to those registries</w:t>
        </w:r>
      </w:ins>
      <w:r>
        <w:t>.</w:t>
      </w:r>
      <w:del w:id="16978" w:author="GoldenCorpusHarness" w:date="2026-03-28T21:57:49Z">
        <w:r>
          <w:delText>6.2.9 Management of Gastrointestinal Perforation or Fistula Formation</w:delText>
        </w:r>
      </w:del>
    </w:p>
    <w:p ns2:paraId="5278EEEC" ns2:textId="64C715C0" w:rsidR="00502570" w:rsidRDefault="00CA7BB9" w:rsidP="008743C4">
      <w:pPr>
        <w:pStyle w:val="Paragraph0"/>
      </w:pPr>
      <w:del w:id="16979" w:author="GoldenCorpusHarness" w:date="2026-03-28T21:57:49Z">
        <w:r>
          <w:delText>Le</w:delText>
        </w:r>
      </w:del>
      <w:ins w:id="16980" w:author="GoldenCorpusHarness" w:date="2026-03-28T21:57:49Z">
        <w:r>
          <w:t>Complia</w:t>
        </w:r>
      </w:ins>
      <w:r>
        <w:t>n</w:t>
      </w:r>
      <w:del w:id="16981" w:author="GoldenCorpusHarness" w:date="2026-03-28T21:57:49Z">
        <w:r>
          <w:delText>vatinib should b</w:delText>
        </w:r>
      </w:del>
      <w:ins w:id="16982" w:author="GoldenCorpusHarness" w:date="2026-03-28T21:57:49Z">
        <w:r>
          <w:t>c</w:t>
        </w:r>
      </w:ins>
      <w:r>
        <w:t xml:space="preserve">e </w:t>
      </w:r>
      <w:ins w:id="16983" w:author="GoldenCorpusHarness" w:date="2026-03-28T21:57:49Z">
        <w:r>
          <w:t>with Law, Au</w:t>
        </w:r>
      </w:ins>
      <w:r>
        <w:t>di</w:t>
      </w:r>
      <w:del w:id="16984" w:author="GoldenCorpusHarness" w:date="2026-03-28T21:57:49Z">
        <w:r>
          <w:delText>scon</w:delText>
        </w:r>
      </w:del>
      <w:r>
        <w:t>t</w:t>
      </w:r>
      <w:del w:id="16985" w:author="GoldenCorpusHarness" w:date="2026-03-28T21:57:49Z">
        <w:r>
          <w:delText>inued in</w:delText>
        </w:r>
      </w:del>
      <w:ins w:id="16986" w:author="GoldenCorpusHarness" w:date="2026-03-28T21:57:49Z">
        <w:r>
          <w:t>,</w:t>
        </w:r>
      </w:ins>
      <w:r>
        <w:t xml:space="preserve"> an</w:t>
      </w:r>
      <w:del w:id="16987" w:author="GoldenCorpusHarness" w:date="2026-03-28T21:57:49Z">
        <w:r>
          <w:delText>y</w:delText>
        </w:r>
      </w:del>
      <w:ins w:id="16988" w:author="GoldenCorpusHarness" w:date="2026-03-28T21:57:49Z">
        <w:r>
          <w:t>d</w:t>
        </w:r>
      </w:ins>
      <w:r>
        <w:t xml:space="preserve"> </w:t>
      </w:r>
      <w:del w:id="16989" w:author="GoldenCorpusHarness" w:date="2026-03-28T21:57:49Z">
        <w:r>
          <w:delText>p</w:delText>
        </w:r>
      </w:del>
      <w:ins w:id="16990" w:author="GoldenCorpusHarness" w:date="2026-03-28T21:57:49Z">
        <w:r>
          <w:t>Deb</w:t>
        </w:r>
      </w:ins>
      <w:r>
        <w:t>ar</w:t>
      </w:r>
      <w:del w:id="16991" w:author="GoldenCorpusHarness" w:date="2026-03-28T21:57:49Z">
        <w:r>
          <w:delText>ticipa</w:delText>
        </w:r>
      </w:del>
      <w:ins w:id="16992" w:author="GoldenCorpusHarness" w:date="2026-03-28T21:57:49Z">
        <w:r>
          <w:t>me</w:t>
        </w:r>
      </w:ins>
      <w:r>
        <w:t>nt</w:t>
      </w:r>
      <w:del w:id="16993" w:author="GoldenCorpusHarness" w:date="2026-03-28T21:57:49Z">
        <w:r>
          <w:delText xml:space="preserve"> who develops gastrointestinal perforation of any grade or ≥Grade 3 fistula.</w:delText>
        </w:r>
      </w:del>
    </w:p>
    <w:p ns2:paraId="4DE66001" ns2:textId="0B9966F3" w:rsidR="000872F4" w:rsidRPr="00F04A44" w:rsidRDefault="000872F4" w:rsidP="000872F4">
      <w:pPr>
        <w:pStyle w:val="Heading3"/>
        <w:rPr>
          <w:rFonts w:cs="Times New Roman"/>
          <w:szCs w:val="20"/>
        </w:rPr>
      </w:pPr>
      <w:del w:id="16994" w:author="GoldenCorpusHarness" w:date="2026-03-28T21:57:49Z">
        <w:r>
          <w:delText>China</w:delText>
        </w:r>
      </w:del>
      <w:ins w:id="16995" w:author="GoldenCorpusHarness" w:date="2026-03-28T21:57:49Z">
        <w:r>
          <w:t>By signing this protocol, the investigator agrees to conduct the study in an efficient and diligent manner and in conformance with this protocol, generally accepted standards of GCP (eg, ICH GCP: Consolidated Guideline and other generally accepted standards of GCP), and all applicable federal, state, and local laws, rules, and regulations relating to the conduct of the clinical study.</w:t>
        </w:r>
      </w:ins>
    </w:p>
    <w:p ns2:paraId="22E53F38" ns2:textId="77777777" w:rsidR="00591DD7" w:rsidRPr="009E562D" w:rsidRDefault="00591DD7" w:rsidP="00591DD7">
      <w:pPr>
        <w:spacing w:after="160" w:line="259" w:lineRule="auto"/>
      </w:pPr>
      <w:ins w:id="16996" w:author="GoldenCorpusHarness" w:date="2026-03-28T21:57:49Z">
        <w:r>
          <w:t>The Code of Conduct, a collection of goals and considerations that govern the ethical and scientific conduct of clinical investigations sponsored by M</w:t>
        </w:r>
      </w:ins>
      <w:r>
        <w:t>S</w:t>
      </w:r>
      <w:del w:id="16997" w:author="GoldenCorpusHarness" w:date="2026-03-28T21:57:49Z">
        <w:r>
          <w:delText>ection 4</w:delText>
        </w:r>
      </w:del>
      <w:ins w:id="16998" w:author="GoldenCorpusHarness" w:date="2026-03-28T21:57:49Z">
        <w:r>
          <w:t>D, is provided in this appendix under the Code of Conduct for Clinical Trials</w:t>
        </w:r>
      </w:ins>
      <w:r>
        <w:t>.</w:t>
      </w:r>
      <w:del w:id="16999" w:author="GoldenCorpusHarness" w:date="2026-03-28T21:57:49Z">
        <w:r>
          <w:delText xml:space="preserve">1 Overall Design </w:delText>
        </w:r>
      </w:del>
    </w:p>
    <w:p ns2:paraId="3B0E8688" ns2:textId="1C5E7CAF" w:rsidR="00591DD7" w:rsidRDefault="00591DD7" w:rsidP="00591DD7">
      <w:pPr>
        <w:spacing w:after="160" w:line="259" w:lineRule="auto"/>
      </w:pPr>
      <w:del w:id="17000" w:author="GoldenCorpusHarness" w:date="2026-03-28T21:57:49Z">
        <w:r>
          <w:delText>After enro</w:delText>
        </w:r>
      </w:del>
      <w:ins w:id="17001" w:author="GoldenCorpusHarness" w:date="2026-03-28T21:57:49Z">
        <w:r>
          <w:t>The investigator agrees not to seek reimbursement from participants, their insurance providers, or from government programs for procedures inc</w:t>
        </w:r>
      </w:ins>
      <w:r>
        <w:t>l</w:t>
      </w:r>
      <w:del w:id="17002" w:author="GoldenCorpusHarness" w:date="2026-03-28T21:57:49Z">
        <w:r>
          <w:delText>lment of the glo</w:delText>
        </w:r>
      </w:del>
      <w:ins w:id="17003" w:author="GoldenCorpusHarness" w:date="2026-03-28T21:57:49Z">
        <w:r>
          <w:t>uded as part of the study reim</w:t>
        </w:r>
      </w:ins>
      <w:r>
        <w:t>b</w:t>
      </w:r>
      <w:del w:id="17004" w:author="GoldenCorpusHarness" w:date="2026-03-28T21:57:49Z">
        <w:r>
          <w:delText>al portion of the stud</w:delText>
        </w:r>
      </w:del>
      <w:ins w:id="17005" w:author="GoldenCorpusHarness" w:date="2026-03-28T21:57:49Z">
        <w:r>
          <w:t>ursed to the investigator b</w:t>
        </w:r>
      </w:ins>
      <w:r>
        <w:t xml:space="preserve">y </w:t>
      </w:r>
      <w:del w:id="17006" w:author="GoldenCorpusHarness" w:date="2026-03-28T21:57:49Z">
        <w:r>
          <w:delText>is complete, the study may remain open to enrollment in China alone until the target number of participants in China has been enrolled to meet local regulatory requirements</w:delText>
        </w:r>
      </w:del>
      <w:ins w:id="17007" w:author="GoldenCorpusHarness" w:date="2026-03-28T21:57:49Z">
        <w:r>
          <w:t>the Sponsor</w:t>
        </w:r>
      </w:ins>
      <w:r>
        <w:t>.</w:t>
      </w:r>
      <w:del w:id="17008" w:author="GoldenCorpusHarness" w:date="2026-03-28T21:57:49Z">
        <w:r>
          <w:delText xml:space="preserve"> </w:delText>
        </w:r>
      </w:del>
    </w:p>
    <w:p ns2:paraId="6A273C9D" ns2:textId="3115EF6C" w:rsidR="000872F4" w:rsidRDefault="00AB7688" w:rsidP="00AB7688">
      <w:pPr>
        <w:pStyle w:val="Paragraph0"/>
        <w:rPr>
          <w:b/>
          <w:bCs/>
        </w:rPr>
      </w:pPr>
      <w:ins w:id="17009" w:author="GoldenCorpusHarness" w:date="2026-03-28T21:57:49Z">
        <w:r>
          <w:t xml:space="preserve">The investigator will promptly inform the </w:t>
        </w:r>
      </w:ins>
      <w:r>
        <w:t>S</w:t>
      </w:r>
      <w:ins w:id="17010" w:author="GoldenCorpusHarness" w:date="2026-03-28T21:57:49Z">
        <w:r>
          <w:t>ponsor of any regulatory authority insp</w:t>
        </w:r>
      </w:ins>
      <w:r>
        <w:t xml:space="preserve">ection </w:t>
      </w:r>
      <w:del w:id="17011" w:author="GoldenCorpusHarness" w:date="2026-03-28T21:57:49Z">
        <w:r>
          <w:delText>8</w:delText>
        </w:r>
      </w:del>
      <w:ins w:id="17012" w:author="GoldenCorpusHarness" w:date="2026-03-28T21:57:49Z">
        <w:r>
          <w:t>conducted for this study</w:t>
        </w:r>
      </w:ins>
      <w:r>
        <w:t>.</w:t>
      </w:r>
      <w:del w:id="17013" w:author="GoldenCorpusHarness" w:date="2026-03-28T21:57:49Z">
        <w:r>
          <w:delText>8 Biomarkers</w:delText>
        </w:r>
      </w:del>
    </w:p>
    <w:p ns2:paraId="318EBE54" ns2:textId="1752CFBB" w:rsidR="00AB7688" w:rsidRPr="00AB7688" w:rsidRDefault="00AB7688" w:rsidP="00AB7688">
      <w:pPr>
        <w:pStyle w:val="Paragraph0"/>
      </w:pPr>
      <w:del w:id="17014" w:author="GoldenCorpusHarness" w:date="2026-03-28T21:57:49Z">
        <w:r>
          <w:delText>Bio</w:delText>
        </w:r>
      </w:del>
      <w:ins w:id="17015" w:author="GoldenCorpusHarness" w:date="2026-03-28T21:57:49Z">
        <w:r>
          <w:t>The investigator agrees to provide the Sponsor with relevant infor</w:t>
        </w:r>
      </w:ins>
      <w:r>
        <w:t>ma</w:t>
      </w:r>
      <w:del w:id="17016" w:author="GoldenCorpusHarness" w:date="2026-03-28T21:57:49Z">
        <w:r>
          <w:delText>rker sa</w:delText>
        </w:r>
      </w:del>
      <w:ins w:id="17017" w:author="GoldenCorpusHarness" w:date="2026-03-28T21:57:49Z">
        <w:r>
          <w:t>tion fro</w:t>
        </w:r>
      </w:ins>
      <w:r>
        <w:t>m</w:t>
      </w:r>
      <w:del w:id="17018" w:author="GoldenCorpusHarness" w:date="2026-03-28T21:57:49Z">
        <w:r>
          <w:delText xml:space="preserve">ple collection for participants enrolled in China </w:delText>
        </w:r>
      </w:del>
      <w:ins w:id="17019" w:author="GoldenCorpusHarness" w:date="2026-03-28T21:57:49Z">
        <w:r>
          <w:t xml:space="preserve"> inspection observations/findings to allo</w:t>
        </w:r>
      </w:ins>
      <w:r>
        <w:t>w</w:t>
      </w:r>
      <w:del w:id="17020" w:author="GoldenCorpusHarness" w:date="2026-03-28T21:57:49Z">
        <w:r>
          <w:delText>ill</w:delText>
        </w:r>
      </w:del>
      <w:ins w:id="17021" w:author="GoldenCorpusHarness" w:date="2026-03-28T21:57:49Z">
        <w:r>
          <w:t xml:space="preserve"> the Sponsor to assist in responding to any citations resulting from regulatory authority inspection and will provide the Sponsor with a copy of the proposed response for consultation</w:t>
        </w:r>
      </w:ins>
      <w:r>
        <w:t xml:space="preserve"> be</w:t>
      </w:r>
      <w:del w:id="17022" w:author="GoldenCorpusHarness" w:date="2026-03-28T21:57:49Z">
        <w:r>
          <w:delText xml:space="preserve"> dependent on approval </w:delText>
        </w:r>
      </w:del>
      <w:ins w:id="17023" w:author="GoldenCorpusHarness" w:date="2026-03-28T21:57:49Z">
        <w:r>
          <w:t>fore su</w:t>
        </w:r>
      </w:ins>
      <w:r>
        <w:t>b</w:t>
      </w:r>
      <w:del w:id="17024" w:author="GoldenCorpusHarness" w:date="2026-03-28T21:57:49Z">
        <w:r>
          <w:delText>y the Hu</w:delText>
        </w:r>
      </w:del>
      <w:r>
        <w:t>m</w:t>
      </w:r>
      <w:del w:id="17025" w:author="GoldenCorpusHarness" w:date="2026-03-28T21:57:49Z">
        <w:r>
          <w:delText>an Genetic Resources Administration of China</w:delText>
        </w:r>
      </w:del>
      <w:ins w:id="17026" w:author="GoldenCorpusHarness" w:date="2026-03-28T21:57:49Z">
        <w:r>
          <w:t>ission to the regulatory authority.</w:t>
        </w:r>
      </w:ins>
    </w:p>
    <w:p ns2:paraId="7AF34005" ns2:textId="1FE0BBDD" w:rsidR="00502570" w:rsidRDefault="00DA5E01" w:rsidP="00502570">
      <w:pPr>
        <w:pStyle w:val="Heading3"/>
      </w:pPr>
      <w:del w:id="17027" w:author="GoldenCorpusHarness" w:date="2026-03-28T21:57:49Z">
        <w:r>
          <w:delText>Ger</w:delText>
        </w:r>
      </w:del>
      <w:ins w:id="17028" w:author="GoldenCorpusHarness" w:date="2026-03-28T21:57:49Z">
        <w:r>
          <w:t>Persons debarred fro</w:t>
        </w:r>
      </w:ins>
      <w:r>
        <w:t>m</w:t>
      </w:r>
      <w:del w:id="17029" w:author="GoldenCorpusHarness" w:date="2026-03-28T21:57:49Z">
        <w:r>
          <w:delText>any</w:delText>
        </w:r>
      </w:del>
      <w:ins w:id="17030" w:author="GoldenCorpusHarness" w:date="2026-03-28T21:57:49Z">
        <w:r>
          <w:t xml:space="preserve">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ins>
    </w:p>
    <w:p ns2:paraId="493495A2" ns2:textId="77777777" w:rsidR="00A034ED" w:rsidRDefault="00502570" w:rsidP="00502570">
      <w:pPr>
        <w:pStyle w:val="Paragraph0"/>
      </w:pPr>
      <w:del w:id="17031" w:author="GoldenCorpusHarness" w:date="2026-03-28T21:57:49Z">
        <w:r>
          <w:delText>In</w:delText>
        </w:r>
      </w:del>
      <w:ins w:id="17032" w:author="GoldenCorpusHarness" w:date="2026-03-28T21:57:49Z">
        <w:r>
          <w:t>Data</w:t>
        </w:r>
      </w:ins>
      <w:r>
        <w:t xml:space="preserve"> </w:t>
      </w:r>
      <w:del w:id="17033" w:author="GoldenCorpusHarness" w:date="2026-03-28T21:57:49Z">
        <w:r>
          <w:delText>Ge</w:delText>
        </w:r>
      </w:del>
      <w:ins w:id="17034" w:author="GoldenCorpusHarness" w:date="2026-03-28T21:57:49Z">
        <w:r>
          <w:t>Quality Assu</w:t>
        </w:r>
      </w:ins>
      <w:r>
        <w:t>r</w:t>
      </w:r>
      <w:del w:id="17035" w:author="GoldenCorpusHarness" w:date="2026-03-28T21:57:49Z">
        <w:r>
          <w:delText>m</w:delText>
        </w:r>
      </w:del>
      <w:r>
        <w:t>an</w:t>
      </w:r>
      <w:del w:id="17036" w:author="GoldenCorpusHarness" w:date="2026-03-28T21:57:49Z">
        <w:r>
          <w:delText>y, the assessment that is in line with the standard of care is the ECHO scan. Therefore, in Germany, the participating sites will perform an ECHO scan as required per protocol. In the clinical study, the MUGA scan is not allowed in Germany as no German Federal Offi</w:delText>
        </w:r>
      </w:del>
      <w:r>
        <w:t>ce</w:t>
      </w:r>
      <w:del w:id="17037" w:author="GoldenCorpusHarness" w:date="2026-03-28T21:57:49Z">
        <w:r>
          <w:delText xml:space="preserve"> for Radiation Protection BfS (Bundesamt für Strahlenschutz) approval has been obtained for this assessment.</w:delText>
        </w:r>
      </w:del>
    </w:p>
    <w:p ns2:paraId="73D30EE4" ns2:textId="77777777" w:rsidR="00A034ED" w:rsidRDefault="00A034ED" w:rsidP="00A034ED">
      <w:pPr>
        <w:pStyle w:val="Heading3"/>
      </w:pPr>
      <w:del w:id="17038" w:author="GoldenCorpusHarness" w:date="2026-03-28T21:57:49Z">
        <w:r>
          <w:delText>Japan</w:delText>
        </w:r>
      </w:del>
      <w:ins w:id="17039" w:author="GoldenCorpusHarness" w:date="2026-03-28T21:57:49Z">
        <w:r>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ins>
    </w:p>
    <w:p ns2:paraId="02A7DF4F" ns2:textId="53372620" w:rsidR="00A034ED" w:rsidRPr="00A034ED" w:rsidRDefault="00A034ED" w:rsidP="00A034ED">
      <w:pPr>
        <w:pStyle w:val="Paragraph0"/>
        <w:rPr>
          <w:b/>
          <w:bCs/>
        </w:rPr>
      </w:pPr>
      <w:del w:id="17040" w:author="GoldenCorpusHarness" w:date="2026-03-28T21:57:49Z">
        <w:r>
          <w:delText>S</w:delText>
        </w:r>
      </w:del>
      <w:ins w:id="17041" w:author="GoldenCorpusHarness" w:date="2026-03-28T21:57:49Z">
        <w:r>
          <w:t>D</w:t>
        </w:r>
      </w:ins>
      <w:r>
        <w:t>e</w:t>
      </w:r>
      <w:del w:id="17042" w:author="GoldenCorpusHarness" w:date="2026-03-28T21:57:49Z">
        <w:r>
          <w:delText>c</w:delText>
        </w:r>
      </w:del>
      <w:ins w:id="17043" w:author="GoldenCorpusHarness" w:date="2026-03-28T21:57:49Z">
        <w:r>
          <w:t>tailed informa</w:t>
        </w:r>
      </w:ins>
      <w:r>
        <w:t xml:space="preserve">tion </w:t>
      </w:r>
      <w:del w:id="17044" w:author="GoldenCorpusHarness" w:date="2026-03-28T21:57:49Z">
        <w:r>
          <w:delText>6.1</w:delText>
        </w:r>
      </w:del>
      <w:ins w:id="17045" w:author="GoldenCorpusHarness" w:date="2026-03-28T21:57:49Z">
        <w:r>
          <w:t>regarding</w:t>
        </w:r>
      </w:ins>
      <w:r>
        <w:t xml:space="preserve"> </w:t>
      </w:r>
      <w:del w:id="17046" w:author="GoldenCorpusHarness" w:date="2026-03-28T21:57:49Z">
        <w:r>
          <w:delText>S</w:delText>
        </w:r>
      </w:del>
      <w:ins w:id="17047" w:author="GoldenCorpusHarness" w:date="2026-03-28T21:57:49Z">
        <w:r>
          <w:t>Da</w:t>
        </w:r>
      </w:ins>
      <w:r>
        <w:t>t</w:t>
      </w:r>
      <w:del w:id="17048" w:author="GoldenCorpusHarness" w:date="2026-03-28T21:57:49Z">
        <w:r>
          <w:delText>udy</w:delText>
        </w:r>
      </w:del>
      <w:ins w:id="17049" w:author="GoldenCorpusHarness" w:date="2026-03-28T21:57:49Z">
        <w:r>
          <w:t>a</w:t>
        </w:r>
      </w:ins>
      <w:r>
        <w:t xml:space="preserve"> </w:t>
      </w:r>
      <w:del w:id="17050" w:author="GoldenCorpusHarness" w:date="2026-03-28T21:57:49Z">
        <w:r>
          <w:delText>I</w:delText>
        </w:r>
      </w:del>
      <w:ins w:id="17051" w:author="GoldenCorpusHarness" w:date="2026-03-28T21:57:49Z">
        <w:r>
          <w:t>Ma</w:t>
        </w:r>
      </w:ins>
      <w:r>
        <w:t>n</w:t>
      </w:r>
      <w:del w:id="17052" w:author="GoldenCorpusHarness" w:date="2026-03-28T21:57:49Z">
        <w:r>
          <w:delText>t</w:delText>
        </w:r>
      </w:del>
      <w:ins w:id="17053" w:author="GoldenCorpusHarness" w:date="2026-03-28T21:57:49Z">
        <w:r>
          <w:t>ag</w:t>
        </w:r>
      </w:ins>
      <w:r>
        <w:t>e</w:t>
      </w:r>
      <w:del w:id="17054" w:author="GoldenCorpusHarness" w:date="2026-03-28T21:57:49Z">
        <w:r>
          <w:delText>rv</w:delText>
        </w:r>
      </w:del>
      <w:ins w:id="17055" w:author="GoldenCorpusHarness" w:date="2026-03-28T21:57:49Z">
        <w:r>
          <w:t>m</w:t>
        </w:r>
      </w:ins>
      <w:r>
        <w:t>ent</w:t>
      </w:r>
      <w:del w:id="17056" w:author="GoldenCorpusHarness" w:date="2026-03-28T21:57:49Z">
        <w:r>
          <w:delText>i</w:delText>
        </w:r>
      </w:del>
      <w:ins w:id="17057" w:author="GoldenCorpusHarness" w:date="2026-03-28T21:57:49Z">
        <w:r>
          <w:t xml:space="preserve"> pr</w:t>
        </w:r>
      </w:ins>
      <w:r>
        <w:t>o</w:t>
      </w:r>
      <w:del w:id="17058" w:author="GoldenCorpusHarness" w:date="2026-03-28T21:57:49Z">
        <w:r>
          <w:delText>n(</w:delText>
        </w:r>
      </w:del>
      <w:ins w:id="17059" w:author="GoldenCorpusHarness" w:date="2026-03-28T21:57:49Z">
        <w:r>
          <w:t>cedure</w:t>
        </w:r>
      </w:ins>
      <w:r>
        <w:t>s</w:t>
      </w:r>
      <w:del w:id="17060" w:author="GoldenCorpusHarness" w:date="2026-03-28T21:57:49Z">
        <w:r>
          <w:delText>)</w:delText>
        </w:r>
      </w:del>
      <w:r>
        <w:t xml:space="preserve"> </w:t>
      </w:r>
      <w:del w:id="17061" w:author="GoldenCorpusHarness" w:date="2026-03-28T21:57:49Z">
        <w:r>
          <w:delText>Admin</w:delText>
        </w:r>
      </w:del>
      <w:ins w:id="17062" w:author="GoldenCorpusHarness" w:date="2026-03-28T21:57:49Z">
        <w:r>
          <w:t>for th</w:t>
        </w:r>
      </w:ins>
      <w:r>
        <w:t>is</w:t>
      </w:r>
      <w:ins w:id="17063" w:author="GoldenCorpusHarness" w:date="2026-03-28T21:57:49Z">
        <w:r>
          <w:t xml:space="preserve"> protocol will be provided separa</w:t>
        </w:r>
      </w:ins>
      <w:r>
        <w:t>te</w:t>
      </w:r>
      <w:del w:id="17064" w:author="GoldenCorpusHarness" w:date="2026-03-28T21:57:49Z">
        <w:r>
          <w:delText>red</w:delText>
        </w:r>
      </w:del>
      <w:ins w:id="17065" w:author="GoldenCorpusHarness" w:date="2026-03-28T21:57:49Z">
        <w:r>
          <w:t>ly.</w:t>
        </w:r>
      </w:ins>
    </w:p>
    <w:p ns2:paraId="7AE86BAE" ns2:textId="4F4436C3" w:rsidR="00A034ED" w:rsidRDefault="00A034ED" w:rsidP="00A034ED">
      <w:pPr>
        <w:pStyle w:val="Paragraph0"/>
      </w:pPr>
      <w:r>
        <w:t>T</w:t>
      </w:r>
      <w:del w:id="17066" w:author="GoldenCorpusHarness" w:date="2026-03-28T21:57:49Z">
        <w:r>
          <w:delText>abl</w:delText>
        </w:r>
      </w:del>
      <w:ins w:id="17067" w:author="GoldenCorpusHarness" w:date="2026-03-28T21:57:49Z">
        <w:r>
          <w:t>h</w:t>
        </w:r>
      </w:ins>
      <w:r>
        <w:t xml:space="preserve">e </w:t>
      </w:r>
      <w:del w:id="17068" w:author="GoldenCorpusHarness" w:date="2026-03-28T21:57:49Z">
        <w:r>
          <w:delText>4</w:delText>
        </w:r>
      </w:del>
      <w:ins w:id="17069" w:author="GoldenCorpusHarness" w:date="2026-03-28T21:57:49Z">
        <w:r>
          <w:t>investigator</w:t>
        </w:r>
      </w:ins>
      <w:r>
        <w:t xml:space="preserve"> </w:t>
      </w:r>
      <w:del w:id="17070" w:author="GoldenCorpusHarness" w:date="2026-03-28T21:57:49Z">
        <w:r>
          <w:delText>–</w:delText>
        </w:r>
      </w:del>
      <w:ins w:id="17071" w:author="GoldenCorpusHarness" w:date="2026-03-28T21:57:49Z">
        <w:r>
          <w:t>must</w:t>
        </w:r>
      </w:ins>
      <w:r>
        <w:t xml:space="preserve"> </w:t>
      </w:r>
      <w:del w:id="17072" w:author="GoldenCorpusHarness" w:date="2026-03-28T21:57:49Z">
        <w:r>
          <w:delText>S</w:delText>
        </w:r>
      </w:del>
      <w:ins w:id="17073" w:author="GoldenCorpusHarness" w:date="2026-03-28T21:57:49Z">
        <w:r>
          <w:t>main</w:t>
        </w:r>
      </w:ins>
      <w:r>
        <w:t>t</w:t>
      </w:r>
      <w:ins w:id="17074" w:author="GoldenCorpusHarness" w:date="2026-03-28T21:57:49Z">
        <w:r>
          <w:t>ain acc</w:t>
        </w:r>
      </w:ins>
      <w:r>
        <w:t>u</w:t>
      </w:r>
      <w:ins w:id="17075" w:author="GoldenCorpusHarness" w:date="2026-03-28T21:57:49Z">
        <w:r>
          <w:t xml:space="preserve">rate </w:t>
        </w:r>
      </w:ins>
      <w:r>
        <w:t>d</w:t>
      </w:r>
      <w:del w:id="17076" w:author="GoldenCorpusHarness" w:date="2026-03-28T21:57:49Z">
        <w:r>
          <w:delText>y</w:delText>
        </w:r>
      </w:del>
      <w:ins w:id="17077" w:author="GoldenCorpusHarness" w:date="2026-03-28T21:57:49Z">
        <w:r>
          <w:t>ocumentation</w:t>
        </w:r>
      </w:ins>
      <w:r>
        <w:t xml:space="preserve"> </w:t>
      </w:r>
      <w:del w:id="17078" w:author="GoldenCorpusHarness" w:date="2026-03-28T21:57:49Z">
        <w:r>
          <w:delText>I</w:delText>
        </w:r>
      </w:del>
      <w:ins w:id="17079" w:author="GoldenCorpusHarness" w:date="2026-03-28T21:57:49Z">
        <w:r>
          <w:t>(source data) that supports the information e</w:t>
        </w:r>
      </w:ins>
      <w:r>
        <w:t>nter</w:t>
      </w:r>
      <w:del w:id="17080" w:author="GoldenCorpusHarness" w:date="2026-03-28T21:57:49Z">
        <w:r>
          <w:delText>v</w:delText>
        </w:r>
      </w:del>
      <w:r>
        <w:t>e</w:t>
      </w:r>
      <w:ins w:id="17081" w:author="GoldenCorpusHarness" w:date="2026-03-28T21:57:49Z">
        <w:r>
          <w:t>d i</w:t>
        </w:r>
      </w:ins>
      <w:r>
        <w:t>n</w:t>
      </w:r>
      <w:ins w:id="17082" w:author="GoldenCorpusHarness" w:date="2026-03-28T21:57:49Z">
        <w:r>
          <w:t xml:space="preserve"> </w:t>
        </w:r>
      </w:ins>
      <w:r>
        <w:t>t</w:t>
      </w:r>
      <w:del w:id="17083" w:author="GoldenCorpusHarness" w:date="2026-03-28T21:57:49Z">
        <w:r>
          <w:delText>ions</w:delText>
        </w:r>
      </w:del>
      <w:ins w:id="17084" w:author="GoldenCorpusHarness" w:date="2026-03-28T21:57:49Z">
        <w:r>
          <w:t>he CRF.</w:t>
        </w:r>
      </w:ins>
    </w:p>
    <w:p ns2:paraId="3BC0DBB9" ns2:textId="6225281B" w:rsidR="00DC422F" w:rsidRDefault="00A034ED" w:rsidP="00A034ED">
      <w:pPr>
        <w:pStyle w:val="Paragraph0"/>
      </w:pPr>
      <w:del w:id="17085" w:author="GoldenCorpusHarness" w:date="2026-03-28T21:57:49Z">
        <w:r>
          <w:delText>P</w:delText>
        </w:r>
      </w:del>
      <w:ins w:id="17086" w:author="GoldenCorpusHarness" w:date="2026-03-28T21:57:49Z">
        <w:r>
          <w:t>Th</w:t>
        </w:r>
      </w:ins>
      <w:r>
        <w:t>e</w:t>
      </w:r>
      <w:del w:id="17087" w:author="GoldenCorpusHarness" w:date="2026-03-28T21:57:49Z">
        <w:r>
          <w:delText>mbrolizumab IV used</w:delText>
        </w:r>
      </w:del>
      <w:r>
        <w:t xml:space="preserve"> in</w:t>
      </w:r>
      <w:ins w:id="17088" w:author="GoldenCorpusHarness" w:date="2026-03-28T21:57:49Z">
        <w:r>
          <w:t>vestigator</w:t>
        </w:r>
      </w:ins>
      <w:r>
        <w:t xml:space="preserve"> </w:t>
      </w:r>
      <w:ins w:id="17089" w:author="GoldenCorpusHarness" w:date="2026-03-28T21:57:49Z">
        <w:r>
          <w:t>mus</w:t>
        </w:r>
      </w:ins>
      <w:r>
        <w:t>t</w:t>
      </w:r>
      <w:del w:id="17090" w:author="GoldenCorpusHarness" w:date="2026-03-28T21:57:49Z">
        <w:r>
          <w:delText>h</w:delText>
        </w:r>
      </w:del>
      <w:ins w:id="17091" w:author="GoldenCorpusHarness" w:date="2026-03-28T21:57:49Z">
        <w:r>
          <w:t xml:space="preserve"> perm</w:t>
        </w:r>
      </w:ins>
      <w:r>
        <w:t>i</w:t>
      </w:r>
      <w:del w:id="17092" w:author="GoldenCorpusHarness" w:date="2026-03-28T21:57:49Z">
        <w:r>
          <w:delText>s</w:delText>
        </w:r>
      </w:del>
      <w:ins w:id="17093" w:author="GoldenCorpusHarness" w:date="2026-03-28T21:57:49Z">
        <w:r>
          <w:t>t</w:t>
        </w:r>
      </w:ins>
      <w:r>
        <w:t xml:space="preserve"> study</w:t>
      </w:r>
      <w:del w:id="17094" w:author="GoldenCorpusHarness" w:date="2026-03-28T21:57:49Z">
        <w:r>
          <w:delText xml:space="preserve"> is c</w:delText>
        </w:r>
      </w:del>
      <w:ins w:id="17095" w:author="GoldenCorpusHarness" w:date="2026-03-28T21:57:49Z">
        <w:r>
          <w:t>-rel</w:t>
        </w:r>
      </w:ins>
      <w:r>
        <w:t>ate</w:t>
      </w:r>
      <w:del w:id="17096" w:author="GoldenCorpusHarness" w:date="2026-03-28T21:57:49Z">
        <w:r>
          <w:delText>g</w:delText>
        </w:r>
      </w:del>
      <w:ins w:id="17097" w:author="GoldenCorpusHarness" w:date="2026-03-28T21:57:49Z">
        <w:r>
          <w:t>d monit</w:t>
        </w:r>
      </w:ins>
      <w:r>
        <w:t>ori</w:t>
      </w:r>
      <w:del w:id="17098" w:author="GoldenCorpusHarness" w:date="2026-03-28T21:57:49Z">
        <w:r>
          <w:delText>zed</w:delText>
        </w:r>
      </w:del>
      <w:ins w:id="17099" w:author="GoldenCorpusHarness" w:date="2026-03-28T21:57:49Z">
        <w:r>
          <w:t>ng,</w:t>
        </w:r>
      </w:ins>
      <w:r>
        <w:t xml:space="preserve"> a</w:t>
      </w:r>
      <w:ins w:id="17100" w:author="GoldenCorpusHarness" w:date="2026-03-28T21:57:49Z">
        <w:r>
          <w:t>udit</w:t>
        </w:r>
      </w:ins>
      <w:r>
        <w:t>s</w:t>
      </w:r>
      <w:ins w:id="17101" w:author="GoldenCorpusHarness" w:date="2026-03-28T21:57:49Z">
        <w:r>
          <w:t>,</w:t>
        </w:r>
      </w:ins>
      <w:r>
        <w:t xml:space="preserve"> </w:t>
      </w:r>
      <w:del w:id="17102" w:author="GoldenCorpusHarness" w:date="2026-03-28T21:57:49Z">
        <w:r>
          <w:delText>“p</w:delText>
        </w:r>
      </w:del>
      <w:ins w:id="17103" w:author="GoldenCorpusHarness" w:date="2026-03-28T21:57:49Z">
        <w:r>
          <w:t xml:space="preserve">IRB/IEC </w:t>
        </w:r>
      </w:ins>
      <w:r>
        <w:t>r</w:t>
      </w:r>
      <w:del w:id="17104" w:author="GoldenCorpusHarness" w:date="2026-03-28T21:57:49Z">
        <w:r>
          <w:delText>oduct(s)</w:delText>
        </w:r>
      </w:del>
      <w:ins w:id="17105" w:author="GoldenCorpusHarness" w:date="2026-03-28T21:57:49Z">
        <w:r>
          <w:t>eview,</w:t>
        </w:r>
      </w:ins>
      <w:r>
        <w:t xml:space="preserve"> </w:t>
      </w:r>
      <w:del w:id="17106" w:author="GoldenCorpusHarness" w:date="2026-03-28T21:57:49Z">
        <w:r>
          <w:delText>used in the clinical trial other th</w:delText>
        </w:r>
      </w:del>
      <w:r>
        <w:t>an</w:t>
      </w:r>
      <w:del w:id="17107" w:author="GoldenCorpusHarness" w:date="2026-03-28T21:57:49Z">
        <w:r>
          <w:delText xml:space="preserve"> test pro</w:delText>
        </w:r>
      </w:del>
      <w:r>
        <w:t>d</w:t>
      </w:r>
      <w:del w:id="17108" w:author="GoldenCorpusHarness" w:date="2026-03-28T21:57:49Z">
        <w:r>
          <w:delText>uct(s)” in Japan local</w:delText>
        </w:r>
      </w:del>
      <w:r>
        <w:t xml:space="preserve"> regulat</w:t>
      </w:r>
      <w:ins w:id="17109" w:author="GoldenCorpusHarness" w:date="2026-03-28T21:57:49Z">
        <w:r>
          <w:t>ory agency inspect</w:t>
        </w:r>
      </w:ins>
      <w:r>
        <w:t>ion</w:t>
      </w:r>
      <w:ins w:id="17110" w:author="GoldenCorpusHarness" w:date="2026-03-28T21:57:49Z">
        <w:r>
          <w:t>s and provide direct access to source data documents</w:t>
        </w:r>
      </w:ins>
      <w:r>
        <w:t>.</w:t>
      </w:r>
    </w:p>
    <w:p ns2:paraId="46808A32" ns2:textId="77777777" w:rsidR="00DC422F" w:rsidRDefault="00DC422F">
      <w:pPr>
        <w:rPr>
          <w:rFonts w:eastAsia="MS Gothic"/>
        </w:rPr>
      </w:pPr>
      <w:ins w:id="17111" w:author="GoldenCorpusHarness" w:date="2026-03-28T21:57:49Z">
        <w:r>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ins>
    </w:p>
    <w:p ns2:paraId="505BDC54" ns2:textId="131A35E3" w:rsidR="001F006A" w:rsidRDefault="001F006A" w:rsidP="001F006A">
      <w:pPr>
        <w:pStyle w:val="Heading3"/>
      </w:pPr>
      <w:del w:id="17112" w:author="GoldenCorpusHarness" w:date="2026-03-28T21:57:49Z">
        <w:r>
          <w:delText>UK</w:delText>
        </w:r>
      </w:del>
      <w:ins w:id="17113" w:author="GoldenCorpusHarness" w:date="2026-03-28T21:57:49Z">
        <w:r>
          <w:t>The Sponsor or designee is responsible for the data management of this study including quality checking of the data.</w:t>
        </w:r>
      </w:ins>
    </w:p>
    <w:p ns2:paraId="623F240D" ns2:textId="2FEA633B" w:rsidR="0079115E" w:rsidRDefault="0079115E" w:rsidP="000327FC">
      <w:pPr>
        <w:pStyle w:val="Paragraph0"/>
      </w:pPr>
      <w:r>
        <w:t>S</w:t>
      </w:r>
      <w:del w:id="17114" w:author="GoldenCorpusHarness" w:date="2026-03-28T21:57:49Z">
        <w:r>
          <w:delText>ection 6</w:delText>
        </w:r>
      </w:del>
      <w:ins w:id="17115" w:author="GoldenCorpusHarness" w:date="2026-03-28T21:57:49Z">
        <w:r>
          <w:t>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ins>
      <w:r>
        <w:t>.</w:t>
      </w:r>
      <w:del w:id="17116" w:author="GoldenCorpusHarness" w:date="2026-03-28T21:57:49Z">
        <w:r>
          <w:delText xml:space="preserve">5 Concomitant Therapy </w:delText>
        </w:r>
      </w:del>
    </w:p>
    <w:p ns2:paraId="32D2854E" ns2:textId="72AFEDB5" w:rsidR="00E21F43" w:rsidRDefault="00E21F43" w:rsidP="000327FC">
      <w:pPr>
        <w:pStyle w:val="Paragraph0"/>
      </w:pPr>
      <w:del w:id="17117" w:author="GoldenCorpusHarness" w:date="2026-03-28T21:57:49Z">
        <w:r>
          <w:delText>Listed</w:delText>
        </w:r>
      </w:del>
      <w:ins w:id="17118" w:author="GoldenCorpusHarness" w:date="2026-03-28T21:57:49Z">
        <w:r>
          <w:t>Records and documents, including participants’ documented informed consent, pertaining to the conduct of this study must</w:t>
        </w:r>
      </w:ins>
      <w:r>
        <w:t xml:space="preserve"> be</w:t>
      </w:r>
      <w:del w:id="17119" w:author="GoldenCorpusHarness" w:date="2026-03-28T21:57:49Z">
        <w:r>
          <w:delText>lo</w:delText>
        </w:r>
      </w:del>
      <w:ins w:id="17120" w:author="GoldenCorpusHarness" w:date="2026-03-28T21:57:49Z">
        <w:r>
          <w:t xml:space="preserve"> retained by the investigator for 15 years after study completion unless local regulations or institutional policies require a longer retention period. No records may be destroyed during the retention period </w:t>
        </w:r>
      </w:ins>
      <w:r>
        <w:t>w</w:t>
      </w:r>
      <w:del w:id="17121" w:author="GoldenCorpusHarness" w:date="2026-03-28T21:57:49Z">
        <w:r>
          <w:delText xml:space="preserve"> are specific concomitant therapies or </w:delText>
        </w:r>
      </w:del>
      <w:ins w:id="17122" w:author="GoldenCorpusHarness" w:date="2026-03-28T21:57:49Z">
        <w:r>
          <w:t>ithout the written appro</w:t>
        </w:r>
      </w:ins>
      <w:r>
        <w:t>va</w:t>
      </w:r>
      <w:del w:id="17123" w:author="GoldenCorpusHarness" w:date="2026-03-28T21:57:49Z">
        <w:r>
          <w:delText>ccinations that are prohi</w:delText>
        </w:r>
      </w:del>
      <w:ins w:id="17124" w:author="GoldenCorpusHarness" w:date="2026-03-28T21:57:49Z">
        <w:r>
          <w:t xml:space="preserve">l of the Sponsor. No records may </w:t>
        </w:r>
      </w:ins>
      <w:r>
        <w:t>b</w:t>
      </w:r>
      <w:del w:id="17125" w:author="GoldenCorpusHarness" w:date="2026-03-28T21:57:49Z">
        <w:r>
          <w:delText>ited during the study (exceptions noted):</w:delText>
        </w:r>
      </w:del>
      <w:ins w:id="17126" w:author="GoldenCorpusHarness" w:date="2026-03-28T21:57:49Z">
        <w:r>
          <w:t>e transferred to another location or party without written notification to the Sponsor.</w:t>
        </w:r>
      </w:ins>
    </w:p>
    <w:p ns2:paraId="5155F416" ns2:textId="1CCB002D" w:rsidR="000327FC" w:rsidRDefault="000327FC" w:rsidP="003568E9">
      <w:pPr>
        <w:pStyle w:val="Paragraph0"/>
        <w:numPr>
          <w:ilvl w:val="0"/>
          <w:numId w:val="57"/>
        </w:numPr>
        <w:rPr>
          <w:b/>
          <w:bCs/>
        </w:rPr>
      </w:pPr>
      <w:del w:id="17127" w:author="GoldenCorpusHarness" w:date="2026-03-28T21:57:49Z">
        <w:r>
          <w:delText>Liv</w:delText>
        </w:r>
      </w:del>
      <w:ins w:id="17128" w:author="GoldenCorpusHarness" w:date="2026-03-28T21:57:49Z">
        <w:r>
          <w:t>Sourc</w:t>
        </w:r>
      </w:ins>
      <w:r>
        <w:t xml:space="preserve">e </w:t>
      </w:r>
      <w:del w:id="17129" w:author="GoldenCorpusHarness" w:date="2026-03-28T21:57:49Z">
        <w:r>
          <w:delText>va</w:delText>
        </w:r>
      </w:del>
      <w:ins w:id="17130" w:author="GoldenCorpusHarness" w:date="2026-03-28T21:57:49Z">
        <w:r>
          <w:t>Do</w:t>
        </w:r>
      </w:ins>
      <w:r>
        <w:t>c</w:t>
      </w:r>
      <w:del w:id="17131" w:author="GoldenCorpusHarness" w:date="2026-03-28T21:57:49Z">
        <w:r>
          <w:delText xml:space="preserve">cines </w:delText>
        </w:r>
      </w:del>
      <w:ins w:id="17132" w:author="GoldenCorpusHarness" w:date="2026-03-28T21:57:49Z">
        <w:r>
          <w:t>u</w:t>
        </w:r>
      </w:ins>
      <w:r>
        <w:t>m</w:t>
      </w:r>
      <w:del w:id="17133" w:author="GoldenCorpusHarness" w:date="2026-03-28T21:57:49Z">
        <w:r>
          <w:delText>ust not be administered for 90 days after the last dose of study interv</w:delText>
        </w:r>
      </w:del>
      <w:r>
        <w:t>ent</w:t>
      </w:r>
      <w:del w:id="17134" w:author="GoldenCorpusHarness" w:date="2026-03-28T21:57:49Z">
        <w:r>
          <w:delText>ion. Refer to Section 6.5 for information on COVID-19 vaccine</w:delText>
        </w:r>
      </w:del>
      <w:r>
        <w:t>s</w:t>
      </w:r>
      <w:del w:id="17135" w:author="GoldenCorpusHarness" w:date="2026-03-28T21:57:49Z">
        <w:r>
          <w:delText>.</w:delText>
        </w:r>
      </w:del>
    </w:p>
    <w:p ns2:paraId="2FD0EC91" ns2:textId="7C7FDE13" w:rsidR="008743C4" w:rsidRPr="000327FC" w:rsidRDefault="000327FC" w:rsidP="003568E9">
      <w:pPr>
        <w:pStyle w:val="Paragraph0"/>
        <w:ind w:left="720"/>
      </w:pPr>
      <w:del w:id="17136" w:author="GoldenCorpusHarness" w:date="2026-03-28T21:57:49Z">
        <w:r>
          <w:delText>Note:  An</w:delText>
        </w:r>
      </w:del>
      <w:ins w:id="17137" w:author="GoldenCorpusHarness" w:date="2026-03-28T21:57:49Z">
        <w:r>
          <w:t>Source documents provide evidence for the existence of the participant and substantiate the integrit</w:t>
        </w:r>
      </w:ins>
      <w:r>
        <w:t xml:space="preserve">y </w:t>
      </w:r>
      <w:del w:id="17138" w:author="GoldenCorpusHarness" w:date="2026-03-28T21:57:49Z">
        <w:r>
          <w:delText>licensed</w:delText>
        </w:r>
      </w:del>
      <w:ins w:id="17139" w:author="GoldenCorpusHarness" w:date="2026-03-28T21:57:49Z">
        <w:r>
          <w:t>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w:t>
        </w:r>
      </w:ins>
      <w:r>
        <w:t xml:space="preserve"> C</w:t>
      </w:r>
      <w:del w:id="17140" w:author="GoldenCorpusHarness" w:date="2026-03-28T21:57:49Z">
        <w:r>
          <w:delText>OVID-19</w:delText>
        </w:r>
      </w:del>
      <w:ins w:id="17141" w:author="GoldenCorpusHarness" w:date="2026-03-28T21:57:49Z">
        <w:r>
          <w:t>hanges to source data should be traceable, should not obscure the original entry, and should be explained if necessary (eg,</w:t>
        </w:r>
      </w:ins>
      <w:r>
        <w:t xml:space="preserve"> v</w:t>
      </w:r>
      <w:del w:id="17142" w:author="GoldenCorpusHarness" w:date="2026-03-28T21:57:49Z">
        <w:r>
          <w:delText>accine (including</w:delText>
        </w:r>
      </w:del>
      <w:ins w:id="17143" w:author="GoldenCorpusHarness" w:date="2026-03-28T21:57:49Z">
        <w:r>
          <w:t>ia an audit trail). Source documents are</w:t>
        </w:r>
      </w:ins>
      <w:r>
        <w:t xml:space="preserve"> f</w:t>
      </w:r>
      <w:del w:id="17144" w:author="GoldenCorpusHarness" w:date="2026-03-28T21:57:49Z">
        <w:r>
          <w:delText xml:space="preserve">or Emergency Use) in a particular country is allowed in the study as long as they are mRNA </w:delText>
        </w:r>
      </w:del>
      <w:ins w:id="17145" w:author="GoldenCorpusHarness" w:date="2026-03-28T21:57:49Z">
        <w:r>
          <w:t>iled at the in</w:t>
        </w:r>
      </w:ins>
      <w:r>
        <w:t>v</w:t>
      </w:r>
      <w:del w:id="17146" w:author="GoldenCorpusHarness" w:date="2026-03-28T21:57:49Z">
        <w:r>
          <w:delText>accines, replication-incompetent adenoviral vaccines, or inactivated vaccines</w:delText>
        </w:r>
      </w:del>
      <w:ins w:id="17147" w:author="GoldenCorpusHarness" w:date="2026-03-28T21:57:49Z">
        <w:r>
          <w:t>estigator’s site</w:t>
        </w:r>
      </w:ins>
      <w:r>
        <w:t>.</w:t>
      </w:r>
      <w:del w:id="17148" w:author="GoldenCorpusHarness" w:date="2026-03-28T21:57:49Z">
        <w:r>
          <w:delText xml:space="preserve"> These vaccines will be treated just as any other concomitant therapy.</w:delText>
        </w:r>
      </w:del>
    </w:p>
    <w:bookmarkEnd w:id="417"/>
    <w:p ns2:paraId="681B74EA" ns2:textId="77777777" w:rsidR="009D1E84" w:rsidRDefault="009D1E84">
      <w:pPr>
        <w:rPr>
          <w:rFonts w:eastAsia="MS Gothic"/>
        </w:rPr>
      </w:pPr>
      <w:ins w:id="17149" w:author="GoldenCorpusHarness" w:date="2026-03-28T21:57:49Z">
        <w:r>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ins>
    </w:p>
    <w:p ns2:paraId="367CFE70" ns2:textId="5492A25F" w:rsidR="00D80FE3" w:rsidRPr="00D86C9D" w:rsidRDefault="00D80FE3" w:rsidP="00D80FE3">
      <w:pPr>
        <w:pStyle w:val="Heading2"/>
      </w:pPr>
      <w:del w:id="17150" w:author="GoldenCorpusHarness" w:date="2026-03-28T21:57:49Z">
        <w:r>
          <w:delText>Appe</w:delText>
        </w:r>
      </w:del>
      <w:ins w:id="17151" w:author="GoldenCorpusHarness" w:date="2026-03-28T21:57:49Z">
        <w:r>
          <w:t>Study a</w:t>
        </w:r>
      </w:ins>
      <w:r>
        <w:t>nd</w:t>
      </w:r>
      <w:ins w:id="17152" w:author="GoldenCorpusHarness" w:date="2026-03-28T21:57:49Z">
        <w:r>
          <w:t xml:space="preserve"> S</w:t>
        </w:r>
      </w:ins>
      <w:r>
        <w:t>i</w:t>
      </w:r>
      <w:del w:id="17153" w:author="GoldenCorpusHarness" w:date="2026-03-28T21:57:49Z">
        <w:r>
          <w:delText>x 8: Descrip</w:delText>
        </w:r>
      </w:del>
      <w:r>
        <w:t>t</w:t>
      </w:r>
      <w:del w:id="17154" w:author="GoldenCorpusHarness" w:date="2026-03-28T21:57:49Z">
        <w:r>
          <w:delText>ion of th</w:delText>
        </w:r>
      </w:del>
      <w:r>
        <w:t xml:space="preserve">e </w:t>
      </w:r>
      <w:del w:id="17155" w:author="GoldenCorpusHarness" w:date="2026-03-28T21:57:49Z">
        <w:r>
          <w:delText>iRE</w:delText>
        </w:r>
      </w:del>
      <w:r>
        <w:t>C</w:t>
      </w:r>
      <w:del w:id="17156" w:author="GoldenCorpusHarness" w:date="2026-03-28T21:57:49Z">
        <w:r>
          <w:delText>IST Pr</w:delText>
        </w:r>
      </w:del>
      <w:ins w:id="17157" w:author="GoldenCorpusHarness" w:date="2026-03-28T21:57:49Z">
        <w:r>
          <w:t>l</w:t>
        </w:r>
      </w:ins>
      <w:r>
        <w:t>o</w:t>
      </w:r>
      <w:del w:id="17158" w:author="GoldenCorpusHarness" w:date="2026-03-28T21:57:49Z">
        <w:r>
          <w:delText>ce</w:delText>
        </w:r>
      </w:del>
      <w:r>
        <w:t>s</w:t>
      </w:r>
      <w:del w:id="17159" w:author="GoldenCorpusHarness" w:date="2026-03-28T21:57:49Z">
        <w:r>
          <w:delText>s for Assessment of Disease Prog</w:delText>
        </w:r>
      </w:del>
      <w:ins w:id="17160" w:author="GoldenCorpusHarness" w:date="2026-03-28T21:57:49Z">
        <w:r>
          <w:t>u</w:t>
        </w:r>
      </w:ins>
      <w:r>
        <w:t>re</w:t>
      </w:r>
      <w:del w:id="17161" w:author="GoldenCorpusHarness" w:date="2026-03-28T21:57:49Z">
        <w:r>
          <w:delText xml:space="preserve">ssion </w:delText>
        </w:r>
      </w:del>
    </w:p>
    <w:p ns2:paraId="481B7E6C" ns2:textId="5B4CAA07" w:rsidR="00D80FE3" w:rsidRPr="009F004B" w:rsidRDefault="007F2534" w:rsidP="00D80FE3">
      <w:pPr>
        <w:pStyle w:val="Paragraph0"/>
        <w:rPr>
          <w:rFonts w:cs="Arial"/>
          <w:bCs/>
          <w:iCs/>
          <w:szCs w:val="48"/>
        </w:rPr>
      </w:pPr>
      <w:del w:id="17162" w:author="GoldenCorpusHarness" w:date="2026-03-28T21:57:49Z">
        <w:r>
          <w:delText>Not</w:delText>
        </w:r>
      </w:del>
      <w:ins w:id="17163" w:author="GoldenCorpusHarness" w:date="2026-03-28T21:57:49Z">
        <w:r>
          <w:t>The Sponsor or its designee may stop the study or study-site participation in the study for medical, safety, regulatory, administrative, or other reasons consistent with</w:t>
        </w:r>
      </w:ins>
      <w:r>
        <w:t xml:space="preserve"> applicable</w:t>
      </w:r>
      <w:ins w:id="17164" w:author="GoldenCorpusHarness" w:date="2026-03-28T21:57:49Z">
        <w:r>
          <w:t xml:space="preserve"> laws, regulations, and GCP</w:t>
        </w:r>
      </w:ins>
      <w:r>
        <w:t>.</w:t>
      </w:r>
    </w:p>
    <w:p ns2:paraId="3F375D4A" ns2:textId="51D72AE5" w:rsidR="008F31FD" w:rsidRDefault="008F31FD" w:rsidP="00EC3486">
      <w:pPr>
        <w:pStyle w:val="Heading2"/>
        <w:pageBreakBefore/>
      </w:pPr>
      <w:del w:id="17165" w:author="GoldenCorpusHarness" w:date="2026-03-28T21:57:49Z">
        <w:r>
          <w:delText>App</w:delText>
        </w:r>
      </w:del>
      <w:ins w:id="17166" w:author="GoldenCorpusHarness" w:date="2026-03-28T21:57:49Z">
        <w:r>
          <w:t>In the ev</w:t>
        </w:r>
      </w:ins>
      <w:r>
        <w:t>en</w:t>
      </w:r>
      <w:del w:id="17167" w:author="GoldenCorpusHarness" w:date="2026-03-28T21:57:49Z">
        <w:r>
          <w:delText>dix</w:delText>
        </w:r>
      </w:del>
      <w:ins w:id="17168" w:author="GoldenCorpusHarness" w:date="2026-03-28T21:57:49Z">
        <w:r>
          <w:t>t</w:t>
        </w:r>
      </w:ins>
      <w:r>
        <w:t xml:space="preserve"> </w:t>
      </w:r>
      <w:del w:id="17169" w:author="GoldenCorpusHarness" w:date="2026-03-28T21:57:49Z">
        <w:r>
          <w:delText>9: ECOG Performanc</w:delText>
        </w:r>
      </w:del>
      <w:ins w:id="17170" w:author="GoldenCorpusHarness" w:date="2026-03-28T21:57:49Z">
        <w:r>
          <w:t>th</w:t>
        </w:r>
      </w:ins>
      <w:r>
        <w:t>e S</w:t>
      </w:r>
      <w:del w:id="17171" w:author="GoldenCorpusHarness" w:date="2026-03-28T21:57:49Z">
        <w:r>
          <w:delText>t</w:delText>
        </w:r>
      </w:del>
      <w:ins w:id="17172" w:author="GoldenCorpusHarness" w:date="2026-03-28T21:57:49Z">
        <w:r>
          <w:t>ponsor prem</w:t>
        </w:r>
      </w:ins>
      <w:r>
        <w:t>atu</w:t>
      </w:r>
      <w:ins w:id="17173" w:author="GoldenCorpusHarness" w:date="2026-03-28T21:57:49Z">
        <w:r>
          <w:t>rely terminate</w:t>
        </w:r>
      </w:ins>
      <w:r>
        <w:t>s</w:t>
      </w:r>
      <w:ins w:id="17174" w:author="GoldenCorpusHarness" w:date="2026-03-28T21:57:49Z">
        <w:r>
          <w:t xml:space="preserve"> a particular study site, the Sponsor or designee will promptly notify that study site’s IRB/IEC as specified by applicable regulatory requirement(s).</w:t>
        </w:r>
      </w:ins>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7980"/>
      </w:tblGrid>
      <w:tr w:rsidR="008F31FD" w:rsidRPr="008F31FD" ns2:paraId="6C25306E" ns2:textId="77777777" w:rsidTr="004844C9">
        <w:tc>
          <w:tcPr>
            <w:tcW w:w="100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ns2:paraId="56DDC7BA" ns2:textId="77777777" w:rsidR="008F31FD" w:rsidRPr="008F31FD" w:rsidRDefault="008F31FD" w:rsidP="008F31FD">
            <w:pPr>
              <w:jc w:val="both"/>
              <w:rPr>
                <w:rFonts w:eastAsia="SimSun"/>
              </w:rPr>
            </w:pPr>
            <w:r w:rsidRPr="008F31FD">
              <w:rPr>
                <w:rFonts w:eastAsia="SimSun"/>
              </w:rPr>
              <w:t>GRADE</w:t>
            </w:r>
          </w:p>
        </w:tc>
        <w:tc>
          <w:tcPr>
            <w:tcW w:w="8160"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vAlign w:val="center"/>
            <w:hideMark/>
          </w:tcPr>
          <w:p ns2:paraId="1543FBF2" ns2:textId="77777777" w:rsidR="008F31FD" w:rsidRPr="008F31FD" w:rsidRDefault="008F31FD" w:rsidP="008F31FD">
            <w:pPr>
              <w:jc w:val="both"/>
              <w:rPr>
                <w:rFonts w:eastAsia="SimSun"/>
              </w:rPr>
            </w:pPr>
            <w:r w:rsidRPr="008F31FD">
              <w:rPr>
                <w:rFonts w:eastAsia="SimSun"/>
              </w:rPr>
              <w:t>ECOG PERFORMANCE STATUS</w:t>
            </w:r>
          </w:p>
        </w:tc>
      </w:tr>
      <w:tr w:rsidR="008F31FD" w:rsidRPr="008F31FD" ns2:paraId="074316BA" ns2:textId="77777777" w:rsidTr="004844C9">
        <w:tc>
          <w:tcPr>
            <w:tcW w:w="1005" w:type="dxa"/>
            <w:tcBorders>
              <w:top w:val="single" w:sz="6" w:space="0" w:color="auto"/>
            </w:tcBorders>
            <w:tcMar>
              <w:top w:w="150" w:type="dxa"/>
              <w:left w:w="75" w:type="dxa"/>
              <w:bottom w:w="150" w:type="dxa"/>
              <w:right w:w="75" w:type="dxa"/>
            </w:tcMar>
            <w:vAlign w:val="center"/>
            <w:hideMark/>
          </w:tcPr>
          <w:p ns2:paraId="69BFCAAB" ns2:textId="77777777" w:rsidR="008F31FD" w:rsidRPr="008F31FD" w:rsidRDefault="008F31FD" w:rsidP="008F31FD">
            <w:pPr>
              <w:jc w:val="center"/>
              <w:rPr>
                <w:rFonts w:eastAsia="SimSun"/>
              </w:rPr>
            </w:pPr>
            <w:r w:rsidRPr="008F31FD">
              <w:rPr>
                <w:rFonts w:eastAsia="SimSun"/>
              </w:rPr>
              <w:t>0</w:t>
            </w:r>
          </w:p>
        </w:tc>
        <w:tc>
          <w:tcPr>
            <w:tcW w:w="8160" w:type="dxa"/>
            <w:tcBorders>
              <w:top w:val="single" w:sz="6" w:space="0" w:color="auto"/>
            </w:tcBorders>
            <w:tcMar>
              <w:top w:w="150" w:type="dxa"/>
              <w:left w:w="75" w:type="dxa"/>
              <w:bottom w:w="150" w:type="dxa"/>
              <w:right w:w="75" w:type="dxa"/>
            </w:tcMar>
            <w:vAlign w:val="center"/>
            <w:hideMark/>
          </w:tcPr>
          <w:p ns2:paraId="7DCEF2BC" ns2:textId="2723B2CD" w:rsidR="008F31FD" w:rsidRPr="008F31FD" w:rsidRDefault="008F31FD" w:rsidP="008F31FD">
            <w:pPr>
              <w:ind w:right="118"/>
              <w:jc w:val="both"/>
              <w:rPr>
                <w:rFonts w:eastAsia="SimSun"/>
              </w:rPr>
            </w:pPr>
            <w:r w:rsidRPr="008F31FD">
              <w:rPr>
                <w:rFonts w:eastAsia="SimSun"/>
              </w:rPr>
              <w:t>Fully active, able to carry on all pre-disease performance without restriction</w:t>
            </w:r>
          </w:p>
        </w:tc>
      </w:tr>
      <w:tr w:rsidR="008F31FD" w:rsidRPr="008F31FD" ns2:paraId="5602707D" ns2:textId="77777777" w:rsidTr="004844C9">
        <w:tc>
          <w:tcPr>
            <w:tcW w:w="1005" w:type="dxa"/>
            <w:tcMar>
              <w:top w:w="150" w:type="dxa"/>
              <w:left w:w="75" w:type="dxa"/>
              <w:bottom w:w="150" w:type="dxa"/>
              <w:right w:w="75" w:type="dxa"/>
            </w:tcMar>
            <w:vAlign w:val="center"/>
            <w:hideMark/>
          </w:tcPr>
          <w:p ns2:paraId="33CB9DEF" ns2:textId="77777777" w:rsidR="008F31FD" w:rsidRPr="008F31FD" w:rsidRDefault="008F31FD" w:rsidP="008F31FD">
            <w:pPr>
              <w:jc w:val="center"/>
              <w:rPr>
                <w:rFonts w:eastAsia="SimSun"/>
              </w:rPr>
            </w:pPr>
            <w:r w:rsidRPr="008F31FD">
              <w:rPr>
                <w:rFonts w:eastAsia="SimSun"/>
              </w:rPr>
              <w:t>1</w:t>
            </w:r>
          </w:p>
        </w:tc>
        <w:tc>
          <w:tcPr>
            <w:tcW w:w="8160" w:type="dxa"/>
            <w:tcMar>
              <w:top w:w="150" w:type="dxa"/>
              <w:left w:w="75" w:type="dxa"/>
              <w:bottom w:w="150" w:type="dxa"/>
              <w:right w:w="75" w:type="dxa"/>
            </w:tcMar>
            <w:vAlign w:val="center"/>
            <w:hideMark/>
          </w:tcPr>
          <w:p ns2:paraId="2576B4CA" ns2:textId="09AC410D" w:rsidR="008F31FD" w:rsidRPr="008F31FD" w:rsidRDefault="008F31FD" w:rsidP="008F31FD">
            <w:pPr>
              <w:ind w:right="118"/>
              <w:jc w:val="both"/>
              <w:rPr>
                <w:rFonts w:eastAsia="SimSun"/>
              </w:rPr>
            </w:pPr>
            <w:r w:rsidRPr="008F31FD">
              <w:rPr>
                <w:rFonts w:eastAsia="SimSun"/>
              </w:rPr>
              <w:t>Restricted in physically strenuous activity but ambulatory and able to carry out work of a light or sedentary nature, eg, light house work, office work</w:t>
            </w:r>
          </w:p>
        </w:tc>
      </w:tr>
      <w:tr w:rsidR="008F31FD" w:rsidRPr="008F31FD" ns2:paraId="16330106" ns2:textId="77777777" w:rsidTr="004844C9">
        <w:tc>
          <w:tcPr>
            <w:tcW w:w="1005" w:type="dxa"/>
            <w:tcMar>
              <w:top w:w="150" w:type="dxa"/>
              <w:left w:w="75" w:type="dxa"/>
              <w:bottom w:w="150" w:type="dxa"/>
              <w:right w:w="75" w:type="dxa"/>
            </w:tcMar>
            <w:vAlign w:val="center"/>
            <w:hideMark/>
          </w:tcPr>
          <w:p ns2:paraId="36A253B6" ns2:textId="77777777" w:rsidR="008F31FD" w:rsidRPr="008F31FD" w:rsidRDefault="008F31FD" w:rsidP="008F31FD">
            <w:pPr>
              <w:jc w:val="center"/>
              <w:rPr>
                <w:rFonts w:eastAsia="SimSun"/>
              </w:rPr>
            </w:pPr>
            <w:r w:rsidRPr="008F31FD">
              <w:rPr>
                <w:rFonts w:eastAsia="SimSun"/>
              </w:rPr>
              <w:t>2</w:t>
            </w:r>
          </w:p>
        </w:tc>
        <w:tc>
          <w:tcPr>
            <w:tcW w:w="8160" w:type="dxa"/>
            <w:tcMar>
              <w:top w:w="150" w:type="dxa"/>
              <w:left w:w="75" w:type="dxa"/>
              <w:bottom w:w="150" w:type="dxa"/>
              <w:right w:w="75" w:type="dxa"/>
            </w:tcMar>
            <w:vAlign w:val="center"/>
            <w:hideMark/>
          </w:tcPr>
          <w:p ns2:paraId="0C7240F7" ns2:textId="1F8F174D" w:rsidR="008F31FD" w:rsidRPr="008F31FD" w:rsidRDefault="008F31FD" w:rsidP="008F31FD">
            <w:pPr>
              <w:ind w:right="118"/>
              <w:jc w:val="both"/>
              <w:rPr>
                <w:rFonts w:eastAsia="SimSun"/>
              </w:rPr>
            </w:pPr>
            <w:r w:rsidRPr="008F31FD">
              <w:rPr>
                <w:rFonts w:eastAsia="SimSun"/>
              </w:rPr>
              <w:t>Ambulatory and capable of all self</w:t>
            </w:r>
            <w:r w:rsidR="00FF0E79">
              <w:rPr>
                <w:rFonts w:eastAsia="SimSun"/>
              </w:rPr>
              <w:t>-care</w:t>
            </w:r>
            <w:r w:rsidRPr="008F31FD">
              <w:rPr>
                <w:rFonts w:eastAsia="SimSun"/>
              </w:rPr>
              <w:t xml:space="preserve"> but unable to carry out any work activities; up and about more than 50% of waking hours</w:t>
            </w:r>
          </w:p>
        </w:tc>
      </w:tr>
      <w:tr w:rsidR="008F31FD" w:rsidRPr="008F31FD" ns2:paraId="03098234" ns2:textId="77777777" w:rsidTr="004844C9">
        <w:tc>
          <w:tcPr>
            <w:tcW w:w="1005" w:type="dxa"/>
            <w:tcMar>
              <w:top w:w="150" w:type="dxa"/>
              <w:left w:w="75" w:type="dxa"/>
              <w:bottom w:w="150" w:type="dxa"/>
              <w:right w:w="75" w:type="dxa"/>
            </w:tcMar>
            <w:vAlign w:val="center"/>
            <w:hideMark/>
          </w:tcPr>
          <w:p ns2:paraId="3DBB0CFC" ns2:textId="77777777" w:rsidR="008F31FD" w:rsidRPr="008F31FD" w:rsidRDefault="008F31FD" w:rsidP="008F31FD">
            <w:pPr>
              <w:jc w:val="center"/>
              <w:rPr>
                <w:rFonts w:eastAsia="SimSun"/>
              </w:rPr>
            </w:pPr>
            <w:r w:rsidRPr="008F31FD">
              <w:rPr>
                <w:rFonts w:eastAsia="SimSun"/>
              </w:rPr>
              <w:t>3</w:t>
            </w:r>
          </w:p>
        </w:tc>
        <w:tc>
          <w:tcPr>
            <w:tcW w:w="8160" w:type="dxa"/>
            <w:tcMar>
              <w:top w:w="150" w:type="dxa"/>
              <w:left w:w="75" w:type="dxa"/>
              <w:bottom w:w="150" w:type="dxa"/>
              <w:right w:w="75" w:type="dxa"/>
            </w:tcMar>
            <w:vAlign w:val="center"/>
            <w:hideMark/>
          </w:tcPr>
          <w:p ns2:paraId="4BEDF62A" ns2:textId="4F7D9A9F" w:rsidR="008F31FD" w:rsidRPr="008F31FD" w:rsidRDefault="008F31FD" w:rsidP="008F31FD">
            <w:pPr>
              <w:ind w:right="118"/>
              <w:jc w:val="both"/>
              <w:rPr>
                <w:rFonts w:eastAsia="SimSun"/>
              </w:rPr>
            </w:pPr>
            <w:r w:rsidRPr="008F31FD">
              <w:rPr>
                <w:rFonts w:eastAsia="SimSun"/>
              </w:rPr>
              <w:t>Capable of only limited self</w:t>
            </w:r>
            <w:r w:rsidR="00FF0E79">
              <w:rPr>
                <w:rFonts w:eastAsia="SimSun"/>
              </w:rPr>
              <w:t>-care</w:t>
            </w:r>
            <w:r w:rsidRPr="008F31FD">
              <w:rPr>
                <w:rFonts w:eastAsia="SimSun"/>
              </w:rPr>
              <w:t>; confined to bed or chair more than 50% of waking hours</w:t>
            </w:r>
          </w:p>
        </w:tc>
      </w:tr>
      <w:tr w:rsidR="008F31FD" w:rsidRPr="008F31FD" ns2:paraId="65CFA7A8" ns2:textId="77777777" w:rsidTr="004844C9">
        <w:tc>
          <w:tcPr>
            <w:tcW w:w="1005" w:type="dxa"/>
            <w:tcMar>
              <w:top w:w="150" w:type="dxa"/>
              <w:left w:w="75" w:type="dxa"/>
              <w:bottom w:w="150" w:type="dxa"/>
              <w:right w:w="75" w:type="dxa"/>
            </w:tcMar>
            <w:vAlign w:val="center"/>
            <w:hideMark/>
          </w:tcPr>
          <w:p ns2:paraId="1ED4A94F" ns2:textId="77777777" w:rsidR="008F31FD" w:rsidRPr="008F31FD" w:rsidRDefault="008F31FD" w:rsidP="008F31FD">
            <w:pPr>
              <w:jc w:val="center"/>
              <w:rPr>
                <w:rFonts w:eastAsia="SimSun"/>
              </w:rPr>
            </w:pPr>
            <w:r w:rsidRPr="008F31FD">
              <w:rPr>
                <w:rFonts w:eastAsia="SimSun"/>
              </w:rPr>
              <w:t>4</w:t>
            </w:r>
          </w:p>
        </w:tc>
        <w:tc>
          <w:tcPr>
            <w:tcW w:w="8160" w:type="dxa"/>
            <w:tcMar>
              <w:top w:w="150" w:type="dxa"/>
              <w:left w:w="75" w:type="dxa"/>
              <w:bottom w:w="150" w:type="dxa"/>
              <w:right w:w="75" w:type="dxa"/>
            </w:tcMar>
            <w:vAlign w:val="center"/>
            <w:hideMark/>
          </w:tcPr>
          <w:p ns2:paraId="5F6FF9D1" ns2:textId="20A1A1B3" w:rsidR="008F31FD" w:rsidRPr="008F31FD" w:rsidRDefault="008F31FD" w:rsidP="008F31FD">
            <w:pPr>
              <w:ind w:right="118"/>
              <w:jc w:val="both"/>
              <w:rPr>
                <w:rFonts w:eastAsia="SimSun"/>
              </w:rPr>
            </w:pPr>
            <w:r w:rsidRPr="008F31FD">
              <w:rPr>
                <w:rFonts w:eastAsia="SimSun"/>
              </w:rPr>
              <w:t>Completely disabled; cannot carry on any self</w:t>
            </w:r>
            <w:r w:rsidR="00FF0E79">
              <w:rPr>
                <w:rFonts w:eastAsia="SimSun"/>
              </w:rPr>
              <w:t>-care</w:t>
            </w:r>
            <w:r w:rsidRPr="008F31FD">
              <w:rPr>
                <w:rFonts w:eastAsia="SimSun"/>
              </w:rPr>
              <w:t>; totally confined to bed or chair</w:t>
            </w:r>
          </w:p>
        </w:tc>
      </w:tr>
      <w:tr w:rsidR="008F31FD" w:rsidRPr="008F31FD" ns2:paraId="69CD5215" ns2:textId="77777777" w:rsidTr="004844C9">
        <w:tc>
          <w:tcPr>
            <w:tcW w:w="1005" w:type="dxa"/>
            <w:tcMar>
              <w:top w:w="150" w:type="dxa"/>
              <w:left w:w="75" w:type="dxa"/>
              <w:bottom w:w="150" w:type="dxa"/>
              <w:right w:w="75" w:type="dxa"/>
            </w:tcMar>
            <w:vAlign w:val="center"/>
            <w:hideMark/>
          </w:tcPr>
          <w:p ns2:paraId="6A5FC4FA" ns2:textId="77777777" w:rsidR="008F31FD" w:rsidRPr="008F31FD" w:rsidRDefault="008F31FD" w:rsidP="008F31FD">
            <w:pPr>
              <w:jc w:val="center"/>
              <w:rPr>
                <w:rFonts w:eastAsia="SimSun"/>
              </w:rPr>
            </w:pPr>
            <w:r w:rsidRPr="008F31FD">
              <w:rPr>
                <w:rFonts w:eastAsia="SimSun"/>
              </w:rPr>
              <w:t>5</w:t>
            </w:r>
          </w:p>
        </w:tc>
        <w:tc>
          <w:tcPr>
            <w:tcW w:w="8160" w:type="dxa"/>
            <w:tcMar>
              <w:top w:w="150" w:type="dxa"/>
              <w:left w:w="75" w:type="dxa"/>
              <w:bottom w:w="150" w:type="dxa"/>
              <w:right w:w="75" w:type="dxa"/>
            </w:tcMar>
            <w:vAlign w:val="center"/>
            <w:hideMark/>
          </w:tcPr>
          <w:p ns2:paraId="771488B4" ns2:textId="77777777" w:rsidR="008F31FD" w:rsidRPr="008F31FD" w:rsidRDefault="008F31FD" w:rsidP="008F31FD">
            <w:pPr>
              <w:ind w:right="118"/>
              <w:jc w:val="both"/>
              <w:rPr>
                <w:rFonts w:eastAsia="SimSun"/>
              </w:rPr>
            </w:pPr>
            <w:r w:rsidRPr="008F31FD">
              <w:rPr>
                <w:rFonts w:eastAsia="SimSun"/>
              </w:rPr>
              <w:t>Dead</w:t>
            </w:r>
          </w:p>
        </w:tc>
      </w:tr>
    </w:tbl>
    <w:p ns2:paraId="5B3A43CA" ns2:textId="77777777" w:rsidR="008F31FD" w:rsidRPr="008F31FD" w:rsidRDefault="008F31FD" w:rsidP="008F31FD">
      <w:pPr>
        <w:spacing w:before="120" w:after="120"/>
        <w:jc w:val="both"/>
        <w:rPr>
          <w:rFonts w:eastAsia="SimSun"/>
        </w:rPr>
      </w:pPr>
      <w:del w:id="17175" w:author="GoldenCorpusHarness" w:date="2026-03-28T21:57:49Z">
        <w:r>
          <w:delText>*Ok</w:delText>
        </w:r>
      </w:del>
      <w:ins w:id="17176" w:author="GoldenCorpusHarness" w:date="2026-03-28T21:57:49Z">
        <w:r>
          <w:t>Th</w:t>
        </w:r>
      </w:ins>
      <w:r>
        <w:t>e</w:t>
      </w:r>
      <w:ins w:id="17177" w:author="GoldenCorpusHarness" w:date="2026-03-28T21:57:49Z">
        <w:r>
          <w:t xml:space="preserve"> tests detailed i</w:t>
        </w:r>
      </w:ins>
      <w:r>
        <w:t xml:space="preserve">n </w:t>
      </w:r>
      <w:del w:id="17178" w:author="GoldenCorpusHarness" w:date="2026-03-28T21:57:49Z">
        <w:r>
          <w:delText>M,</w:delText>
        </w:r>
      </w:del>
      <w:ins w:id="17179" w:author="GoldenCorpusHarness" w:date="2026-03-28T21:57:49Z">
        <w:r>
          <w:t>Table 17</w:t>
        </w:r>
      </w:ins>
      <w:r>
        <w:t xml:space="preserve"> </w:t>
      </w:r>
      <w:del w:id="17180" w:author="GoldenCorpusHarness" w:date="2026-03-28T21:57:49Z">
        <w:r>
          <w:delText>C</w:delText>
        </w:r>
      </w:del>
      <w:ins w:id="17181" w:author="GoldenCorpusHarness" w:date="2026-03-28T21:57:49Z">
        <w:r>
          <w:t>will be pe</w:t>
        </w:r>
      </w:ins>
      <w:r>
        <w:t>r</w:t>
      </w:r>
      <w:del w:id="17182" w:author="GoldenCorpusHarness" w:date="2026-03-28T21:57:49Z">
        <w:r>
          <w:delText>eech R, T</w:delText>
        </w:r>
      </w:del>
      <w:ins w:id="17183" w:author="GoldenCorpusHarness" w:date="2026-03-28T21:57:49Z">
        <w:r>
          <w:t>f</w:t>
        </w:r>
      </w:ins>
      <w:r>
        <w:t>orme</w:t>
      </w:r>
      <w:del w:id="17184" w:author="GoldenCorpusHarness" w:date="2026-03-28T21:57:49Z">
        <w:r>
          <w:delText>y D, et al. Toxicity an</w:delText>
        </w:r>
      </w:del>
      <w:r>
        <w:t xml:space="preserve">d </w:t>
      </w:r>
      <w:del w:id="17185" w:author="GoldenCorpusHarness" w:date="2026-03-28T21:57:49Z">
        <w:r>
          <w:delText>response criteria of</w:delText>
        </w:r>
      </w:del>
      <w:ins w:id="17186" w:author="GoldenCorpusHarness" w:date="2026-03-28T21:57:49Z">
        <w:r>
          <w:t>by</w:t>
        </w:r>
      </w:ins>
      <w:r>
        <w:t xml:space="preserve"> the </w:t>
      </w:r>
      <w:del w:id="17187" w:author="GoldenCorpusHarness" w:date="2026-03-28T21:57:49Z">
        <w:r>
          <w:delText>E</w:delText>
        </w:r>
      </w:del>
      <w:ins w:id="17188" w:author="GoldenCorpusHarness" w:date="2026-03-28T21:57:49Z">
        <w:r>
          <w:t>loc</w:t>
        </w:r>
      </w:ins>
      <w:r>
        <w:t>a</w:t>
      </w:r>
      <w:del w:id="17189" w:author="GoldenCorpusHarness" w:date="2026-03-28T21:57:49Z">
        <w:r>
          <w:delText>stern</w:delText>
        </w:r>
      </w:del>
      <w:ins w:id="17190" w:author="GoldenCorpusHarness" w:date="2026-03-28T21:57:49Z">
        <w:r>
          <w:t>l</w:t>
        </w:r>
      </w:ins>
      <w:r>
        <w:t xml:space="preserve"> </w:t>
      </w:r>
      <w:del w:id="17191" w:author="GoldenCorpusHarness" w:date="2026-03-28T21:57:49Z">
        <w:r>
          <w:delText>C</w:delText>
        </w:r>
      </w:del>
      <w:ins w:id="17192" w:author="GoldenCorpusHarness" w:date="2026-03-28T21:57:49Z">
        <w:r>
          <w:t>lab</w:t>
        </w:r>
      </w:ins>
      <w:r>
        <w:t>o</w:t>
      </w:r>
      <w:del w:id="17193" w:author="GoldenCorpusHarness" w:date="2026-03-28T21:57:49Z">
        <w:r>
          <w:delText>ope</w:delText>
        </w:r>
      </w:del>
      <w:r>
        <w:t>rat</w:t>
      </w:r>
      <w:del w:id="17194" w:author="GoldenCorpusHarness" w:date="2026-03-28T21:57:49Z">
        <w:r>
          <w:delText>ive Onc</w:delText>
        </w:r>
      </w:del>
      <w:r>
        <w:t>o</w:t>
      </w:r>
      <w:del w:id="17195" w:author="GoldenCorpusHarness" w:date="2026-03-28T21:57:49Z">
        <w:r>
          <w:delText>log</w:delText>
        </w:r>
      </w:del>
      <w:ins w:id="17196" w:author="GoldenCorpusHarness" w:date="2026-03-28T21:57:49Z">
        <w:r>
          <w:t>r</w:t>
        </w:r>
      </w:ins>
      <w:r>
        <w:t>y</w:t>
      </w:r>
      <w:del w:id="17197" w:author="GoldenCorpusHarness" w:date="2026-03-28T21:57:49Z">
        <w:r>
          <w:delText xml:space="preserve"> Group</w:delText>
        </w:r>
      </w:del>
      <w:r>
        <w:t>.</w:t>
      </w:r>
      <w:del w:id="17198" w:author="GoldenCorpusHarness" w:date="2026-03-28T21:57:49Z">
        <w:r>
          <w:delText xml:space="preserve"> Am J Clin Oncol. 1982;5:649-655</w:delText>
        </w:r>
      </w:del>
    </w:p>
    <w:p ns2:paraId="654794DE" ns2:textId="77777777" w:rsidR="008F31FD" w:rsidRPr="008F31FD" w:rsidRDefault="008F31FD" w:rsidP="008F31FD">
      <w:pPr>
        <w:spacing w:after="120"/>
        <w:jc w:val="both"/>
        <w:rPr>
          <w:rFonts w:eastAsia="SimSun"/>
        </w:rPr>
      </w:pPr>
      <w:del w:id="17199" w:author="GoldenCorpusHarness" w:date="2026-03-28T21:57:49Z">
        <w:r>
          <w:delText>h</w:delText>
        </w:r>
      </w:del>
      <w:ins w:id="17200" w:author="GoldenCorpusHarness" w:date="2026-03-28T21:57:49Z">
        <w:r>
          <w:t>Pro</w:t>
        </w:r>
      </w:ins>
      <w:r>
        <w:t>t</w:t>
      </w:r>
      <w:del w:id="17201" w:author="GoldenCorpusHarness" w:date="2026-03-28T21:57:49Z">
        <w:r>
          <w:delText>t</w:delText>
        </w:r>
      </w:del>
      <w:ins w:id="17202" w:author="GoldenCorpusHarness" w:date="2026-03-28T21:57:49Z">
        <w:r>
          <w:t>ocol-s</w:t>
        </w:r>
      </w:ins>
      <w:r>
        <w:t>p</w:t>
      </w:r>
      <w:del w:id="17203" w:author="GoldenCorpusHarness" w:date="2026-03-28T21:57:49Z">
        <w:r>
          <w:delText>://</w:delText>
        </w:r>
      </w:del>
      <w:r>
        <w:t>ec</w:t>
      </w:r>
      <w:del w:id="17204" w:author="GoldenCorpusHarness" w:date="2026-03-28T21:57:49Z">
        <w:r>
          <w:delText>og-a</w:delText>
        </w:r>
      </w:del>
      <w:ins w:id="17205" w:author="GoldenCorpusHarness" w:date="2026-03-28T21:57:49Z">
        <w:r>
          <w:t>ifi</w:t>
        </w:r>
      </w:ins>
      <w:r>
        <w:t>c</w:t>
      </w:r>
      <w:del w:id="17206" w:author="GoldenCorpusHarness" w:date="2026-03-28T21:57:49Z">
        <w:r>
          <w:delText>rin.org/</w:delText>
        </w:r>
      </w:del>
      <w:ins w:id="17207" w:author="GoldenCorpusHarness" w:date="2026-03-28T21:57:49Z">
        <w:r>
          <w:t xml:space="preserve"> </w:t>
        </w:r>
      </w:ins>
      <w:r>
        <w:t>re</w:t>
      </w:r>
      <w:ins w:id="17208" w:author="GoldenCorpusHarness" w:date="2026-03-28T21:57:49Z">
        <w:r>
          <w:t>quirement</w:t>
        </w:r>
      </w:ins>
      <w:r>
        <w:t>s</w:t>
      </w:r>
      <w:del w:id="17209" w:author="GoldenCorpusHarness" w:date="2026-03-28T21:57:49Z">
        <w:r>
          <w:delText>ources/ecog-per</w:delText>
        </w:r>
      </w:del>
      <w:ins w:id="17210" w:author="GoldenCorpusHarness" w:date="2026-03-28T21:57:49Z">
        <w:r>
          <w:t xml:space="preserve"> </w:t>
        </w:r>
      </w:ins>
      <w:r>
        <w:t>for</w:t>
      </w:r>
      <w:del w:id="17211" w:author="GoldenCorpusHarness" w:date="2026-03-28T21:57:49Z">
        <w:r>
          <w:delText>m</w:delText>
        </w:r>
      </w:del>
      <w:ins w:id="17212" w:author="GoldenCorpusHarness" w:date="2026-03-28T21:57:49Z">
        <w:r>
          <w:t xml:space="preserve"> inclusion or exclusion of particip</w:t>
        </w:r>
      </w:ins>
      <w:r>
        <w:t>an</w:t>
      </w:r>
      <w:del w:id="17213" w:author="GoldenCorpusHarness" w:date="2026-03-28T21:57:49Z">
        <w:r>
          <w:delText>c</w:delText>
        </w:r>
      </w:del>
      <w:ins w:id="17214" w:author="GoldenCorpusHarness" w:date="2026-03-28T21:57:49Z">
        <w:r>
          <w:t>ts ar</w:t>
        </w:r>
      </w:ins>
      <w:r>
        <w:t>e</w:t>
      </w:r>
      <w:del w:id="17215" w:author="GoldenCorpusHarness" w:date="2026-03-28T21:57:49Z">
        <w:r>
          <w:delText>-s</w:delText>
        </w:r>
      </w:del>
      <w:ins w:id="17216" w:author="GoldenCorpusHarness" w:date="2026-03-28T21:57:49Z">
        <w:r>
          <w:t xml:space="preserve"> de</w:t>
        </w:r>
      </w:ins>
      <w:r>
        <w:t>ta</w:t>
      </w:r>
      <w:ins w:id="17217" w:author="GoldenCorpusHarness" w:date="2026-03-28T21:57:49Z">
        <w:r>
          <w:t>iled in Sec</w:t>
        </w:r>
      </w:ins>
      <w:r>
        <w:t>t</w:t>
      </w:r>
      <w:del w:id="17218" w:author="GoldenCorpusHarness" w:date="2026-03-28T21:57:49Z">
        <w:r>
          <w:delText>u</w:delText>
        </w:r>
      </w:del>
      <w:ins w:id="17219" w:author="GoldenCorpusHarness" w:date="2026-03-28T21:57:49Z">
        <w:r>
          <w:t>ion</w:t>
        </w:r>
      </w:ins>
      <w:r>
        <w:t xml:space="preserve">s </w:t>
      </w:r>
      <w:ins w:id="17220" w:author="GoldenCorpusHarness" w:date="2026-03-28T21:57:49Z">
        <w:r>
          <w:t>5.1 and 5.2.</w:t>
        </w:r>
      </w:ins>
    </w:p>
    <w:p ns2:paraId="469583CF" ns2:textId="70EE7643" w:rsidR="008F31FD" w:rsidRDefault="008F31FD" w:rsidP="008F31FD">
      <w:pPr>
        <w:pStyle w:val="Paragraph0"/>
      </w:pPr>
      <w:ins w:id="17221" w:author="GoldenCorpusHarness" w:date="2026-03-28T21:57:49Z">
        <w:r>
          <w:t>Additional tests may be performed at any time during the study as determined necessary by the investigator or required by local regulations.</w:t>
        </w:r>
      </w:ins>
    </w:p>
    <w:p ns2:paraId="073BCEEC" ns2:textId="1C7DDA7A" w:rsidR="008F31FD" w:rsidRDefault="008F31FD" w:rsidP="008F31FD">
      <w:pPr>
        <w:pStyle w:val="Paragraph0"/>
      </w:pPr>
      <w:ins w:id="17222" w:author="GoldenCorpusHarness" w:date="2026-03-28T21:57:49Z">
        <w:r>
          <w:t>Table 17Protocol-required Clinical Laboratory Assessments</w:t>
        </w:r>
      </w:ins>
    </w:p>
    <w:p ns2:paraId="23332A47" ns2:textId="77777777" w:rsidR="008F31FD" w:rsidRPr="008F31FD" w:rsidRDefault="008F31FD" w:rsidP="008F31FD">
      <w:pPr>
        <w:pStyle w:val="Paragraph0"/>
      </w:pPr>
    </w:p>
    <w:p ns2:paraId="62A7C16F" ns2:textId="06D635A6" w:rsidR="008743C4" w:rsidRDefault="008743C4" w:rsidP="00EC3486">
      <w:pPr>
        <w:pStyle w:val="Heading2"/>
        <w:pageBreakBefore/>
      </w:pPr>
      <w:r>
        <w:t>Appendix</w:t>
      </w:r>
      <w:del w:id="17223" w:author="GoldenCorpusHarness" w:date="2026-03-28T21:57:49Z">
        <w:r>
          <w:delText xml:space="preserve"> 10</w:delText>
        </w:r>
      </w:del>
      <w:ins w:id="17224" w:author="GoldenCorpusHarness" w:date="2026-03-28T21:57:49Z">
        <w:r>
          <w:t xml:space="preserve"> 3</w:t>
        </w:r>
      </w:ins>
      <w:r>
        <w:t>: A</w:t>
      </w:r>
      <w:del w:id="17225" w:author="GoldenCorpusHarness" w:date="2026-03-28T21:57:49Z">
        <w:r>
          <w:delText>bb</w:delText>
        </w:r>
      </w:del>
      <w:ins w:id="17226" w:author="GoldenCorpusHarness" w:date="2026-03-28T21:57:49Z">
        <w:r>
          <w:t>dve</w:t>
        </w:r>
      </w:ins>
      <w:r>
        <w:t>r</w:t>
      </w:r>
      <w:ins w:id="17227" w:author="GoldenCorpusHarness" w:date="2026-03-28T21:57:49Z">
        <w:r>
          <w:t>s</w:t>
        </w:r>
      </w:ins>
      <w:r>
        <w:t>e</w:t>
      </w:r>
      <w:ins w:id="17228" w:author="GoldenCorpusHarness" w:date="2026-03-28T21:57:49Z">
        <w:r>
          <w:t xml:space="preserve"> E</w:t>
        </w:r>
      </w:ins>
      <w:r>
        <w:t>v</w:t>
      </w:r>
      <w:ins w:id="17229" w:author="GoldenCorpusHarness" w:date="2026-03-28T21:57:49Z">
        <w:r>
          <w:t>ents: Def</w:t>
        </w:r>
      </w:ins>
      <w:r>
        <w:t>i</w:t>
      </w:r>
      <w:del w:id="17230" w:author="GoldenCorpusHarness" w:date="2026-03-28T21:57:49Z">
        <w:r>
          <w:delText>a</w:delText>
        </w:r>
      </w:del>
      <w:ins w:id="17231" w:author="GoldenCorpusHarness" w:date="2026-03-28T21:57:49Z">
        <w:r>
          <w:t>ni</w:t>
        </w:r>
      </w:ins>
      <w:r>
        <w:t>tions</w:t>
      </w:r>
      <w:ins w:id="17232" w:author="GoldenCorpusHarness" w:date="2026-03-28T21:57:49Z">
        <w:r>
          <w:t xml:space="preserve"> and Procedures for Recording, Evaluating, Follow-up, and Reporting</w:t>
        </w:r>
      </w:ins>
    </w:p>
    <w:tbl>
      <w:tblPr>
        <w:tblStyle w:val="TableGrid20"/>
        <w:tblW w:w="5000" w:type="pct"/>
        <w:tblLook w:val="04A0" w:firstRow="1" w:lastRow="0" w:firstColumn="1" w:lastColumn="0" w:noHBand="0" w:noVBand="1"/>
      </w:tblPr>
      <w:tblGrid>
        <w:gridCol w:w="1864"/>
        <w:gridCol w:w="7126"/>
      </w:tblGrid>
      <w:tr w:rsidR="006304D9" w:rsidRPr="00EA23A2" ns2:paraId="1C379440" ns2:textId="77777777" w:rsidTr="004844C9">
        <w:trPr>
          <w:tblHeader/>
        </w:trPr>
        <w:tc>
          <w:tcPr>
            <w:tcW w:w="1864" w:type="dxa"/>
            <w:tcBorders>
              <w:top w:val="single" w:sz="4" w:space="0" w:color="auto"/>
              <w:left w:val="single" w:sz="4" w:space="0" w:color="auto"/>
              <w:bottom w:val="single" w:sz="4" w:space="0" w:color="auto"/>
              <w:right w:val="single" w:sz="4" w:space="0" w:color="auto"/>
            </w:tcBorders>
            <w:noWrap/>
            <w:vAlign w:val="center"/>
            <w:hideMark/>
          </w:tcPr>
          <w:p ns2:paraId="2F78877D" ns2:textId="18D89F59" w:rsidR="006304D9" w:rsidRPr="00EA23A2" w:rsidRDefault="006304D9" w:rsidP="001A089B">
            <w:pPr>
              <w:pStyle w:val="TableText0"/>
              <w:keepNext w:val="0"/>
            </w:pPr>
            <w:r w:rsidRPr="003F1165">
              <w:rPr>
                <w:b/>
              </w:rPr>
              <w:t>Abbreviation</w:t>
            </w:r>
          </w:p>
        </w:tc>
        <w:tc>
          <w:tcPr>
            <w:tcW w:w="7126" w:type="dxa"/>
            <w:tcBorders>
              <w:top w:val="single" w:sz="4" w:space="0" w:color="auto"/>
              <w:left w:val="single" w:sz="4" w:space="0" w:color="auto"/>
              <w:bottom w:val="single" w:sz="4" w:space="0" w:color="auto"/>
              <w:right w:val="single" w:sz="4" w:space="0" w:color="auto"/>
            </w:tcBorders>
            <w:noWrap/>
            <w:vAlign w:val="center"/>
            <w:hideMark/>
          </w:tcPr>
          <w:p ns2:paraId="3DF28726" ns2:textId="77777777" w:rsidR="006304D9" w:rsidRPr="003F1165" w:rsidRDefault="006304D9" w:rsidP="001A089B">
            <w:pPr>
              <w:pStyle w:val="TableText0"/>
              <w:keepNext w:val="0"/>
              <w:rPr>
                <w:b/>
              </w:rPr>
            </w:pPr>
            <w:r w:rsidRPr="003F1165">
              <w:rPr>
                <w:b/>
              </w:rPr>
              <w:t>Expanded Term</w:t>
            </w:r>
          </w:p>
        </w:tc>
      </w:tr>
      <w:tr w:rsidR="00700773" w:rsidRPr="00EA23A2" ns2:paraId="2F37A468" ns2:textId="77777777" w:rsidTr="004844C9">
        <w:tc>
          <w:tcPr>
            <w:tcW w:w="1864" w:type="dxa"/>
            <w:noWrap/>
          </w:tcPr>
          <w:p ns2:paraId="3D0FC6F6" ns2:textId="304675F8" w:rsidR="00700773" w:rsidRDefault="00700773" w:rsidP="00767690">
            <w:pPr>
              <w:pStyle w:val="TableText0"/>
              <w:keepNext w:val="0"/>
            </w:pPr>
            <w:r>
              <w:t>1L</w:t>
            </w:r>
          </w:p>
        </w:tc>
        <w:tc>
          <w:tcPr>
            <w:tcW w:w="7126" w:type="dxa"/>
            <w:noWrap/>
          </w:tcPr>
          <w:p ns2:paraId="2150AE33" ns2:textId="58F022CF" w:rsidR="00700773" w:rsidRPr="00760237" w:rsidRDefault="00700773" w:rsidP="00767690">
            <w:pPr>
              <w:pStyle w:val="TableText0"/>
              <w:keepNext w:val="0"/>
            </w:pPr>
            <w:r>
              <w:t>first-line</w:t>
            </w:r>
          </w:p>
        </w:tc>
      </w:tr>
      <w:tr w:rsidR="000D62F3" w:rsidRPr="00EA23A2" ns2:paraId="43003F39" ns2:textId="77777777" w:rsidTr="004844C9">
        <w:tc>
          <w:tcPr>
            <w:tcW w:w="1864" w:type="dxa"/>
            <w:noWrap/>
          </w:tcPr>
          <w:p ns2:paraId="551A6F65" ns2:textId="256B5FF9" w:rsidR="000D62F3" w:rsidRDefault="000D62F3" w:rsidP="00767690">
            <w:pPr>
              <w:pStyle w:val="TableText0"/>
              <w:keepNext w:val="0"/>
            </w:pPr>
            <w:r>
              <w:t>5-FU</w:t>
            </w:r>
          </w:p>
        </w:tc>
        <w:tc>
          <w:tcPr>
            <w:tcW w:w="7126" w:type="dxa"/>
            <w:noWrap/>
          </w:tcPr>
          <w:p ns2:paraId="72305380" ns2:textId="5F7C267F" w:rsidR="000D62F3" w:rsidRPr="00760237" w:rsidRDefault="000D62F3" w:rsidP="00767690">
            <w:pPr>
              <w:pStyle w:val="TableText0"/>
              <w:keepNext w:val="0"/>
            </w:pPr>
            <w:r>
              <w:t>5-fluorouracil</w:t>
            </w:r>
          </w:p>
        </w:tc>
      </w:tr>
      <w:tr w:rsidR="002E4155" w:rsidRPr="00EA23A2" ns2:paraId="06AD8C9B" ns2:textId="77777777" w:rsidTr="004844C9">
        <w:tc>
          <w:tcPr>
            <w:tcW w:w="1864" w:type="dxa"/>
            <w:noWrap/>
          </w:tcPr>
          <w:p ns2:paraId="0097D6B1" ns2:textId="576587F9" w:rsidR="002E4155" w:rsidRDefault="002E4155" w:rsidP="00767690">
            <w:pPr>
              <w:pStyle w:val="TableText0"/>
              <w:keepNext w:val="0"/>
            </w:pPr>
            <w:r>
              <w:t>ACCP</w:t>
            </w:r>
          </w:p>
        </w:tc>
        <w:tc>
          <w:tcPr>
            <w:tcW w:w="7126" w:type="dxa"/>
            <w:noWrap/>
          </w:tcPr>
          <w:p ns2:paraId="5C14026A" ns2:textId="48CF5DEB" w:rsidR="002E4155" w:rsidRDefault="002E4155" w:rsidP="00767690">
            <w:pPr>
              <w:pStyle w:val="TableText0"/>
              <w:keepNext w:val="0"/>
            </w:pPr>
            <w:r w:rsidRPr="00760237">
              <w:t>Americ</w:t>
            </w:r>
            <w:r>
              <w:t>an College of Chest Physicians</w:t>
            </w:r>
          </w:p>
        </w:tc>
      </w:tr>
      <w:tr w:rsidR="004267FF" w:rsidRPr="00EA23A2" ns2:paraId="436F29A6" ns2:textId="77777777" w:rsidTr="004844C9">
        <w:tc>
          <w:tcPr>
            <w:tcW w:w="1864" w:type="dxa"/>
            <w:noWrap/>
          </w:tcPr>
          <w:p ns2:paraId="5EA7F767" ns2:textId="77777777" w:rsidR="004267FF" w:rsidRDefault="004267FF" w:rsidP="00767690">
            <w:pPr>
              <w:pStyle w:val="TableText0"/>
              <w:keepNext w:val="0"/>
            </w:pPr>
            <w:r>
              <w:t>ADA</w:t>
            </w:r>
          </w:p>
        </w:tc>
        <w:tc>
          <w:tcPr>
            <w:tcW w:w="7126" w:type="dxa"/>
            <w:noWrap/>
          </w:tcPr>
          <w:p ns2:paraId="6CCB0441" ns2:textId="73C524FE" w:rsidR="004267FF" w:rsidRDefault="00FF0E79" w:rsidP="00767690">
            <w:pPr>
              <w:pStyle w:val="TableText0"/>
              <w:keepNext w:val="0"/>
            </w:pPr>
            <w:bookmarkStart w:id="424" w:name="_Hlk1999351"/>
            <w:r>
              <w:t>anti</w:t>
            </w:r>
            <w:r w:rsidR="004267FF">
              <w:t>drug antibodies</w:t>
            </w:r>
            <w:bookmarkEnd w:id="424"/>
          </w:p>
        </w:tc>
      </w:tr>
      <w:tr w:rsidR="006304D9" w:rsidRPr="00EA23A2" ns2:paraId="4D690E55" ns2:textId="77777777" w:rsidTr="004844C9">
        <w:tc>
          <w:tcPr>
            <w:tcW w:w="1864" w:type="dxa"/>
            <w:tcBorders>
              <w:top w:val="single" w:sz="4" w:space="0" w:color="auto"/>
            </w:tcBorders>
            <w:noWrap/>
            <w:hideMark/>
          </w:tcPr>
          <w:p ns2:paraId="1B3F0DC1" ns2:textId="77777777" w:rsidR="006304D9" w:rsidRPr="00EA23A2" w:rsidRDefault="006304D9" w:rsidP="003339F8">
            <w:pPr>
              <w:pStyle w:val="TableText0"/>
              <w:keepNext w:val="0"/>
            </w:pPr>
            <w:r w:rsidRPr="00EA23A2">
              <w:t>ADL</w:t>
            </w:r>
          </w:p>
        </w:tc>
        <w:tc>
          <w:tcPr>
            <w:tcW w:w="7126" w:type="dxa"/>
            <w:tcBorders>
              <w:top w:val="single" w:sz="4" w:space="0" w:color="auto"/>
            </w:tcBorders>
            <w:noWrap/>
            <w:hideMark/>
          </w:tcPr>
          <w:p ns2:paraId="5CFF68EC" ns2:textId="77777777" w:rsidR="006304D9" w:rsidRPr="00EA23A2" w:rsidRDefault="006304D9" w:rsidP="003339F8">
            <w:pPr>
              <w:pStyle w:val="TableText0"/>
              <w:keepNext w:val="0"/>
            </w:pPr>
            <w:r w:rsidRPr="00EA23A2">
              <w:t xml:space="preserve">activities of daily living  </w:t>
            </w:r>
          </w:p>
        </w:tc>
      </w:tr>
      <w:tr w:rsidR="006304D9" w:rsidRPr="00EA23A2" ns2:paraId="74C7C96A" ns2:textId="77777777" w:rsidTr="004844C9">
        <w:tc>
          <w:tcPr>
            <w:tcW w:w="1864" w:type="dxa"/>
            <w:noWrap/>
            <w:hideMark/>
          </w:tcPr>
          <w:p ns2:paraId="5257C299" ns2:textId="77777777" w:rsidR="006304D9" w:rsidRPr="00EA23A2" w:rsidRDefault="006304D9" w:rsidP="003339F8">
            <w:pPr>
              <w:pStyle w:val="TableText0"/>
              <w:keepNext w:val="0"/>
            </w:pPr>
            <w:r w:rsidRPr="00EA23A2">
              <w:t>AE</w:t>
            </w:r>
          </w:p>
        </w:tc>
        <w:tc>
          <w:tcPr>
            <w:tcW w:w="7126" w:type="dxa"/>
            <w:noWrap/>
            <w:hideMark/>
          </w:tcPr>
          <w:p ns2:paraId="0BD13AC2" ns2:textId="77777777" w:rsidR="006304D9" w:rsidRPr="00EA23A2" w:rsidRDefault="006304D9" w:rsidP="003339F8">
            <w:pPr>
              <w:pStyle w:val="TableText0"/>
              <w:keepNext w:val="0"/>
            </w:pPr>
            <w:r w:rsidRPr="00EA23A2">
              <w:t xml:space="preserve">adverse event </w:t>
            </w:r>
          </w:p>
        </w:tc>
      </w:tr>
      <w:tr w:rsidR="0063103B" w:rsidRPr="00EA23A2" ns2:paraId="799164E0" ns2:textId="77777777" w:rsidTr="004844C9">
        <w:tc>
          <w:tcPr>
            <w:tcW w:w="1864" w:type="dxa"/>
            <w:noWrap/>
          </w:tcPr>
          <w:p ns2:paraId="51196953" ns2:textId="004FDD0A" w:rsidR="0063103B" w:rsidRDefault="0063103B" w:rsidP="003339F8">
            <w:pPr>
              <w:pStyle w:val="TableText0"/>
              <w:keepNext w:val="0"/>
            </w:pPr>
            <w:r>
              <w:t>ALT</w:t>
            </w:r>
          </w:p>
        </w:tc>
        <w:tc>
          <w:tcPr>
            <w:tcW w:w="7126" w:type="dxa"/>
            <w:noWrap/>
          </w:tcPr>
          <w:p ns2:paraId="56EA677F" ns2:textId="7C3F8953" w:rsidR="0063103B" w:rsidRDefault="0063103B" w:rsidP="003339F8">
            <w:pPr>
              <w:pStyle w:val="TableText0"/>
              <w:keepNext w:val="0"/>
            </w:pPr>
            <w:r>
              <w:t>alanine tra</w:t>
            </w:r>
            <w:r w:rsidR="00145600">
              <w:t>ns</w:t>
            </w:r>
            <w:r>
              <w:t>aminase</w:t>
            </w:r>
          </w:p>
        </w:tc>
      </w:tr>
      <w:tr w:rsidR="00FF1574" w:rsidRPr="00EA23A2" ns2:paraId="4413ACE8" ns2:textId="77777777" w:rsidTr="004844C9">
        <w:tc>
          <w:tcPr>
            <w:tcW w:w="1864" w:type="dxa"/>
            <w:noWrap/>
          </w:tcPr>
          <w:p ns2:paraId="17E57958" ns2:textId="7DF46E4D" w:rsidR="00FF1574" w:rsidRPr="00EA23A2" w:rsidRDefault="00FF1574" w:rsidP="003339F8">
            <w:pPr>
              <w:pStyle w:val="TableText0"/>
              <w:keepNext w:val="0"/>
            </w:pPr>
            <w:r>
              <w:t>APaT</w:t>
            </w:r>
          </w:p>
        </w:tc>
        <w:tc>
          <w:tcPr>
            <w:tcW w:w="7126" w:type="dxa"/>
            <w:noWrap/>
          </w:tcPr>
          <w:p ns2:paraId="596CF584" ns2:textId="608D763E" w:rsidR="00FF1574" w:rsidRPr="00EA23A2" w:rsidRDefault="00FF1574" w:rsidP="003339F8">
            <w:pPr>
              <w:pStyle w:val="TableText0"/>
              <w:keepNext w:val="0"/>
            </w:pPr>
            <w:r>
              <w:t>All-Participants-as-Treated</w:t>
            </w:r>
          </w:p>
        </w:tc>
      </w:tr>
      <w:tr w:rsidR="00FF0D36" w:rsidRPr="00EA23A2" ns2:paraId="09489028" ns2:textId="77777777" w:rsidTr="004844C9">
        <w:tc>
          <w:tcPr>
            <w:tcW w:w="1864" w:type="dxa"/>
            <w:noWrap/>
          </w:tcPr>
          <w:p ns2:paraId="0E5806F5" ns2:textId="0222A8B3" w:rsidR="00FF0D36" w:rsidRDefault="00FF0D36" w:rsidP="003339F8">
            <w:pPr>
              <w:pStyle w:val="TableText0"/>
              <w:keepNext w:val="0"/>
            </w:pPr>
            <w:r>
              <w:t>AR</w:t>
            </w:r>
          </w:p>
        </w:tc>
        <w:tc>
          <w:tcPr>
            <w:tcW w:w="7126" w:type="dxa"/>
            <w:noWrap/>
          </w:tcPr>
          <w:p ns2:paraId="620F8AB1" ns2:textId="2C058695" w:rsidR="00FF0D36" w:rsidRDefault="00FF0D36" w:rsidP="003339F8">
            <w:pPr>
              <w:pStyle w:val="TableText0"/>
              <w:keepNext w:val="0"/>
            </w:pPr>
            <w:r>
              <w:t>adverse reaction</w:t>
            </w:r>
          </w:p>
        </w:tc>
      </w:tr>
      <w:tr w:rsidR="004267FF" w:rsidRPr="00EA23A2" ns2:paraId="2CC4CF1E" ns2:textId="77777777" w:rsidTr="004844C9">
        <w:tc>
          <w:tcPr>
            <w:tcW w:w="1864" w:type="dxa"/>
            <w:noWrap/>
          </w:tcPr>
          <w:p ns2:paraId="7F426C4F" ns2:textId="4F24D32D" w:rsidR="004267FF" w:rsidRPr="00EA23A2" w:rsidRDefault="004267FF" w:rsidP="003339F8">
            <w:pPr>
              <w:pStyle w:val="TableText0"/>
              <w:keepNext w:val="0"/>
            </w:pPr>
            <w:r>
              <w:t>ART</w:t>
            </w:r>
          </w:p>
        </w:tc>
        <w:tc>
          <w:tcPr>
            <w:tcW w:w="7126" w:type="dxa"/>
            <w:noWrap/>
          </w:tcPr>
          <w:p ns2:paraId="324218F9" ns2:textId="6D2923B9" w:rsidR="004267FF" w:rsidRPr="00EA23A2" w:rsidRDefault="00FF0E79" w:rsidP="003339F8">
            <w:pPr>
              <w:pStyle w:val="TableText0"/>
              <w:keepNext w:val="0"/>
            </w:pPr>
            <w:r>
              <w:t>anti</w:t>
            </w:r>
            <w:r w:rsidR="004267FF">
              <w:t>retroviral therapy</w:t>
            </w:r>
          </w:p>
        </w:tc>
      </w:tr>
      <w:tr w:rsidR="005A5621" w:rsidRPr="00EA23A2" ns2:paraId="1573EE90" ns2:textId="77777777" w:rsidTr="004844C9">
        <w:tc>
          <w:tcPr>
            <w:tcW w:w="1864" w:type="dxa"/>
            <w:noWrap/>
          </w:tcPr>
          <w:p ns2:paraId="35602A00" ns2:textId="017044A9" w:rsidR="005A5621" w:rsidRDefault="005A5621" w:rsidP="003339F8">
            <w:pPr>
              <w:pStyle w:val="TableText0"/>
              <w:keepNext w:val="0"/>
            </w:pPr>
            <w:r>
              <w:t>ASCO</w:t>
            </w:r>
          </w:p>
        </w:tc>
        <w:tc>
          <w:tcPr>
            <w:tcW w:w="7126" w:type="dxa"/>
            <w:noWrap/>
          </w:tcPr>
          <w:p ns2:paraId="453821C2" ns2:textId="4B06BC72" w:rsidR="005A5621" w:rsidRDefault="005A5621" w:rsidP="003339F8">
            <w:pPr>
              <w:pStyle w:val="TableText0"/>
              <w:keepNext w:val="0"/>
            </w:pPr>
            <w:r>
              <w:t>American Society of Clinical Oncology</w:t>
            </w:r>
          </w:p>
        </w:tc>
      </w:tr>
      <w:tr w:rsidR="003C5CDB" w:rsidRPr="00EA23A2" ns2:paraId="43611AED" ns2:textId="77777777" w:rsidTr="004844C9">
        <w:tc>
          <w:tcPr>
            <w:tcW w:w="1864" w:type="dxa"/>
            <w:noWrap/>
          </w:tcPr>
          <w:p ns2:paraId="6CC31DED" ns2:textId="355D1421" w:rsidR="003C5CDB" w:rsidRDefault="003C5CDB" w:rsidP="003339F8">
            <w:pPr>
              <w:pStyle w:val="TableText0"/>
              <w:keepNext w:val="0"/>
            </w:pPr>
            <w:r>
              <w:t>AST</w:t>
            </w:r>
          </w:p>
        </w:tc>
        <w:tc>
          <w:tcPr>
            <w:tcW w:w="7126" w:type="dxa"/>
            <w:noWrap/>
          </w:tcPr>
          <w:p ns2:paraId="146009B5" ns2:textId="66F15686" w:rsidR="003C5CDB" w:rsidRDefault="003C5CDB" w:rsidP="003339F8">
            <w:pPr>
              <w:pStyle w:val="TableText0"/>
              <w:keepNext w:val="0"/>
            </w:pPr>
            <w:r>
              <w:t>aspartate tra</w:t>
            </w:r>
            <w:r w:rsidR="00145600">
              <w:t>n</w:t>
            </w:r>
            <w:r>
              <w:t>saminase</w:t>
            </w:r>
          </w:p>
        </w:tc>
      </w:tr>
      <w:tr w:rsidR="00871977" w:rsidRPr="00EA23A2" ns2:paraId="407A75BE" ns2:textId="77777777" w:rsidTr="004844C9">
        <w:tc>
          <w:tcPr>
            <w:tcW w:w="1864" w:type="dxa"/>
            <w:noWrap/>
          </w:tcPr>
          <w:p ns2:paraId="7323732E" ns2:textId="23EBEC9B" w:rsidR="00871977" w:rsidRDefault="00871977" w:rsidP="003339F8">
            <w:pPr>
              <w:pStyle w:val="TableText0"/>
              <w:keepNext w:val="0"/>
            </w:pPr>
            <w:r>
              <w:t>ATD</w:t>
            </w:r>
          </w:p>
        </w:tc>
        <w:tc>
          <w:tcPr>
            <w:tcW w:w="7126" w:type="dxa"/>
            <w:noWrap/>
          </w:tcPr>
          <w:p ns2:paraId="32068DCB" ns2:textId="2F6BC531" w:rsidR="00871977" w:rsidRDefault="00871977" w:rsidP="003339F8">
            <w:pPr>
              <w:pStyle w:val="TableText0"/>
              <w:keepNext w:val="0"/>
            </w:pPr>
            <w:r>
              <w:t>accelerated titration design</w:t>
            </w:r>
          </w:p>
        </w:tc>
      </w:tr>
      <w:tr w:rsidR="002E4155" w:rsidRPr="00EA23A2" ns2:paraId="529DBA4E" ns2:textId="77777777" w:rsidTr="004844C9">
        <w:tc>
          <w:tcPr>
            <w:tcW w:w="1864" w:type="dxa"/>
            <w:noWrap/>
          </w:tcPr>
          <w:p ns2:paraId="26227D25" ns2:textId="2B2B5CFC" w:rsidR="002E4155" w:rsidRDefault="002E4155" w:rsidP="003339F8">
            <w:pPr>
              <w:pStyle w:val="TableText0"/>
              <w:keepNext w:val="0"/>
            </w:pPr>
            <w:r>
              <w:t>ATP</w:t>
            </w:r>
          </w:p>
        </w:tc>
        <w:tc>
          <w:tcPr>
            <w:tcW w:w="7126" w:type="dxa"/>
            <w:noWrap/>
          </w:tcPr>
          <w:p ns2:paraId="1427B6D5" ns2:textId="6B63CD07" w:rsidR="002E4155" w:rsidRDefault="002E4155" w:rsidP="003339F8">
            <w:pPr>
              <w:pStyle w:val="TableText0"/>
              <w:keepNext w:val="0"/>
            </w:pPr>
            <w:r>
              <w:t>adenosine triphosphate</w:t>
            </w:r>
          </w:p>
        </w:tc>
      </w:tr>
      <w:tr w:rsidR="004267FF" w:rsidRPr="00EA23A2" ns2:paraId="6506563F" ns2:textId="77777777" w:rsidTr="004844C9">
        <w:tc>
          <w:tcPr>
            <w:tcW w:w="1864" w:type="dxa"/>
            <w:noWrap/>
          </w:tcPr>
          <w:p ns2:paraId="0EB41B6C" ns2:textId="63C0E940" w:rsidR="004267FF" w:rsidRPr="00EA23A2" w:rsidRDefault="004267FF" w:rsidP="003339F8">
            <w:pPr>
              <w:pStyle w:val="TableText0"/>
              <w:keepNext w:val="0"/>
            </w:pPr>
            <w:r>
              <w:t>BCG</w:t>
            </w:r>
          </w:p>
        </w:tc>
        <w:tc>
          <w:tcPr>
            <w:tcW w:w="7126" w:type="dxa"/>
            <w:noWrap/>
          </w:tcPr>
          <w:p ns2:paraId="2E8CA799" ns2:textId="19E4DA21" w:rsidR="004267FF" w:rsidRPr="00EA23A2" w:rsidRDefault="004267FF" w:rsidP="003339F8">
            <w:pPr>
              <w:pStyle w:val="TableText0"/>
              <w:keepNext w:val="0"/>
            </w:pPr>
            <w:r w:rsidRPr="00260581">
              <w:rPr>
                <w:i/>
              </w:rPr>
              <w:t>Bacillus</w:t>
            </w:r>
            <w:r>
              <w:t xml:space="preserve"> Calmette–Guérin</w:t>
            </w:r>
          </w:p>
        </w:tc>
      </w:tr>
      <w:tr w:rsidR="006304D9" w:rsidRPr="00EA23A2" ns2:paraId="2D124C08" ns2:textId="77777777" w:rsidTr="004844C9">
        <w:tc>
          <w:tcPr>
            <w:tcW w:w="1864" w:type="dxa"/>
            <w:noWrap/>
          </w:tcPr>
          <w:p ns2:paraId="2F86D667" ns2:textId="77777777" w:rsidR="006304D9" w:rsidRPr="00EA23A2" w:rsidRDefault="006304D9" w:rsidP="003339F8">
            <w:pPr>
              <w:pStyle w:val="TableText0"/>
              <w:keepNext w:val="0"/>
            </w:pPr>
            <w:r w:rsidRPr="00EA23A2">
              <w:t>BDS</w:t>
            </w:r>
          </w:p>
        </w:tc>
        <w:tc>
          <w:tcPr>
            <w:tcW w:w="7126" w:type="dxa"/>
            <w:noWrap/>
          </w:tcPr>
          <w:p ns2:paraId="62DC00A9" ns2:textId="77777777" w:rsidR="006304D9" w:rsidRPr="00EA23A2" w:rsidRDefault="006304D9" w:rsidP="003339F8">
            <w:pPr>
              <w:pStyle w:val="TableText0"/>
              <w:keepNext w:val="0"/>
            </w:pPr>
            <w:r w:rsidRPr="00EA23A2">
              <w:t>blood drug screen</w:t>
            </w:r>
          </w:p>
        </w:tc>
      </w:tr>
      <w:tr w:rsidR="00832F09" w:rsidRPr="00EA23A2" ns2:paraId="3AEC1CA4" ns2:textId="77777777" w:rsidTr="004844C9">
        <w:tc>
          <w:tcPr>
            <w:tcW w:w="1864" w:type="dxa"/>
            <w:noWrap/>
          </w:tcPr>
          <w:p ns2:paraId="23765CF6" ns2:textId="2CAC6F7C" w:rsidR="00832F09" w:rsidRPr="00EA23A2" w:rsidRDefault="00832F09" w:rsidP="003339F8">
            <w:pPr>
              <w:pStyle w:val="TableText0"/>
              <w:keepNext w:val="0"/>
            </w:pPr>
            <w:bookmarkStart w:id="425" w:name="_Hlk19792969"/>
            <w:r>
              <w:t>β-hCG</w:t>
            </w:r>
            <w:bookmarkEnd w:id="425"/>
          </w:p>
        </w:tc>
        <w:tc>
          <w:tcPr>
            <w:tcW w:w="7126" w:type="dxa"/>
            <w:noWrap/>
          </w:tcPr>
          <w:p ns2:paraId="0ED921A3" ns2:textId="504556CA" w:rsidR="00832F09" w:rsidRPr="00EA23A2" w:rsidRDefault="00832F09" w:rsidP="003339F8">
            <w:pPr>
              <w:pStyle w:val="TableText0"/>
              <w:keepNext w:val="0"/>
            </w:pPr>
            <w:r>
              <w:t>β-human chorionic gonadotropin</w:t>
            </w:r>
          </w:p>
        </w:tc>
      </w:tr>
      <w:tr w:rsidR="00E86C1A" w:rsidRPr="00EA23A2" ns2:paraId="0B99BAC5" ns2:textId="77777777" w:rsidTr="004844C9">
        <w:tc>
          <w:tcPr>
            <w:tcW w:w="1864" w:type="dxa"/>
            <w:noWrap/>
          </w:tcPr>
          <w:p ns2:paraId="3C7D5D65" ns2:textId="1B397036" w:rsidR="00E86C1A" w:rsidRDefault="00E86C1A" w:rsidP="003339F8">
            <w:pPr>
              <w:pStyle w:val="TableText0"/>
              <w:keepNext w:val="0"/>
            </w:pPr>
            <w:r>
              <w:t>BICR</w:t>
            </w:r>
          </w:p>
        </w:tc>
        <w:tc>
          <w:tcPr>
            <w:tcW w:w="7126" w:type="dxa"/>
            <w:noWrap/>
          </w:tcPr>
          <w:p ns2:paraId="3074CAED" ns2:textId="6536DDA5" w:rsidR="00E86C1A" w:rsidRDefault="00E86C1A" w:rsidP="003339F8">
            <w:pPr>
              <w:pStyle w:val="TableText0"/>
              <w:keepNext w:val="0"/>
            </w:pPr>
            <w:r w:rsidRPr="00F23D80">
              <w:t>blin</w:t>
            </w:r>
            <w:r>
              <w:t>ded independent central review</w:t>
            </w:r>
          </w:p>
        </w:tc>
      </w:tr>
      <w:tr w:rsidR="002E4155" w:rsidRPr="00EA23A2" ns2:paraId="7262E4AE" ns2:textId="77777777" w:rsidTr="004844C9">
        <w:tc>
          <w:tcPr>
            <w:tcW w:w="1864" w:type="dxa"/>
            <w:noWrap/>
          </w:tcPr>
          <w:p ns2:paraId="5F7248B5" ns2:textId="3C9465B5" w:rsidR="002E4155" w:rsidRDefault="002E4155" w:rsidP="003339F8">
            <w:pPr>
              <w:pStyle w:val="TableText0"/>
              <w:keepNext w:val="0"/>
            </w:pPr>
            <w:r>
              <w:t>BID</w:t>
            </w:r>
          </w:p>
        </w:tc>
        <w:tc>
          <w:tcPr>
            <w:tcW w:w="7126" w:type="dxa"/>
            <w:noWrap/>
          </w:tcPr>
          <w:p ns2:paraId="3E5C34D0" ns2:textId="0B4A26EA" w:rsidR="002E4155" w:rsidRPr="00F23D80" w:rsidRDefault="002E4155" w:rsidP="003339F8">
            <w:pPr>
              <w:pStyle w:val="TableText0"/>
              <w:keepNext w:val="0"/>
            </w:pPr>
            <w:r>
              <w:t>twice daily</w:t>
            </w:r>
          </w:p>
        </w:tc>
      </w:tr>
      <w:tr w:rsidR="00832F09" w:rsidRPr="00EA23A2" ns2:paraId="4C524476" ns2:textId="77777777" w:rsidTr="004844C9">
        <w:tc>
          <w:tcPr>
            <w:tcW w:w="1864" w:type="dxa"/>
            <w:noWrap/>
          </w:tcPr>
          <w:p ns2:paraId="7F039660" ns2:textId="4B6E3198" w:rsidR="00832F09" w:rsidRPr="00EA23A2" w:rsidRDefault="00832F09" w:rsidP="003339F8">
            <w:pPr>
              <w:pStyle w:val="TableText0"/>
              <w:keepNext w:val="0"/>
            </w:pPr>
            <w:r>
              <w:t>BMI</w:t>
            </w:r>
          </w:p>
        </w:tc>
        <w:tc>
          <w:tcPr>
            <w:tcW w:w="7126" w:type="dxa"/>
            <w:noWrap/>
          </w:tcPr>
          <w:p ns2:paraId="47ACD41D" ns2:textId="57E6E675" w:rsidR="00832F09" w:rsidRPr="00EA23A2" w:rsidRDefault="00832F09" w:rsidP="003339F8">
            <w:pPr>
              <w:pStyle w:val="TableText0"/>
              <w:keepNext w:val="0"/>
            </w:pPr>
            <w:r>
              <w:t>body mass index</w:t>
            </w:r>
          </w:p>
        </w:tc>
      </w:tr>
      <w:tr w:rsidR="002E5C43" w:rsidRPr="00EA23A2" ns2:paraId="212B2F9F" ns2:textId="77777777" w:rsidTr="004844C9">
        <w:tc>
          <w:tcPr>
            <w:tcW w:w="1864" w:type="dxa"/>
            <w:noWrap/>
          </w:tcPr>
          <w:p ns2:paraId="2BFD20B2" ns2:textId="340D9D0A" w:rsidR="002E5C43" w:rsidRDefault="002E5C43" w:rsidP="003339F8">
            <w:pPr>
              <w:pStyle w:val="TableText0"/>
              <w:keepNext w:val="0"/>
            </w:pPr>
            <w:r>
              <w:t>BOR</w:t>
            </w:r>
          </w:p>
        </w:tc>
        <w:tc>
          <w:tcPr>
            <w:tcW w:w="7126" w:type="dxa"/>
            <w:noWrap/>
          </w:tcPr>
          <w:p ns2:paraId="28DC295A" ns2:textId="0010C93E" w:rsidR="002E5C43" w:rsidRDefault="002E5C43" w:rsidP="003339F8">
            <w:pPr>
              <w:pStyle w:val="TableText0"/>
              <w:keepNext w:val="0"/>
            </w:pPr>
            <w:r>
              <w:t>best overall response</w:t>
            </w:r>
          </w:p>
        </w:tc>
      </w:tr>
      <w:tr w:rsidR="00832F09" w:rsidRPr="00EA23A2" ns2:paraId="3D02CAF9" ns2:textId="77777777" w:rsidTr="004844C9">
        <w:tc>
          <w:tcPr>
            <w:tcW w:w="1864" w:type="dxa"/>
            <w:noWrap/>
          </w:tcPr>
          <w:p ns2:paraId="0CC048A6" ns2:textId="43E32D99" w:rsidR="00832F09" w:rsidRPr="00EA23A2" w:rsidRDefault="00B751AA" w:rsidP="003339F8">
            <w:pPr>
              <w:pStyle w:val="TableText0"/>
              <w:keepNext w:val="0"/>
            </w:pPr>
            <w:r>
              <w:t>BP</w:t>
            </w:r>
          </w:p>
        </w:tc>
        <w:tc>
          <w:tcPr>
            <w:tcW w:w="7126" w:type="dxa"/>
            <w:noWrap/>
          </w:tcPr>
          <w:p ns2:paraId="47AFC419" ns2:textId="6DCF92EC" w:rsidR="00832F09" w:rsidRPr="00EA23A2" w:rsidRDefault="00832F09" w:rsidP="003339F8">
            <w:pPr>
              <w:pStyle w:val="TableText0"/>
              <w:keepNext w:val="0"/>
            </w:pPr>
            <w:r>
              <w:t>blood pressure</w:t>
            </w:r>
          </w:p>
        </w:tc>
      </w:tr>
      <w:tr w:rsidR="006304D9" w:rsidRPr="00EA23A2" ns2:paraId="4ED7C11C" ns2:textId="77777777" w:rsidTr="004844C9">
        <w:tc>
          <w:tcPr>
            <w:tcW w:w="1864" w:type="dxa"/>
            <w:noWrap/>
            <w:hideMark/>
          </w:tcPr>
          <w:p ns2:paraId="31FB9351" ns2:textId="77777777" w:rsidR="006304D9" w:rsidRPr="00EA23A2" w:rsidRDefault="006304D9" w:rsidP="003339F8">
            <w:pPr>
              <w:pStyle w:val="TableText0"/>
              <w:keepNext w:val="0"/>
            </w:pPr>
            <w:r w:rsidRPr="00EA23A2">
              <w:t>CAC</w:t>
            </w:r>
          </w:p>
        </w:tc>
        <w:tc>
          <w:tcPr>
            <w:tcW w:w="7126" w:type="dxa"/>
            <w:noWrap/>
            <w:hideMark/>
          </w:tcPr>
          <w:p ns2:paraId="1B4F5E0C" ns2:textId="77777777" w:rsidR="006304D9" w:rsidRPr="00EA23A2" w:rsidRDefault="006304D9" w:rsidP="003339F8">
            <w:pPr>
              <w:pStyle w:val="TableText0"/>
              <w:keepNext w:val="0"/>
            </w:pPr>
            <w:r w:rsidRPr="00EA23A2">
              <w:t>Clinical Adjudication Committee</w:t>
            </w:r>
          </w:p>
        </w:tc>
      </w:tr>
      <w:tr w:rsidR="005D6687" w:rsidRPr="00EA23A2" ns2:paraId="6B93038C" ns2:textId="77777777" w:rsidTr="004844C9">
        <w:tc>
          <w:tcPr>
            <w:tcW w:w="1864" w:type="dxa"/>
            <w:noWrap/>
          </w:tcPr>
          <w:p ns2:paraId="2D2A9BF6" ns2:textId="07906DB5" w:rsidR="005D6687" w:rsidRDefault="005D6687" w:rsidP="00767690">
            <w:pPr>
              <w:pStyle w:val="TableText0"/>
              <w:keepNext w:val="0"/>
            </w:pPr>
            <w:r>
              <w:t>CBC</w:t>
            </w:r>
          </w:p>
        </w:tc>
        <w:tc>
          <w:tcPr>
            <w:tcW w:w="7126" w:type="dxa"/>
            <w:noWrap/>
          </w:tcPr>
          <w:p ns2:paraId="56ADFB6A" ns2:textId="42D26F9A" w:rsidR="005D6687" w:rsidRDefault="005D6687" w:rsidP="00767690">
            <w:pPr>
              <w:pStyle w:val="TableText0"/>
              <w:keepNext w:val="0"/>
            </w:pPr>
            <w:r>
              <w:t>complete blood count</w:t>
            </w:r>
          </w:p>
        </w:tc>
      </w:tr>
      <w:tr w:rsidR="00700773" w:rsidRPr="00EA23A2" ns2:paraId="133C2C70" ns2:textId="77777777" w:rsidTr="004844C9">
        <w:tc>
          <w:tcPr>
            <w:tcW w:w="1864" w:type="dxa"/>
            <w:noWrap/>
          </w:tcPr>
          <w:p ns2:paraId="2E89AFC8" ns2:textId="7E0897A0" w:rsidR="00700773" w:rsidRDefault="00700773" w:rsidP="00767690">
            <w:pPr>
              <w:pStyle w:val="TableText0"/>
              <w:keepNext w:val="0"/>
            </w:pPr>
            <w:r>
              <w:t>CCRT</w:t>
            </w:r>
          </w:p>
        </w:tc>
        <w:tc>
          <w:tcPr>
            <w:tcW w:w="7126" w:type="dxa"/>
            <w:noWrap/>
          </w:tcPr>
          <w:p ns2:paraId="73295203" ns2:textId="4AD3486E" w:rsidR="00700773" w:rsidRDefault="00700773" w:rsidP="00767690">
            <w:pPr>
              <w:pStyle w:val="TableText0"/>
              <w:keepNext w:val="0"/>
            </w:pPr>
            <w:r>
              <w:t>concomitant chemoradiotherapy</w:t>
            </w:r>
          </w:p>
        </w:tc>
      </w:tr>
      <w:tr w:rsidR="004267FF" w:rsidRPr="00EA23A2" ns2:paraId="1DD98A46" ns2:textId="77777777" w:rsidTr="004844C9">
        <w:tc>
          <w:tcPr>
            <w:tcW w:w="1864" w:type="dxa"/>
            <w:noWrap/>
          </w:tcPr>
          <w:p ns2:paraId="71529A81" ns2:textId="77777777" w:rsidR="004267FF" w:rsidRDefault="004267FF" w:rsidP="00767690">
            <w:pPr>
              <w:pStyle w:val="TableText0"/>
              <w:keepNext w:val="0"/>
            </w:pPr>
            <w:r>
              <w:t>CD28</w:t>
            </w:r>
          </w:p>
        </w:tc>
        <w:tc>
          <w:tcPr>
            <w:tcW w:w="7126" w:type="dxa"/>
            <w:noWrap/>
          </w:tcPr>
          <w:p ns2:paraId="08FE463F" ns2:textId="77777777" w:rsidR="004267FF" w:rsidRDefault="004267FF" w:rsidP="00767690">
            <w:pPr>
              <w:pStyle w:val="TableText0"/>
              <w:keepNext w:val="0"/>
            </w:pPr>
            <w:r>
              <w:t>cluster of differentiation 28</w:t>
            </w:r>
          </w:p>
        </w:tc>
      </w:tr>
      <w:tr w:rsidR="004267FF" w:rsidRPr="00EA23A2" ns2:paraId="15F4A464" ns2:textId="77777777" w:rsidTr="004844C9">
        <w:tc>
          <w:tcPr>
            <w:tcW w:w="1864" w:type="dxa"/>
            <w:noWrap/>
          </w:tcPr>
          <w:p ns2:paraId="7AFB902D" ns2:textId="77777777" w:rsidR="004267FF" w:rsidRDefault="004267FF" w:rsidP="00767690">
            <w:pPr>
              <w:pStyle w:val="TableText0"/>
              <w:keepNext w:val="0"/>
            </w:pPr>
            <w:r>
              <w:t>CD3ζ</w:t>
            </w:r>
          </w:p>
        </w:tc>
        <w:tc>
          <w:tcPr>
            <w:tcW w:w="7126" w:type="dxa"/>
            <w:noWrap/>
          </w:tcPr>
          <w:p ns2:paraId="1FD6FEAB" ns2:textId="77777777" w:rsidR="004267FF" w:rsidRDefault="004267FF" w:rsidP="00767690">
            <w:pPr>
              <w:pStyle w:val="TableText0"/>
              <w:keepNext w:val="0"/>
            </w:pPr>
            <w:r>
              <w:t>CD3 zeta</w:t>
            </w:r>
          </w:p>
        </w:tc>
      </w:tr>
      <w:tr w:rsidR="002E4155" w:rsidRPr="00EA23A2" ns2:paraId="64674E36" ns2:textId="77777777" w:rsidTr="004844C9">
        <w:tc>
          <w:tcPr>
            <w:tcW w:w="1864" w:type="dxa"/>
            <w:noWrap/>
          </w:tcPr>
          <w:p ns2:paraId="1BA8A442" ns2:textId="5C935E3F" w:rsidR="002E4155" w:rsidRDefault="002E4155" w:rsidP="00767690">
            <w:pPr>
              <w:pStyle w:val="TableText0"/>
              <w:keepNext w:val="0"/>
            </w:pPr>
            <w:r>
              <w:t>CF</w:t>
            </w:r>
          </w:p>
        </w:tc>
        <w:tc>
          <w:tcPr>
            <w:tcW w:w="7126" w:type="dxa"/>
            <w:noWrap/>
          </w:tcPr>
          <w:p ns2:paraId="2FB240A9" ns2:textId="074AB32A" w:rsidR="002E4155" w:rsidRDefault="002E4155" w:rsidP="00767690">
            <w:pPr>
              <w:pStyle w:val="TableText0"/>
              <w:keepNext w:val="0"/>
            </w:pPr>
            <w:r>
              <w:t>compact flash</w:t>
            </w:r>
          </w:p>
        </w:tc>
      </w:tr>
      <w:tr w:rsidR="006A55D5" w:rsidRPr="00EA23A2" ns2:paraId="1A2A626D" ns2:textId="77777777" w:rsidTr="004844C9">
        <w:tc>
          <w:tcPr>
            <w:tcW w:w="1864" w:type="dxa"/>
            <w:noWrap/>
          </w:tcPr>
          <w:p ns2:paraId="70ED592A" ns2:textId="35C95212" w:rsidR="006A55D5" w:rsidRDefault="006A55D5" w:rsidP="00767690">
            <w:pPr>
              <w:pStyle w:val="TableText0"/>
              <w:keepNext w:val="0"/>
            </w:pPr>
            <w:r>
              <w:t>CFR</w:t>
            </w:r>
          </w:p>
        </w:tc>
        <w:tc>
          <w:tcPr>
            <w:tcW w:w="7126" w:type="dxa"/>
            <w:noWrap/>
          </w:tcPr>
          <w:p ns2:paraId="5C829F69" ns2:textId="59B90567" w:rsidR="006A55D5" w:rsidRDefault="006A55D5" w:rsidP="00767690">
            <w:pPr>
              <w:pStyle w:val="TableText0"/>
              <w:keepNext w:val="0"/>
            </w:pPr>
            <w:r>
              <w:t>Code of Federal Regulations</w:t>
            </w:r>
          </w:p>
        </w:tc>
      </w:tr>
      <w:tr w:rsidR="004267FF" w:rsidRPr="00EA23A2" ns2:paraId="0A06E96A" ns2:textId="77777777" w:rsidTr="004844C9">
        <w:tc>
          <w:tcPr>
            <w:tcW w:w="1864" w:type="dxa"/>
            <w:noWrap/>
          </w:tcPr>
          <w:p ns2:paraId="7569805E" ns2:textId="77777777" w:rsidR="004267FF" w:rsidRDefault="004267FF" w:rsidP="00767690">
            <w:pPr>
              <w:pStyle w:val="TableText0"/>
              <w:keepNext w:val="0"/>
            </w:pPr>
            <w:r>
              <w:t>CG</w:t>
            </w:r>
          </w:p>
        </w:tc>
        <w:tc>
          <w:tcPr>
            <w:tcW w:w="7126" w:type="dxa"/>
            <w:noWrap/>
          </w:tcPr>
          <w:p ns2:paraId="6B6E8591" ns2:textId="77777777" w:rsidR="004267FF" w:rsidRPr="009F085F" w:rsidRDefault="004267FF" w:rsidP="00767690">
            <w:pPr>
              <w:pStyle w:val="TableText0"/>
              <w:keepNext w:val="0"/>
            </w:pPr>
            <w:r>
              <w:t>Cockcroft-Gault</w:t>
            </w:r>
          </w:p>
        </w:tc>
      </w:tr>
      <w:tr w:rsidR="002E4155" w:rsidRPr="00EA23A2" ns2:paraId="1810FEF0" ns2:textId="77777777" w:rsidTr="004844C9">
        <w:tc>
          <w:tcPr>
            <w:tcW w:w="1864" w:type="dxa"/>
            <w:noWrap/>
          </w:tcPr>
          <w:p ns2:paraId="5559170E" ns2:textId="4B694576" w:rsidR="002E4155" w:rsidRDefault="002E4155" w:rsidP="00767690">
            <w:pPr>
              <w:pStyle w:val="TableText0"/>
              <w:keepNext w:val="0"/>
            </w:pPr>
            <w:r>
              <w:t>CHS</w:t>
            </w:r>
          </w:p>
        </w:tc>
        <w:tc>
          <w:tcPr>
            <w:tcW w:w="7126" w:type="dxa"/>
            <w:noWrap/>
          </w:tcPr>
          <w:p ns2:paraId="55D6448F" ns2:textId="2B806015" w:rsidR="002E4155" w:rsidRDefault="002E4155" w:rsidP="00767690">
            <w:pPr>
              <w:pStyle w:val="TableText0"/>
              <w:keepNext w:val="0"/>
            </w:pPr>
            <w:r w:rsidRPr="00760237">
              <w:t>c</w:t>
            </w:r>
            <w:r>
              <w:t>ough hypersensitivity syndrome</w:t>
            </w:r>
          </w:p>
        </w:tc>
      </w:tr>
      <w:tr w:rsidR="00582EC0" w:rsidRPr="00EA23A2" ns2:paraId="0D196B46" ns2:textId="77777777" w:rsidTr="004844C9">
        <w:tc>
          <w:tcPr>
            <w:tcW w:w="1864" w:type="dxa"/>
            <w:noWrap/>
          </w:tcPr>
          <w:p ns2:paraId="3E36EC37" ns2:textId="473137A0" w:rsidR="00582EC0" w:rsidRPr="00EA23A2" w:rsidRDefault="00582EC0" w:rsidP="003339F8">
            <w:pPr>
              <w:pStyle w:val="TableText0"/>
              <w:keepNext w:val="0"/>
            </w:pPr>
            <w:r>
              <w:t>CI</w:t>
            </w:r>
          </w:p>
        </w:tc>
        <w:tc>
          <w:tcPr>
            <w:tcW w:w="7126" w:type="dxa"/>
            <w:noWrap/>
          </w:tcPr>
          <w:p ns2:paraId="5C10D71D" ns2:textId="16150877" w:rsidR="00582EC0" w:rsidRPr="00EA23A2" w:rsidRDefault="00582EC0" w:rsidP="003339F8">
            <w:pPr>
              <w:pStyle w:val="TableText0"/>
              <w:keepNext w:val="0"/>
            </w:pPr>
            <w:r>
              <w:t>confidence interval</w:t>
            </w:r>
          </w:p>
        </w:tc>
      </w:tr>
      <w:tr w:rsidR="004267FF" w:rsidRPr="00EA23A2" ns2:paraId="6AC9905A" ns2:textId="77777777" w:rsidTr="004844C9">
        <w:tc>
          <w:tcPr>
            <w:tcW w:w="1864" w:type="dxa"/>
            <w:noWrap/>
          </w:tcPr>
          <w:p ns2:paraId="121F1FEA" ns2:textId="77777777" w:rsidR="004267FF" w:rsidRDefault="004267FF" w:rsidP="00767690">
            <w:pPr>
              <w:pStyle w:val="TableText0"/>
              <w:keepNext w:val="0"/>
            </w:pPr>
            <w:r>
              <w:t>CKD-EPI</w:t>
            </w:r>
          </w:p>
        </w:tc>
        <w:tc>
          <w:tcPr>
            <w:tcW w:w="7126" w:type="dxa"/>
            <w:noWrap/>
          </w:tcPr>
          <w:p ns2:paraId="4F181AD1" ns2:textId="77777777" w:rsidR="004267FF" w:rsidRPr="009F085F" w:rsidRDefault="004267FF" w:rsidP="00767690">
            <w:pPr>
              <w:pStyle w:val="TableText0"/>
              <w:keepNext w:val="0"/>
            </w:pPr>
            <w:r w:rsidRPr="009F085F">
              <w:t>Chronic Kidney Dise</w:t>
            </w:r>
            <w:r>
              <w:t>ase Epidemiology Collaboration</w:t>
            </w:r>
          </w:p>
        </w:tc>
      </w:tr>
      <w:tr w:rsidR="0099134D" w:rsidRPr="00EA23A2" ns2:paraId="6498555C" ns2:textId="77777777" w:rsidTr="004844C9">
        <w:tc>
          <w:tcPr>
            <w:tcW w:w="1864" w:type="dxa"/>
            <w:noWrap/>
          </w:tcPr>
          <w:p ns2:paraId="6680D6EB" ns2:textId="4917A48F" w:rsidR="0099134D" w:rsidRDefault="0099134D" w:rsidP="00767690">
            <w:pPr>
              <w:pStyle w:val="TableText0"/>
              <w:keepNext w:val="0"/>
            </w:pPr>
            <w:r>
              <w:t>CL</w:t>
            </w:r>
          </w:p>
        </w:tc>
        <w:tc>
          <w:tcPr>
            <w:tcW w:w="7126" w:type="dxa"/>
            <w:noWrap/>
          </w:tcPr>
          <w:p ns2:paraId="77C1E5C3" ns2:textId="78B8F561" w:rsidR="0099134D" w:rsidRPr="009F085F" w:rsidRDefault="0099134D" w:rsidP="00767690">
            <w:pPr>
              <w:pStyle w:val="TableText0"/>
              <w:keepNext w:val="0"/>
            </w:pPr>
            <w:r>
              <w:t>clearance</w:t>
            </w:r>
          </w:p>
        </w:tc>
      </w:tr>
      <w:tr w:rsidR="006E68FA" w:rsidRPr="00EA23A2" ns2:paraId="0449320F" ns2:textId="77777777" w:rsidTr="004844C9">
        <w:tc>
          <w:tcPr>
            <w:tcW w:w="1864" w:type="dxa"/>
            <w:noWrap/>
            <w:hideMark/>
          </w:tcPr>
          <w:p ns2:paraId="4B5AC186" ns2:textId="77777777" w:rsidR="006E68FA" w:rsidRPr="00EA23A2" w:rsidRDefault="006E68FA" w:rsidP="002E42E4">
            <w:pPr>
              <w:pStyle w:val="TableText0"/>
              <w:keepNext w:val="0"/>
            </w:pPr>
            <w:r w:rsidRPr="00EA23A2">
              <w:t>CNS</w:t>
            </w:r>
          </w:p>
        </w:tc>
        <w:tc>
          <w:tcPr>
            <w:tcW w:w="7126" w:type="dxa"/>
            <w:noWrap/>
            <w:hideMark/>
          </w:tcPr>
          <w:p ns2:paraId="73BF1302" ns2:textId="77777777" w:rsidR="006E68FA" w:rsidRPr="00EA23A2" w:rsidRDefault="006E68FA" w:rsidP="002E42E4">
            <w:pPr>
              <w:pStyle w:val="TableText0"/>
              <w:keepNext w:val="0"/>
            </w:pPr>
            <w:r w:rsidRPr="00EA23A2">
              <w:t xml:space="preserve">central nervous system </w:t>
            </w:r>
          </w:p>
        </w:tc>
      </w:tr>
      <w:tr w:rsidR="006E68FA" w:rsidRPr="00EA23A2" ns2:paraId="4C4CF66B" ns2:textId="77777777" w:rsidTr="004844C9">
        <w:tc>
          <w:tcPr>
            <w:tcW w:w="1864" w:type="dxa"/>
            <w:noWrap/>
          </w:tcPr>
          <w:p ns2:paraId="1B702DF7" ns2:textId="18AED39A" w:rsidR="006E68FA" w:rsidRPr="00EA23A2" w:rsidRDefault="006E68FA" w:rsidP="002E42E4">
            <w:pPr>
              <w:pStyle w:val="TableText0"/>
              <w:keepNext w:val="0"/>
            </w:pPr>
            <w:r>
              <w:t>COPD</w:t>
            </w:r>
          </w:p>
        </w:tc>
        <w:tc>
          <w:tcPr>
            <w:tcW w:w="7126" w:type="dxa"/>
            <w:noWrap/>
          </w:tcPr>
          <w:p ns2:paraId="39A00E2F" ns2:textId="353E1B7D" w:rsidR="006E68FA" w:rsidRPr="00EA23A2" w:rsidRDefault="00127549" w:rsidP="002E42E4">
            <w:pPr>
              <w:pStyle w:val="TableText0"/>
              <w:keepNext w:val="0"/>
            </w:pPr>
            <w:r>
              <w:t>chronic obstructive pulmonary disease</w:t>
            </w:r>
          </w:p>
        </w:tc>
      </w:tr>
      <w:tr w:rsidR="006E68FA" w:rsidRPr="00EA23A2" ns2:paraId="11A2F0D2" ns2:textId="77777777" w:rsidTr="004844C9">
        <w:tc>
          <w:tcPr>
            <w:tcW w:w="1864" w:type="dxa"/>
            <w:noWrap/>
          </w:tcPr>
          <w:p ns2:paraId="276F78F3" ns2:textId="77777777" w:rsidR="006E68FA" w:rsidRDefault="006E68FA" w:rsidP="002E42E4">
            <w:pPr>
              <w:pStyle w:val="TableText0"/>
              <w:keepNext w:val="0"/>
            </w:pPr>
            <w:r>
              <w:t>CONSORT</w:t>
            </w:r>
          </w:p>
        </w:tc>
        <w:tc>
          <w:tcPr>
            <w:tcW w:w="7126" w:type="dxa"/>
            <w:noWrap/>
          </w:tcPr>
          <w:p ns2:paraId="7A7FBDD8" ns2:textId="0C12C2F4" w:rsidR="006E68FA" w:rsidRDefault="006E68FA" w:rsidP="002E42E4">
            <w:pPr>
              <w:pStyle w:val="TableText0"/>
              <w:keepNext w:val="0"/>
            </w:pPr>
            <w:r w:rsidRPr="004267FF">
              <w:t>Consolidated</w:t>
            </w:r>
            <w:r>
              <w:t xml:space="preserve"> Standards of Reporting Trials</w:t>
            </w:r>
          </w:p>
        </w:tc>
      </w:tr>
      <w:tr w:rsidR="00700773" w:rsidRPr="00EA23A2" ns2:paraId="3C58C855" ns2:textId="77777777" w:rsidTr="004844C9">
        <w:tc>
          <w:tcPr>
            <w:tcW w:w="1864" w:type="dxa"/>
            <w:noWrap/>
          </w:tcPr>
          <w:p ns2:paraId="3ABFCC58" ns2:textId="17DBB5F8" w:rsidR="00700773" w:rsidRDefault="00700773" w:rsidP="00767690">
            <w:pPr>
              <w:pStyle w:val="TableText0"/>
              <w:keepNext w:val="0"/>
            </w:pPr>
            <w:r>
              <w:t>CPS</w:t>
            </w:r>
          </w:p>
        </w:tc>
        <w:tc>
          <w:tcPr>
            <w:tcW w:w="7126" w:type="dxa"/>
            <w:noWrap/>
          </w:tcPr>
          <w:p ns2:paraId="6B0F1300" ns2:textId="7F9B225A" w:rsidR="00700773" w:rsidRDefault="00700773" w:rsidP="00767690">
            <w:pPr>
              <w:pStyle w:val="TableText0"/>
              <w:keepNext w:val="0"/>
            </w:pPr>
            <w:r>
              <w:t>combined positive score</w:t>
            </w:r>
          </w:p>
        </w:tc>
      </w:tr>
      <w:tr w:rsidR="004267FF" w:rsidRPr="00EA23A2" ns2:paraId="086B1F15" ns2:textId="77777777" w:rsidTr="004844C9">
        <w:tc>
          <w:tcPr>
            <w:tcW w:w="1864" w:type="dxa"/>
            <w:noWrap/>
          </w:tcPr>
          <w:p ns2:paraId="4964938C" ns2:textId="77777777" w:rsidR="004267FF" w:rsidRDefault="004267FF" w:rsidP="00767690">
            <w:pPr>
              <w:pStyle w:val="TableText0"/>
              <w:keepNext w:val="0"/>
            </w:pPr>
            <w:r>
              <w:t>CrCl</w:t>
            </w:r>
          </w:p>
        </w:tc>
        <w:tc>
          <w:tcPr>
            <w:tcW w:w="7126" w:type="dxa"/>
            <w:noWrap/>
          </w:tcPr>
          <w:p ns2:paraId="327D351B" ns2:textId="77777777" w:rsidR="004267FF" w:rsidRDefault="004267FF" w:rsidP="00767690">
            <w:pPr>
              <w:pStyle w:val="TableText0"/>
              <w:keepNext w:val="0"/>
            </w:pPr>
            <w:r>
              <w:t>creatinine clearance</w:t>
            </w:r>
          </w:p>
        </w:tc>
      </w:tr>
      <w:tr w:rsidR="004267FF" w:rsidRPr="00EA23A2" ns2:paraId="254C15BB" ns2:textId="77777777" w:rsidTr="004844C9">
        <w:tc>
          <w:tcPr>
            <w:tcW w:w="1864" w:type="dxa"/>
            <w:noWrap/>
          </w:tcPr>
          <w:p ns2:paraId="5820AF55" ns2:textId="77777777" w:rsidR="004267FF" w:rsidRDefault="004267FF" w:rsidP="00767690">
            <w:pPr>
              <w:pStyle w:val="TableText0"/>
              <w:keepNext w:val="0"/>
            </w:pPr>
            <w:r>
              <w:t>CR</w:t>
            </w:r>
          </w:p>
        </w:tc>
        <w:tc>
          <w:tcPr>
            <w:tcW w:w="7126" w:type="dxa"/>
            <w:noWrap/>
          </w:tcPr>
          <w:p ns2:paraId="78F3352E" ns2:textId="77777777" w:rsidR="004267FF" w:rsidRDefault="004267FF" w:rsidP="00767690">
            <w:pPr>
              <w:pStyle w:val="TableText0"/>
              <w:keepNext w:val="0"/>
            </w:pPr>
            <w:r>
              <w:t>complete response</w:t>
            </w:r>
          </w:p>
        </w:tc>
      </w:tr>
      <w:tr w:rsidR="006304D9" w:rsidRPr="00EA23A2" ns2:paraId="474F525E" ns2:textId="77777777" w:rsidTr="004844C9">
        <w:tc>
          <w:tcPr>
            <w:tcW w:w="1864" w:type="dxa"/>
            <w:noWrap/>
            <w:hideMark/>
          </w:tcPr>
          <w:p ns2:paraId="648E06B9" ns2:textId="77777777" w:rsidR="006304D9" w:rsidRPr="00EA23A2" w:rsidRDefault="006304D9" w:rsidP="003339F8">
            <w:pPr>
              <w:pStyle w:val="TableText0"/>
              <w:keepNext w:val="0"/>
            </w:pPr>
            <w:r w:rsidRPr="00EA23A2">
              <w:t>CRF</w:t>
            </w:r>
          </w:p>
        </w:tc>
        <w:tc>
          <w:tcPr>
            <w:tcW w:w="7126" w:type="dxa"/>
            <w:noWrap/>
            <w:hideMark/>
          </w:tcPr>
          <w:p ns2:paraId="37A4C611" ns2:textId="77777777" w:rsidR="006304D9" w:rsidRPr="00EA23A2" w:rsidRDefault="006304D9" w:rsidP="003339F8">
            <w:pPr>
              <w:pStyle w:val="TableText0"/>
              <w:keepNext w:val="0"/>
            </w:pPr>
            <w:r w:rsidRPr="00EA23A2">
              <w:t xml:space="preserve">Case Report Form </w:t>
            </w:r>
          </w:p>
        </w:tc>
      </w:tr>
      <w:tr w:rsidR="00127549" w:rsidRPr="00EA23A2" ns2:paraId="01E6813F" ns2:textId="77777777" w:rsidTr="004844C9">
        <w:tc>
          <w:tcPr>
            <w:tcW w:w="1864" w:type="dxa"/>
            <w:noWrap/>
          </w:tcPr>
          <w:p ns2:paraId="7ECF6B8B" ns2:textId="334832AD" w:rsidR="00127549" w:rsidRPr="00EA23A2" w:rsidRDefault="00127549" w:rsidP="003339F8">
            <w:pPr>
              <w:pStyle w:val="TableText0"/>
              <w:keepNext w:val="0"/>
            </w:pPr>
            <w:r>
              <w:t>CRO</w:t>
            </w:r>
          </w:p>
        </w:tc>
        <w:tc>
          <w:tcPr>
            <w:tcW w:w="7126" w:type="dxa"/>
            <w:noWrap/>
          </w:tcPr>
          <w:p ns2:paraId="765DA742" ns2:textId="13A574C9" w:rsidR="00127549" w:rsidRPr="00EA23A2" w:rsidRDefault="00127549" w:rsidP="003339F8">
            <w:pPr>
              <w:pStyle w:val="TableText0"/>
              <w:keepNext w:val="0"/>
            </w:pPr>
            <w:r>
              <w:t>Contract Research Organization</w:t>
            </w:r>
          </w:p>
        </w:tc>
      </w:tr>
      <w:tr w:rsidR="006304D9" w:rsidRPr="00EA23A2" ns2:paraId="5B1A1B37" ns2:textId="77777777" w:rsidTr="004844C9">
        <w:tc>
          <w:tcPr>
            <w:tcW w:w="1864" w:type="dxa"/>
            <w:noWrap/>
            <w:hideMark/>
          </w:tcPr>
          <w:p ns2:paraId="4917B1F8" ns2:textId="77777777" w:rsidR="006304D9" w:rsidRPr="00EA23A2" w:rsidRDefault="006304D9" w:rsidP="003339F8">
            <w:pPr>
              <w:pStyle w:val="TableText0"/>
              <w:keepNext w:val="0"/>
            </w:pPr>
            <w:r w:rsidRPr="00EA23A2">
              <w:t>CRU</w:t>
            </w:r>
          </w:p>
        </w:tc>
        <w:tc>
          <w:tcPr>
            <w:tcW w:w="7126" w:type="dxa"/>
            <w:noWrap/>
            <w:hideMark/>
          </w:tcPr>
          <w:p ns2:paraId="2D135E6C" ns2:textId="77777777" w:rsidR="006304D9" w:rsidRPr="00EA23A2" w:rsidRDefault="006304D9" w:rsidP="003339F8">
            <w:pPr>
              <w:pStyle w:val="TableText0"/>
              <w:keepNext w:val="0"/>
            </w:pPr>
            <w:r w:rsidRPr="00EA23A2">
              <w:t>clinical research unit</w:t>
            </w:r>
          </w:p>
        </w:tc>
      </w:tr>
      <w:tr w:rsidR="002E4155" w:rsidRPr="00EA23A2" ns2:paraId="4B613B2B" ns2:textId="77777777" w:rsidTr="004844C9">
        <w:tc>
          <w:tcPr>
            <w:tcW w:w="1864" w:type="dxa"/>
            <w:noWrap/>
          </w:tcPr>
          <w:p ns2:paraId="2AE50879" ns2:textId="7F74D636" w:rsidR="002E4155" w:rsidRPr="00EA23A2" w:rsidRDefault="002E4155" w:rsidP="003339F8">
            <w:pPr>
              <w:pStyle w:val="TableText0"/>
              <w:keepNext w:val="0"/>
            </w:pPr>
            <w:r>
              <w:t>CSD</w:t>
            </w:r>
          </w:p>
        </w:tc>
        <w:tc>
          <w:tcPr>
            <w:tcW w:w="7126" w:type="dxa"/>
            <w:noWrap/>
          </w:tcPr>
          <w:p ns2:paraId="2F82E393" ns2:textId="63064DB2" w:rsidR="002E4155" w:rsidRPr="00EA23A2" w:rsidRDefault="002E4155" w:rsidP="003339F8">
            <w:pPr>
              <w:pStyle w:val="TableText0"/>
              <w:keepNext w:val="0"/>
            </w:pPr>
            <w:r>
              <w:t>Cough Severity Diary</w:t>
            </w:r>
          </w:p>
        </w:tc>
      </w:tr>
      <w:tr w:rsidR="006304D9" w:rsidRPr="00EA23A2" ns2:paraId="5920F93D" ns2:textId="77777777" w:rsidTr="004844C9">
        <w:tc>
          <w:tcPr>
            <w:tcW w:w="1864" w:type="dxa"/>
            <w:noWrap/>
            <w:hideMark/>
          </w:tcPr>
          <w:p ns2:paraId="1392FFD9" ns2:textId="77777777" w:rsidR="006304D9" w:rsidRPr="00EA23A2" w:rsidRDefault="006304D9" w:rsidP="003339F8">
            <w:pPr>
              <w:pStyle w:val="TableText0"/>
              <w:keepNext w:val="0"/>
            </w:pPr>
            <w:r w:rsidRPr="00EA23A2">
              <w:t>C-SSRS</w:t>
            </w:r>
          </w:p>
        </w:tc>
        <w:tc>
          <w:tcPr>
            <w:tcW w:w="7126" w:type="dxa"/>
            <w:noWrap/>
            <w:hideMark/>
          </w:tcPr>
          <w:p ns2:paraId="096DECC5" ns2:textId="77777777" w:rsidR="006304D9" w:rsidRPr="00EA23A2" w:rsidRDefault="006304D9" w:rsidP="003339F8">
            <w:pPr>
              <w:pStyle w:val="TableText0"/>
              <w:keepNext w:val="0"/>
            </w:pPr>
            <w:r w:rsidRPr="00EA23A2">
              <w:t xml:space="preserve">Columbia-Suicide Severity Rating Scale </w:t>
            </w:r>
          </w:p>
        </w:tc>
      </w:tr>
      <w:tr w:rsidR="00FF1574" w:rsidRPr="00EA23A2" ns2:paraId="2BA2EF6C" ns2:textId="77777777" w:rsidTr="004844C9">
        <w:tc>
          <w:tcPr>
            <w:tcW w:w="1864" w:type="dxa"/>
            <w:noWrap/>
          </w:tcPr>
          <w:p ns2:paraId="573A8433" ns2:textId="40143EAA" w:rsidR="00FF1574" w:rsidRPr="00EA23A2" w:rsidRDefault="00FF1574" w:rsidP="003339F8">
            <w:pPr>
              <w:pStyle w:val="TableText0"/>
              <w:keepNext w:val="0"/>
            </w:pPr>
            <w:r>
              <w:t>CSR</w:t>
            </w:r>
          </w:p>
        </w:tc>
        <w:tc>
          <w:tcPr>
            <w:tcW w:w="7126" w:type="dxa"/>
            <w:noWrap/>
          </w:tcPr>
          <w:p ns2:paraId="7AEE864B" ns2:textId="1D87D21E" w:rsidR="00FF1574" w:rsidRPr="00EA23A2" w:rsidRDefault="00FF1574" w:rsidP="003339F8">
            <w:pPr>
              <w:pStyle w:val="TableText0"/>
              <w:keepNext w:val="0"/>
            </w:pPr>
            <w:r>
              <w:t>Clinical Study Report</w:t>
            </w:r>
          </w:p>
        </w:tc>
      </w:tr>
      <w:tr w:rsidR="004267FF" w:rsidRPr="00EA23A2" ns2:paraId="38DD7CED" ns2:textId="77777777" w:rsidTr="004844C9">
        <w:tc>
          <w:tcPr>
            <w:tcW w:w="1864" w:type="dxa"/>
            <w:noWrap/>
          </w:tcPr>
          <w:p ns2:paraId="632D3068" ns2:textId="54B8B3C0" w:rsidR="004267FF" w:rsidRPr="00EA23A2" w:rsidRDefault="004267FF" w:rsidP="003339F8">
            <w:pPr>
              <w:pStyle w:val="TableText0"/>
              <w:keepNext w:val="0"/>
            </w:pPr>
            <w:r>
              <w:t>CT</w:t>
            </w:r>
          </w:p>
        </w:tc>
        <w:tc>
          <w:tcPr>
            <w:tcW w:w="7126" w:type="dxa"/>
            <w:noWrap/>
          </w:tcPr>
          <w:p ns2:paraId="57A6E64A" ns2:textId="45701887" w:rsidR="004267FF" w:rsidRPr="00EA23A2" w:rsidRDefault="004267FF" w:rsidP="003339F8">
            <w:pPr>
              <w:pStyle w:val="TableText0"/>
              <w:keepNext w:val="0"/>
            </w:pPr>
            <w:r>
              <w:t>computed tomography</w:t>
            </w:r>
          </w:p>
        </w:tc>
      </w:tr>
      <w:tr w:rsidR="004267FF" w:rsidRPr="00EA23A2" ns2:paraId="5602A9DF" ns2:textId="77777777" w:rsidTr="004844C9">
        <w:tc>
          <w:tcPr>
            <w:tcW w:w="1864" w:type="dxa"/>
            <w:noWrap/>
          </w:tcPr>
          <w:p ns2:paraId="4A676527" ns2:textId="0F7803D2" w:rsidR="004267FF" w:rsidRDefault="004267FF" w:rsidP="00767690">
            <w:pPr>
              <w:pStyle w:val="TableText0"/>
              <w:keepNext w:val="0"/>
            </w:pPr>
            <w:r>
              <w:t xml:space="preserve">CTCAE </w:t>
            </w:r>
            <w:r w:rsidR="00F330A1">
              <w:t>v</w:t>
            </w:r>
            <w:r w:rsidR="002C70E3">
              <w:t>5</w:t>
            </w:r>
            <w:r>
              <w:t>.0</w:t>
            </w:r>
          </w:p>
        </w:tc>
        <w:tc>
          <w:tcPr>
            <w:tcW w:w="7126" w:type="dxa"/>
            <w:noWrap/>
          </w:tcPr>
          <w:p ns2:paraId="7BA07703" ns2:textId="7B06C5D6" w:rsidR="004267FF" w:rsidRDefault="004267FF" w:rsidP="00767690">
            <w:pPr>
              <w:pStyle w:val="TableText0"/>
              <w:keepNext w:val="0"/>
            </w:pPr>
            <w:r w:rsidRPr="004267FF">
              <w:t>Common Terminology Criteria f</w:t>
            </w:r>
            <w:r>
              <w:t xml:space="preserve">or Adverse Events, Version </w:t>
            </w:r>
            <w:r w:rsidR="002C70E3">
              <w:t>5</w:t>
            </w:r>
            <w:r>
              <w:t>.0</w:t>
            </w:r>
          </w:p>
        </w:tc>
      </w:tr>
      <w:tr w:rsidR="002142E7" w:rsidRPr="00EA23A2" ns2:paraId="13B1AED6" ns2:textId="77777777" w:rsidTr="004844C9">
        <w:tc>
          <w:tcPr>
            <w:tcW w:w="1864" w:type="dxa"/>
            <w:noWrap/>
          </w:tcPr>
          <w:p ns2:paraId="2D6C47D0" ns2:textId="060A98A6" w:rsidR="002142E7" w:rsidRPr="00EA23A2" w:rsidRDefault="002142E7" w:rsidP="003339F8">
            <w:pPr>
              <w:pStyle w:val="TableText0"/>
              <w:keepNext w:val="0"/>
            </w:pPr>
            <w:r>
              <w:t>ctNA</w:t>
            </w:r>
          </w:p>
        </w:tc>
        <w:tc>
          <w:tcPr>
            <w:tcW w:w="7126" w:type="dxa"/>
            <w:noWrap/>
          </w:tcPr>
          <w:p ns2:paraId="2E0BBF2B" ns2:textId="1D2A614F" w:rsidR="002142E7" w:rsidRPr="00EA23A2" w:rsidRDefault="006B4882" w:rsidP="003339F8">
            <w:pPr>
              <w:pStyle w:val="TableText0"/>
              <w:keepNext w:val="0"/>
            </w:pPr>
            <w:r>
              <w:t>c</w:t>
            </w:r>
            <w:r w:rsidR="002142E7">
              <w:t xml:space="preserve">irculating tumor </w:t>
            </w:r>
            <w:r>
              <w:t>nucleic acids</w:t>
            </w:r>
          </w:p>
        </w:tc>
      </w:tr>
      <w:tr w:rsidR="006304D9" w:rsidRPr="00EA23A2" ns2:paraId="5F823DAB" ns2:textId="77777777" w:rsidTr="004844C9">
        <w:tc>
          <w:tcPr>
            <w:tcW w:w="1864" w:type="dxa"/>
            <w:noWrap/>
            <w:hideMark/>
          </w:tcPr>
          <w:p ns2:paraId="09308001" ns2:textId="77777777" w:rsidR="006304D9" w:rsidRPr="00EA23A2" w:rsidRDefault="006304D9" w:rsidP="003339F8">
            <w:pPr>
              <w:pStyle w:val="TableText0"/>
              <w:keepNext w:val="0"/>
            </w:pPr>
            <w:r w:rsidRPr="00EA23A2">
              <w:t>CTFG</w:t>
            </w:r>
          </w:p>
        </w:tc>
        <w:tc>
          <w:tcPr>
            <w:tcW w:w="7126" w:type="dxa"/>
            <w:noWrap/>
            <w:hideMark/>
          </w:tcPr>
          <w:p ns2:paraId="24AB6D06" ns2:textId="77777777" w:rsidR="006304D9" w:rsidRPr="00EA23A2" w:rsidRDefault="006304D9" w:rsidP="003339F8">
            <w:pPr>
              <w:pStyle w:val="TableText0"/>
              <w:keepNext w:val="0"/>
            </w:pPr>
            <w:r w:rsidRPr="00EA23A2">
              <w:t xml:space="preserve">Clinical Trial Facilitation Group </w:t>
            </w:r>
          </w:p>
        </w:tc>
      </w:tr>
      <w:tr w:rsidR="004267FF" w:rsidRPr="00EA23A2" ns2:paraId="4E89ED37" ns2:textId="77777777" w:rsidTr="004844C9">
        <w:tc>
          <w:tcPr>
            <w:tcW w:w="1864" w:type="dxa"/>
            <w:noWrap/>
          </w:tcPr>
          <w:p ns2:paraId="78E0BBCD" ns2:textId="77777777" w:rsidR="004267FF" w:rsidRDefault="004267FF" w:rsidP="00767690">
            <w:pPr>
              <w:pStyle w:val="TableText0"/>
              <w:keepNext w:val="0"/>
            </w:pPr>
            <w:r>
              <w:lastRenderedPageBreak/>
              <w:t>CTLA-4</w:t>
            </w:r>
          </w:p>
        </w:tc>
        <w:tc>
          <w:tcPr>
            <w:tcW w:w="7126" w:type="dxa"/>
            <w:noWrap/>
          </w:tcPr>
          <w:p ns2:paraId="6091A593" ns2:textId="77777777" w:rsidR="004267FF" w:rsidRDefault="004267FF" w:rsidP="00767690">
            <w:pPr>
              <w:pStyle w:val="TableText0"/>
              <w:keepNext w:val="0"/>
            </w:pPr>
            <w:r>
              <w:t>cytotoxic T-lymphocyte-associated protein 4</w:t>
            </w:r>
          </w:p>
        </w:tc>
      </w:tr>
      <w:tr w:rsidR="006E68FA" w:rsidRPr="00EA23A2" ns2:paraId="521C42C1" ns2:textId="77777777" w:rsidTr="004844C9">
        <w:tc>
          <w:tcPr>
            <w:tcW w:w="1864" w:type="dxa"/>
            <w:noWrap/>
          </w:tcPr>
          <w:p ns2:paraId="79A48E44" ns2:textId="4141480F" w:rsidR="006E68FA" w:rsidRDefault="006E68FA" w:rsidP="00767690">
            <w:pPr>
              <w:pStyle w:val="TableText0"/>
              <w:keepNext w:val="0"/>
            </w:pPr>
            <w:r>
              <w:t>CYP</w:t>
            </w:r>
          </w:p>
        </w:tc>
        <w:tc>
          <w:tcPr>
            <w:tcW w:w="7126" w:type="dxa"/>
            <w:noWrap/>
          </w:tcPr>
          <w:p ns2:paraId="38F2B526" ns2:textId="27BC1879" w:rsidR="006E68FA" w:rsidRDefault="006E68FA" w:rsidP="00767690">
            <w:pPr>
              <w:pStyle w:val="TableText0"/>
              <w:keepNext w:val="0"/>
            </w:pPr>
            <w:r>
              <w:t>cytochrome P450</w:t>
            </w:r>
          </w:p>
        </w:tc>
      </w:tr>
      <w:tr w:rsidR="004267FF" w:rsidRPr="00EA23A2" ns2:paraId="343415B7" ns2:textId="77777777" w:rsidTr="004844C9">
        <w:tc>
          <w:tcPr>
            <w:tcW w:w="1864" w:type="dxa"/>
            <w:noWrap/>
          </w:tcPr>
          <w:p ns2:paraId="0A156E30" ns2:textId="05A4369A" w:rsidR="004267FF" w:rsidRPr="00EA23A2" w:rsidRDefault="004267FF" w:rsidP="003339F8">
            <w:pPr>
              <w:pStyle w:val="TableText0"/>
              <w:keepNext w:val="0"/>
            </w:pPr>
            <w:r>
              <w:t>DAIDS</w:t>
            </w:r>
          </w:p>
        </w:tc>
        <w:tc>
          <w:tcPr>
            <w:tcW w:w="7126" w:type="dxa"/>
            <w:noWrap/>
          </w:tcPr>
          <w:p ns2:paraId="7330DA50" ns2:textId="4CF4A3DF" w:rsidR="004267FF" w:rsidRPr="00EA23A2" w:rsidRDefault="004267FF" w:rsidP="003339F8">
            <w:pPr>
              <w:pStyle w:val="TableText0"/>
              <w:keepNext w:val="0"/>
            </w:pPr>
            <w:r>
              <w:t>Division of AIDS</w:t>
            </w:r>
          </w:p>
        </w:tc>
      </w:tr>
      <w:tr w:rsidR="0063103B" w:rsidRPr="00EA23A2" ns2:paraId="79293723" ns2:textId="77777777" w:rsidTr="004844C9">
        <w:tc>
          <w:tcPr>
            <w:tcW w:w="1864" w:type="dxa"/>
            <w:noWrap/>
          </w:tcPr>
          <w:p ns2:paraId="1FB7C225" ns2:textId="30518985" w:rsidR="0063103B" w:rsidRDefault="0063103B" w:rsidP="003339F8">
            <w:pPr>
              <w:pStyle w:val="TableText0"/>
              <w:keepNext w:val="0"/>
            </w:pPr>
            <w:r>
              <w:t>DDI</w:t>
            </w:r>
          </w:p>
        </w:tc>
        <w:tc>
          <w:tcPr>
            <w:tcW w:w="7126" w:type="dxa"/>
            <w:noWrap/>
          </w:tcPr>
          <w:p ns2:paraId="679FD131" ns2:textId="4D971D5C" w:rsidR="0063103B" w:rsidRDefault="0063103B" w:rsidP="003339F8">
            <w:pPr>
              <w:pStyle w:val="TableText0"/>
              <w:keepNext w:val="0"/>
            </w:pPr>
            <w:r>
              <w:t>drug-drug interaction</w:t>
            </w:r>
          </w:p>
        </w:tc>
      </w:tr>
      <w:tr w:rsidR="006304D9" w:rsidRPr="00EA23A2" ns2:paraId="709586AF" ns2:textId="77777777" w:rsidTr="004844C9">
        <w:tc>
          <w:tcPr>
            <w:tcW w:w="1864" w:type="dxa"/>
            <w:noWrap/>
          </w:tcPr>
          <w:p ns2:paraId="2284B5B2" ns2:textId="77777777" w:rsidR="006304D9" w:rsidRPr="00EA23A2" w:rsidRDefault="006304D9" w:rsidP="003339F8">
            <w:pPr>
              <w:pStyle w:val="TableText0"/>
              <w:keepNext w:val="0"/>
            </w:pPr>
            <w:r w:rsidRPr="00EA23A2">
              <w:t>DILI</w:t>
            </w:r>
          </w:p>
        </w:tc>
        <w:tc>
          <w:tcPr>
            <w:tcW w:w="7126" w:type="dxa"/>
            <w:noWrap/>
          </w:tcPr>
          <w:p ns2:paraId="583B28B5" ns2:textId="77777777" w:rsidR="006304D9" w:rsidRPr="00EA23A2" w:rsidRDefault="006304D9" w:rsidP="003339F8">
            <w:pPr>
              <w:pStyle w:val="TableText0"/>
              <w:keepNext w:val="0"/>
            </w:pPr>
            <w:r w:rsidRPr="00EA23A2">
              <w:t>drug-induced liver injury</w:t>
            </w:r>
          </w:p>
        </w:tc>
      </w:tr>
      <w:tr w:rsidR="006304D9" w:rsidRPr="00EA23A2" ns2:paraId="26EA911A" ns2:textId="77777777" w:rsidTr="004844C9">
        <w:tc>
          <w:tcPr>
            <w:tcW w:w="1864" w:type="dxa"/>
            <w:noWrap/>
            <w:hideMark/>
          </w:tcPr>
          <w:p ns2:paraId="335CED19" ns2:textId="77777777" w:rsidR="006304D9" w:rsidRPr="00EA23A2" w:rsidRDefault="006304D9" w:rsidP="003339F8">
            <w:pPr>
              <w:pStyle w:val="TableText0"/>
              <w:keepNext w:val="0"/>
            </w:pPr>
            <w:r w:rsidRPr="00EA23A2">
              <w:t>DMC</w:t>
            </w:r>
          </w:p>
        </w:tc>
        <w:tc>
          <w:tcPr>
            <w:tcW w:w="7126" w:type="dxa"/>
            <w:noWrap/>
            <w:hideMark/>
          </w:tcPr>
          <w:p ns2:paraId="0F00A5F0" ns2:textId="77777777" w:rsidR="006304D9" w:rsidRPr="00EA23A2" w:rsidRDefault="006304D9" w:rsidP="003339F8">
            <w:pPr>
              <w:pStyle w:val="TableText0"/>
              <w:keepNext w:val="0"/>
            </w:pPr>
            <w:r w:rsidRPr="00EA23A2">
              <w:t xml:space="preserve">Data Monitoring Committee </w:t>
            </w:r>
          </w:p>
        </w:tc>
      </w:tr>
      <w:tr w:rsidR="006304D9" w:rsidRPr="00EA23A2" ns2:paraId="5674E954" ns2:textId="77777777" w:rsidTr="004844C9">
        <w:tc>
          <w:tcPr>
            <w:tcW w:w="1864" w:type="dxa"/>
            <w:noWrap/>
            <w:hideMark/>
          </w:tcPr>
          <w:p ns2:paraId="0FCD4CAB" ns2:textId="77777777" w:rsidR="006304D9" w:rsidRPr="00EA23A2" w:rsidRDefault="006304D9" w:rsidP="003339F8">
            <w:pPr>
              <w:pStyle w:val="TableText0"/>
              <w:keepNext w:val="0"/>
            </w:pPr>
            <w:r w:rsidRPr="00EA23A2">
              <w:t>DNA</w:t>
            </w:r>
          </w:p>
        </w:tc>
        <w:tc>
          <w:tcPr>
            <w:tcW w:w="7126" w:type="dxa"/>
            <w:noWrap/>
            <w:hideMark/>
          </w:tcPr>
          <w:p ns2:paraId="5202F4C4" ns2:textId="77777777" w:rsidR="006304D9" w:rsidRPr="00EA23A2" w:rsidRDefault="006304D9" w:rsidP="003339F8">
            <w:pPr>
              <w:pStyle w:val="TableText0"/>
              <w:keepNext w:val="0"/>
            </w:pPr>
            <w:r w:rsidRPr="00EA23A2">
              <w:t xml:space="preserve">deoxyribonucleic acid </w:t>
            </w:r>
          </w:p>
        </w:tc>
      </w:tr>
      <w:tr w:rsidR="00AF1389" w:rsidRPr="00EA23A2" ns2:paraId="27D52553" ns2:textId="77777777" w:rsidTr="004844C9">
        <w:tc>
          <w:tcPr>
            <w:tcW w:w="1864" w:type="dxa"/>
            <w:noWrap/>
          </w:tcPr>
          <w:p ns2:paraId="17F18A64" ns2:textId="45DCCBE1" w:rsidR="00AF1389" w:rsidRPr="00EA23A2" w:rsidRDefault="00AF1389" w:rsidP="003339F8">
            <w:pPr>
              <w:pStyle w:val="TableText0"/>
              <w:keepNext w:val="0"/>
            </w:pPr>
            <w:r>
              <w:t>DOR</w:t>
            </w:r>
          </w:p>
        </w:tc>
        <w:tc>
          <w:tcPr>
            <w:tcW w:w="7126" w:type="dxa"/>
            <w:noWrap/>
          </w:tcPr>
          <w:p ns2:paraId="2856DFD1" ns2:textId="50E1E0F3" w:rsidR="00AF1389" w:rsidRPr="00EA23A2" w:rsidRDefault="00AF1389" w:rsidP="003339F8">
            <w:pPr>
              <w:pStyle w:val="TableText0"/>
              <w:keepNext w:val="0"/>
            </w:pPr>
            <w:r>
              <w:t>duration of response</w:t>
            </w:r>
          </w:p>
        </w:tc>
      </w:tr>
      <w:tr w:rsidR="003C5CDB" w:rsidRPr="00EA23A2" ns2:paraId="076772B1" ns2:textId="77777777" w:rsidTr="004844C9">
        <w:tc>
          <w:tcPr>
            <w:tcW w:w="1864" w:type="dxa"/>
            <w:noWrap/>
          </w:tcPr>
          <w:p ns2:paraId="7C4F7DE4" ns2:textId="64C13A38" w:rsidR="003C5CDB" w:rsidRPr="00EA23A2" w:rsidRDefault="003C5CDB" w:rsidP="003339F8">
            <w:pPr>
              <w:pStyle w:val="TableText0"/>
              <w:keepNext w:val="0"/>
            </w:pPr>
            <w:r>
              <w:t>DVT</w:t>
            </w:r>
          </w:p>
        </w:tc>
        <w:tc>
          <w:tcPr>
            <w:tcW w:w="7126" w:type="dxa"/>
            <w:noWrap/>
          </w:tcPr>
          <w:p ns2:paraId="109D8E44" ns2:textId="42ECBB7D" w:rsidR="003C5CDB" w:rsidRPr="00EA23A2" w:rsidRDefault="003C5CDB" w:rsidP="003339F8">
            <w:pPr>
              <w:pStyle w:val="TableText0"/>
              <w:keepNext w:val="0"/>
            </w:pPr>
            <w:r>
              <w:t>deep vein thrombosis</w:t>
            </w:r>
          </w:p>
        </w:tc>
      </w:tr>
      <w:tr w:rsidR="006304D9" w:rsidRPr="00EA23A2" ns2:paraId="241A8612" ns2:textId="77777777" w:rsidTr="004844C9">
        <w:tc>
          <w:tcPr>
            <w:tcW w:w="1864" w:type="dxa"/>
            <w:noWrap/>
            <w:hideMark/>
          </w:tcPr>
          <w:p ns2:paraId="5E282B75" ns2:textId="77777777" w:rsidR="006304D9" w:rsidRPr="00EA23A2" w:rsidRDefault="006304D9" w:rsidP="003339F8">
            <w:pPr>
              <w:pStyle w:val="TableText0"/>
              <w:keepNext w:val="0"/>
            </w:pPr>
            <w:r w:rsidRPr="00EA23A2">
              <w:t>ECG</w:t>
            </w:r>
          </w:p>
        </w:tc>
        <w:tc>
          <w:tcPr>
            <w:tcW w:w="7126" w:type="dxa"/>
            <w:noWrap/>
            <w:hideMark/>
          </w:tcPr>
          <w:p ns2:paraId="46180F94" ns2:textId="77777777" w:rsidR="006304D9" w:rsidRPr="00EA23A2" w:rsidRDefault="006304D9" w:rsidP="003339F8">
            <w:pPr>
              <w:pStyle w:val="TableText0"/>
              <w:keepNext w:val="0"/>
            </w:pPr>
            <w:r w:rsidRPr="00EA23A2">
              <w:t xml:space="preserve">electrocardiogram </w:t>
            </w:r>
          </w:p>
        </w:tc>
      </w:tr>
      <w:tr w:rsidR="006E68FA" w:rsidRPr="00EA23A2" ns2:paraId="41BFB3FD" ns2:textId="77777777" w:rsidTr="004844C9">
        <w:tc>
          <w:tcPr>
            <w:tcW w:w="1864" w:type="dxa"/>
            <w:noWrap/>
          </w:tcPr>
          <w:p ns2:paraId="665F2B78" ns2:textId="4F00AE11" w:rsidR="006E68FA" w:rsidRPr="00EA23A2" w:rsidRDefault="006E68FA" w:rsidP="003339F8">
            <w:pPr>
              <w:pStyle w:val="TableText0"/>
              <w:keepNext w:val="0"/>
            </w:pPr>
            <w:r>
              <w:t>ECHO</w:t>
            </w:r>
          </w:p>
        </w:tc>
        <w:tc>
          <w:tcPr>
            <w:tcW w:w="7126" w:type="dxa"/>
            <w:noWrap/>
          </w:tcPr>
          <w:p ns2:paraId="6C1376C1" ns2:textId="2F724937" w:rsidR="006E68FA" w:rsidRPr="00EA23A2" w:rsidRDefault="006E68FA" w:rsidP="003339F8">
            <w:pPr>
              <w:pStyle w:val="TableText0"/>
              <w:keepNext w:val="0"/>
            </w:pPr>
            <w:r>
              <w:t>echocardiogram</w:t>
            </w:r>
          </w:p>
        </w:tc>
      </w:tr>
      <w:tr w:rsidR="006304D9" w:rsidRPr="00EA23A2" ns2:paraId="04D7A7A8" ns2:textId="77777777" w:rsidTr="004844C9">
        <w:tc>
          <w:tcPr>
            <w:tcW w:w="1864" w:type="dxa"/>
            <w:noWrap/>
            <w:hideMark/>
          </w:tcPr>
          <w:p ns2:paraId="28962A32" ns2:textId="77777777" w:rsidR="006304D9" w:rsidRPr="00EA23A2" w:rsidRDefault="006304D9" w:rsidP="003339F8">
            <w:pPr>
              <w:pStyle w:val="TableText0"/>
              <w:keepNext w:val="0"/>
            </w:pPr>
            <w:r w:rsidRPr="00EA23A2">
              <w:t>ECI</w:t>
            </w:r>
          </w:p>
        </w:tc>
        <w:tc>
          <w:tcPr>
            <w:tcW w:w="7126" w:type="dxa"/>
            <w:noWrap/>
            <w:hideMark/>
          </w:tcPr>
          <w:p ns2:paraId="23DD88D9" ns2:textId="77777777" w:rsidR="006304D9" w:rsidRPr="00EA23A2" w:rsidRDefault="006304D9" w:rsidP="003339F8">
            <w:pPr>
              <w:pStyle w:val="TableText0"/>
              <w:keepNext w:val="0"/>
            </w:pPr>
            <w:r w:rsidRPr="00EA23A2">
              <w:t>event of clinical interest</w:t>
            </w:r>
          </w:p>
        </w:tc>
      </w:tr>
      <w:tr w:rsidR="006304D9" w:rsidRPr="00EA23A2" ns2:paraId="7BF4C903" ns2:textId="77777777" w:rsidTr="004844C9">
        <w:tc>
          <w:tcPr>
            <w:tcW w:w="1864" w:type="dxa"/>
            <w:noWrap/>
          </w:tcPr>
          <w:p ns2:paraId="60477BB2" ns2:textId="77777777" w:rsidR="006304D9" w:rsidRPr="00EA23A2" w:rsidRDefault="006304D9" w:rsidP="003339F8">
            <w:pPr>
              <w:pStyle w:val="TableText0"/>
              <w:keepNext w:val="0"/>
            </w:pPr>
            <w:r w:rsidRPr="00EA23A2">
              <w:t>eCRF</w:t>
            </w:r>
          </w:p>
        </w:tc>
        <w:tc>
          <w:tcPr>
            <w:tcW w:w="7126" w:type="dxa"/>
            <w:noWrap/>
          </w:tcPr>
          <w:p ns2:paraId="31614730" ns2:textId="77777777" w:rsidR="006304D9" w:rsidRPr="00EA23A2" w:rsidRDefault="006304D9" w:rsidP="003339F8">
            <w:pPr>
              <w:pStyle w:val="TableText0"/>
              <w:keepNext w:val="0"/>
            </w:pPr>
            <w:r w:rsidRPr="00EA23A2">
              <w:t>electronic Case Report Form</w:t>
            </w:r>
          </w:p>
        </w:tc>
      </w:tr>
      <w:tr w:rsidR="00192C4E" w:rsidRPr="00EA23A2" ns2:paraId="3EFEB148" ns2:textId="77777777" w:rsidTr="004844C9">
        <w:tc>
          <w:tcPr>
            <w:tcW w:w="1864" w:type="dxa"/>
            <w:noWrap/>
            <w:hideMark/>
          </w:tcPr>
          <w:p ns2:paraId="31196D38" ns2:textId="77777777" w:rsidR="00192C4E" w:rsidRPr="00EA23A2" w:rsidRDefault="00192C4E" w:rsidP="00192C4E">
            <w:pPr>
              <w:pStyle w:val="TableText0"/>
              <w:keepNext w:val="0"/>
            </w:pPr>
            <w:r w:rsidRPr="00EA23A2">
              <w:t>eCTA</w:t>
            </w:r>
          </w:p>
        </w:tc>
        <w:tc>
          <w:tcPr>
            <w:tcW w:w="7126" w:type="dxa"/>
            <w:noWrap/>
            <w:hideMark/>
          </w:tcPr>
          <w:p ns2:paraId="377FDAEE" ns2:textId="77777777" w:rsidR="00192C4E" w:rsidRPr="00EA23A2" w:rsidRDefault="00192C4E" w:rsidP="00192C4E">
            <w:pPr>
              <w:pStyle w:val="TableText0"/>
              <w:keepNext w:val="0"/>
            </w:pPr>
            <w:r w:rsidRPr="00EA23A2">
              <w:t>exploratory Clinical Trial Application</w:t>
            </w:r>
          </w:p>
        </w:tc>
      </w:tr>
      <w:tr w:rsidR="004267FF" w:rsidRPr="00EA23A2" ns2:paraId="21798980" ns2:textId="77777777" w:rsidTr="004844C9">
        <w:tc>
          <w:tcPr>
            <w:tcW w:w="1864" w:type="dxa"/>
            <w:noWrap/>
          </w:tcPr>
          <w:p ns2:paraId="24BB8339" ns2:textId="77777777" w:rsidR="004267FF" w:rsidRDefault="004267FF" w:rsidP="00767690">
            <w:pPr>
              <w:pStyle w:val="TableText0"/>
              <w:keepNext w:val="0"/>
            </w:pPr>
            <w:r>
              <w:t>ECOG</w:t>
            </w:r>
          </w:p>
        </w:tc>
        <w:tc>
          <w:tcPr>
            <w:tcW w:w="7126" w:type="dxa"/>
            <w:noWrap/>
          </w:tcPr>
          <w:p ns2:paraId="48A5F374" ns2:textId="77777777" w:rsidR="004267FF" w:rsidRPr="004267FF" w:rsidRDefault="004267FF" w:rsidP="00767690">
            <w:pPr>
              <w:pStyle w:val="TableText0"/>
              <w:keepNext w:val="0"/>
            </w:pPr>
            <w:r>
              <w:t>Eastern Cooperative Oncology Group</w:t>
            </w:r>
          </w:p>
        </w:tc>
      </w:tr>
      <w:tr w:rsidR="00941783" w:rsidRPr="00EA23A2" ns2:paraId="1AAC8323" ns2:textId="77777777" w:rsidTr="004844C9">
        <w:tc>
          <w:tcPr>
            <w:tcW w:w="1864" w:type="dxa"/>
            <w:noWrap/>
          </w:tcPr>
          <w:p ns2:paraId="0D5945F1" ns2:textId="7C4023DF" w:rsidR="00941783" w:rsidRPr="00EA23A2" w:rsidRDefault="00941783" w:rsidP="003339F8">
            <w:pPr>
              <w:pStyle w:val="TableText0"/>
              <w:keepNext w:val="0"/>
            </w:pPr>
            <w:r>
              <w:t>ECOG PS</w:t>
            </w:r>
          </w:p>
        </w:tc>
        <w:tc>
          <w:tcPr>
            <w:tcW w:w="7126" w:type="dxa"/>
            <w:noWrap/>
          </w:tcPr>
          <w:p ns2:paraId="34DCEE3E" ns2:textId="5F10E4A7" w:rsidR="00941783" w:rsidRPr="00EA23A2" w:rsidRDefault="00941783" w:rsidP="003339F8">
            <w:pPr>
              <w:pStyle w:val="TableText0"/>
              <w:keepNext w:val="0"/>
            </w:pPr>
            <w:r w:rsidRPr="00941783">
              <w:t>Eastern Cooperative Oncology Group</w:t>
            </w:r>
            <w:r>
              <w:t xml:space="preserve"> performance status</w:t>
            </w:r>
          </w:p>
        </w:tc>
      </w:tr>
      <w:tr w:rsidR="006304D9" w:rsidRPr="00EA23A2" ns2:paraId="32214F0B" ns2:textId="77777777" w:rsidTr="004844C9">
        <w:tc>
          <w:tcPr>
            <w:tcW w:w="1864" w:type="dxa"/>
            <w:noWrap/>
            <w:hideMark/>
          </w:tcPr>
          <w:p ns2:paraId="78D06A5A" ns2:textId="77777777" w:rsidR="006304D9" w:rsidRPr="00EA23A2" w:rsidRDefault="006304D9" w:rsidP="003339F8">
            <w:pPr>
              <w:pStyle w:val="TableText0"/>
              <w:keepNext w:val="0"/>
            </w:pPr>
            <w:r w:rsidRPr="00EA23A2">
              <w:t>EDC</w:t>
            </w:r>
          </w:p>
        </w:tc>
        <w:tc>
          <w:tcPr>
            <w:tcW w:w="7126" w:type="dxa"/>
            <w:noWrap/>
            <w:hideMark/>
          </w:tcPr>
          <w:p ns2:paraId="6E8CFF0C" ns2:textId="77777777" w:rsidR="006304D9" w:rsidRPr="00EA23A2" w:rsidRDefault="006304D9" w:rsidP="003339F8">
            <w:pPr>
              <w:pStyle w:val="TableText0"/>
              <w:keepNext w:val="0"/>
            </w:pPr>
            <w:r w:rsidRPr="00EA23A2">
              <w:t xml:space="preserve">electronic data collection </w:t>
            </w:r>
          </w:p>
        </w:tc>
      </w:tr>
      <w:tr w:rsidR="002E6312" w:rsidRPr="00EA23A2" ns2:paraId="1508F2E3" ns2:textId="77777777" w:rsidTr="004844C9">
        <w:tc>
          <w:tcPr>
            <w:tcW w:w="1864" w:type="dxa"/>
            <w:noWrap/>
          </w:tcPr>
          <w:p ns2:paraId="55657359" ns2:textId="014A5909" w:rsidR="002E6312" w:rsidRDefault="002E6312" w:rsidP="003339F8">
            <w:pPr>
              <w:pStyle w:val="TableText0"/>
              <w:keepNext w:val="0"/>
            </w:pPr>
            <w:r>
              <w:t>eDMC</w:t>
            </w:r>
          </w:p>
        </w:tc>
        <w:tc>
          <w:tcPr>
            <w:tcW w:w="7126" w:type="dxa"/>
            <w:noWrap/>
          </w:tcPr>
          <w:p ns2:paraId="3006EEEE" ns2:textId="7D769DA3" w:rsidR="002E6312" w:rsidRPr="0039429B" w:rsidRDefault="00774C6E" w:rsidP="003339F8">
            <w:pPr>
              <w:pStyle w:val="TableText0"/>
              <w:keepNext w:val="0"/>
            </w:pPr>
            <w:r>
              <w:t>external</w:t>
            </w:r>
            <w:r w:rsidR="002E6312">
              <w:t xml:space="preserve"> Data Monitoring Committee</w:t>
            </w:r>
          </w:p>
        </w:tc>
      </w:tr>
      <w:tr w:rsidR="0039429B" w:rsidRPr="00EA23A2" ns2:paraId="020188E9" ns2:textId="77777777" w:rsidTr="004844C9">
        <w:tc>
          <w:tcPr>
            <w:tcW w:w="1864" w:type="dxa"/>
            <w:noWrap/>
          </w:tcPr>
          <w:p ns2:paraId="684DB447" ns2:textId="6F04E66A" w:rsidR="0039429B" w:rsidRPr="00EA23A2" w:rsidRDefault="0039429B" w:rsidP="003339F8">
            <w:pPr>
              <w:pStyle w:val="TableText0"/>
              <w:keepNext w:val="0"/>
            </w:pPr>
            <w:r>
              <w:t>EORTC</w:t>
            </w:r>
          </w:p>
        </w:tc>
        <w:tc>
          <w:tcPr>
            <w:tcW w:w="7126" w:type="dxa"/>
            <w:noWrap/>
          </w:tcPr>
          <w:p ns2:paraId="0809FB7C" ns2:textId="0FEE035A" w:rsidR="0039429B" w:rsidRPr="00EA23A2" w:rsidRDefault="0039429B" w:rsidP="003339F8">
            <w:pPr>
              <w:pStyle w:val="TableText0"/>
              <w:keepNext w:val="0"/>
            </w:pPr>
            <w:r w:rsidRPr="0039429B">
              <w:t>European Organization for Research and Treatment of Cancer</w:t>
            </w:r>
          </w:p>
        </w:tc>
      </w:tr>
      <w:tr w:rsidR="004267FF" w:rsidRPr="00EA23A2" ns2:paraId="30D7E596" ns2:textId="77777777" w:rsidTr="004844C9">
        <w:tc>
          <w:tcPr>
            <w:tcW w:w="1864" w:type="dxa"/>
            <w:noWrap/>
          </w:tcPr>
          <w:p ns2:paraId="04ADFFF4" ns2:textId="77777777" w:rsidR="004267FF" w:rsidRDefault="004267FF" w:rsidP="00767690">
            <w:pPr>
              <w:pStyle w:val="TableText0"/>
              <w:keepNext w:val="0"/>
            </w:pPr>
            <w:r>
              <w:t>eGFR</w:t>
            </w:r>
          </w:p>
        </w:tc>
        <w:tc>
          <w:tcPr>
            <w:tcW w:w="7126" w:type="dxa"/>
            <w:noWrap/>
          </w:tcPr>
          <w:p ns2:paraId="2240F3DB" ns2:textId="77777777" w:rsidR="004267FF" w:rsidRPr="004267FF" w:rsidRDefault="004267FF" w:rsidP="00767690">
            <w:pPr>
              <w:pStyle w:val="TableText0"/>
              <w:keepNext w:val="0"/>
            </w:pPr>
            <w:r w:rsidRPr="009F085F">
              <w:t>estimated glomerular filtratio</w:t>
            </w:r>
            <w:r>
              <w:t>n rate</w:t>
            </w:r>
          </w:p>
        </w:tc>
      </w:tr>
      <w:tr w:rsidR="001857F1" w:rsidRPr="00EA23A2" ns2:paraId="5384A3F7" ns2:textId="77777777" w:rsidTr="004844C9">
        <w:tc>
          <w:tcPr>
            <w:tcW w:w="1864" w:type="dxa"/>
            <w:noWrap/>
          </w:tcPr>
          <w:p ns2:paraId="0F92E0BC" ns2:textId="2C937E70" w:rsidR="001857F1" w:rsidRDefault="001857F1" w:rsidP="00767690">
            <w:pPr>
              <w:pStyle w:val="TableText0"/>
              <w:keepNext w:val="0"/>
            </w:pPr>
            <w:r>
              <w:t>ELISA</w:t>
            </w:r>
          </w:p>
        </w:tc>
        <w:tc>
          <w:tcPr>
            <w:tcW w:w="7126" w:type="dxa"/>
            <w:noWrap/>
          </w:tcPr>
          <w:p ns2:paraId="10C43DD4" ns2:textId="7C88F449" w:rsidR="001857F1" w:rsidRPr="009F085F" w:rsidRDefault="001857F1" w:rsidP="00767690">
            <w:pPr>
              <w:pStyle w:val="TableText0"/>
              <w:keepNext w:val="0"/>
            </w:pPr>
            <w:r w:rsidRPr="001857F1">
              <w:t>enz</w:t>
            </w:r>
            <w:r>
              <w:t>yme-linked immunosorbent assay</w:t>
            </w:r>
          </w:p>
        </w:tc>
      </w:tr>
      <w:tr w:rsidR="006304D9" w:rsidRPr="00EA23A2" ns2:paraId="7A935B4D" ns2:textId="77777777" w:rsidTr="004844C9">
        <w:tc>
          <w:tcPr>
            <w:tcW w:w="1864" w:type="dxa"/>
            <w:noWrap/>
            <w:hideMark/>
          </w:tcPr>
          <w:p ns2:paraId="42E23130" ns2:textId="77777777" w:rsidR="006304D9" w:rsidRPr="00EA23A2" w:rsidRDefault="006304D9" w:rsidP="003339F8">
            <w:pPr>
              <w:pStyle w:val="TableText0"/>
              <w:keepNext w:val="0"/>
            </w:pPr>
            <w:r w:rsidRPr="00EA23A2">
              <w:t>EMA</w:t>
            </w:r>
          </w:p>
        </w:tc>
        <w:tc>
          <w:tcPr>
            <w:tcW w:w="7126" w:type="dxa"/>
            <w:noWrap/>
            <w:hideMark/>
          </w:tcPr>
          <w:p ns2:paraId="7A85D042" ns2:textId="77777777" w:rsidR="006304D9" w:rsidRPr="00EA23A2" w:rsidRDefault="006304D9" w:rsidP="003339F8">
            <w:pPr>
              <w:pStyle w:val="TableText0"/>
              <w:keepNext w:val="0"/>
            </w:pPr>
            <w:r w:rsidRPr="00EA23A2">
              <w:t>European Medicines Agency</w:t>
            </w:r>
          </w:p>
        </w:tc>
      </w:tr>
      <w:tr w:rsidR="006304D9" w:rsidRPr="00EA23A2" ns2:paraId="7F0DB6F1" ns2:textId="77777777" w:rsidTr="004844C9">
        <w:tc>
          <w:tcPr>
            <w:tcW w:w="1864" w:type="dxa"/>
            <w:noWrap/>
            <w:hideMark/>
          </w:tcPr>
          <w:p ns2:paraId="02228566" ns2:textId="77777777" w:rsidR="006304D9" w:rsidRPr="00EA23A2" w:rsidRDefault="006304D9" w:rsidP="003339F8">
            <w:pPr>
              <w:pStyle w:val="TableText0"/>
              <w:keepNext w:val="0"/>
            </w:pPr>
            <w:r w:rsidRPr="00EA23A2">
              <w:t>EOC</w:t>
            </w:r>
          </w:p>
        </w:tc>
        <w:tc>
          <w:tcPr>
            <w:tcW w:w="7126" w:type="dxa"/>
            <w:noWrap/>
            <w:hideMark/>
          </w:tcPr>
          <w:p ns2:paraId="0164473E" ns2:textId="77777777" w:rsidR="006304D9" w:rsidRPr="00EA23A2" w:rsidRDefault="006304D9" w:rsidP="003339F8">
            <w:pPr>
              <w:pStyle w:val="TableText0"/>
              <w:keepNext w:val="0"/>
            </w:pPr>
            <w:r w:rsidRPr="00EA23A2">
              <w:t xml:space="preserve">Executive Oversight Committee </w:t>
            </w:r>
          </w:p>
        </w:tc>
      </w:tr>
      <w:tr w:rsidR="00D74B43" w:rsidRPr="00EA23A2" ns2:paraId="0B025F6B" ns2:textId="77777777" w:rsidTr="004844C9">
        <w:tc>
          <w:tcPr>
            <w:tcW w:w="1864" w:type="dxa"/>
            <w:noWrap/>
          </w:tcPr>
          <w:p ns2:paraId="4CB52C6A" ns2:textId="608F9F58" w:rsidR="00D74B43" w:rsidRDefault="00D74B43" w:rsidP="003339F8">
            <w:pPr>
              <w:pStyle w:val="TableText0"/>
              <w:keepNext w:val="0"/>
            </w:pPr>
            <w:r>
              <w:t>EOT</w:t>
            </w:r>
          </w:p>
        </w:tc>
        <w:tc>
          <w:tcPr>
            <w:tcW w:w="7126" w:type="dxa"/>
            <w:noWrap/>
          </w:tcPr>
          <w:p ns2:paraId="5D75CB3A" ns2:textId="1F69A0A6" w:rsidR="00D74B43" w:rsidRPr="004267FF" w:rsidRDefault="00D74B43" w:rsidP="003339F8">
            <w:pPr>
              <w:pStyle w:val="TableText0"/>
              <w:keepNext w:val="0"/>
            </w:pPr>
            <w:r>
              <w:t>End</w:t>
            </w:r>
            <w:r w:rsidR="00763F04">
              <w:t>-</w:t>
            </w:r>
            <w:r>
              <w:t>of</w:t>
            </w:r>
            <w:r w:rsidR="00763F04">
              <w:t>-</w:t>
            </w:r>
            <w:r>
              <w:t>Treatment</w:t>
            </w:r>
          </w:p>
        </w:tc>
      </w:tr>
      <w:tr w:rsidR="004267FF" w:rsidRPr="00EA23A2" ns2:paraId="6D9E750E" ns2:textId="77777777" w:rsidTr="004844C9">
        <w:tc>
          <w:tcPr>
            <w:tcW w:w="1864" w:type="dxa"/>
            <w:noWrap/>
          </w:tcPr>
          <w:p ns2:paraId="1B5D06C7" ns2:textId="00B9796A" w:rsidR="004267FF" w:rsidRPr="00EA23A2" w:rsidRDefault="004267FF" w:rsidP="003339F8">
            <w:pPr>
              <w:pStyle w:val="TableText0"/>
              <w:keepNext w:val="0"/>
            </w:pPr>
            <w:r>
              <w:t>ePROs</w:t>
            </w:r>
          </w:p>
        </w:tc>
        <w:tc>
          <w:tcPr>
            <w:tcW w:w="7126" w:type="dxa"/>
            <w:noWrap/>
          </w:tcPr>
          <w:p ns2:paraId="5AD9B916" ns2:textId="380E3A0E" w:rsidR="004267FF" w:rsidRPr="00EA23A2" w:rsidRDefault="004267FF" w:rsidP="003339F8">
            <w:pPr>
              <w:pStyle w:val="TableText0"/>
              <w:keepNext w:val="0"/>
            </w:pPr>
            <w:r w:rsidRPr="004267FF">
              <w:t>electr</w:t>
            </w:r>
            <w:r>
              <w:t>onic patient-reported outcomes</w:t>
            </w:r>
          </w:p>
        </w:tc>
      </w:tr>
      <w:tr w:rsidR="005B0232" w:rsidRPr="00EA23A2" ns2:paraId="08D63E04" ns2:textId="77777777" w:rsidTr="004844C9">
        <w:tc>
          <w:tcPr>
            <w:tcW w:w="1864" w:type="dxa"/>
            <w:noWrap/>
          </w:tcPr>
          <w:p ns2:paraId="6A987C6B" ns2:textId="3B1B8440" w:rsidR="005B0232" w:rsidRDefault="005B0232" w:rsidP="003339F8">
            <w:pPr>
              <w:pStyle w:val="TableText0"/>
              <w:keepNext w:val="0"/>
            </w:pPr>
            <w:r>
              <w:t>EQ-5D</w:t>
            </w:r>
            <w:r w:rsidR="00B12ED5">
              <w:t>-5L</w:t>
            </w:r>
          </w:p>
        </w:tc>
        <w:tc>
          <w:tcPr>
            <w:tcW w:w="7126" w:type="dxa"/>
            <w:noWrap/>
          </w:tcPr>
          <w:p ns2:paraId="76E9F7D9" ns2:textId="540566E8" w:rsidR="005B0232" w:rsidRPr="004267FF" w:rsidRDefault="005B0232" w:rsidP="003339F8">
            <w:pPr>
              <w:pStyle w:val="TableText0"/>
              <w:keepNext w:val="0"/>
            </w:pPr>
            <w:r>
              <w:t>EuroQoL-5D</w:t>
            </w:r>
            <w:r w:rsidR="00B12ED5">
              <w:t>-5L</w:t>
            </w:r>
          </w:p>
        </w:tc>
      </w:tr>
      <w:tr w:rsidR="002D5508" w:rsidRPr="00EA23A2" ns2:paraId="37DC035F" ns2:textId="77777777" w:rsidTr="004844C9">
        <w:tc>
          <w:tcPr>
            <w:tcW w:w="1864" w:type="dxa"/>
            <w:noWrap/>
          </w:tcPr>
          <w:p ns2:paraId="7AFE8BCF" ns2:textId="3BBF79FC" w:rsidR="002D5508" w:rsidRDefault="002D5508" w:rsidP="002E42E4">
            <w:pPr>
              <w:pStyle w:val="TableText0"/>
              <w:keepNext w:val="0"/>
            </w:pPr>
            <w:r>
              <w:t>ESMO</w:t>
            </w:r>
          </w:p>
        </w:tc>
        <w:tc>
          <w:tcPr>
            <w:tcW w:w="7126" w:type="dxa"/>
            <w:noWrap/>
          </w:tcPr>
          <w:p ns2:paraId="12468EAB" ns2:textId="720354D9" w:rsidR="002D5508" w:rsidRDefault="002D5508" w:rsidP="002E42E4">
            <w:pPr>
              <w:pStyle w:val="TableText0"/>
              <w:keepNext w:val="0"/>
            </w:pPr>
            <w:r w:rsidRPr="002D5508">
              <w:t>European Society of Medical Oncology</w:t>
            </w:r>
          </w:p>
        </w:tc>
      </w:tr>
      <w:tr w:rsidR="002E6312" w:rsidRPr="00EA23A2" ns2:paraId="41BF2F7B" ns2:textId="77777777" w:rsidTr="004844C9">
        <w:tc>
          <w:tcPr>
            <w:tcW w:w="1864" w:type="dxa"/>
            <w:noWrap/>
          </w:tcPr>
          <w:p ns2:paraId="090B21DF" ns2:textId="591A9D5D" w:rsidR="002E6312" w:rsidRDefault="002E6312" w:rsidP="002E42E4">
            <w:pPr>
              <w:pStyle w:val="TableText0"/>
              <w:keepNext w:val="0"/>
            </w:pPr>
            <w:r>
              <w:t>FA</w:t>
            </w:r>
          </w:p>
        </w:tc>
        <w:tc>
          <w:tcPr>
            <w:tcW w:w="7126" w:type="dxa"/>
            <w:noWrap/>
          </w:tcPr>
          <w:p ns2:paraId="0B1F1040" ns2:textId="204CE46D" w:rsidR="002E6312" w:rsidRPr="0018033C" w:rsidRDefault="002E6312" w:rsidP="002E42E4">
            <w:pPr>
              <w:pStyle w:val="TableText0"/>
              <w:keepNext w:val="0"/>
            </w:pPr>
            <w:r>
              <w:t>Final Analysis</w:t>
            </w:r>
          </w:p>
        </w:tc>
      </w:tr>
      <w:tr w:rsidR="002E6312" w:rsidRPr="00EA23A2" ns2:paraId="389A560F" ns2:textId="77777777" w:rsidTr="004844C9">
        <w:tc>
          <w:tcPr>
            <w:tcW w:w="1864" w:type="dxa"/>
            <w:noWrap/>
          </w:tcPr>
          <w:p ns2:paraId="59639F43" ns2:textId="77777777" w:rsidR="002E6312" w:rsidRDefault="002E6312" w:rsidP="002E42E4">
            <w:pPr>
              <w:pStyle w:val="TableText0"/>
              <w:keepNext w:val="0"/>
            </w:pPr>
            <w:r>
              <w:t>FAS</w:t>
            </w:r>
          </w:p>
        </w:tc>
        <w:tc>
          <w:tcPr>
            <w:tcW w:w="7126" w:type="dxa"/>
            <w:noWrap/>
          </w:tcPr>
          <w:p ns2:paraId="5DE1C047" ns2:textId="77777777" w:rsidR="002E6312" w:rsidRPr="00BD56AC" w:rsidRDefault="002E6312" w:rsidP="002E42E4">
            <w:pPr>
              <w:pStyle w:val="TableText0"/>
              <w:keepNext w:val="0"/>
            </w:pPr>
            <w:r w:rsidRPr="0018033C">
              <w:t xml:space="preserve">Full </w:t>
            </w:r>
            <w:r>
              <w:t>Analysis Set</w:t>
            </w:r>
          </w:p>
        </w:tc>
      </w:tr>
      <w:tr w:rsidR="009E0EE5" w:rsidRPr="00EA23A2" ns2:paraId="0BC66609" ns2:textId="77777777" w:rsidTr="004844C9">
        <w:tc>
          <w:tcPr>
            <w:tcW w:w="1864" w:type="dxa"/>
            <w:noWrap/>
          </w:tcPr>
          <w:p ns2:paraId="5DAC8FCB" ns2:textId="517ABC29" w:rsidR="009E0EE5" w:rsidRPr="00EA23A2" w:rsidRDefault="009E0EE5" w:rsidP="003339F8">
            <w:pPr>
              <w:pStyle w:val="TableText0"/>
              <w:keepNext w:val="0"/>
            </w:pPr>
            <w:r>
              <w:t>FDA</w:t>
            </w:r>
          </w:p>
        </w:tc>
        <w:tc>
          <w:tcPr>
            <w:tcW w:w="7126" w:type="dxa"/>
            <w:noWrap/>
          </w:tcPr>
          <w:p ns2:paraId="40154A0B" ns2:textId="468B088F" w:rsidR="009E0EE5" w:rsidRPr="00EA23A2" w:rsidRDefault="009E0EE5" w:rsidP="003339F8">
            <w:pPr>
              <w:pStyle w:val="TableText0"/>
              <w:keepNext w:val="0"/>
            </w:pPr>
            <w:r w:rsidRPr="009E0EE5">
              <w:t>Food and Drug Administration</w:t>
            </w:r>
          </w:p>
        </w:tc>
      </w:tr>
      <w:tr w:rsidR="006304D9" w:rsidRPr="00EA23A2" ns2:paraId="5C79C73B" ns2:textId="77777777" w:rsidTr="004844C9">
        <w:tc>
          <w:tcPr>
            <w:tcW w:w="1864" w:type="dxa"/>
            <w:noWrap/>
            <w:hideMark/>
          </w:tcPr>
          <w:p ns2:paraId="4C302CD6" ns2:textId="77777777" w:rsidR="006304D9" w:rsidRPr="00EA23A2" w:rsidRDefault="006304D9" w:rsidP="003339F8">
            <w:pPr>
              <w:pStyle w:val="TableText0"/>
              <w:keepNext w:val="0"/>
            </w:pPr>
            <w:r w:rsidRPr="00EA23A2">
              <w:t>FDAAA</w:t>
            </w:r>
          </w:p>
        </w:tc>
        <w:tc>
          <w:tcPr>
            <w:tcW w:w="7126" w:type="dxa"/>
            <w:noWrap/>
            <w:hideMark/>
          </w:tcPr>
          <w:p ns2:paraId="6F34ED20" ns2:textId="77777777" w:rsidR="006304D9" w:rsidRPr="00EA23A2" w:rsidRDefault="006304D9" w:rsidP="003339F8">
            <w:pPr>
              <w:pStyle w:val="TableText0"/>
              <w:keepNext w:val="0"/>
            </w:pPr>
            <w:r w:rsidRPr="00EA23A2">
              <w:t>Food and Drug Administration Amendments Act</w:t>
            </w:r>
          </w:p>
        </w:tc>
      </w:tr>
      <w:tr w:rsidR="00775F44" w:rsidRPr="00EA23A2" ns2:paraId="658D2DF4" ns2:textId="77777777" w:rsidTr="004844C9">
        <w:tc>
          <w:tcPr>
            <w:tcW w:w="1864" w:type="dxa"/>
            <w:noWrap/>
          </w:tcPr>
          <w:p ns2:paraId="32C949FA" ns2:textId="6AF13D5F" w:rsidR="00775F44" w:rsidRPr="00EA23A2" w:rsidRDefault="00775F44" w:rsidP="003339F8">
            <w:pPr>
              <w:pStyle w:val="TableText0"/>
              <w:keepNext w:val="0"/>
            </w:pPr>
            <w:r>
              <w:t>FEV1</w:t>
            </w:r>
          </w:p>
        </w:tc>
        <w:tc>
          <w:tcPr>
            <w:tcW w:w="7126" w:type="dxa"/>
            <w:noWrap/>
          </w:tcPr>
          <w:p ns2:paraId="6F27D116" ns2:textId="57675E02" w:rsidR="00775F44" w:rsidRPr="00EA23A2" w:rsidRDefault="00775F44" w:rsidP="003339F8">
            <w:pPr>
              <w:pStyle w:val="TableText0"/>
              <w:keepNext w:val="0"/>
            </w:pPr>
            <w:r w:rsidRPr="00BD56AC">
              <w:t>forced</w:t>
            </w:r>
            <w:r>
              <w:t xml:space="preserve"> expiratory volume in 1 second</w:t>
            </w:r>
          </w:p>
        </w:tc>
      </w:tr>
      <w:tr w:rsidR="004267FF" w:rsidRPr="00EA23A2" ns2:paraId="6BE1ABE3" ns2:textId="77777777" w:rsidTr="004844C9">
        <w:tc>
          <w:tcPr>
            <w:tcW w:w="1864" w:type="dxa"/>
            <w:noWrap/>
          </w:tcPr>
          <w:p ns2:paraId="6624F323" ns2:textId="77777777" w:rsidR="004267FF" w:rsidRDefault="004267FF" w:rsidP="00767690">
            <w:pPr>
              <w:pStyle w:val="TableText0"/>
              <w:keepNext w:val="0"/>
            </w:pPr>
            <w:r>
              <w:t>FFPE</w:t>
            </w:r>
          </w:p>
        </w:tc>
        <w:tc>
          <w:tcPr>
            <w:tcW w:w="7126" w:type="dxa"/>
            <w:noWrap/>
          </w:tcPr>
          <w:p ns2:paraId="32907B94" ns2:textId="77777777" w:rsidR="004267FF" w:rsidRDefault="004267FF" w:rsidP="00767690">
            <w:pPr>
              <w:pStyle w:val="TableText0"/>
              <w:keepNext w:val="0"/>
            </w:pPr>
            <w:r>
              <w:t>formalin-fixed, paraffin embedded</w:t>
            </w:r>
          </w:p>
        </w:tc>
      </w:tr>
      <w:tr w:rsidR="00666E66" w:rsidRPr="00EA23A2" ns2:paraId="2B3B3920" ns2:textId="77777777" w:rsidTr="004844C9">
        <w:tc>
          <w:tcPr>
            <w:tcW w:w="1864" w:type="dxa"/>
            <w:noWrap/>
          </w:tcPr>
          <w:p ns2:paraId="5FC4C41C" ns2:textId="4FF51A30" w:rsidR="00666E66" w:rsidRPr="00EA23A2" w:rsidRDefault="00666E66" w:rsidP="003339F8">
            <w:pPr>
              <w:pStyle w:val="TableText0"/>
              <w:keepNext w:val="0"/>
            </w:pPr>
            <w:r>
              <w:t>FGFR</w:t>
            </w:r>
          </w:p>
        </w:tc>
        <w:tc>
          <w:tcPr>
            <w:tcW w:w="7126" w:type="dxa"/>
            <w:noWrap/>
          </w:tcPr>
          <w:p ns2:paraId="1AA446C2" ns2:textId="1FF33357" w:rsidR="00666E66" w:rsidRDefault="00666E66" w:rsidP="003339F8">
            <w:pPr>
              <w:pStyle w:val="TableText0"/>
              <w:keepNext w:val="0"/>
            </w:pPr>
            <w:r w:rsidRPr="00666E66">
              <w:t>fibroblast growth factor receptors</w:t>
            </w:r>
          </w:p>
        </w:tc>
      </w:tr>
      <w:tr w:rsidR="006304D9" w:rsidRPr="00EA23A2" ns2:paraId="535093A6" ns2:textId="77777777" w:rsidTr="004844C9">
        <w:tc>
          <w:tcPr>
            <w:tcW w:w="1864" w:type="dxa"/>
            <w:noWrap/>
            <w:hideMark/>
          </w:tcPr>
          <w:p ns2:paraId="46DCFDC5" ns2:textId="77777777" w:rsidR="006304D9" w:rsidRPr="00EA23A2" w:rsidRDefault="006304D9" w:rsidP="003339F8">
            <w:pPr>
              <w:pStyle w:val="TableText0"/>
              <w:keepNext w:val="0"/>
            </w:pPr>
            <w:r w:rsidRPr="00EA23A2">
              <w:t>FSH</w:t>
            </w:r>
          </w:p>
        </w:tc>
        <w:tc>
          <w:tcPr>
            <w:tcW w:w="7126" w:type="dxa"/>
            <w:noWrap/>
            <w:hideMark/>
          </w:tcPr>
          <w:p ns2:paraId="27005884" ns2:textId="2F476305" w:rsidR="006304D9" w:rsidRPr="00EA23A2" w:rsidRDefault="0050677F" w:rsidP="003339F8">
            <w:pPr>
              <w:pStyle w:val="TableText0"/>
              <w:keepNext w:val="0"/>
            </w:pPr>
            <w:r>
              <w:t>f</w:t>
            </w:r>
            <w:r w:rsidR="006304D9" w:rsidRPr="00EA23A2">
              <w:t>ollicle</w:t>
            </w:r>
            <w:r>
              <w:t>-</w:t>
            </w:r>
            <w:r w:rsidR="006304D9" w:rsidRPr="00EA23A2">
              <w:t xml:space="preserve">stimulating hormone </w:t>
            </w:r>
          </w:p>
        </w:tc>
      </w:tr>
      <w:tr w:rsidR="00775F44" w:rsidRPr="00EA23A2" ns2:paraId="74A79C5A" ns2:textId="77777777" w:rsidTr="004844C9">
        <w:tc>
          <w:tcPr>
            <w:tcW w:w="1864" w:type="dxa"/>
            <w:noWrap/>
          </w:tcPr>
          <w:p ns2:paraId="27780150" ns2:textId="7FD4D768" w:rsidR="00775F44" w:rsidRPr="00EA23A2" w:rsidRDefault="00775F44" w:rsidP="003339F8">
            <w:pPr>
              <w:pStyle w:val="TableText0"/>
              <w:keepNext w:val="0"/>
            </w:pPr>
            <w:r>
              <w:t>FVC</w:t>
            </w:r>
          </w:p>
        </w:tc>
        <w:tc>
          <w:tcPr>
            <w:tcW w:w="7126" w:type="dxa"/>
            <w:noWrap/>
          </w:tcPr>
          <w:p ns2:paraId="41D71E06" ns2:textId="49DCAA02" w:rsidR="00775F44" w:rsidRDefault="00775F44" w:rsidP="003339F8">
            <w:pPr>
              <w:pStyle w:val="TableText0"/>
              <w:keepNext w:val="0"/>
            </w:pPr>
            <w:r>
              <w:t>forced vital capacity</w:t>
            </w:r>
          </w:p>
        </w:tc>
      </w:tr>
      <w:tr w:rsidR="006304D9" w:rsidRPr="00EA23A2" ns2:paraId="26C623F1" ns2:textId="77777777" w:rsidTr="004844C9">
        <w:tc>
          <w:tcPr>
            <w:tcW w:w="1864" w:type="dxa"/>
            <w:noWrap/>
            <w:hideMark/>
          </w:tcPr>
          <w:p ns2:paraId="553D1D06" ns2:textId="77777777" w:rsidR="006304D9" w:rsidRPr="00EA23A2" w:rsidRDefault="006304D9" w:rsidP="003339F8">
            <w:pPr>
              <w:pStyle w:val="TableText0"/>
              <w:keepNext w:val="0"/>
            </w:pPr>
            <w:r w:rsidRPr="00EA23A2">
              <w:t>GCP</w:t>
            </w:r>
          </w:p>
        </w:tc>
        <w:tc>
          <w:tcPr>
            <w:tcW w:w="7126" w:type="dxa"/>
            <w:noWrap/>
            <w:hideMark/>
          </w:tcPr>
          <w:p ns2:paraId="248F413A" ns2:textId="77777777" w:rsidR="006304D9" w:rsidRPr="00EA23A2" w:rsidRDefault="006304D9" w:rsidP="003339F8">
            <w:pPr>
              <w:pStyle w:val="TableText0"/>
              <w:keepNext w:val="0"/>
            </w:pPr>
            <w:r w:rsidRPr="00EA23A2">
              <w:t xml:space="preserve">Good Clinical Practice </w:t>
            </w:r>
          </w:p>
        </w:tc>
      </w:tr>
      <w:tr w:rsidR="004267FF" w:rsidRPr="00EA23A2" ns2:paraId="51F4B486" ns2:textId="77777777" w:rsidTr="004844C9">
        <w:tc>
          <w:tcPr>
            <w:tcW w:w="1864" w:type="dxa"/>
            <w:noWrap/>
          </w:tcPr>
          <w:p ns2:paraId="68FE77F0" ns2:textId="77777777" w:rsidR="004267FF" w:rsidRDefault="004267FF" w:rsidP="00767690">
            <w:pPr>
              <w:pStyle w:val="TableText0"/>
              <w:keepNext w:val="0"/>
            </w:pPr>
            <w:r>
              <w:t>G-CSF</w:t>
            </w:r>
          </w:p>
        </w:tc>
        <w:tc>
          <w:tcPr>
            <w:tcW w:w="7126" w:type="dxa"/>
            <w:noWrap/>
          </w:tcPr>
          <w:p ns2:paraId="054C0F54" ns2:textId="77777777" w:rsidR="004267FF" w:rsidRDefault="004267FF" w:rsidP="00767690">
            <w:pPr>
              <w:pStyle w:val="TableText0"/>
              <w:keepNext w:val="0"/>
            </w:pPr>
            <w:r w:rsidRPr="004267FF">
              <w:t>Granulocyte Colony-Stimu</w:t>
            </w:r>
            <w:r>
              <w:t>lating Factor</w:t>
            </w:r>
          </w:p>
        </w:tc>
      </w:tr>
      <w:tr w:rsidR="002E4155" w:rsidRPr="00EA23A2" ns2:paraId="43A3B1E6" ns2:textId="77777777" w:rsidTr="004844C9">
        <w:tc>
          <w:tcPr>
            <w:tcW w:w="1864" w:type="dxa"/>
            <w:noWrap/>
          </w:tcPr>
          <w:p ns2:paraId="2D08E360" ns2:textId="64A90B89" w:rsidR="002E4155" w:rsidRDefault="002E4155" w:rsidP="00767690">
            <w:pPr>
              <w:pStyle w:val="TableText0"/>
              <w:keepNext w:val="0"/>
            </w:pPr>
            <w:r>
              <w:t>GERD</w:t>
            </w:r>
          </w:p>
        </w:tc>
        <w:tc>
          <w:tcPr>
            <w:tcW w:w="7126" w:type="dxa"/>
            <w:noWrap/>
          </w:tcPr>
          <w:p ns2:paraId="490799CA" ns2:textId="20D0C9F4" w:rsidR="002E4155" w:rsidRPr="004267FF" w:rsidRDefault="002E4155" w:rsidP="00767690">
            <w:pPr>
              <w:pStyle w:val="TableText0"/>
              <w:keepNext w:val="0"/>
            </w:pPr>
            <w:r w:rsidRPr="00760237">
              <w:t>g</w:t>
            </w:r>
            <w:r>
              <w:t>astroesophageal reflux disease</w:t>
            </w:r>
          </w:p>
        </w:tc>
      </w:tr>
      <w:tr w:rsidR="004267FF" w:rsidRPr="00EA23A2" ns2:paraId="0A01E324" ns2:textId="77777777" w:rsidTr="004844C9">
        <w:tc>
          <w:tcPr>
            <w:tcW w:w="1864" w:type="dxa"/>
            <w:noWrap/>
          </w:tcPr>
          <w:p ns2:paraId="2996586B" ns2:textId="77777777" w:rsidR="004267FF" w:rsidRDefault="004267FF" w:rsidP="00767690">
            <w:pPr>
              <w:pStyle w:val="TableText0"/>
              <w:keepNext w:val="0"/>
            </w:pPr>
            <w:r>
              <w:t>GI</w:t>
            </w:r>
          </w:p>
        </w:tc>
        <w:tc>
          <w:tcPr>
            <w:tcW w:w="7126" w:type="dxa"/>
            <w:noWrap/>
          </w:tcPr>
          <w:p ns2:paraId="07CACC07" ns2:textId="77777777" w:rsidR="004267FF" w:rsidRPr="004267FF" w:rsidRDefault="004267FF" w:rsidP="00767690">
            <w:pPr>
              <w:pStyle w:val="TableText0"/>
              <w:keepNext w:val="0"/>
            </w:pPr>
            <w:r>
              <w:t>gastrointestinal</w:t>
            </w:r>
          </w:p>
        </w:tc>
      </w:tr>
      <w:tr w:rsidR="004267FF" w:rsidRPr="00EA23A2" ns2:paraId="1A774C27" ns2:textId="77777777" w:rsidTr="004844C9">
        <w:tc>
          <w:tcPr>
            <w:tcW w:w="1864" w:type="dxa"/>
            <w:noWrap/>
          </w:tcPr>
          <w:p ns2:paraId="525C3079" ns2:textId="77777777" w:rsidR="004267FF" w:rsidRDefault="004267FF" w:rsidP="00767690">
            <w:pPr>
              <w:pStyle w:val="TableText0"/>
              <w:keepNext w:val="0"/>
            </w:pPr>
            <w:r>
              <w:t>GM-CSF</w:t>
            </w:r>
          </w:p>
        </w:tc>
        <w:tc>
          <w:tcPr>
            <w:tcW w:w="7126" w:type="dxa"/>
            <w:noWrap/>
          </w:tcPr>
          <w:p ns2:paraId="35BC78E9" ns2:textId="77777777" w:rsidR="004267FF" w:rsidRPr="004267FF" w:rsidRDefault="004267FF" w:rsidP="00767690">
            <w:pPr>
              <w:pStyle w:val="TableText0"/>
              <w:keepNext w:val="0"/>
            </w:pPr>
            <w:r w:rsidRPr="004267FF">
              <w:t>Granulocyte Macrop</w:t>
            </w:r>
            <w:r>
              <w:t>hage Colony-Stimulating Factor</w:t>
            </w:r>
          </w:p>
        </w:tc>
      </w:tr>
      <w:tr w:rsidR="00BD3269" w:rsidRPr="00EA23A2" ns2:paraId="57D4A324" ns2:textId="77777777" w:rsidTr="004844C9">
        <w:tc>
          <w:tcPr>
            <w:tcW w:w="1864" w:type="dxa"/>
            <w:noWrap/>
          </w:tcPr>
          <w:p ns2:paraId="4DF7BDC3" ns2:textId="2012487B" w:rsidR="00BD3269" w:rsidRDefault="00D1282E" w:rsidP="00767690">
            <w:pPr>
              <w:pStyle w:val="TableText0"/>
              <w:keepNext w:val="0"/>
            </w:pPr>
            <w:r>
              <w:t xml:space="preserve">H, </w:t>
            </w:r>
            <w:r w:rsidR="00BD3269">
              <w:t>H1, H2, H3</w:t>
            </w:r>
          </w:p>
        </w:tc>
        <w:tc>
          <w:tcPr>
            <w:tcW w:w="7126" w:type="dxa"/>
            <w:noWrap/>
          </w:tcPr>
          <w:p ns2:paraId="3437B2D7" ns2:textId="35BB8A99" w:rsidR="00BD3269" w:rsidRDefault="00BD3269" w:rsidP="00767690">
            <w:pPr>
              <w:pStyle w:val="TableText0"/>
              <w:keepNext w:val="0"/>
            </w:pPr>
            <w:r>
              <w:t>Hypothesis (1, 2, etc)</w:t>
            </w:r>
          </w:p>
        </w:tc>
      </w:tr>
      <w:tr w:rsidR="004267FF" w:rsidRPr="00EA23A2" ns2:paraId="49E0687C" ns2:textId="77777777" w:rsidTr="004844C9">
        <w:tc>
          <w:tcPr>
            <w:tcW w:w="1864" w:type="dxa"/>
            <w:noWrap/>
          </w:tcPr>
          <w:p ns2:paraId="3EF38343" ns2:textId="77777777" w:rsidR="004267FF" w:rsidRDefault="004267FF" w:rsidP="00767690">
            <w:pPr>
              <w:pStyle w:val="TableText0"/>
              <w:keepNext w:val="0"/>
            </w:pPr>
            <w:r>
              <w:t>HBsAg</w:t>
            </w:r>
          </w:p>
        </w:tc>
        <w:tc>
          <w:tcPr>
            <w:tcW w:w="7126" w:type="dxa"/>
            <w:noWrap/>
          </w:tcPr>
          <w:p ns2:paraId="1EFF7962" ns2:textId="77777777" w:rsidR="004267FF" w:rsidRDefault="004267FF" w:rsidP="00767690">
            <w:pPr>
              <w:pStyle w:val="TableText0"/>
              <w:keepNext w:val="0"/>
            </w:pPr>
            <w:r>
              <w:t>Hepatitis B surface antigen</w:t>
            </w:r>
          </w:p>
        </w:tc>
      </w:tr>
      <w:tr w:rsidR="004267FF" w:rsidRPr="00EA23A2" ns2:paraId="53C92120" ns2:textId="77777777" w:rsidTr="004844C9">
        <w:tc>
          <w:tcPr>
            <w:tcW w:w="1864" w:type="dxa"/>
            <w:noWrap/>
          </w:tcPr>
          <w:p ns2:paraId="5DB63152" ns2:textId="77777777" w:rsidR="004267FF" w:rsidRDefault="004267FF" w:rsidP="00767690">
            <w:pPr>
              <w:pStyle w:val="TableText0"/>
              <w:keepNext w:val="0"/>
            </w:pPr>
            <w:r>
              <w:t>HBV</w:t>
            </w:r>
          </w:p>
        </w:tc>
        <w:tc>
          <w:tcPr>
            <w:tcW w:w="7126" w:type="dxa"/>
            <w:noWrap/>
          </w:tcPr>
          <w:p ns2:paraId="318EF13B" ns2:textId="77777777" w:rsidR="004267FF" w:rsidRDefault="004267FF" w:rsidP="00767690">
            <w:pPr>
              <w:pStyle w:val="TableText0"/>
              <w:keepNext w:val="0"/>
            </w:pPr>
            <w:r w:rsidRPr="004267FF">
              <w:t>Hepatit</w:t>
            </w:r>
            <w:r>
              <w:t>is B virus</w:t>
            </w:r>
          </w:p>
        </w:tc>
      </w:tr>
      <w:tr w:rsidR="008D75F2" w:rsidRPr="00EA23A2" ns2:paraId="2C78A839" ns2:textId="77777777" w:rsidTr="004844C9">
        <w:tc>
          <w:tcPr>
            <w:tcW w:w="1864" w:type="dxa"/>
            <w:noWrap/>
          </w:tcPr>
          <w:p ns2:paraId="1EA7029B" ns2:textId="6318FDA7" w:rsidR="008D75F2" w:rsidRDefault="008D75F2" w:rsidP="00767690">
            <w:pPr>
              <w:pStyle w:val="TableText0"/>
              <w:keepNext w:val="0"/>
            </w:pPr>
            <w:r>
              <w:t>HCC</w:t>
            </w:r>
          </w:p>
        </w:tc>
        <w:tc>
          <w:tcPr>
            <w:tcW w:w="7126" w:type="dxa"/>
            <w:noWrap/>
          </w:tcPr>
          <w:p ns2:paraId="081BC59C" ns2:textId="5DB14947" w:rsidR="008D75F2" w:rsidRPr="004267FF" w:rsidRDefault="008D75F2" w:rsidP="00767690">
            <w:pPr>
              <w:pStyle w:val="TableText0"/>
              <w:keepNext w:val="0"/>
            </w:pPr>
            <w:r>
              <w:t>hepatocellular carcinoma</w:t>
            </w:r>
          </w:p>
        </w:tc>
      </w:tr>
      <w:tr w:rsidR="006E68FA" w:rsidRPr="00EA23A2" ns2:paraId="28854910" ns2:textId="77777777" w:rsidTr="004844C9">
        <w:tc>
          <w:tcPr>
            <w:tcW w:w="1864" w:type="dxa"/>
            <w:noWrap/>
          </w:tcPr>
          <w:p ns2:paraId="4402198F" ns2:textId="13096EC8" w:rsidR="006E68FA" w:rsidRDefault="006E68FA" w:rsidP="00767690">
            <w:pPr>
              <w:pStyle w:val="TableText0"/>
              <w:keepNext w:val="0"/>
            </w:pPr>
            <w:r>
              <w:t>HCV</w:t>
            </w:r>
          </w:p>
        </w:tc>
        <w:tc>
          <w:tcPr>
            <w:tcW w:w="7126" w:type="dxa"/>
            <w:noWrap/>
          </w:tcPr>
          <w:p ns2:paraId="1F9B6BDA" ns2:textId="333942E2" w:rsidR="006E68FA" w:rsidRPr="004267FF" w:rsidRDefault="006E68FA" w:rsidP="00767690">
            <w:pPr>
              <w:pStyle w:val="TableText0"/>
              <w:keepNext w:val="0"/>
            </w:pPr>
            <w:r>
              <w:t>Hepatitis C virus</w:t>
            </w:r>
          </w:p>
        </w:tc>
      </w:tr>
      <w:tr w:rsidR="0099134D" w:rsidRPr="00EA23A2" ns2:paraId="3000C7FE" ns2:textId="77777777" w:rsidTr="004844C9">
        <w:tc>
          <w:tcPr>
            <w:tcW w:w="1864" w:type="dxa"/>
            <w:noWrap/>
          </w:tcPr>
          <w:p ns2:paraId="1B56A49F" ns2:textId="6771B1C8" w:rsidR="0099134D" w:rsidRDefault="0099134D" w:rsidP="00767690">
            <w:pPr>
              <w:pStyle w:val="TableText0"/>
              <w:keepNext w:val="0"/>
            </w:pPr>
            <w:r>
              <w:t>HIV</w:t>
            </w:r>
          </w:p>
        </w:tc>
        <w:tc>
          <w:tcPr>
            <w:tcW w:w="7126" w:type="dxa"/>
            <w:noWrap/>
          </w:tcPr>
          <w:p ns2:paraId="65F62BF2" ns2:textId="3B7BBC57" w:rsidR="0099134D" w:rsidRPr="004267FF" w:rsidRDefault="0099134D" w:rsidP="00767690">
            <w:pPr>
              <w:pStyle w:val="TableText0"/>
              <w:keepNext w:val="0"/>
            </w:pPr>
            <w:r>
              <w:t>human immunodeficiency virus</w:t>
            </w:r>
          </w:p>
        </w:tc>
      </w:tr>
      <w:tr w:rsidR="00804CA9" w:rsidRPr="00EA23A2" ns2:paraId="1A8D6C86" ns2:textId="77777777" w:rsidTr="004844C9">
        <w:tc>
          <w:tcPr>
            <w:tcW w:w="1864" w:type="dxa"/>
            <w:noWrap/>
          </w:tcPr>
          <w:p ns2:paraId="2F4EBF42" ns2:textId="2E0F8FF9" w:rsidR="00804CA9" w:rsidRDefault="00804CA9" w:rsidP="00767690">
            <w:pPr>
              <w:pStyle w:val="TableText0"/>
              <w:keepNext w:val="0"/>
            </w:pPr>
            <w:r>
              <w:t>HNSCC</w:t>
            </w:r>
          </w:p>
        </w:tc>
        <w:tc>
          <w:tcPr>
            <w:tcW w:w="7126" w:type="dxa"/>
            <w:noWrap/>
          </w:tcPr>
          <w:p ns2:paraId="7B0C1BA4" ns2:textId="5AC61E13" w:rsidR="00804CA9" w:rsidRDefault="00804CA9" w:rsidP="00767690">
            <w:pPr>
              <w:pStyle w:val="TableText0"/>
              <w:keepNext w:val="0"/>
            </w:pPr>
            <w:r>
              <w:t>head and neck squamous cell carcinoma</w:t>
            </w:r>
          </w:p>
        </w:tc>
      </w:tr>
      <w:tr w:rsidR="00700773" w:rsidRPr="00EA23A2" ns2:paraId="53585AD5" ns2:textId="77777777" w:rsidTr="004844C9">
        <w:tc>
          <w:tcPr>
            <w:tcW w:w="1864" w:type="dxa"/>
            <w:noWrap/>
          </w:tcPr>
          <w:p ns2:paraId="3B19B1E1" ns2:textId="6CB58DEE" w:rsidR="00700773" w:rsidRDefault="00700773" w:rsidP="00767690">
            <w:pPr>
              <w:pStyle w:val="TableText0"/>
              <w:keepNext w:val="0"/>
            </w:pPr>
            <w:r>
              <w:t>HPV</w:t>
            </w:r>
          </w:p>
        </w:tc>
        <w:tc>
          <w:tcPr>
            <w:tcW w:w="7126" w:type="dxa"/>
            <w:noWrap/>
          </w:tcPr>
          <w:p ns2:paraId="63C9E4B8" ns2:textId="6CF5FADF" w:rsidR="00700773" w:rsidRDefault="00700773" w:rsidP="00767690">
            <w:pPr>
              <w:pStyle w:val="TableText0"/>
              <w:keepNext w:val="0"/>
            </w:pPr>
            <w:r>
              <w:t>Human papillomavirus</w:t>
            </w:r>
          </w:p>
        </w:tc>
      </w:tr>
      <w:tr w:rsidR="00832F09" w:rsidRPr="00EA23A2" ns2:paraId="48C4D88A" ns2:textId="77777777" w:rsidTr="004844C9">
        <w:tc>
          <w:tcPr>
            <w:tcW w:w="1864" w:type="dxa"/>
            <w:noWrap/>
          </w:tcPr>
          <w:p ns2:paraId="29DF1441" ns2:textId="0EA9428C" w:rsidR="00832F09" w:rsidRDefault="00832F09" w:rsidP="00767690">
            <w:pPr>
              <w:pStyle w:val="TableText0"/>
              <w:keepNext w:val="0"/>
            </w:pPr>
            <w:r>
              <w:t>HR</w:t>
            </w:r>
          </w:p>
        </w:tc>
        <w:tc>
          <w:tcPr>
            <w:tcW w:w="7126" w:type="dxa"/>
            <w:noWrap/>
          </w:tcPr>
          <w:p ns2:paraId="6E18CEDD" ns2:textId="585B4723" w:rsidR="00832F09" w:rsidRPr="004267FF" w:rsidRDefault="00832F09" w:rsidP="00767690">
            <w:pPr>
              <w:pStyle w:val="TableText0"/>
              <w:keepNext w:val="0"/>
            </w:pPr>
            <w:r>
              <w:t>heart rate</w:t>
            </w:r>
          </w:p>
        </w:tc>
      </w:tr>
      <w:tr w:rsidR="00764F0C" w:rsidRPr="00EA23A2" ns2:paraId="369C1605" ns2:textId="77777777" w:rsidTr="004844C9">
        <w:tc>
          <w:tcPr>
            <w:tcW w:w="1864" w:type="dxa"/>
            <w:noWrap/>
          </w:tcPr>
          <w:p ns2:paraId="7071EE11" ns2:textId="12EA7902" w:rsidR="00764F0C" w:rsidRDefault="00764F0C" w:rsidP="00767690">
            <w:pPr>
              <w:pStyle w:val="TableText0"/>
              <w:keepNext w:val="0"/>
            </w:pPr>
            <w:r>
              <w:t>HR</w:t>
            </w:r>
          </w:p>
        </w:tc>
        <w:tc>
          <w:tcPr>
            <w:tcW w:w="7126" w:type="dxa"/>
            <w:noWrap/>
          </w:tcPr>
          <w:p ns2:paraId="5DC701C7" ns2:textId="18640744" w:rsidR="00764F0C" w:rsidRDefault="00764F0C" w:rsidP="00767690">
            <w:pPr>
              <w:pStyle w:val="TableText0"/>
              <w:keepNext w:val="0"/>
            </w:pPr>
            <w:r>
              <w:t>hazard ratio</w:t>
            </w:r>
          </w:p>
        </w:tc>
      </w:tr>
      <w:tr w:rsidR="004001DE" w:rsidRPr="00EA23A2" ns2:paraId="562B344B" ns2:textId="77777777" w:rsidTr="004844C9">
        <w:tc>
          <w:tcPr>
            <w:tcW w:w="1864" w:type="dxa"/>
            <w:noWrap/>
          </w:tcPr>
          <w:p ns2:paraId="428C183F" ns2:textId="0C0CE9B3" w:rsidR="004001DE" w:rsidRDefault="004001DE" w:rsidP="00767690">
            <w:pPr>
              <w:pStyle w:val="TableText0"/>
              <w:keepNext w:val="0"/>
            </w:pPr>
            <w:r>
              <w:t>HRQoL</w:t>
            </w:r>
          </w:p>
        </w:tc>
        <w:tc>
          <w:tcPr>
            <w:tcW w:w="7126" w:type="dxa"/>
            <w:noWrap/>
          </w:tcPr>
          <w:p ns2:paraId="138AFD7C" ns2:textId="233D8026" w:rsidR="004001DE" w:rsidRDefault="004001DE" w:rsidP="00767690">
            <w:pPr>
              <w:pStyle w:val="TableText0"/>
              <w:keepNext w:val="0"/>
            </w:pPr>
            <w:r>
              <w:t>health-related quality of life</w:t>
            </w:r>
          </w:p>
        </w:tc>
      </w:tr>
      <w:tr w:rsidR="006304D9" w:rsidRPr="00EA23A2" ns2:paraId="09787068" ns2:textId="77777777" w:rsidTr="004844C9">
        <w:tc>
          <w:tcPr>
            <w:tcW w:w="1864" w:type="dxa"/>
            <w:noWrap/>
            <w:hideMark/>
          </w:tcPr>
          <w:p ns2:paraId="1A5D8E2C" ns2:textId="77777777" w:rsidR="006304D9" w:rsidRPr="00EA23A2" w:rsidRDefault="006304D9" w:rsidP="003339F8">
            <w:pPr>
              <w:pStyle w:val="TableText0"/>
              <w:keepNext w:val="0"/>
            </w:pPr>
            <w:r w:rsidRPr="00EA23A2">
              <w:lastRenderedPageBreak/>
              <w:t>HRT</w:t>
            </w:r>
          </w:p>
        </w:tc>
        <w:tc>
          <w:tcPr>
            <w:tcW w:w="7126" w:type="dxa"/>
            <w:noWrap/>
            <w:hideMark/>
          </w:tcPr>
          <w:p ns2:paraId="1223FB9D" ns2:textId="77777777" w:rsidR="006304D9" w:rsidRPr="00EA23A2" w:rsidRDefault="006304D9" w:rsidP="003339F8">
            <w:pPr>
              <w:pStyle w:val="TableText0"/>
              <w:keepNext w:val="0"/>
            </w:pPr>
            <w:r w:rsidRPr="00EA23A2">
              <w:t>hormone replacement therapy</w:t>
            </w:r>
          </w:p>
        </w:tc>
      </w:tr>
      <w:tr w:rsidR="002B5061" w:rsidRPr="00EA23A2" ns2:paraId="05B54DA9" ns2:textId="77777777" w:rsidTr="004844C9">
        <w:tc>
          <w:tcPr>
            <w:tcW w:w="1864" w:type="dxa"/>
            <w:noWrap/>
          </w:tcPr>
          <w:p ns2:paraId="03191A95" ns2:textId="652BD9D6" w:rsidR="002B5061" w:rsidRPr="00EA23A2" w:rsidRDefault="002B5061" w:rsidP="003339F8">
            <w:pPr>
              <w:pStyle w:val="TableText0"/>
              <w:keepNext w:val="0"/>
            </w:pPr>
            <w:r>
              <w:t>HUVEC</w:t>
            </w:r>
          </w:p>
        </w:tc>
        <w:tc>
          <w:tcPr>
            <w:tcW w:w="7126" w:type="dxa"/>
            <w:noWrap/>
          </w:tcPr>
          <w:p ns2:paraId="751D7242" ns2:textId="63578315" w:rsidR="002B5061" w:rsidRPr="00EA23A2" w:rsidRDefault="002B5061" w:rsidP="003339F8">
            <w:pPr>
              <w:pStyle w:val="TableText0"/>
              <w:keepNext w:val="0"/>
            </w:pPr>
            <w:r w:rsidRPr="002B5061">
              <w:t>human umbilical vein endothelial cell</w:t>
            </w:r>
          </w:p>
        </w:tc>
      </w:tr>
      <w:tr w:rsidR="002E6312" w:rsidRPr="00EA23A2" ns2:paraId="0E04758D" ns2:textId="77777777" w:rsidTr="004844C9">
        <w:tc>
          <w:tcPr>
            <w:tcW w:w="1864" w:type="dxa"/>
            <w:noWrap/>
          </w:tcPr>
          <w:p ns2:paraId="2DE258F2" ns2:textId="64649EDA" w:rsidR="002E6312" w:rsidRPr="00EA23A2" w:rsidRDefault="002E6312" w:rsidP="003339F8">
            <w:pPr>
              <w:pStyle w:val="TableText0"/>
              <w:keepNext w:val="0"/>
            </w:pPr>
            <w:r>
              <w:t>IA1, IA2, IA3</w:t>
            </w:r>
          </w:p>
        </w:tc>
        <w:tc>
          <w:tcPr>
            <w:tcW w:w="7126" w:type="dxa"/>
            <w:noWrap/>
          </w:tcPr>
          <w:p ns2:paraId="5F7B0890" ns2:textId="5A14F8B4" w:rsidR="002E6312" w:rsidRPr="00EA23A2" w:rsidRDefault="002E6312" w:rsidP="003339F8">
            <w:pPr>
              <w:pStyle w:val="TableText0"/>
              <w:keepNext w:val="0"/>
            </w:pPr>
            <w:r>
              <w:t>Interim Analysis (1, 2, 3)</w:t>
            </w:r>
          </w:p>
        </w:tc>
      </w:tr>
      <w:tr w:rsidR="006304D9" w:rsidRPr="00EA23A2" ns2:paraId="625B75E3" ns2:textId="77777777" w:rsidTr="004844C9">
        <w:tc>
          <w:tcPr>
            <w:tcW w:w="1864" w:type="dxa"/>
            <w:noWrap/>
            <w:hideMark/>
          </w:tcPr>
          <w:p ns2:paraId="6C7D0C5C" ns2:textId="77777777" w:rsidR="006304D9" w:rsidRPr="00EA23A2" w:rsidRDefault="006304D9" w:rsidP="003339F8">
            <w:pPr>
              <w:pStyle w:val="TableText0"/>
              <w:keepNext w:val="0"/>
            </w:pPr>
            <w:r w:rsidRPr="00EA23A2">
              <w:t>IB</w:t>
            </w:r>
          </w:p>
        </w:tc>
        <w:tc>
          <w:tcPr>
            <w:tcW w:w="7126" w:type="dxa"/>
            <w:noWrap/>
            <w:hideMark/>
          </w:tcPr>
          <w:p ns2:paraId="145029AC" ns2:textId="77777777" w:rsidR="006304D9" w:rsidRPr="00EA23A2" w:rsidRDefault="006304D9" w:rsidP="003339F8">
            <w:pPr>
              <w:pStyle w:val="TableText0"/>
              <w:keepNext w:val="0"/>
            </w:pPr>
            <w:r w:rsidRPr="00EA23A2">
              <w:t xml:space="preserve">Investigator’s Brochure </w:t>
            </w:r>
          </w:p>
        </w:tc>
      </w:tr>
      <w:tr w:rsidR="008D75F2" w:rsidRPr="00EA23A2" ns2:paraId="0B109BE0" ns2:textId="77777777" w:rsidTr="004844C9">
        <w:tc>
          <w:tcPr>
            <w:tcW w:w="1864" w:type="dxa"/>
            <w:noWrap/>
          </w:tcPr>
          <w:p ns2:paraId="60FEC879" ns2:textId="2576DFA8" w:rsidR="008D75F2" w:rsidRPr="00EA23A2" w:rsidRDefault="008D75F2" w:rsidP="003339F8">
            <w:pPr>
              <w:pStyle w:val="TableText0"/>
              <w:keepNext w:val="0"/>
            </w:pPr>
            <w:r>
              <w:t>IC</w:t>
            </w:r>
            <w:r w:rsidRPr="008D75F2">
              <w:rPr>
                <w:vertAlign w:val="subscript"/>
              </w:rPr>
              <w:t>50</w:t>
            </w:r>
          </w:p>
        </w:tc>
        <w:tc>
          <w:tcPr>
            <w:tcW w:w="7126" w:type="dxa"/>
            <w:noWrap/>
          </w:tcPr>
          <w:p ns2:paraId="295DB5B5" ns2:textId="609D87A6" w:rsidR="008D75F2" w:rsidRPr="00EA23A2" w:rsidRDefault="008D75F2" w:rsidP="003339F8">
            <w:pPr>
              <w:pStyle w:val="TableText0"/>
              <w:keepNext w:val="0"/>
            </w:pPr>
            <w:r>
              <w:t>half-maximal inhibitory concentration</w:t>
            </w:r>
          </w:p>
        </w:tc>
      </w:tr>
      <w:tr w:rsidR="006304D9" w:rsidRPr="00EA23A2" ns2:paraId="62202473" ns2:textId="77777777" w:rsidTr="004844C9">
        <w:tc>
          <w:tcPr>
            <w:tcW w:w="1864" w:type="dxa"/>
            <w:noWrap/>
            <w:hideMark/>
          </w:tcPr>
          <w:p ns2:paraId="69C66D77" ns2:textId="77777777" w:rsidR="006304D9" w:rsidRPr="00EA23A2" w:rsidRDefault="006304D9" w:rsidP="003339F8">
            <w:pPr>
              <w:pStyle w:val="TableText0"/>
              <w:keepNext w:val="0"/>
            </w:pPr>
            <w:r w:rsidRPr="00EA23A2">
              <w:t>ICF</w:t>
            </w:r>
          </w:p>
        </w:tc>
        <w:tc>
          <w:tcPr>
            <w:tcW w:w="7126" w:type="dxa"/>
            <w:noWrap/>
            <w:hideMark/>
          </w:tcPr>
          <w:p ns2:paraId="7C624C90" ns2:textId="77777777" w:rsidR="006304D9" w:rsidRPr="00EA23A2" w:rsidRDefault="006304D9" w:rsidP="003339F8">
            <w:pPr>
              <w:pStyle w:val="TableText0"/>
              <w:keepNext w:val="0"/>
            </w:pPr>
            <w:r w:rsidRPr="00EA23A2">
              <w:t xml:space="preserve">Informed Consent Form </w:t>
            </w:r>
          </w:p>
        </w:tc>
      </w:tr>
      <w:tr w:rsidR="006304D9" w:rsidRPr="00EA23A2" ns2:paraId="5D0FB150" ns2:textId="77777777" w:rsidTr="004844C9">
        <w:tc>
          <w:tcPr>
            <w:tcW w:w="1864" w:type="dxa"/>
            <w:noWrap/>
          </w:tcPr>
          <w:p ns2:paraId="06233E9A" ns2:textId="77777777" w:rsidR="006304D9" w:rsidRPr="00EA23A2" w:rsidRDefault="006304D9" w:rsidP="003339F8">
            <w:pPr>
              <w:pStyle w:val="TableText0"/>
              <w:keepNext w:val="0"/>
            </w:pPr>
            <w:r w:rsidRPr="00EA23A2">
              <w:t>ICH</w:t>
            </w:r>
          </w:p>
        </w:tc>
        <w:tc>
          <w:tcPr>
            <w:tcW w:w="7126" w:type="dxa"/>
            <w:noWrap/>
          </w:tcPr>
          <w:p ns2:paraId="11253FDD" ns2:textId="4E28E6ED" w:rsidR="006304D9" w:rsidRPr="00EA23A2" w:rsidRDefault="006304D9" w:rsidP="003339F8">
            <w:pPr>
              <w:pStyle w:val="TableText0"/>
              <w:keepNext w:val="0"/>
            </w:pPr>
            <w:r w:rsidRPr="00EA23A2">
              <w:t>International Co</w:t>
            </w:r>
            <w:r w:rsidR="004D2585">
              <w:t>uncil for Harmonisation of Technical Requirements for Pharmaceuticals for Human Use</w:t>
            </w:r>
            <w:r w:rsidR="006A55D5">
              <w:t xml:space="preserve"> </w:t>
            </w:r>
          </w:p>
        </w:tc>
      </w:tr>
      <w:tr w:rsidR="00E86C1A" w:rsidRPr="00EA23A2" ns2:paraId="6DD1E0A1" ns2:textId="77777777" w:rsidTr="004844C9">
        <w:tc>
          <w:tcPr>
            <w:tcW w:w="1864" w:type="dxa"/>
            <w:noWrap/>
          </w:tcPr>
          <w:p ns2:paraId="6BB73DD2" ns2:textId="6CB756EB" w:rsidR="00E86C1A" w:rsidRPr="00EA23A2" w:rsidRDefault="00E86C1A" w:rsidP="003339F8">
            <w:pPr>
              <w:pStyle w:val="TableText0"/>
              <w:keepNext w:val="0"/>
            </w:pPr>
            <w:r>
              <w:t>iCRO</w:t>
            </w:r>
          </w:p>
        </w:tc>
        <w:tc>
          <w:tcPr>
            <w:tcW w:w="7126" w:type="dxa"/>
            <w:noWrap/>
          </w:tcPr>
          <w:p ns2:paraId="6FCB859E" ns2:textId="26BFB219" w:rsidR="00E86C1A" w:rsidRPr="00EA23A2" w:rsidRDefault="00E86C1A" w:rsidP="003339F8">
            <w:pPr>
              <w:pStyle w:val="TableText0"/>
              <w:keepNext w:val="0"/>
            </w:pPr>
            <w:r>
              <w:t>imaging CRO</w:t>
            </w:r>
          </w:p>
        </w:tc>
      </w:tr>
      <w:tr w:rsidR="006304D9" w:rsidRPr="00EA23A2" ns2:paraId="75B6B214" ns2:textId="77777777" w:rsidTr="004844C9">
        <w:tc>
          <w:tcPr>
            <w:tcW w:w="1864" w:type="dxa"/>
            <w:noWrap/>
            <w:hideMark/>
          </w:tcPr>
          <w:p ns2:paraId="3E123476" ns2:textId="77777777" w:rsidR="006304D9" w:rsidRPr="00EA23A2" w:rsidRDefault="006304D9" w:rsidP="003339F8">
            <w:pPr>
              <w:pStyle w:val="TableText0"/>
              <w:keepNext w:val="0"/>
            </w:pPr>
            <w:r w:rsidRPr="00EA23A2">
              <w:t>IEC</w:t>
            </w:r>
          </w:p>
        </w:tc>
        <w:tc>
          <w:tcPr>
            <w:tcW w:w="7126" w:type="dxa"/>
            <w:noWrap/>
            <w:hideMark/>
          </w:tcPr>
          <w:p ns2:paraId="5B736A02" ns2:textId="77777777" w:rsidR="006304D9" w:rsidRPr="00EA23A2" w:rsidRDefault="006304D9" w:rsidP="003339F8">
            <w:pPr>
              <w:pStyle w:val="TableText0"/>
              <w:keepNext w:val="0"/>
            </w:pPr>
            <w:r w:rsidRPr="00EA23A2">
              <w:t>Independent Ethics Committee</w:t>
            </w:r>
          </w:p>
        </w:tc>
      </w:tr>
      <w:tr w:rsidR="004267FF" w:rsidRPr="00EA23A2" ns2:paraId="2856AA05" ns2:textId="77777777" w:rsidTr="004844C9">
        <w:tc>
          <w:tcPr>
            <w:tcW w:w="1864" w:type="dxa"/>
            <w:noWrap/>
          </w:tcPr>
          <w:p ns2:paraId="5992879F" ns2:textId="77777777" w:rsidR="004267FF" w:rsidRDefault="004267FF" w:rsidP="00767690">
            <w:pPr>
              <w:pStyle w:val="TableText0"/>
              <w:keepNext w:val="0"/>
            </w:pPr>
            <w:r>
              <w:t>Ig</w:t>
            </w:r>
          </w:p>
        </w:tc>
        <w:tc>
          <w:tcPr>
            <w:tcW w:w="7126" w:type="dxa"/>
            <w:noWrap/>
          </w:tcPr>
          <w:p ns2:paraId="6569D67F" ns2:textId="77777777" w:rsidR="004267FF" w:rsidRDefault="004267FF" w:rsidP="00767690">
            <w:pPr>
              <w:pStyle w:val="TableText0"/>
              <w:keepNext w:val="0"/>
            </w:pPr>
            <w:r>
              <w:t>immunoglobulin</w:t>
            </w:r>
          </w:p>
        </w:tc>
      </w:tr>
      <w:tr w:rsidR="004267FF" w:rsidRPr="00EA23A2" ns2:paraId="0AC96AFE" ns2:textId="77777777" w:rsidTr="004844C9">
        <w:tc>
          <w:tcPr>
            <w:tcW w:w="1864" w:type="dxa"/>
            <w:noWrap/>
          </w:tcPr>
          <w:p ns2:paraId="47386523" ns2:textId="77777777" w:rsidR="004267FF" w:rsidRPr="00EA23A2" w:rsidRDefault="004267FF" w:rsidP="00767690">
            <w:pPr>
              <w:pStyle w:val="TableText0"/>
              <w:keepNext w:val="0"/>
            </w:pPr>
            <w:r>
              <w:t>IgG4</w:t>
            </w:r>
          </w:p>
        </w:tc>
        <w:tc>
          <w:tcPr>
            <w:tcW w:w="7126" w:type="dxa"/>
            <w:noWrap/>
          </w:tcPr>
          <w:p ns2:paraId="598CD4B8" ns2:textId="77777777" w:rsidR="004267FF" w:rsidRPr="00EA23A2" w:rsidRDefault="004267FF" w:rsidP="00767690">
            <w:pPr>
              <w:pStyle w:val="TableText0"/>
              <w:keepNext w:val="0"/>
            </w:pPr>
            <w:r>
              <w:t>immunoglobulin G4</w:t>
            </w:r>
          </w:p>
        </w:tc>
      </w:tr>
      <w:tr w:rsidR="004267FF" w:rsidRPr="00EA23A2" ns2:paraId="6065A832" ns2:textId="77777777" w:rsidTr="004844C9">
        <w:tc>
          <w:tcPr>
            <w:tcW w:w="1864" w:type="dxa"/>
            <w:noWrap/>
          </w:tcPr>
          <w:p ns2:paraId="1B264CEA" ns2:textId="77777777" w:rsidR="004267FF" w:rsidRDefault="004267FF" w:rsidP="00767690">
            <w:pPr>
              <w:pStyle w:val="TableText0"/>
              <w:keepNext w:val="0"/>
            </w:pPr>
            <w:r>
              <w:t>IgV</w:t>
            </w:r>
          </w:p>
        </w:tc>
        <w:tc>
          <w:tcPr>
            <w:tcW w:w="7126" w:type="dxa"/>
            <w:noWrap/>
          </w:tcPr>
          <w:p ns2:paraId="2761722B" ns2:textId="77777777" w:rsidR="004267FF" w:rsidRDefault="004267FF" w:rsidP="00767690">
            <w:pPr>
              <w:pStyle w:val="TableText0"/>
              <w:keepNext w:val="0"/>
            </w:pPr>
            <w:r>
              <w:t>immunoglobulin-variable</w:t>
            </w:r>
          </w:p>
        </w:tc>
      </w:tr>
      <w:tr w:rsidR="001857F1" w:rsidRPr="00EA23A2" ns2:paraId="7B700C6D" ns2:textId="77777777" w:rsidTr="004844C9">
        <w:tc>
          <w:tcPr>
            <w:tcW w:w="1864" w:type="dxa"/>
            <w:noWrap/>
          </w:tcPr>
          <w:p ns2:paraId="139F26AE" ns2:textId="764C4E3B" w:rsidR="001857F1" w:rsidRDefault="001857F1" w:rsidP="00767690">
            <w:pPr>
              <w:pStyle w:val="TableText0"/>
              <w:keepNext w:val="0"/>
            </w:pPr>
            <w:r>
              <w:t>IHC</w:t>
            </w:r>
          </w:p>
        </w:tc>
        <w:tc>
          <w:tcPr>
            <w:tcW w:w="7126" w:type="dxa"/>
            <w:noWrap/>
          </w:tcPr>
          <w:p ns2:paraId="5B9B9A01" ns2:textId="212ED7C9" w:rsidR="001857F1" w:rsidRDefault="001857F1" w:rsidP="00767690">
            <w:pPr>
              <w:pStyle w:val="TableText0"/>
              <w:keepNext w:val="0"/>
            </w:pPr>
            <w:r>
              <w:t>immunohistochemistry</w:t>
            </w:r>
          </w:p>
        </w:tc>
      </w:tr>
      <w:tr w:rsidR="006304D9" w:rsidRPr="00EA23A2" ns2:paraId="34D17821" ns2:textId="77777777" w:rsidTr="004844C9">
        <w:tc>
          <w:tcPr>
            <w:tcW w:w="1864" w:type="dxa"/>
            <w:noWrap/>
            <w:hideMark/>
          </w:tcPr>
          <w:p ns2:paraId="7CDAA3EB" ns2:textId="77777777" w:rsidR="006304D9" w:rsidRPr="00EA23A2" w:rsidRDefault="006304D9" w:rsidP="003339F8">
            <w:pPr>
              <w:pStyle w:val="TableText0"/>
              <w:keepNext w:val="0"/>
            </w:pPr>
            <w:r w:rsidRPr="00EA23A2">
              <w:t>IND</w:t>
            </w:r>
          </w:p>
        </w:tc>
        <w:tc>
          <w:tcPr>
            <w:tcW w:w="7126" w:type="dxa"/>
            <w:noWrap/>
            <w:hideMark/>
          </w:tcPr>
          <w:p ns2:paraId="6ACF7BE9" ns2:textId="77777777" w:rsidR="006304D9" w:rsidRPr="00EA23A2" w:rsidRDefault="006304D9" w:rsidP="003339F8">
            <w:pPr>
              <w:pStyle w:val="TableText0"/>
              <w:keepNext w:val="0"/>
            </w:pPr>
            <w:r w:rsidRPr="00EA23A2">
              <w:t xml:space="preserve">Investigational New Drug </w:t>
            </w:r>
          </w:p>
        </w:tc>
      </w:tr>
      <w:tr w:rsidR="003C5CDB" w:rsidRPr="00EA23A2" ns2:paraId="304BCBB1" ns2:textId="77777777" w:rsidTr="004844C9">
        <w:tc>
          <w:tcPr>
            <w:tcW w:w="1864" w:type="dxa"/>
            <w:noWrap/>
          </w:tcPr>
          <w:p ns2:paraId="3E7FAEE7" ns2:textId="5751CAE5" w:rsidR="003C5CDB" w:rsidRDefault="003C5CDB" w:rsidP="00767690">
            <w:pPr>
              <w:pStyle w:val="TableText0"/>
              <w:keepNext w:val="0"/>
            </w:pPr>
            <w:r>
              <w:t>INR</w:t>
            </w:r>
          </w:p>
        </w:tc>
        <w:tc>
          <w:tcPr>
            <w:tcW w:w="7126" w:type="dxa"/>
            <w:noWrap/>
          </w:tcPr>
          <w:p ns2:paraId="4365B7DF" ns2:textId="7AEB032E" w:rsidR="003C5CDB" w:rsidRDefault="003C5CDB" w:rsidP="00767690">
            <w:pPr>
              <w:pStyle w:val="TableText0"/>
              <w:keepNext w:val="0"/>
            </w:pPr>
            <w:r>
              <w:t>International Normalized Ratio</w:t>
            </w:r>
          </w:p>
        </w:tc>
      </w:tr>
      <w:tr w:rsidR="004267FF" w:rsidRPr="00EA23A2" ns2:paraId="19DE89D0" ns2:textId="77777777" w:rsidTr="004844C9">
        <w:tc>
          <w:tcPr>
            <w:tcW w:w="1864" w:type="dxa"/>
            <w:noWrap/>
          </w:tcPr>
          <w:p ns2:paraId="34AA1A83" ns2:textId="77777777" w:rsidR="004267FF" w:rsidRDefault="004267FF" w:rsidP="00767690">
            <w:pPr>
              <w:pStyle w:val="TableText0"/>
              <w:keepNext w:val="0"/>
            </w:pPr>
            <w:r>
              <w:t>IO</w:t>
            </w:r>
          </w:p>
        </w:tc>
        <w:tc>
          <w:tcPr>
            <w:tcW w:w="7126" w:type="dxa"/>
            <w:noWrap/>
          </w:tcPr>
          <w:p ns2:paraId="7CC7D90C" ns2:textId="06F5B7F3" w:rsidR="004267FF" w:rsidRDefault="004267FF" w:rsidP="00767690">
            <w:pPr>
              <w:pStyle w:val="TableText0"/>
              <w:keepNext w:val="0"/>
            </w:pPr>
            <w:r>
              <w:t>immuno</w:t>
            </w:r>
            <w:r w:rsidR="005A18E8">
              <w:t>-oncology</w:t>
            </w:r>
          </w:p>
        </w:tc>
      </w:tr>
      <w:tr w:rsidR="004267FF" w:rsidRPr="00EA23A2" ns2:paraId="5AB6E11C" ns2:textId="77777777" w:rsidTr="004844C9">
        <w:tc>
          <w:tcPr>
            <w:tcW w:w="1864" w:type="dxa"/>
            <w:noWrap/>
          </w:tcPr>
          <w:p ns2:paraId="11A9A8E2" ns2:textId="1894E6FE" w:rsidR="004267FF" w:rsidRDefault="004267FF" w:rsidP="00767690">
            <w:pPr>
              <w:pStyle w:val="TableText0"/>
              <w:keepNext w:val="0"/>
            </w:pPr>
            <w:r>
              <w:t>irAE</w:t>
            </w:r>
          </w:p>
        </w:tc>
        <w:tc>
          <w:tcPr>
            <w:tcW w:w="7126" w:type="dxa"/>
            <w:noWrap/>
          </w:tcPr>
          <w:p ns2:paraId="34C0923C" ns2:textId="479F390B" w:rsidR="004267FF" w:rsidRPr="009F085F" w:rsidRDefault="004267FF" w:rsidP="00767690">
            <w:pPr>
              <w:pStyle w:val="TableText0"/>
              <w:keepNext w:val="0"/>
            </w:pPr>
            <w:r>
              <w:t>immune-related AE</w:t>
            </w:r>
          </w:p>
        </w:tc>
      </w:tr>
      <w:tr w:rsidR="006304D9" w:rsidRPr="00EA23A2" ns2:paraId="3A73337C" ns2:textId="77777777" w:rsidTr="004844C9">
        <w:tc>
          <w:tcPr>
            <w:tcW w:w="1864" w:type="dxa"/>
            <w:noWrap/>
            <w:hideMark/>
          </w:tcPr>
          <w:p ns2:paraId="62FA65C6" ns2:textId="77777777" w:rsidR="006304D9" w:rsidRPr="00EA23A2" w:rsidRDefault="006304D9" w:rsidP="003339F8">
            <w:pPr>
              <w:pStyle w:val="TableText0"/>
              <w:keepNext w:val="0"/>
            </w:pPr>
            <w:r w:rsidRPr="00EA23A2">
              <w:t>IRB</w:t>
            </w:r>
          </w:p>
        </w:tc>
        <w:tc>
          <w:tcPr>
            <w:tcW w:w="7126" w:type="dxa"/>
            <w:noWrap/>
            <w:hideMark/>
          </w:tcPr>
          <w:p ns2:paraId="3B1F4A53" ns2:textId="77777777" w:rsidR="006304D9" w:rsidRPr="00EA23A2" w:rsidRDefault="006304D9" w:rsidP="003339F8">
            <w:pPr>
              <w:pStyle w:val="TableText0"/>
              <w:keepNext w:val="0"/>
            </w:pPr>
            <w:r w:rsidRPr="00EA23A2">
              <w:t xml:space="preserve">Institutional Review Board </w:t>
            </w:r>
          </w:p>
        </w:tc>
      </w:tr>
      <w:tr w:rsidR="00E86C1A" w:rsidRPr="00EA23A2" ns2:paraId="0C0BF979" ns2:textId="33772A53" w:rsidTr="004844C9">
        <w:tc>
          <w:tcPr>
            <w:tcW w:w="1864" w:type="dxa"/>
            <w:noWrap/>
          </w:tcPr>
          <w:p ns2:paraId="49774464" ns2:textId="05FB7B30" w:rsidR="00E86C1A" w:rsidRPr="00EA23A2" w:rsidRDefault="00E86C1A" w:rsidP="003339F8">
            <w:pPr>
              <w:pStyle w:val="TableText0"/>
              <w:keepNext w:val="0"/>
            </w:pPr>
            <w:r>
              <w:t>iRECIST</w:t>
            </w:r>
          </w:p>
        </w:tc>
        <w:tc>
          <w:tcPr>
            <w:tcW w:w="7126" w:type="dxa"/>
            <w:noWrap/>
          </w:tcPr>
          <w:p ns2:paraId="7F877E7A" ns2:textId="4D2C3196" w:rsidR="00E86C1A" w:rsidRPr="00EA23A2" w:rsidRDefault="00E86C1A" w:rsidP="003339F8">
            <w:pPr>
              <w:pStyle w:val="TableText0"/>
              <w:keepNext w:val="0"/>
            </w:pPr>
            <w:r w:rsidRPr="00E86C1A">
              <w:t>Response Evaluation Criteria in Solid Tumors 1.1</w:t>
            </w:r>
            <w:r>
              <w:t xml:space="preserve"> for immune-based therapeutics</w:t>
            </w:r>
          </w:p>
        </w:tc>
      </w:tr>
      <w:tr w:rsidR="004267FF" w:rsidRPr="00EA23A2" ns2:paraId="15E83875" ns2:textId="77777777" w:rsidTr="004844C9">
        <w:tc>
          <w:tcPr>
            <w:tcW w:w="1864" w:type="dxa"/>
            <w:noWrap/>
          </w:tcPr>
          <w:p ns2:paraId="729C42B8" ns2:textId="77777777" w:rsidR="004267FF" w:rsidRDefault="004267FF" w:rsidP="00767690">
            <w:pPr>
              <w:pStyle w:val="TableText0"/>
              <w:keepNext w:val="0"/>
            </w:pPr>
            <w:r>
              <w:t>IRT</w:t>
            </w:r>
          </w:p>
        </w:tc>
        <w:tc>
          <w:tcPr>
            <w:tcW w:w="7126" w:type="dxa"/>
            <w:noWrap/>
          </w:tcPr>
          <w:p ns2:paraId="6FB88C38" ns2:textId="6EB2AF2C" w:rsidR="004267FF" w:rsidRPr="004267FF" w:rsidRDefault="00FA722E" w:rsidP="00767690">
            <w:pPr>
              <w:pStyle w:val="TableText0"/>
              <w:keepNext w:val="0"/>
            </w:pPr>
            <w:r>
              <w:t>intervention randomization system</w:t>
            </w:r>
          </w:p>
        </w:tc>
      </w:tr>
      <w:tr w:rsidR="004267FF" w:rsidRPr="00EA23A2" ns2:paraId="64999A50" ns2:textId="77777777" w:rsidTr="004844C9">
        <w:tc>
          <w:tcPr>
            <w:tcW w:w="1864" w:type="dxa"/>
            <w:noWrap/>
          </w:tcPr>
          <w:p ns2:paraId="791F7C61" ns2:textId="77777777" w:rsidR="004267FF" w:rsidRDefault="004267FF" w:rsidP="00767690">
            <w:pPr>
              <w:pStyle w:val="TableText0"/>
              <w:keepNext w:val="0"/>
            </w:pPr>
            <w:r>
              <w:t>ITP</w:t>
            </w:r>
          </w:p>
        </w:tc>
        <w:tc>
          <w:tcPr>
            <w:tcW w:w="7126" w:type="dxa"/>
            <w:noWrap/>
          </w:tcPr>
          <w:p ns2:paraId="47F38747" ns2:textId="77777777" w:rsidR="004267FF" w:rsidRPr="004267FF" w:rsidRDefault="004267FF" w:rsidP="00767690">
            <w:pPr>
              <w:pStyle w:val="TableText0"/>
              <w:keepNext w:val="0"/>
            </w:pPr>
            <w:r>
              <w:t>i</w:t>
            </w:r>
            <w:r w:rsidRPr="004267FF">
              <w:t>diop</w:t>
            </w:r>
            <w:r>
              <w:t>athic thrombocytopenic purpura</w:t>
            </w:r>
          </w:p>
        </w:tc>
      </w:tr>
      <w:tr w:rsidR="0039429B" w:rsidRPr="00EA23A2" ns2:paraId="4E9434CB" ns2:textId="77777777" w:rsidTr="004844C9">
        <w:tc>
          <w:tcPr>
            <w:tcW w:w="1864" w:type="dxa"/>
            <w:noWrap/>
          </w:tcPr>
          <w:p ns2:paraId="1DB1ACD0" ns2:textId="79D987B3" w:rsidR="0039429B" w:rsidRPr="00EA23A2" w:rsidRDefault="0039429B" w:rsidP="003339F8">
            <w:pPr>
              <w:pStyle w:val="TableText0"/>
              <w:keepNext w:val="0"/>
            </w:pPr>
            <w:r>
              <w:t>ITT</w:t>
            </w:r>
          </w:p>
        </w:tc>
        <w:tc>
          <w:tcPr>
            <w:tcW w:w="7126" w:type="dxa"/>
            <w:noWrap/>
          </w:tcPr>
          <w:p ns2:paraId="443F61B5" ns2:textId="0714E1E2" w:rsidR="0039429B" w:rsidRPr="00EA23A2" w:rsidRDefault="0039429B" w:rsidP="003339F8">
            <w:pPr>
              <w:pStyle w:val="TableText0"/>
              <w:keepNext w:val="0"/>
            </w:pPr>
            <w:r>
              <w:t>Intent-to-Treat</w:t>
            </w:r>
          </w:p>
        </w:tc>
      </w:tr>
      <w:tr w:rsidR="006304D9" w:rsidRPr="00EA23A2" ns2:paraId="68F4DBE9" ns2:textId="77777777" w:rsidTr="004844C9">
        <w:tc>
          <w:tcPr>
            <w:tcW w:w="1864" w:type="dxa"/>
            <w:noWrap/>
            <w:hideMark/>
          </w:tcPr>
          <w:p ns2:paraId="708AF403" ns2:textId="77777777" w:rsidR="006304D9" w:rsidRPr="00EA23A2" w:rsidRDefault="006304D9" w:rsidP="003339F8">
            <w:pPr>
              <w:pStyle w:val="TableText0"/>
              <w:keepNext w:val="0"/>
            </w:pPr>
            <w:r w:rsidRPr="00EA23A2">
              <w:t>IUD</w:t>
            </w:r>
          </w:p>
        </w:tc>
        <w:tc>
          <w:tcPr>
            <w:tcW w:w="7126" w:type="dxa"/>
            <w:noWrap/>
            <w:hideMark/>
          </w:tcPr>
          <w:p ns2:paraId="1DBFFA5F" ns2:textId="77777777" w:rsidR="006304D9" w:rsidRPr="00EA23A2" w:rsidRDefault="006304D9" w:rsidP="003339F8">
            <w:pPr>
              <w:pStyle w:val="TableText0"/>
              <w:keepNext w:val="0"/>
            </w:pPr>
            <w:r w:rsidRPr="00EA23A2">
              <w:t>intrauterine device</w:t>
            </w:r>
          </w:p>
        </w:tc>
      </w:tr>
      <w:tr w:rsidR="006304D9" w:rsidRPr="00EA23A2" ns2:paraId="4F2E13B3" ns2:textId="77777777" w:rsidTr="004844C9">
        <w:tc>
          <w:tcPr>
            <w:tcW w:w="1864" w:type="dxa"/>
            <w:noWrap/>
            <w:hideMark/>
          </w:tcPr>
          <w:p ns2:paraId="14A56BD7" ns2:textId="77777777" w:rsidR="006304D9" w:rsidRPr="00EA23A2" w:rsidRDefault="006304D9" w:rsidP="003339F8">
            <w:pPr>
              <w:pStyle w:val="TableText0"/>
              <w:keepNext w:val="0"/>
            </w:pPr>
            <w:r w:rsidRPr="00EA23A2">
              <w:t>IUS</w:t>
            </w:r>
          </w:p>
        </w:tc>
        <w:tc>
          <w:tcPr>
            <w:tcW w:w="7126" w:type="dxa"/>
            <w:noWrap/>
            <w:hideMark/>
          </w:tcPr>
          <w:p ns2:paraId="2926C3B1" ns2:textId="77777777" w:rsidR="006304D9" w:rsidRPr="00EA23A2" w:rsidRDefault="006304D9" w:rsidP="003339F8">
            <w:pPr>
              <w:pStyle w:val="TableText0"/>
              <w:keepNext w:val="0"/>
            </w:pPr>
            <w:r w:rsidRPr="00EA23A2">
              <w:t>intrauterine hormone-releasing system</w:t>
            </w:r>
          </w:p>
        </w:tc>
      </w:tr>
      <w:tr w:rsidR="004267FF" w:rsidRPr="00EA23A2" ns2:paraId="72EFE157" ns2:textId="77777777" w:rsidTr="004844C9">
        <w:tc>
          <w:tcPr>
            <w:tcW w:w="1864" w:type="dxa"/>
            <w:noWrap/>
          </w:tcPr>
          <w:p ns2:paraId="622442CA" ns2:textId="05831AEF" w:rsidR="004267FF" w:rsidRPr="00EA23A2" w:rsidRDefault="004267FF" w:rsidP="003339F8">
            <w:pPr>
              <w:pStyle w:val="TableText0"/>
              <w:keepNext w:val="0"/>
            </w:pPr>
            <w:r>
              <w:t>IV</w:t>
            </w:r>
          </w:p>
        </w:tc>
        <w:tc>
          <w:tcPr>
            <w:tcW w:w="7126" w:type="dxa"/>
            <w:noWrap/>
          </w:tcPr>
          <w:p ns2:paraId="24232284" ns2:textId="68D0DA8F" w:rsidR="004267FF" w:rsidRPr="00EA23A2" w:rsidRDefault="001857F1" w:rsidP="003339F8">
            <w:pPr>
              <w:pStyle w:val="TableText0"/>
              <w:keepNext w:val="0"/>
            </w:pPr>
            <w:r>
              <w:t>intravenous</w:t>
            </w:r>
          </w:p>
        </w:tc>
      </w:tr>
      <w:tr w:rsidR="001857F1" w:rsidRPr="00EA23A2" ns2:paraId="11E75E59" ns2:textId="77777777" w:rsidTr="004844C9">
        <w:tc>
          <w:tcPr>
            <w:tcW w:w="1864" w:type="dxa"/>
            <w:noWrap/>
          </w:tcPr>
          <w:p ns2:paraId="563C5F2F" ns2:textId="768833F0" w:rsidR="001857F1" w:rsidRDefault="001857F1" w:rsidP="003339F8">
            <w:pPr>
              <w:pStyle w:val="TableText0"/>
              <w:keepNext w:val="0"/>
            </w:pPr>
            <w:r>
              <w:t>IVD</w:t>
            </w:r>
          </w:p>
        </w:tc>
        <w:tc>
          <w:tcPr>
            <w:tcW w:w="7126" w:type="dxa"/>
            <w:noWrap/>
          </w:tcPr>
          <w:p ns2:paraId="651C8356" ns2:textId="4685807D" w:rsidR="001857F1" w:rsidRDefault="001857F1" w:rsidP="003339F8">
            <w:pPr>
              <w:pStyle w:val="TableText0"/>
              <w:keepNext w:val="0"/>
            </w:pPr>
            <w:r>
              <w:t>in vitro diagnostic</w:t>
            </w:r>
          </w:p>
        </w:tc>
      </w:tr>
      <w:tr w:rsidR="004267FF" w:rsidRPr="00EA23A2" ns2:paraId="7DE3D540" ns2:textId="77777777" w:rsidTr="004844C9">
        <w:tc>
          <w:tcPr>
            <w:tcW w:w="1864" w:type="dxa"/>
            <w:noWrap/>
          </w:tcPr>
          <w:p ns2:paraId="413E3541" ns2:textId="77777777" w:rsidR="004267FF" w:rsidRDefault="004267FF" w:rsidP="00767690">
            <w:pPr>
              <w:pStyle w:val="TableText0"/>
              <w:keepNext w:val="0"/>
            </w:pPr>
            <w:r>
              <w:t>IVRS</w:t>
            </w:r>
          </w:p>
        </w:tc>
        <w:tc>
          <w:tcPr>
            <w:tcW w:w="7126" w:type="dxa"/>
            <w:noWrap/>
          </w:tcPr>
          <w:p ns2:paraId="0A8DD2FC" ns2:textId="77777777" w:rsidR="004267FF" w:rsidRDefault="004267FF" w:rsidP="00767690">
            <w:pPr>
              <w:pStyle w:val="TableText0"/>
              <w:keepNext w:val="0"/>
            </w:pPr>
            <w:r w:rsidRPr="004267FF">
              <w:t>interactive voice response system</w:t>
            </w:r>
          </w:p>
        </w:tc>
      </w:tr>
      <w:tr w:rsidR="004267FF" w:rsidRPr="00EA23A2" ns2:paraId="14DB4778" ns2:textId="77777777" w:rsidTr="004844C9">
        <w:tc>
          <w:tcPr>
            <w:tcW w:w="1864" w:type="dxa"/>
            <w:noWrap/>
          </w:tcPr>
          <w:p ns2:paraId="2878F1EF" ns2:textId="77777777" w:rsidR="004267FF" w:rsidRDefault="004267FF" w:rsidP="00767690">
            <w:pPr>
              <w:pStyle w:val="TableText0"/>
              <w:keepNext w:val="0"/>
            </w:pPr>
            <w:r>
              <w:t>IWRS</w:t>
            </w:r>
          </w:p>
        </w:tc>
        <w:tc>
          <w:tcPr>
            <w:tcW w:w="7126" w:type="dxa"/>
            <w:noWrap/>
          </w:tcPr>
          <w:p ns2:paraId="42E63710" ns2:textId="77777777" w:rsidR="004267FF" w:rsidRPr="004267FF" w:rsidRDefault="004267FF" w:rsidP="00767690">
            <w:pPr>
              <w:pStyle w:val="TableText0"/>
              <w:keepNext w:val="0"/>
            </w:pPr>
            <w:r>
              <w:t>integrated web response system</w:t>
            </w:r>
          </w:p>
        </w:tc>
      </w:tr>
      <w:tr w:rsidR="004001DE" w:rsidRPr="00EA23A2" ns2:paraId="6A17E85A" ns2:textId="77777777" w:rsidTr="004844C9">
        <w:tc>
          <w:tcPr>
            <w:tcW w:w="1864" w:type="dxa"/>
            <w:noWrap/>
          </w:tcPr>
          <w:p ns2:paraId="579B1253" ns2:textId="162767D6" w:rsidR="004001DE" w:rsidRDefault="004001DE" w:rsidP="00767690">
            <w:pPr>
              <w:pStyle w:val="TableText0"/>
              <w:keepNext w:val="0"/>
            </w:pPr>
            <w:r>
              <w:t>KPS</w:t>
            </w:r>
          </w:p>
        </w:tc>
        <w:tc>
          <w:tcPr>
            <w:tcW w:w="7126" w:type="dxa"/>
            <w:noWrap/>
          </w:tcPr>
          <w:p ns2:paraId="731AE6DF" ns2:textId="2FA2AB14" w:rsidR="004001DE" w:rsidRDefault="004001DE" w:rsidP="00767690">
            <w:pPr>
              <w:pStyle w:val="TableText0"/>
              <w:keepNext w:val="0"/>
            </w:pPr>
            <w:r w:rsidRPr="004001DE">
              <w:t>Karnofsky performance status</w:t>
            </w:r>
          </w:p>
        </w:tc>
      </w:tr>
      <w:tr w:rsidR="004267FF" w:rsidRPr="00EA23A2" ns2:paraId="0626C402" ns2:textId="77777777" w:rsidTr="004844C9">
        <w:tc>
          <w:tcPr>
            <w:tcW w:w="1864" w:type="dxa"/>
            <w:noWrap/>
          </w:tcPr>
          <w:p ns2:paraId="195DA250" ns2:textId="77777777" w:rsidR="004267FF" w:rsidRDefault="004267FF" w:rsidP="00767690">
            <w:pPr>
              <w:pStyle w:val="TableText0"/>
              <w:keepNext w:val="0"/>
            </w:pPr>
            <w:r>
              <w:t>LAM</w:t>
            </w:r>
          </w:p>
        </w:tc>
        <w:tc>
          <w:tcPr>
            <w:tcW w:w="7126" w:type="dxa"/>
            <w:noWrap/>
          </w:tcPr>
          <w:p ns2:paraId="38288944" ns2:textId="425C3DC0" w:rsidR="004267FF" w:rsidRDefault="004267FF" w:rsidP="00767690">
            <w:pPr>
              <w:pStyle w:val="TableText0"/>
              <w:keepNext w:val="0"/>
            </w:pPr>
            <w:r>
              <w:t xml:space="preserve">lactational </w:t>
            </w:r>
            <w:r w:rsidR="009E1C61">
              <w:t>amenorrhea</w:t>
            </w:r>
            <w:r>
              <w:t xml:space="preserve"> method</w:t>
            </w:r>
          </w:p>
        </w:tc>
      </w:tr>
      <w:tr w:rsidR="002E4155" w:rsidRPr="00EA23A2" ns2:paraId="64FA6B2A" ns2:textId="77777777" w:rsidTr="004844C9">
        <w:tc>
          <w:tcPr>
            <w:tcW w:w="1864" w:type="dxa"/>
            <w:noWrap/>
          </w:tcPr>
          <w:p ns2:paraId="7DB9E9A6" ns2:textId="32441C79" w:rsidR="002E4155" w:rsidRDefault="002E4155" w:rsidP="00767690">
            <w:pPr>
              <w:pStyle w:val="TableText0"/>
              <w:keepNext w:val="0"/>
            </w:pPr>
            <w:r>
              <w:t>LCQ</w:t>
            </w:r>
          </w:p>
        </w:tc>
        <w:tc>
          <w:tcPr>
            <w:tcW w:w="7126" w:type="dxa"/>
            <w:noWrap/>
          </w:tcPr>
          <w:p ns2:paraId="60457DDD" ns2:textId="674B3FF7" w:rsidR="002E4155" w:rsidRDefault="002E4155" w:rsidP="00767690">
            <w:pPr>
              <w:pStyle w:val="TableText0"/>
              <w:keepNext w:val="0"/>
            </w:pPr>
            <w:r w:rsidRPr="009C751D">
              <w:t>Leicester Cough Qu</w:t>
            </w:r>
            <w:r>
              <w:t>estionnaire</w:t>
            </w:r>
          </w:p>
        </w:tc>
      </w:tr>
      <w:tr w:rsidR="006E68FA" w:rsidRPr="00EA23A2" ns2:paraId="38C62F72" ns2:textId="77777777" w:rsidTr="004844C9">
        <w:tc>
          <w:tcPr>
            <w:tcW w:w="1864" w:type="dxa"/>
            <w:noWrap/>
          </w:tcPr>
          <w:p ns2:paraId="06136984" ns2:textId="1C749A27" w:rsidR="006E68FA" w:rsidRDefault="006E68FA" w:rsidP="00767690">
            <w:pPr>
              <w:pStyle w:val="TableText0"/>
              <w:keepNext w:val="0"/>
            </w:pPr>
            <w:r>
              <w:t>LVEF</w:t>
            </w:r>
          </w:p>
        </w:tc>
        <w:tc>
          <w:tcPr>
            <w:tcW w:w="7126" w:type="dxa"/>
            <w:noWrap/>
          </w:tcPr>
          <w:p ns2:paraId="31C39F62" ns2:textId="4FE83122" w:rsidR="006E68FA" w:rsidRPr="009C751D" w:rsidRDefault="006E68FA" w:rsidP="00767690">
            <w:pPr>
              <w:pStyle w:val="TableText0"/>
              <w:keepNext w:val="0"/>
            </w:pPr>
            <w:r>
              <w:t>left ventricular ejection fraction</w:t>
            </w:r>
          </w:p>
        </w:tc>
      </w:tr>
      <w:tr w:rsidR="004267FF" w:rsidRPr="00EA23A2" ns2:paraId="4EB614B6" ns2:textId="77777777" w:rsidTr="004844C9">
        <w:tc>
          <w:tcPr>
            <w:tcW w:w="1864" w:type="dxa"/>
            <w:noWrap/>
          </w:tcPr>
          <w:p ns2:paraId="1F63C614" ns2:textId="77777777" w:rsidR="004267FF" w:rsidRDefault="004267FF" w:rsidP="00767690">
            <w:pPr>
              <w:pStyle w:val="TableText0"/>
              <w:keepNext w:val="0"/>
            </w:pPr>
            <w:r>
              <w:t>mAb</w:t>
            </w:r>
          </w:p>
        </w:tc>
        <w:tc>
          <w:tcPr>
            <w:tcW w:w="7126" w:type="dxa"/>
            <w:noWrap/>
          </w:tcPr>
          <w:p ns2:paraId="51B2AD7A" ns2:textId="4A109B41" w:rsidR="004267FF" w:rsidRDefault="00871977" w:rsidP="00767690">
            <w:pPr>
              <w:pStyle w:val="TableText0"/>
              <w:keepNext w:val="0"/>
            </w:pPr>
            <w:r>
              <w:t>monoclonal antibody</w:t>
            </w:r>
          </w:p>
        </w:tc>
      </w:tr>
      <w:tr w:rsidR="00871977" w:rsidRPr="00EA23A2" ns2:paraId="6A351F5E" ns2:textId="77777777" w:rsidTr="004844C9">
        <w:tc>
          <w:tcPr>
            <w:tcW w:w="1864" w:type="dxa"/>
            <w:noWrap/>
          </w:tcPr>
          <w:p ns2:paraId="3527030E" ns2:textId="58E9AEC2" w:rsidR="00871977" w:rsidRDefault="00871977" w:rsidP="00767690">
            <w:pPr>
              <w:pStyle w:val="TableText0"/>
              <w:keepNext w:val="0"/>
            </w:pPr>
            <w:r>
              <w:t>MAD</w:t>
            </w:r>
          </w:p>
        </w:tc>
        <w:tc>
          <w:tcPr>
            <w:tcW w:w="7126" w:type="dxa"/>
            <w:noWrap/>
          </w:tcPr>
          <w:p ns2:paraId="34ACF4B9" ns2:textId="34661F0E" w:rsidR="00871977" w:rsidRDefault="00871977" w:rsidP="00767690">
            <w:pPr>
              <w:pStyle w:val="TableText0"/>
              <w:keepNext w:val="0"/>
            </w:pPr>
            <w:r>
              <w:t>maximum administered dose</w:t>
            </w:r>
          </w:p>
        </w:tc>
      </w:tr>
      <w:tr w:rsidR="008E0C42" w:rsidRPr="00EA23A2" ns2:paraId="222A9FB2" ns2:textId="77777777" w:rsidTr="004844C9">
        <w:tc>
          <w:tcPr>
            <w:tcW w:w="1864" w:type="dxa"/>
            <w:noWrap/>
          </w:tcPr>
          <w:p ns2:paraId="094003E1" ns2:textId="373255EC" w:rsidR="008E0C42" w:rsidRDefault="008E0C42" w:rsidP="00767690">
            <w:pPr>
              <w:pStyle w:val="TableText0"/>
              <w:keepNext w:val="0"/>
            </w:pPr>
            <w:r>
              <w:t>MAPK</w:t>
            </w:r>
          </w:p>
        </w:tc>
        <w:tc>
          <w:tcPr>
            <w:tcW w:w="7126" w:type="dxa"/>
            <w:noWrap/>
          </w:tcPr>
          <w:p ns2:paraId="77E187FB" ns2:textId="623CD2B3" w:rsidR="008E0C42" w:rsidRDefault="008E0C42" w:rsidP="00767690">
            <w:pPr>
              <w:pStyle w:val="TableText0"/>
              <w:keepNext w:val="0"/>
            </w:pPr>
            <w:r>
              <w:t>mitogen activated protein kinase</w:t>
            </w:r>
          </w:p>
        </w:tc>
      </w:tr>
      <w:tr w:rsidR="004267FF" w:rsidRPr="00EA23A2" ns2:paraId="6747705C" ns2:textId="77777777" w:rsidTr="004844C9">
        <w:tc>
          <w:tcPr>
            <w:tcW w:w="1864" w:type="dxa"/>
            <w:noWrap/>
          </w:tcPr>
          <w:p ns2:paraId="547E8EEE" ns2:textId="77777777" w:rsidR="004267FF" w:rsidRDefault="004267FF" w:rsidP="00767690">
            <w:pPr>
              <w:pStyle w:val="TableText0"/>
              <w:keepNext w:val="0"/>
            </w:pPr>
            <w:r>
              <w:t>MDRD</w:t>
            </w:r>
          </w:p>
        </w:tc>
        <w:tc>
          <w:tcPr>
            <w:tcW w:w="7126" w:type="dxa"/>
            <w:noWrap/>
          </w:tcPr>
          <w:p ns2:paraId="163E18BB" ns2:textId="77777777" w:rsidR="004267FF" w:rsidRDefault="004267FF" w:rsidP="00767690">
            <w:pPr>
              <w:pStyle w:val="TableText0"/>
              <w:keepNext w:val="0"/>
            </w:pPr>
            <w:r w:rsidRPr="009F085F">
              <w:t>Modific</w:t>
            </w:r>
            <w:r>
              <w:t>ation of Diet in Renal Disease</w:t>
            </w:r>
          </w:p>
        </w:tc>
      </w:tr>
      <w:tr w:rsidR="00FF0D36" w:rsidRPr="00EA23A2" ns2:paraId="127F77FA" ns2:textId="77777777" w:rsidTr="004844C9">
        <w:tc>
          <w:tcPr>
            <w:tcW w:w="1864" w:type="dxa"/>
            <w:noWrap/>
          </w:tcPr>
          <w:p ns2:paraId="4B9BCA1C" ns2:textId="1D20E6E3" w:rsidR="00FF0D36" w:rsidRDefault="00FF0D36" w:rsidP="00767690">
            <w:pPr>
              <w:pStyle w:val="TableText0"/>
              <w:keepNext w:val="0"/>
            </w:pPr>
            <w:r>
              <w:t>MedDRA</w:t>
            </w:r>
          </w:p>
        </w:tc>
        <w:tc>
          <w:tcPr>
            <w:tcW w:w="7126" w:type="dxa"/>
            <w:noWrap/>
          </w:tcPr>
          <w:p ns2:paraId="32A5822B" ns2:textId="67BA2016" w:rsidR="00FF0D36" w:rsidRPr="009F085F" w:rsidRDefault="00FF0D36" w:rsidP="00767690">
            <w:pPr>
              <w:pStyle w:val="TableText0"/>
              <w:keepNext w:val="0"/>
            </w:pPr>
            <w:r>
              <w:t>Medical Dictionary for Regulatory Activities</w:t>
            </w:r>
          </w:p>
        </w:tc>
      </w:tr>
      <w:tr w:rsidR="00871977" w:rsidRPr="00EA23A2" ns2:paraId="4456A77F" ns2:textId="77777777" w:rsidTr="004844C9">
        <w:tc>
          <w:tcPr>
            <w:tcW w:w="1864" w:type="dxa"/>
            <w:noWrap/>
          </w:tcPr>
          <w:p ns2:paraId="60F63663" ns2:textId="77777777" w:rsidR="00871977" w:rsidRPr="00EA23A2" w:rsidRDefault="00871977" w:rsidP="00F72608">
            <w:pPr>
              <w:pStyle w:val="TableText0"/>
              <w:keepNext w:val="0"/>
            </w:pPr>
            <w:r>
              <w:t>MRI</w:t>
            </w:r>
          </w:p>
        </w:tc>
        <w:tc>
          <w:tcPr>
            <w:tcW w:w="7126" w:type="dxa"/>
            <w:noWrap/>
          </w:tcPr>
          <w:p ns2:paraId="60916182" ns2:textId="77777777" w:rsidR="00871977" w:rsidRPr="00EA23A2" w:rsidRDefault="00871977" w:rsidP="00F72608">
            <w:pPr>
              <w:pStyle w:val="TableText0"/>
              <w:keepNext w:val="0"/>
            </w:pPr>
            <w:r>
              <w:t>magnetic resonance imaging</w:t>
            </w:r>
          </w:p>
        </w:tc>
      </w:tr>
      <w:tr w:rsidR="00871977" w:rsidRPr="00EA23A2" ns2:paraId="52567660" ns2:textId="77777777" w:rsidTr="004844C9">
        <w:tc>
          <w:tcPr>
            <w:tcW w:w="1864" w:type="dxa"/>
            <w:noWrap/>
          </w:tcPr>
          <w:p ns2:paraId="667E7E5E" ns2:textId="5B406DAA" w:rsidR="00871977" w:rsidRDefault="00871977" w:rsidP="00F72608">
            <w:pPr>
              <w:pStyle w:val="TableText0"/>
              <w:keepNext w:val="0"/>
            </w:pPr>
            <w:r>
              <w:t>mRNA</w:t>
            </w:r>
          </w:p>
        </w:tc>
        <w:tc>
          <w:tcPr>
            <w:tcW w:w="7126" w:type="dxa"/>
            <w:noWrap/>
          </w:tcPr>
          <w:p ns2:paraId="1DC2B996" ns2:textId="5D120591" w:rsidR="00871977" w:rsidRDefault="00871977" w:rsidP="00F72608">
            <w:pPr>
              <w:pStyle w:val="TableText0"/>
              <w:keepNext w:val="0"/>
            </w:pPr>
            <w:r>
              <w:t>messenger RNA</w:t>
            </w:r>
          </w:p>
        </w:tc>
      </w:tr>
      <w:tr w:rsidR="00871977" w:rsidRPr="00EA23A2" ns2:paraId="5D3C265B" ns2:textId="77777777" w:rsidTr="004844C9">
        <w:tc>
          <w:tcPr>
            <w:tcW w:w="1864" w:type="dxa"/>
            <w:noWrap/>
          </w:tcPr>
          <w:p ns2:paraId="701D3D3E" ns2:textId="5F567063" w:rsidR="00871977" w:rsidRDefault="00871977" w:rsidP="00F72608">
            <w:pPr>
              <w:pStyle w:val="TableText0"/>
              <w:keepNext w:val="0"/>
            </w:pPr>
            <w:r>
              <w:t>MSI</w:t>
            </w:r>
          </w:p>
        </w:tc>
        <w:tc>
          <w:tcPr>
            <w:tcW w:w="7126" w:type="dxa"/>
            <w:noWrap/>
          </w:tcPr>
          <w:p ns2:paraId="2CC3590E" ns2:textId="6ECA5373" w:rsidR="00871977" w:rsidRDefault="00871977" w:rsidP="00F72608">
            <w:pPr>
              <w:pStyle w:val="TableText0"/>
              <w:keepNext w:val="0"/>
            </w:pPr>
            <w:r>
              <w:t>microsatellite instability</w:t>
            </w:r>
          </w:p>
        </w:tc>
      </w:tr>
      <w:tr w:rsidR="006304D9" w:rsidRPr="00EA23A2" ns2:paraId="07D43F66" ns2:textId="77777777" w:rsidTr="004844C9">
        <w:tc>
          <w:tcPr>
            <w:tcW w:w="1864" w:type="dxa"/>
            <w:noWrap/>
            <w:hideMark/>
          </w:tcPr>
          <w:p ns2:paraId="35B68EEC" ns2:textId="77777777" w:rsidR="006304D9" w:rsidRPr="00EA23A2" w:rsidRDefault="006304D9" w:rsidP="003339F8">
            <w:pPr>
              <w:pStyle w:val="TableText0"/>
              <w:keepNext w:val="0"/>
            </w:pPr>
            <w:r w:rsidRPr="00EA23A2">
              <w:t>MTD</w:t>
            </w:r>
          </w:p>
        </w:tc>
        <w:tc>
          <w:tcPr>
            <w:tcW w:w="7126" w:type="dxa"/>
            <w:noWrap/>
            <w:hideMark/>
          </w:tcPr>
          <w:p ns2:paraId="3795C5DB" ns2:textId="77777777" w:rsidR="006304D9" w:rsidRPr="00EA23A2" w:rsidRDefault="006304D9" w:rsidP="003339F8">
            <w:pPr>
              <w:pStyle w:val="TableText0"/>
              <w:keepNext w:val="0"/>
            </w:pPr>
            <w:r w:rsidRPr="00EA23A2">
              <w:t xml:space="preserve">maximum tolerated dose </w:t>
            </w:r>
          </w:p>
        </w:tc>
      </w:tr>
      <w:tr w:rsidR="00871977" w:rsidRPr="00EA23A2" ns2:paraId="2F9269FC" ns2:textId="77777777" w:rsidTr="004844C9">
        <w:tc>
          <w:tcPr>
            <w:tcW w:w="1864" w:type="dxa"/>
            <w:noWrap/>
          </w:tcPr>
          <w:p ns2:paraId="2D3FF7ED" ns2:textId="4BD2BF75" w:rsidR="00871977" w:rsidRPr="00EA23A2" w:rsidRDefault="00871977" w:rsidP="003339F8">
            <w:pPr>
              <w:pStyle w:val="TableText0"/>
              <w:keepNext w:val="0"/>
            </w:pPr>
            <w:r>
              <w:t>mTPI</w:t>
            </w:r>
          </w:p>
        </w:tc>
        <w:tc>
          <w:tcPr>
            <w:tcW w:w="7126" w:type="dxa"/>
            <w:noWrap/>
          </w:tcPr>
          <w:p ns2:paraId="0A17011D" ns2:textId="3BECFF1E" w:rsidR="00871977" w:rsidRPr="00EA23A2" w:rsidRDefault="00871977" w:rsidP="003339F8">
            <w:pPr>
              <w:pStyle w:val="TableText0"/>
              <w:keepNext w:val="0"/>
            </w:pPr>
            <w:r>
              <w:t>modified Toxicity Probability Interval</w:t>
            </w:r>
          </w:p>
        </w:tc>
      </w:tr>
      <w:tr w:rsidR="006E68FA" w:rsidRPr="00EA23A2" ns2:paraId="2C006AF7" ns2:textId="77777777" w:rsidTr="004844C9">
        <w:tc>
          <w:tcPr>
            <w:tcW w:w="1864" w:type="dxa"/>
            <w:noWrap/>
          </w:tcPr>
          <w:p ns2:paraId="37171BF0" ns2:textId="10CBD1DC" w:rsidR="006E68FA" w:rsidRDefault="006E68FA" w:rsidP="003339F8">
            <w:pPr>
              <w:pStyle w:val="TableText0"/>
              <w:keepNext w:val="0"/>
            </w:pPr>
            <w:r>
              <w:t>MUGA</w:t>
            </w:r>
          </w:p>
        </w:tc>
        <w:tc>
          <w:tcPr>
            <w:tcW w:w="7126" w:type="dxa"/>
            <w:noWrap/>
          </w:tcPr>
          <w:p ns2:paraId="0C97861B" ns2:textId="1DB72E74" w:rsidR="006E68FA" w:rsidRDefault="006E68FA" w:rsidP="003339F8">
            <w:pPr>
              <w:pStyle w:val="TableText0"/>
              <w:keepNext w:val="0"/>
            </w:pPr>
            <w:r>
              <w:t>multigated acquisition</w:t>
            </w:r>
          </w:p>
        </w:tc>
      </w:tr>
      <w:tr w:rsidR="00871977" w:rsidRPr="00EA23A2" ns2:paraId="678BF09D" ns2:textId="77777777" w:rsidTr="004844C9">
        <w:tc>
          <w:tcPr>
            <w:tcW w:w="1864" w:type="dxa"/>
            <w:noWrap/>
          </w:tcPr>
          <w:p ns2:paraId="1D984078" ns2:textId="2D560C1B" w:rsidR="00871977" w:rsidRDefault="00871977" w:rsidP="003339F8">
            <w:pPr>
              <w:pStyle w:val="TableText0"/>
              <w:keepNext w:val="0"/>
            </w:pPr>
            <w:r>
              <w:t>NCI</w:t>
            </w:r>
          </w:p>
        </w:tc>
        <w:tc>
          <w:tcPr>
            <w:tcW w:w="7126" w:type="dxa"/>
            <w:noWrap/>
          </w:tcPr>
          <w:p ns2:paraId="74EDF2E3" ns2:textId="1AB40099" w:rsidR="00871977" w:rsidRDefault="00871977" w:rsidP="003339F8">
            <w:pPr>
              <w:pStyle w:val="TableText0"/>
              <w:keepNext w:val="0"/>
            </w:pPr>
            <w:r>
              <w:t>National Cancer Institute</w:t>
            </w:r>
          </w:p>
        </w:tc>
      </w:tr>
      <w:tr w:rsidR="00FF0D36" w:rsidRPr="00EA23A2" ns2:paraId="1AA95C9D" ns2:textId="77777777" w:rsidTr="004844C9">
        <w:tc>
          <w:tcPr>
            <w:tcW w:w="1864" w:type="dxa"/>
            <w:noWrap/>
          </w:tcPr>
          <w:p ns2:paraId="1A59F180" ns2:textId="3D506286" w:rsidR="00FF0D36" w:rsidRDefault="00FF0D36" w:rsidP="003339F8">
            <w:pPr>
              <w:pStyle w:val="TableText0"/>
              <w:keepNext w:val="0"/>
            </w:pPr>
            <w:r>
              <w:t>NCS</w:t>
            </w:r>
          </w:p>
        </w:tc>
        <w:tc>
          <w:tcPr>
            <w:tcW w:w="7126" w:type="dxa"/>
            <w:noWrap/>
          </w:tcPr>
          <w:p ns2:paraId="0792829C" ns2:textId="5DC95C34" w:rsidR="00FF0D36" w:rsidRDefault="00FF0D36" w:rsidP="003339F8">
            <w:pPr>
              <w:pStyle w:val="TableText0"/>
              <w:keepNext w:val="0"/>
            </w:pPr>
            <w:r>
              <w:t>not clinically significant</w:t>
            </w:r>
          </w:p>
        </w:tc>
      </w:tr>
      <w:tr w:rsidR="00173F8F" w:rsidRPr="00EA23A2" ns2:paraId="3F863AE1" ns2:textId="77777777" w:rsidTr="004844C9">
        <w:tc>
          <w:tcPr>
            <w:tcW w:w="1864" w:type="dxa"/>
            <w:noWrap/>
          </w:tcPr>
          <w:p ns2:paraId="45D3DB0C" ns2:textId="71DCEA08" w:rsidR="00173F8F" w:rsidRDefault="00173F8F" w:rsidP="003339F8">
            <w:pPr>
              <w:pStyle w:val="TableText0"/>
              <w:keepNext w:val="0"/>
            </w:pPr>
            <w:r>
              <w:t>NDA</w:t>
            </w:r>
          </w:p>
        </w:tc>
        <w:tc>
          <w:tcPr>
            <w:tcW w:w="7126" w:type="dxa"/>
            <w:noWrap/>
          </w:tcPr>
          <w:p ns2:paraId="6B87459B" ns2:textId="462C9320" w:rsidR="00173F8F" w:rsidRDefault="00173F8F" w:rsidP="003339F8">
            <w:pPr>
              <w:pStyle w:val="TableText0"/>
              <w:keepNext w:val="0"/>
            </w:pPr>
            <w:r>
              <w:t>New Drug Application</w:t>
            </w:r>
          </w:p>
        </w:tc>
      </w:tr>
      <w:tr w:rsidR="002E4155" w:rsidRPr="00EA23A2" ns2:paraId="0228DDE7" ns2:textId="77777777" w:rsidTr="004844C9">
        <w:tc>
          <w:tcPr>
            <w:tcW w:w="1864" w:type="dxa"/>
            <w:noWrap/>
          </w:tcPr>
          <w:p ns2:paraId="31999DFD" ns2:textId="7692FFB3" w:rsidR="002E4155" w:rsidRDefault="002E4155" w:rsidP="003339F8">
            <w:pPr>
              <w:pStyle w:val="TableText0"/>
              <w:keepNext w:val="0"/>
            </w:pPr>
            <w:r>
              <w:t>NEAB</w:t>
            </w:r>
          </w:p>
        </w:tc>
        <w:tc>
          <w:tcPr>
            <w:tcW w:w="7126" w:type="dxa"/>
            <w:noWrap/>
          </w:tcPr>
          <w:p ns2:paraId="6D4EC6AD" ns2:textId="43956386" w:rsidR="002E4155" w:rsidRDefault="009B1AC6" w:rsidP="003339F8">
            <w:pPr>
              <w:pStyle w:val="TableText0"/>
              <w:keepNext w:val="0"/>
            </w:pPr>
            <w:r>
              <w:t>non</w:t>
            </w:r>
            <w:r w:rsidR="002E4155">
              <w:t>eosinophilic bronchitis</w:t>
            </w:r>
          </w:p>
        </w:tc>
      </w:tr>
      <w:tr w:rsidR="000307DD" w:rsidRPr="00EA23A2" ns2:paraId="4F352D28" ns2:textId="77777777" w:rsidTr="004844C9">
        <w:tc>
          <w:tcPr>
            <w:tcW w:w="1864" w:type="dxa"/>
            <w:noWrap/>
          </w:tcPr>
          <w:p ns2:paraId="1A2F9A11" ns2:textId="1332E2A2" w:rsidR="000307DD" w:rsidRDefault="000307DD" w:rsidP="003339F8">
            <w:pPr>
              <w:pStyle w:val="TableText0"/>
              <w:keepNext w:val="0"/>
            </w:pPr>
            <w:r>
              <w:t>NG/G tube</w:t>
            </w:r>
          </w:p>
        </w:tc>
        <w:tc>
          <w:tcPr>
            <w:tcW w:w="7126" w:type="dxa"/>
            <w:noWrap/>
          </w:tcPr>
          <w:p ns2:paraId="2F363FAA" ns2:textId="60710436" w:rsidR="000307DD" w:rsidRDefault="000307DD" w:rsidP="003339F8">
            <w:pPr>
              <w:pStyle w:val="TableText0"/>
              <w:keepNext w:val="0"/>
            </w:pPr>
            <w:r>
              <w:t>Nasogastric/Gastric tube</w:t>
            </w:r>
          </w:p>
        </w:tc>
      </w:tr>
      <w:tr w:rsidR="006304D9" w:rsidRPr="00EA23A2" ns2:paraId="366E8E7B" ns2:textId="77777777" w:rsidTr="004844C9">
        <w:tc>
          <w:tcPr>
            <w:tcW w:w="1864" w:type="dxa"/>
            <w:noWrap/>
            <w:hideMark/>
          </w:tcPr>
          <w:p ns2:paraId="41CB2EAD" ns2:textId="77777777" w:rsidR="006304D9" w:rsidRPr="00EA23A2" w:rsidRDefault="006304D9" w:rsidP="003339F8">
            <w:pPr>
              <w:pStyle w:val="TableText0"/>
              <w:keepNext w:val="0"/>
            </w:pPr>
            <w:r w:rsidRPr="00EA23A2">
              <w:t>NOAEL</w:t>
            </w:r>
          </w:p>
        </w:tc>
        <w:tc>
          <w:tcPr>
            <w:tcW w:w="7126" w:type="dxa"/>
            <w:noWrap/>
            <w:hideMark/>
          </w:tcPr>
          <w:p ns2:paraId="2ACA8574" ns2:textId="77777777" w:rsidR="006304D9" w:rsidRPr="00EA23A2" w:rsidRDefault="006304D9" w:rsidP="003339F8">
            <w:pPr>
              <w:pStyle w:val="TableText0"/>
              <w:keepNext w:val="0"/>
            </w:pPr>
            <w:r w:rsidRPr="00EA23A2">
              <w:t xml:space="preserve">no observed adverse effect level </w:t>
            </w:r>
          </w:p>
        </w:tc>
      </w:tr>
      <w:tr w:rsidR="00173F8F" w:rsidRPr="00EA23A2" ns2:paraId="211119BD" ns2:textId="77777777" w:rsidTr="004844C9">
        <w:tc>
          <w:tcPr>
            <w:tcW w:w="1864" w:type="dxa"/>
            <w:noWrap/>
          </w:tcPr>
          <w:p ns2:paraId="7CC23676" ns2:textId="5E1D85C1" w:rsidR="00173F8F" w:rsidRDefault="00173F8F" w:rsidP="00767690">
            <w:pPr>
              <w:pStyle w:val="TableText0"/>
              <w:keepNext w:val="0"/>
            </w:pPr>
            <w:r>
              <w:t>NSAID(s)</w:t>
            </w:r>
          </w:p>
        </w:tc>
        <w:tc>
          <w:tcPr>
            <w:tcW w:w="7126" w:type="dxa"/>
            <w:noWrap/>
          </w:tcPr>
          <w:p ns2:paraId="41B03C96" ns2:textId="10F431CD" w:rsidR="00173F8F" w:rsidRDefault="00173F8F" w:rsidP="00767690">
            <w:pPr>
              <w:pStyle w:val="TableText0"/>
              <w:keepNext w:val="0"/>
            </w:pPr>
            <w:r>
              <w:t>nonsteroidal anti-inflammatory drug(s)</w:t>
            </w:r>
          </w:p>
        </w:tc>
      </w:tr>
      <w:tr w:rsidR="00173F8F" w:rsidRPr="00EA23A2" ns2:paraId="74D4EFDE" ns2:textId="77777777" w:rsidTr="004844C9">
        <w:tc>
          <w:tcPr>
            <w:tcW w:w="1864" w:type="dxa"/>
            <w:noWrap/>
          </w:tcPr>
          <w:p ns2:paraId="02E75CDB" ns2:textId="3CC7DC4E" w:rsidR="00173F8F" w:rsidRDefault="00173F8F" w:rsidP="00767690">
            <w:pPr>
              <w:pStyle w:val="TableText0"/>
              <w:keepNext w:val="0"/>
            </w:pPr>
            <w:r>
              <w:t>NSCLC</w:t>
            </w:r>
          </w:p>
        </w:tc>
        <w:tc>
          <w:tcPr>
            <w:tcW w:w="7126" w:type="dxa"/>
            <w:noWrap/>
          </w:tcPr>
          <w:p ns2:paraId="00E1E32D" ns2:textId="5517EECF" w:rsidR="00173F8F" w:rsidRPr="00F34BCA" w:rsidRDefault="009B1AC6" w:rsidP="00767690">
            <w:pPr>
              <w:pStyle w:val="TableText0"/>
              <w:keepNext w:val="0"/>
            </w:pPr>
            <w:r>
              <w:t>non</w:t>
            </w:r>
            <w:r w:rsidR="00173F8F">
              <w:t>small cell lung cancer</w:t>
            </w:r>
          </w:p>
        </w:tc>
      </w:tr>
      <w:tr w:rsidR="00F34BCA" w:rsidRPr="00EA23A2" ns2:paraId="0D1C0B65" ns2:textId="77777777" w:rsidTr="004844C9">
        <w:tc>
          <w:tcPr>
            <w:tcW w:w="1864" w:type="dxa"/>
            <w:noWrap/>
          </w:tcPr>
          <w:p ns2:paraId="4E37FC2A" ns2:textId="1066487A" w:rsidR="00F34BCA" w:rsidRDefault="00F34BCA" w:rsidP="00767690">
            <w:pPr>
              <w:pStyle w:val="TableText0"/>
              <w:keepNext w:val="0"/>
            </w:pPr>
            <w:r>
              <w:lastRenderedPageBreak/>
              <w:t>NYHA</w:t>
            </w:r>
          </w:p>
        </w:tc>
        <w:tc>
          <w:tcPr>
            <w:tcW w:w="7126" w:type="dxa"/>
            <w:noWrap/>
          </w:tcPr>
          <w:p ns2:paraId="54D1BBBC" ns2:textId="3FBB59C8" w:rsidR="00F34BCA" w:rsidRDefault="00F34BCA" w:rsidP="00767690">
            <w:pPr>
              <w:pStyle w:val="TableText0"/>
              <w:keepNext w:val="0"/>
            </w:pPr>
            <w:r w:rsidRPr="00F34BCA">
              <w:t>New York Heart Association</w:t>
            </w:r>
          </w:p>
        </w:tc>
      </w:tr>
      <w:tr w:rsidR="004267FF" w:rsidRPr="00EA23A2" ns2:paraId="7CAD6FC5" ns2:textId="77777777" w:rsidTr="004844C9">
        <w:tc>
          <w:tcPr>
            <w:tcW w:w="1864" w:type="dxa"/>
            <w:noWrap/>
          </w:tcPr>
          <w:p ns2:paraId="1EFC4A69" ns2:textId="77777777" w:rsidR="004267FF" w:rsidRDefault="004267FF" w:rsidP="00767690">
            <w:pPr>
              <w:pStyle w:val="TableText0"/>
              <w:keepNext w:val="0"/>
            </w:pPr>
            <w:r>
              <w:t>OR</w:t>
            </w:r>
          </w:p>
        </w:tc>
        <w:tc>
          <w:tcPr>
            <w:tcW w:w="7126" w:type="dxa"/>
            <w:noWrap/>
          </w:tcPr>
          <w:p ns2:paraId="4FBF65B3" ns2:textId="77777777" w:rsidR="004267FF" w:rsidRDefault="004267FF" w:rsidP="00767690">
            <w:pPr>
              <w:pStyle w:val="TableText0"/>
              <w:keepNext w:val="0"/>
            </w:pPr>
            <w:r>
              <w:t>objective response</w:t>
            </w:r>
          </w:p>
        </w:tc>
      </w:tr>
      <w:tr w:rsidR="004267FF" w:rsidRPr="00EA23A2" ns2:paraId="11214145" ns2:textId="77777777" w:rsidTr="004844C9">
        <w:tc>
          <w:tcPr>
            <w:tcW w:w="1864" w:type="dxa"/>
            <w:noWrap/>
          </w:tcPr>
          <w:p ns2:paraId="24A5E06A" ns2:textId="77777777" w:rsidR="004267FF" w:rsidRDefault="004267FF" w:rsidP="00767690">
            <w:pPr>
              <w:pStyle w:val="TableText0"/>
              <w:keepNext w:val="0"/>
            </w:pPr>
            <w:r>
              <w:t>ORR</w:t>
            </w:r>
          </w:p>
        </w:tc>
        <w:tc>
          <w:tcPr>
            <w:tcW w:w="7126" w:type="dxa"/>
            <w:noWrap/>
          </w:tcPr>
          <w:p ns2:paraId="0A9F0220" ns2:textId="77777777" w:rsidR="004267FF" w:rsidRPr="004267FF" w:rsidRDefault="004267FF" w:rsidP="00767690">
            <w:pPr>
              <w:pStyle w:val="TableText0"/>
              <w:keepNext w:val="0"/>
            </w:pPr>
            <w:bookmarkStart w:id="426" w:name="_Hlk1996763"/>
            <w:r>
              <w:t>objective response rate</w:t>
            </w:r>
            <w:bookmarkEnd w:id="426"/>
          </w:p>
        </w:tc>
      </w:tr>
      <w:tr w:rsidR="004267FF" w:rsidRPr="00EA23A2" ns2:paraId="161743DC" ns2:textId="77777777" w:rsidTr="004844C9">
        <w:tc>
          <w:tcPr>
            <w:tcW w:w="1864" w:type="dxa"/>
            <w:noWrap/>
          </w:tcPr>
          <w:p ns2:paraId="73611618" ns2:textId="77777777" w:rsidR="004267FF" w:rsidRDefault="004267FF" w:rsidP="00767690">
            <w:pPr>
              <w:pStyle w:val="TableText0"/>
              <w:keepNext w:val="0"/>
            </w:pPr>
            <w:r>
              <w:t>OS</w:t>
            </w:r>
          </w:p>
        </w:tc>
        <w:tc>
          <w:tcPr>
            <w:tcW w:w="7126" w:type="dxa"/>
            <w:noWrap/>
          </w:tcPr>
          <w:p ns2:paraId="6E999C8A" ns2:textId="77777777" w:rsidR="004267FF" w:rsidRDefault="004267FF" w:rsidP="00767690">
            <w:pPr>
              <w:pStyle w:val="TableText0"/>
              <w:keepNext w:val="0"/>
            </w:pPr>
            <w:r>
              <w:t>overall survival</w:t>
            </w:r>
          </w:p>
        </w:tc>
      </w:tr>
      <w:tr w:rsidR="00832F09" w:rsidRPr="00EA23A2" ns2:paraId="5D90295E" ns2:textId="77777777" w:rsidTr="004844C9">
        <w:tc>
          <w:tcPr>
            <w:tcW w:w="1864" w:type="dxa"/>
            <w:noWrap/>
          </w:tcPr>
          <w:p ns2:paraId="5E2D782B" ns2:textId="46813D88" w:rsidR="00832F09" w:rsidRDefault="00832F09" w:rsidP="00767690">
            <w:pPr>
              <w:pStyle w:val="TableText0"/>
              <w:keepNext w:val="0"/>
            </w:pPr>
            <w:r>
              <w:t>OSF</w:t>
            </w:r>
          </w:p>
        </w:tc>
        <w:tc>
          <w:tcPr>
            <w:tcW w:w="7126" w:type="dxa"/>
            <w:noWrap/>
          </w:tcPr>
          <w:p ns2:paraId="1167FE36" ns2:textId="0E4F5FAD" w:rsidR="00832F09" w:rsidRDefault="00832F09" w:rsidP="00767690">
            <w:pPr>
              <w:pStyle w:val="TableText0"/>
              <w:keepNext w:val="0"/>
            </w:pPr>
            <w:r>
              <w:t>on-site formulation</w:t>
            </w:r>
          </w:p>
        </w:tc>
      </w:tr>
      <w:tr w:rsidR="004267FF" w:rsidRPr="00EA23A2" ns2:paraId="48A0CA7E" ns2:textId="77777777" w:rsidTr="004844C9">
        <w:tc>
          <w:tcPr>
            <w:tcW w:w="1864" w:type="dxa"/>
            <w:noWrap/>
          </w:tcPr>
          <w:p ns2:paraId="71EFC2BC" ns2:textId="77777777" w:rsidR="004267FF" w:rsidRDefault="004267FF" w:rsidP="00767690">
            <w:pPr>
              <w:pStyle w:val="TableText0"/>
              <w:keepNext w:val="0"/>
            </w:pPr>
            <w:r>
              <w:t>OTC</w:t>
            </w:r>
          </w:p>
        </w:tc>
        <w:tc>
          <w:tcPr>
            <w:tcW w:w="7126" w:type="dxa"/>
            <w:noWrap/>
          </w:tcPr>
          <w:p ns2:paraId="160E9618" ns2:textId="77777777" w:rsidR="004267FF" w:rsidRDefault="004267FF" w:rsidP="00767690">
            <w:pPr>
              <w:pStyle w:val="TableText0"/>
              <w:keepNext w:val="0"/>
            </w:pPr>
            <w:r>
              <w:t>over-the-counter</w:t>
            </w:r>
          </w:p>
        </w:tc>
      </w:tr>
      <w:tr w:rsidR="004001DE" w:rsidRPr="00EA23A2" ns2:paraId="5DC9E505" ns2:textId="77777777" w:rsidTr="004844C9">
        <w:tc>
          <w:tcPr>
            <w:tcW w:w="1864" w:type="dxa"/>
            <w:noWrap/>
          </w:tcPr>
          <w:p ns2:paraId="60CEFDAF" ns2:textId="53EAB9E2" w:rsidR="004001DE" w:rsidRDefault="004001DE" w:rsidP="00767690">
            <w:pPr>
              <w:pStyle w:val="TableText0"/>
              <w:keepNext w:val="0"/>
            </w:pPr>
            <w:r>
              <w:t>PBPK</w:t>
            </w:r>
          </w:p>
        </w:tc>
        <w:tc>
          <w:tcPr>
            <w:tcW w:w="7126" w:type="dxa"/>
            <w:noWrap/>
          </w:tcPr>
          <w:p ns2:paraId="7FE70C25" ns2:textId="013ED223" w:rsidR="004001DE" w:rsidRDefault="004001DE" w:rsidP="00767690">
            <w:pPr>
              <w:pStyle w:val="TableText0"/>
              <w:keepNext w:val="0"/>
            </w:pPr>
            <w:r>
              <w:t>physiologically-based PK</w:t>
            </w:r>
          </w:p>
        </w:tc>
      </w:tr>
      <w:tr w:rsidR="002453B4" w:rsidRPr="00EA23A2" ns2:paraId="565B822E" ns2:textId="77777777" w:rsidTr="004844C9">
        <w:tc>
          <w:tcPr>
            <w:tcW w:w="1864" w:type="dxa"/>
            <w:noWrap/>
          </w:tcPr>
          <w:p ns2:paraId="076734BC" ns2:textId="0B95FA96" w:rsidR="002453B4" w:rsidRDefault="002453B4" w:rsidP="00767690">
            <w:pPr>
              <w:pStyle w:val="TableText0"/>
              <w:keepNext w:val="0"/>
            </w:pPr>
            <w:r>
              <w:t>PD</w:t>
            </w:r>
          </w:p>
        </w:tc>
        <w:tc>
          <w:tcPr>
            <w:tcW w:w="7126" w:type="dxa"/>
            <w:noWrap/>
          </w:tcPr>
          <w:p ns2:paraId="1D5EBBE8" ns2:textId="3F2F8E65" w:rsidR="002453B4" w:rsidRDefault="00F71617" w:rsidP="00767690">
            <w:pPr>
              <w:pStyle w:val="TableText0"/>
              <w:keepNext w:val="0"/>
            </w:pPr>
            <w:r>
              <w:t xml:space="preserve">progressive </w:t>
            </w:r>
            <w:r w:rsidR="002453B4">
              <w:t>disease</w:t>
            </w:r>
          </w:p>
        </w:tc>
      </w:tr>
      <w:tr w:rsidR="004267FF" w:rsidRPr="00EA23A2" ns2:paraId="4831446B" ns2:textId="77777777" w:rsidTr="004844C9">
        <w:tc>
          <w:tcPr>
            <w:tcW w:w="1864" w:type="dxa"/>
            <w:noWrap/>
          </w:tcPr>
          <w:p ns2:paraId="28A3D9D0" ns2:textId="77777777" w:rsidR="004267FF" w:rsidRDefault="004267FF" w:rsidP="00767690">
            <w:pPr>
              <w:pStyle w:val="TableText0"/>
              <w:keepNext w:val="0"/>
            </w:pPr>
            <w:r>
              <w:t>PD-1</w:t>
            </w:r>
          </w:p>
        </w:tc>
        <w:tc>
          <w:tcPr>
            <w:tcW w:w="7126" w:type="dxa"/>
            <w:noWrap/>
          </w:tcPr>
          <w:p ns2:paraId="30E7D05D" ns2:textId="77777777" w:rsidR="004267FF" w:rsidRDefault="004267FF" w:rsidP="00767690">
            <w:pPr>
              <w:pStyle w:val="TableText0"/>
              <w:keepNext w:val="0"/>
            </w:pPr>
            <w:r>
              <w:t>programmed cell-death 1</w:t>
            </w:r>
          </w:p>
        </w:tc>
      </w:tr>
      <w:tr w:rsidR="004267FF" w:rsidRPr="00EA23A2" ns2:paraId="06AC5259" ns2:textId="77777777" w:rsidTr="004844C9">
        <w:tc>
          <w:tcPr>
            <w:tcW w:w="1864" w:type="dxa"/>
            <w:noWrap/>
          </w:tcPr>
          <w:p ns2:paraId="251AA566" ns2:textId="77777777" w:rsidR="004267FF" w:rsidRDefault="004267FF" w:rsidP="00767690">
            <w:pPr>
              <w:pStyle w:val="TableText0"/>
              <w:keepNext w:val="0"/>
            </w:pPr>
            <w:r>
              <w:t>PD-L1</w:t>
            </w:r>
          </w:p>
        </w:tc>
        <w:tc>
          <w:tcPr>
            <w:tcW w:w="7126" w:type="dxa"/>
            <w:noWrap/>
          </w:tcPr>
          <w:p ns2:paraId="0A47FC72" ns2:textId="1230015F" w:rsidR="004267FF" w:rsidRDefault="004267FF" w:rsidP="00767690">
            <w:pPr>
              <w:pStyle w:val="TableText0"/>
              <w:keepNext w:val="0"/>
            </w:pPr>
            <w:r>
              <w:t>programmed cell</w:t>
            </w:r>
            <w:r w:rsidR="00A04F3E">
              <w:t>-</w:t>
            </w:r>
            <w:r>
              <w:t>death ligand 1</w:t>
            </w:r>
          </w:p>
        </w:tc>
      </w:tr>
      <w:tr w:rsidR="004267FF" w:rsidRPr="00EA23A2" ns2:paraId="51A65D29" ns2:textId="77777777" w:rsidTr="004844C9">
        <w:tc>
          <w:tcPr>
            <w:tcW w:w="1864" w:type="dxa"/>
            <w:noWrap/>
          </w:tcPr>
          <w:p ns2:paraId="1BDFC4E6" ns2:textId="77777777" w:rsidR="004267FF" w:rsidRDefault="004267FF" w:rsidP="00767690">
            <w:pPr>
              <w:pStyle w:val="TableText0"/>
              <w:keepNext w:val="0"/>
            </w:pPr>
            <w:r>
              <w:t>PD-L2</w:t>
            </w:r>
          </w:p>
        </w:tc>
        <w:tc>
          <w:tcPr>
            <w:tcW w:w="7126" w:type="dxa"/>
            <w:noWrap/>
          </w:tcPr>
          <w:p ns2:paraId="7291779B" ns2:textId="56B142DF" w:rsidR="004267FF" w:rsidRDefault="004267FF" w:rsidP="00767690">
            <w:pPr>
              <w:pStyle w:val="TableText0"/>
              <w:keepNext w:val="0"/>
            </w:pPr>
            <w:r>
              <w:t>programmed cell</w:t>
            </w:r>
            <w:r w:rsidR="00A04F3E">
              <w:t>-</w:t>
            </w:r>
            <w:r>
              <w:t>death ligand 2</w:t>
            </w:r>
          </w:p>
        </w:tc>
      </w:tr>
      <w:tr w:rsidR="00666E66" w:rsidRPr="00EA23A2" ns2:paraId="54572B60" ns2:textId="77777777" w:rsidTr="004844C9">
        <w:tc>
          <w:tcPr>
            <w:tcW w:w="1864" w:type="dxa"/>
            <w:noWrap/>
          </w:tcPr>
          <w:p ns2:paraId="37CC32A1" ns2:textId="4A48AC8C" w:rsidR="00666E66" w:rsidRPr="00EA23A2" w:rsidRDefault="00666E66" w:rsidP="003339F8">
            <w:pPr>
              <w:pStyle w:val="TableText0"/>
              <w:keepNext w:val="0"/>
            </w:pPr>
            <w:r>
              <w:t>PDGFR</w:t>
            </w:r>
          </w:p>
        </w:tc>
        <w:tc>
          <w:tcPr>
            <w:tcW w:w="7126" w:type="dxa"/>
            <w:noWrap/>
          </w:tcPr>
          <w:p ns2:paraId="2FBF2E12" ns2:textId="34448750" w:rsidR="00666E66" w:rsidRPr="00EA23A2" w:rsidRDefault="00666E66" w:rsidP="003339F8">
            <w:pPr>
              <w:pStyle w:val="TableText0"/>
              <w:keepNext w:val="0"/>
            </w:pPr>
            <w:r w:rsidRPr="00666E66">
              <w:t>platelet-derived growth factor receptor</w:t>
            </w:r>
          </w:p>
        </w:tc>
      </w:tr>
      <w:tr w:rsidR="00A352E0" w:rsidRPr="00EA23A2" ns2:paraId="40484F9B" ns2:textId="77777777" w:rsidTr="004844C9">
        <w:tc>
          <w:tcPr>
            <w:tcW w:w="1864" w:type="dxa"/>
            <w:noWrap/>
          </w:tcPr>
          <w:p ns2:paraId="0E720F08" ns2:textId="0E16410A" w:rsidR="00A352E0" w:rsidRPr="00EA23A2" w:rsidRDefault="00A352E0" w:rsidP="003339F8">
            <w:pPr>
              <w:pStyle w:val="TableText0"/>
              <w:keepNext w:val="0"/>
            </w:pPr>
            <w:r>
              <w:t>PEG</w:t>
            </w:r>
          </w:p>
        </w:tc>
        <w:tc>
          <w:tcPr>
            <w:tcW w:w="7126" w:type="dxa"/>
            <w:noWrap/>
          </w:tcPr>
          <w:p ns2:paraId="48B76FC9" ns2:textId="39D552FC" w:rsidR="00A352E0" w:rsidRPr="00EA23A2" w:rsidRDefault="00A352E0" w:rsidP="003339F8">
            <w:pPr>
              <w:pStyle w:val="TableText0"/>
              <w:keepNext w:val="0"/>
            </w:pPr>
            <w:r>
              <w:t>percutaneous endoscopic gastrostomy feeding tube</w:t>
            </w:r>
          </w:p>
        </w:tc>
      </w:tr>
      <w:tr w:rsidR="006304D9" w:rsidRPr="00EA23A2" ns2:paraId="7D51588E" ns2:textId="77777777" w:rsidTr="004844C9">
        <w:tc>
          <w:tcPr>
            <w:tcW w:w="1864" w:type="dxa"/>
            <w:noWrap/>
            <w:hideMark/>
          </w:tcPr>
          <w:p ns2:paraId="4A5CC845" ns2:textId="77777777" w:rsidR="006304D9" w:rsidRPr="00EA23A2" w:rsidRDefault="006304D9" w:rsidP="003339F8">
            <w:pPr>
              <w:pStyle w:val="TableText0"/>
              <w:keepNext w:val="0"/>
            </w:pPr>
            <w:r w:rsidRPr="00EA23A2">
              <w:t>PET</w:t>
            </w:r>
          </w:p>
        </w:tc>
        <w:tc>
          <w:tcPr>
            <w:tcW w:w="7126" w:type="dxa"/>
            <w:noWrap/>
            <w:hideMark/>
          </w:tcPr>
          <w:p ns2:paraId="647BD2C2" ns2:textId="77777777" w:rsidR="006304D9" w:rsidRPr="00EA23A2" w:rsidRDefault="006304D9" w:rsidP="003339F8">
            <w:pPr>
              <w:pStyle w:val="TableText0"/>
              <w:keepNext w:val="0"/>
            </w:pPr>
            <w:r w:rsidRPr="00EA23A2">
              <w:t xml:space="preserve">positron emission tomography </w:t>
            </w:r>
          </w:p>
        </w:tc>
      </w:tr>
      <w:tr w:rsidR="004267FF" w:rsidRPr="00EA23A2" ns2:paraId="4BBD3E9F" ns2:textId="77777777" w:rsidTr="004844C9">
        <w:tc>
          <w:tcPr>
            <w:tcW w:w="1864" w:type="dxa"/>
            <w:noWrap/>
          </w:tcPr>
          <w:p ns2:paraId="1A3003A6" ns2:textId="77777777" w:rsidR="004267FF" w:rsidRDefault="004267FF" w:rsidP="00767690">
            <w:pPr>
              <w:pStyle w:val="TableText0"/>
              <w:keepNext w:val="0"/>
            </w:pPr>
            <w:r>
              <w:t>PFS</w:t>
            </w:r>
          </w:p>
        </w:tc>
        <w:tc>
          <w:tcPr>
            <w:tcW w:w="7126" w:type="dxa"/>
            <w:noWrap/>
          </w:tcPr>
          <w:p ns2:paraId="3F08B2B9" ns2:textId="0781F148" w:rsidR="004267FF" w:rsidRDefault="0050677F" w:rsidP="00767690">
            <w:pPr>
              <w:pStyle w:val="TableText0"/>
              <w:keepNext w:val="0"/>
            </w:pPr>
            <w:r>
              <w:t>p</w:t>
            </w:r>
            <w:r w:rsidR="004267FF">
              <w:t>rogression</w:t>
            </w:r>
            <w:r>
              <w:t>-</w:t>
            </w:r>
            <w:r w:rsidR="004267FF">
              <w:t>free survival</w:t>
            </w:r>
          </w:p>
        </w:tc>
      </w:tr>
      <w:tr w:rsidR="002F0F7F" w:rsidRPr="00EA23A2" ns2:paraId="2C9A4B84" ns2:textId="77777777" w:rsidTr="004844C9">
        <w:tc>
          <w:tcPr>
            <w:tcW w:w="1864" w:type="dxa"/>
            <w:noWrap/>
          </w:tcPr>
          <w:p ns2:paraId="6D7B0803" ns2:textId="2FC23572" w:rsidR="002F0F7F" w:rsidRDefault="002F0F7F" w:rsidP="00767690">
            <w:pPr>
              <w:pStyle w:val="TableText0"/>
              <w:keepNext w:val="0"/>
            </w:pPr>
            <w:r>
              <w:t>PGIC</w:t>
            </w:r>
          </w:p>
        </w:tc>
        <w:tc>
          <w:tcPr>
            <w:tcW w:w="7126" w:type="dxa"/>
            <w:noWrap/>
          </w:tcPr>
          <w:p ns2:paraId="23EF40EB" ns2:textId="0433002E" w:rsidR="002F0F7F" w:rsidRDefault="002F0F7F" w:rsidP="00767690">
            <w:pPr>
              <w:pStyle w:val="TableText0"/>
              <w:keepNext w:val="0"/>
            </w:pPr>
            <w:r w:rsidRPr="002F0F7F">
              <w:t>Patient Global Impression Change</w:t>
            </w:r>
          </w:p>
        </w:tc>
      </w:tr>
      <w:tr w:rsidR="006304D9" w:rsidRPr="00EA23A2" ns2:paraId="2F339FB8" ns2:textId="77777777" w:rsidTr="004844C9">
        <w:tc>
          <w:tcPr>
            <w:tcW w:w="1864" w:type="dxa"/>
            <w:noWrap/>
            <w:hideMark/>
          </w:tcPr>
          <w:p ns2:paraId="34BF37FF" ns2:textId="77777777" w:rsidR="006304D9" w:rsidRPr="00EA23A2" w:rsidRDefault="006304D9" w:rsidP="003339F8">
            <w:pPr>
              <w:pStyle w:val="TableText0"/>
              <w:keepNext w:val="0"/>
            </w:pPr>
            <w:r w:rsidRPr="00EA23A2">
              <w:t>PK</w:t>
            </w:r>
          </w:p>
        </w:tc>
        <w:tc>
          <w:tcPr>
            <w:tcW w:w="7126" w:type="dxa"/>
            <w:noWrap/>
            <w:hideMark/>
          </w:tcPr>
          <w:p ns2:paraId="26D40795" ns2:textId="77777777" w:rsidR="006304D9" w:rsidRPr="00EA23A2" w:rsidRDefault="006304D9" w:rsidP="003339F8">
            <w:pPr>
              <w:pStyle w:val="TableText0"/>
              <w:keepNext w:val="0"/>
            </w:pPr>
            <w:r w:rsidRPr="00EA23A2">
              <w:t>pharmacokinetic</w:t>
            </w:r>
          </w:p>
        </w:tc>
      </w:tr>
      <w:tr w:rsidR="004267FF" w:rsidRPr="00EA23A2" ns2:paraId="19C56FE8" ns2:textId="77777777" w:rsidTr="004844C9">
        <w:tc>
          <w:tcPr>
            <w:tcW w:w="1864" w:type="dxa"/>
            <w:noWrap/>
          </w:tcPr>
          <w:p ns2:paraId="25135EE9" ns2:textId="77777777" w:rsidR="004267FF" w:rsidRDefault="004267FF" w:rsidP="00767690">
            <w:pPr>
              <w:pStyle w:val="TableText0"/>
              <w:keepNext w:val="0"/>
            </w:pPr>
            <w:r>
              <w:t>PKCθ</w:t>
            </w:r>
          </w:p>
        </w:tc>
        <w:tc>
          <w:tcPr>
            <w:tcW w:w="7126" w:type="dxa"/>
            <w:noWrap/>
          </w:tcPr>
          <w:p ns2:paraId="732CD3C7" ns2:textId="77777777" w:rsidR="004267FF" w:rsidRDefault="004267FF" w:rsidP="00767690">
            <w:pPr>
              <w:pStyle w:val="TableText0"/>
              <w:keepNext w:val="0"/>
            </w:pPr>
            <w:r>
              <w:t>protein kinase C-theta</w:t>
            </w:r>
          </w:p>
        </w:tc>
      </w:tr>
      <w:tr w:rsidR="00871977" w:rsidRPr="00EA23A2" ns2:paraId="5FE91AE8" ns2:textId="77777777" w:rsidTr="004844C9">
        <w:tc>
          <w:tcPr>
            <w:tcW w:w="1864" w:type="dxa"/>
            <w:noWrap/>
          </w:tcPr>
          <w:p ns2:paraId="5CF5F212" ns2:textId="596B0289" w:rsidR="00871977" w:rsidRDefault="00871977" w:rsidP="00767690">
            <w:pPr>
              <w:pStyle w:val="TableText0"/>
              <w:keepNext w:val="0"/>
            </w:pPr>
            <w:r>
              <w:t>PO</w:t>
            </w:r>
          </w:p>
        </w:tc>
        <w:tc>
          <w:tcPr>
            <w:tcW w:w="7126" w:type="dxa"/>
            <w:noWrap/>
          </w:tcPr>
          <w:p ns2:paraId="625487C2" ns2:textId="555AA8BD" w:rsidR="00871977" w:rsidRDefault="00871977" w:rsidP="00767690">
            <w:pPr>
              <w:pStyle w:val="TableText0"/>
              <w:keepNext w:val="0"/>
            </w:pPr>
            <w:r>
              <w:t>orally</w:t>
            </w:r>
          </w:p>
        </w:tc>
      </w:tr>
      <w:tr w:rsidR="00FF1574" w:rsidRPr="00EA23A2" ns2:paraId="21F5DF36" ns2:textId="77777777" w:rsidTr="004844C9">
        <w:tc>
          <w:tcPr>
            <w:tcW w:w="1864" w:type="dxa"/>
            <w:noWrap/>
          </w:tcPr>
          <w:p ns2:paraId="0E8E0419" ns2:textId="1BE49890" w:rsidR="00FF1574" w:rsidRDefault="00FF1574" w:rsidP="00767690">
            <w:pPr>
              <w:pStyle w:val="TableText0"/>
              <w:keepNext w:val="0"/>
            </w:pPr>
            <w:r>
              <w:t>PP</w:t>
            </w:r>
          </w:p>
        </w:tc>
        <w:tc>
          <w:tcPr>
            <w:tcW w:w="7126" w:type="dxa"/>
            <w:noWrap/>
          </w:tcPr>
          <w:p ns2:paraId="793FDC5D" ns2:textId="65691479" w:rsidR="00FF1574" w:rsidRDefault="00FF1574" w:rsidP="00767690">
            <w:pPr>
              <w:pStyle w:val="TableText0"/>
              <w:keepNext w:val="0"/>
            </w:pPr>
            <w:r>
              <w:t>per-protocol</w:t>
            </w:r>
          </w:p>
        </w:tc>
      </w:tr>
      <w:tr w:rsidR="004267FF" w:rsidRPr="00EA23A2" ns2:paraId="754DDAD4" ns2:textId="77777777" w:rsidTr="004844C9">
        <w:tc>
          <w:tcPr>
            <w:tcW w:w="1864" w:type="dxa"/>
            <w:noWrap/>
          </w:tcPr>
          <w:p ns2:paraId="78DD21D7" ns2:textId="56BAB2EB" w:rsidR="004267FF" w:rsidRPr="00EA23A2" w:rsidRDefault="004267FF" w:rsidP="003339F8">
            <w:pPr>
              <w:pStyle w:val="TableText0"/>
              <w:keepNext w:val="0"/>
            </w:pPr>
            <w:r>
              <w:t>PR</w:t>
            </w:r>
          </w:p>
        </w:tc>
        <w:tc>
          <w:tcPr>
            <w:tcW w:w="7126" w:type="dxa"/>
            <w:noWrap/>
          </w:tcPr>
          <w:p ns2:paraId="56682B31" ns2:textId="5EFB521C" w:rsidR="004267FF" w:rsidRPr="00EA23A2" w:rsidRDefault="004267FF" w:rsidP="003339F8">
            <w:pPr>
              <w:pStyle w:val="TableText0"/>
              <w:keepNext w:val="0"/>
            </w:pPr>
            <w:r>
              <w:t>partial response</w:t>
            </w:r>
          </w:p>
        </w:tc>
      </w:tr>
      <w:tr w:rsidR="0063103B" w:rsidRPr="00EA23A2" ns2:paraId="6753A9AA" ns2:textId="77777777" w:rsidTr="004844C9">
        <w:tc>
          <w:tcPr>
            <w:tcW w:w="1864" w:type="dxa"/>
            <w:noWrap/>
          </w:tcPr>
          <w:p ns2:paraId="5621F87E" ns2:textId="5F3C5642" w:rsidR="0063103B" w:rsidRDefault="0063103B" w:rsidP="003339F8">
            <w:pPr>
              <w:pStyle w:val="TableText0"/>
              <w:keepNext w:val="0"/>
            </w:pPr>
            <w:r>
              <w:t>PRES/RPLS</w:t>
            </w:r>
          </w:p>
        </w:tc>
        <w:tc>
          <w:tcPr>
            <w:tcW w:w="7126" w:type="dxa"/>
            <w:noWrap/>
          </w:tcPr>
          <w:p ns2:paraId="7046CDD7" ns2:textId="3E00CCA5" w:rsidR="0063103B" w:rsidRDefault="0063103B" w:rsidP="003339F8">
            <w:pPr>
              <w:pStyle w:val="TableText0"/>
              <w:keepNext w:val="0"/>
            </w:pPr>
            <w:r w:rsidRPr="002520EC">
              <w:rPr>
                <w:rFonts w:eastAsia="Calibri"/>
              </w:rPr>
              <w:t>posterior reversible encephalopathy syndrome/ reversible posterior leukoencephalopathy syndrome</w:t>
            </w:r>
          </w:p>
        </w:tc>
      </w:tr>
      <w:tr w:rsidR="005B0232" w:rsidRPr="00EA23A2" ns2:paraId="7652C29D" ns2:textId="77777777" w:rsidTr="004844C9">
        <w:tc>
          <w:tcPr>
            <w:tcW w:w="1864" w:type="dxa"/>
            <w:noWrap/>
          </w:tcPr>
          <w:p ns2:paraId="25FE6C97" ns2:textId="2FCCEEAB" w:rsidR="005B0232" w:rsidRDefault="005B0232" w:rsidP="003339F8">
            <w:pPr>
              <w:pStyle w:val="TableText0"/>
              <w:keepNext w:val="0"/>
            </w:pPr>
            <w:r>
              <w:t>PRO</w:t>
            </w:r>
          </w:p>
        </w:tc>
        <w:tc>
          <w:tcPr>
            <w:tcW w:w="7126" w:type="dxa"/>
            <w:noWrap/>
          </w:tcPr>
          <w:p ns2:paraId="2C98A084" ns2:textId="1EB6EEF1" w:rsidR="005B0232" w:rsidRDefault="005B0232" w:rsidP="003339F8">
            <w:pPr>
              <w:pStyle w:val="TableText0"/>
              <w:keepNext w:val="0"/>
            </w:pPr>
            <w:r>
              <w:t>patient-reported outcome</w:t>
            </w:r>
          </w:p>
        </w:tc>
      </w:tr>
      <w:tr w:rsidR="004001DE" w:rsidRPr="00EA23A2" ns2:paraId="47443E6F" ns2:textId="77777777" w:rsidTr="004844C9">
        <w:tc>
          <w:tcPr>
            <w:tcW w:w="1864" w:type="dxa"/>
            <w:noWrap/>
          </w:tcPr>
          <w:p ns2:paraId="342B9FB9" ns2:textId="59864180" w:rsidR="004001DE" w:rsidRDefault="004001DE" w:rsidP="003339F8">
            <w:pPr>
              <w:pStyle w:val="TableText0"/>
              <w:keepNext w:val="0"/>
            </w:pPr>
            <w:r>
              <w:t>Q2W</w:t>
            </w:r>
          </w:p>
        </w:tc>
        <w:tc>
          <w:tcPr>
            <w:tcW w:w="7126" w:type="dxa"/>
            <w:noWrap/>
          </w:tcPr>
          <w:p ns2:paraId="089B421E" ns2:textId="489538F7" w:rsidR="004001DE" w:rsidRDefault="004001DE" w:rsidP="003339F8">
            <w:pPr>
              <w:pStyle w:val="TableText0"/>
              <w:keepNext w:val="0"/>
            </w:pPr>
            <w:r>
              <w:t>every 2 weeks</w:t>
            </w:r>
          </w:p>
        </w:tc>
      </w:tr>
      <w:tr w:rsidR="004001DE" w:rsidRPr="00EA23A2" ns2:paraId="2300F098" ns2:textId="77777777" w:rsidTr="004844C9">
        <w:tc>
          <w:tcPr>
            <w:tcW w:w="1864" w:type="dxa"/>
            <w:noWrap/>
          </w:tcPr>
          <w:p ns2:paraId="7052D2D4" ns2:textId="63FAC84A" w:rsidR="004001DE" w:rsidRDefault="004001DE" w:rsidP="003339F8">
            <w:pPr>
              <w:pStyle w:val="TableText0"/>
              <w:keepNext w:val="0"/>
            </w:pPr>
            <w:r>
              <w:t>Q3W</w:t>
            </w:r>
          </w:p>
        </w:tc>
        <w:tc>
          <w:tcPr>
            <w:tcW w:w="7126" w:type="dxa"/>
            <w:noWrap/>
          </w:tcPr>
          <w:p ns2:paraId="346F0AE0" ns2:textId="075210EB" w:rsidR="004001DE" w:rsidRDefault="004001DE" w:rsidP="003339F8">
            <w:pPr>
              <w:pStyle w:val="TableText0"/>
              <w:keepNext w:val="0"/>
            </w:pPr>
            <w:r>
              <w:t>every 3 weeks</w:t>
            </w:r>
          </w:p>
        </w:tc>
      </w:tr>
      <w:tr w:rsidR="00804CA9" w:rsidRPr="00EA23A2" ns2:paraId="2899E0F9" ns2:textId="77777777" w:rsidTr="004844C9">
        <w:tc>
          <w:tcPr>
            <w:tcW w:w="1864" w:type="dxa"/>
            <w:noWrap/>
          </w:tcPr>
          <w:p ns2:paraId="209CFB45" ns2:textId="07B8EE90" w:rsidR="00804CA9" w:rsidRDefault="00804CA9" w:rsidP="003339F8">
            <w:pPr>
              <w:pStyle w:val="TableText0"/>
              <w:keepNext w:val="0"/>
            </w:pPr>
            <w:r>
              <w:t>QD</w:t>
            </w:r>
          </w:p>
        </w:tc>
        <w:tc>
          <w:tcPr>
            <w:tcW w:w="7126" w:type="dxa"/>
            <w:noWrap/>
          </w:tcPr>
          <w:p ns2:paraId="41605B43" ns2:textId="74F946F7" w:rsidR="00804CA9" w:rsidRDefault="00804CA9" w:rsidP="003339F8">
            <w:pPr>
              <w:pStyle w:val="TableText0"/>
              <w:keepNext w:val="0"/>
            </w:pPr>
            <w:r>
              <w:t>once daily</w:t>
            </w:r>
          </w:p>
        </w:tc>
      </w:tr>
      <w:tr w:rsidR="00582EC0" w:rsidRPr="00EA23A2" ns2:paraId="35DFC65A" ns2:textId="77777777" w:rsidTr="004844C9">
        <w:tc>
          <w:tcPr>
            <w:tcW w:w="1864" w:type="dxa"/>
            <w:noWrap/>
          </w:tcPr>
          <w:p ns2:paraId="784BCCA6" ns2:textId="3331F8E7" w:rsidR="00582EC0" w:rsidRDefault="00582EC0" w:rsidP="003339F8">
            <w:pPr>
              <w:pStyle w:val="TableText0"/>
              <w:keepNext w:val="0"/>
            </w:pPr>
            <w:r w:rsidRPr="0071200F">
              <w:t>QLQ-C30</w:t>
            </w:r>
          </w:p>
        </w:tc>
        <w:tc>
          <w:tcPr>
            <w:tcW w:w="7126" w:type="dxa"/>
            <w:noWrap/>
          </w:tcPr>
          <w:p ns2:paraId="0EF7074D" ns2:textId="737EC370" w:rsidR="00582EC0" w:rsidRPr="00582EC0" w:rsidRDefault="00582EC0" w:rsidP="003339F8">
            <w:pPr>
              <w:pStyle w:val="TableText0"/>
              <w:keepNext w:val="0"/>
            </w:pPr>
            <w:r w:rsidRPr="00582EC0">
              <w:t>Quality of Life Questionnaire</w:t>
            </w:r>
          </w:p>
        </w:tc>
      </w:tr>
      <w:tr w:rsidR="00582EC0" w:rsidRPr="00EA23A2" ns2:paraId="61E5AC1E" ns2:textId="77777777" w:rsidTr="004844C9">
        <w:tc>
          <w:tcPr>
            <w:tcW w:w="1864" w:type="dxa"/>
            <w:noWrap/>
          </w:tcPr>
          <w:p ns2:paraId="7C230742" ns2:textId="186D7E47" w:rsidR="00582EC0" w:rsidRDefault="00582EC0" w:rsidP="003339F8">
            <w:pPr>
              <w:pStyle w:val="TableText0"/>
              <w:keepNext w:val="0"/>
            </w:pPr>
            <w:r>
              <w:t>QLQ-H&amp;N</w:t>
            </w:r>
          </w:p>
        </w:tc>
        <w:tc>
          <w:tcPr>
            <w:tcW w:w="7126" w:type="dxa"/>
            <w:noWrap/>
          </w:tcPr>
          <w:p ns2:paraId="66DA5B19" ns2:textId="611C8DE8" w:rsidR="00582EC0" w:rsidRDefault="00582EC0" w:rsidP="003339F8">
            <w:pPr>
              <w:pStyle w:val="TableText0"/>
              <w:keepNext w:val="0"/>
            </w:pPr>
            <w:r w:rsidRPr="00582EC0">
              <w:t>Quality of Life Questionnaire Head and Neck Module</w:t>
            </w:r>
          </w:p>
        </w:tc>
      </w:tr>
      <w:tr w:rsidR="005B0232" w:rsidRPr="00EA23A2" ns2:paraId="1CB290D9" ns2:textId="77777777" w:rsidTr="004844C9">
        <w:tc>
          <w:tcPr>
            <w:tcW w:w="1864" w:type="dxa"/>
            <w:noWrap/>
          </w:tcPr>
          <w:p ns2:paraId="310EE260" ns2:textId="79684A84" w:rsidR="005B0232" w:rsidRDefault="005B0232" w:rsidP="003339F8">
            <w:pPr>
              <w:pStyle w:val="TableText0"/>
              <w:keepNext w:val="0"/>
            </w:pPr>
            <w:r>
              <w:t>Q</w:t>
            </w:r>
            <w:r w:rsidR="0014220A">
              <w:t>o</w:t>
            </w:r>
            <w:r>
              <w:t>L</w:t>
            </w:r>
          </w:p>
        </w:tc>
        <w:tc>
          <w:tcPr>
            <w:tcW w:w="7126" w:type="dxa"/>
            <w:noWrap/>
          </w:tcPr>
          <w:p ns2:paraId="230F4ABA" ns2:textId="7339BF2C" w:rsidR="005B0232" w:rsidRDefault="005B0232" w:rsidP="003339F8">
            <w:pPr>
              <w:pStyle w:val="TableText0"/>
              <w:keepNext w:val="0"/>
            </w:pPr>
            <w:r>
              <w:t>quality of life</w:t>
            </w:r>
          </w:p>
        </w:tc>
      </w:tr>
      <w:tr w:rsidR="006304D9" w:rsidRPr="00EA23A2" ns2:paraId="67A4041C" ns2:textId="77777777" w:rsidTr="004844C9">
        <w:tc>
          <w:tcPr>
            <w:tcW w:w="1864" w:type="dxa"/>
            <w:noWrap/>
            <w:hideMark/>
          </w:tcPr>
          <w:p ns2:paraId="6A831F59" ns2:textId="77777777" w:rsidR="006304D9" w:rsidRPr="00EA23A2" w:rsidRDefault="006304D9" w:rsidP="003339F8">
            <w:pPr>
              <w:pStyle w:val="TableText0"/>
              <w:keepNext w:val="0"/>
            </w:pPr>
            <w:r w:rsidRPr="00EA23A2">
              <w:t>QP2</w:t>
            </w:r>
          </w:p>
        </w:tc>
        <w:tc>
          <w:tcPr>
            <w:tcW w:w="7126" w:type="dxa"/>
            <w:noWrap/>
            <w:hideMark/>
          </w:tcPr>
          <w:p ns2:paraId="43567A70" ns2:textId="1DE2D0BA" w:rsidR="006304D9" w:rsidRPr="00EA23A2" w:rsidRDefault="00B055CF" w:rsidP="003339F8">
            <w:pPr>
              <w:pStyle w:val="TableText0"/>
              <w:keepNext w:val="0"/>
            </w:pPr>
            <w:r w:rsidRPr="00EA23A2">
              <w:t xml:space="preserve">Department </w:t>
            </w:r>
            <w:r>
              <w:t>o</w:t>
            </w:r>
            <w:r w:rsidRPr="00EA23A2">
              <w:t xml:space="preserve">f Quantitative Pharmacology </w:t>
            </w:r>
            <w:r>
              <w:t>a</w:t>
            </w:r>
            <w:r w:rsidRPr="00EA23A2">
              <w:t>nd Pharmacometrics</w:t>
            </w:r>
          </w:p>
        </w:tc>
      </w:tr>
      <w:tr w:rsidR="002E4155" w:rsidRPr="00EA23A2" ns2:paraId="315A20B0" ns2:textId="77777777" w:rsidTr="004844C9">
        <w:tc>
          <w:tcPr>
            <w:tcW w:w="1864" w:type="dxa"/>
            <w:noWrap/>
          </w:tcPr>
          <w:p ns2:paraId="50868FA0" ns2:textId="57D5CA19" w:rsidR="002E4155" w:rsidRPr="00EA23A2" w:rsidRDefault="002E4155" w:rsidP="003339F8">
            <w:pPr>
              <w:pStyle w:val="TableText0"/>
              <w:keepNext w:val="0"/>
            </w:pPr>
            <w:r>
              <w:t>RCC</w:t>
            </w:r>
          </w:p>
        </w:tc>
        <w:tc>
          <w:tcPr>
            <w:tcW w:w="7126" w:type="dxa"/>
            <w:noWrap/>
          </w:tcPr>
          <w:p ns2:paraId="5540C889" ns2:textId="4B7A9B97" w:rsidR="002E4155" w:rsidRPr="00EA23A2" w:rsidRDefault="0071512A" w:rsidP="003339F8">
            <w:pPr>
              <w:pStyle w:val="TableText0"/>
              <w:keepNext w:val="0"/>
            </w:pPr>
            <w:r>
              <w:t>r</w:t>
            </w:r>
            <w:r w:rsidR="002E4155" w:rsidRPr="00760237">
              <w:t>e</w:t>
            </w:r>
            <w:r>
              <w:t>nal cell carcinoma</w:t>
            </w:r>
          </w:p>
        </w:tc>
      </w:tr>
      <w:tr w:rsidR="00804CA9" w:rsidRPr="00EA23A2" ns2:paraId="4FB6618C" ns2:textId="77777777" w:rsidTr="004844C9">
        <w:tc>
          <w:tcPr>
            <w:tcW w:w="1864" w:type="dxa"/>
            <w:noWrap/>
          </w:tcPr>
          <w:p ns2:paraId="5FDF31AB" ns2:textId="30FF9A6C" w:rsidR="00804CA9" w:rsidRDefault="00804CA9" w:rsidP="003339F8">
            <w:pPr>
              <w:pStyle w:val="TableText0"/>
              <w:keepNext w:val="0"/>
            </w:pPr>
            <w:r>
              <w:t>RE</w:t>
            </w:r>
            <w:r w:rsidR="00841044">
              <w:t>C</w:t>
            </w:r>
            <w:r>
              <w:t>IST 1.1</w:t>
            </w:r>
          </w:p>
        </w:tc>
        <w:tc>
          <w:tcPr>
            <w:tcW w:w="7126" w:type="dxa"/>
            <w:noWrap/>
          </w:tcPr>
          <w:p ns2:paraId="1081696E" ns2:textId="7D86B57E" w:rsidR="00804CA9" w:rsidRPr="00760237" w:rsidRDefault="00804CA9" w:rsidP="003339F8">
            <w:pPr>
              <w:pStyle w:val="TableText0"/>
              <w:keepNext w:val="0"/>
            </w:pPr>
            <w:r w:rsidRPr="00E86C1A">
              <w:t xml:space="preserve">Response Evaluation Criteria in Solid Tumors </w:t>
            </w:r>
            <w:r>
              <w:t xml:space="preserve">version </w:t>
            </w:r>
            <w:r w:rsidRPr="00E86C1A">
              <w:t>1.1</w:t>
            </w:r>
          </w:p>
        </w:tc>
      </w:tr>
      <w:tr w:rsidR="00804CA9" w:rsidRPr="00EA23A2" ns2:paraId="24079005" ns2:textId="77777777" w:rsidTr="004844C9">
        <w:tc>
          <w:tcPr>
            <w:tcW w:w="1864" w:type="dxa"/>
            <w:noWrap/>
          </w:tcPr>
          <w:p ns2:paraId="5EFE3D2C" ns2:textId="076C53C6" w:rsidR="00804CA9" w:rsidRDefault="00804CA9" w:rsidP="003339F8">
            <w:pPr>
              <w:pStyle w:val="TableText0"/>
              <w:keepNext w:val="0"/>
            </w:pPr>
            <w:r>
              <w:t>R/M</w:t>
            </w:r>
          </w:p>
        </w:tc>
        <w:tc>
          <w:tcPr>
            <w:tcW w:w="7126" w:type="dxa"/>
            <w:noWrap/>
          </w:tcPr>
          <w:p ns2:paraId="5A7DB7F8" ns2:textId="5FFC56C5" w:rsidR="00804CA9" w:rsidRPr="00760237" w:rsidRDefault="00804CA9" w:rsidP="003339F8">
            <w:pPr>
              <w:pStyle w:val="TableText0"/>
              <w:keepNext w:val="0"/>
            </w:pPr>
            <w:r>
              <w:t>recurrent/metastatic</w:t>
            </w:r>
          </w:p>
        </w:tc>
      </w:tr>
      <w:tr w:rsidR="006304D9" w:rsidRPr="00EA23A2" ns2:paraId="00B0A46B" ns2:textId="77777777" w:rsidTr="004844C9">
        <w:tc>
          <w:tcPr>
            <w:tcW w:w="1864" w:type="dxa"/>
            <w:noWrap/>
            <w:hideMark/>
          </w:tcPr>
          <w:p ns2:paraId="1A3E95D1" ns2:textId="77777777" w:rsidR="006304D9" w:rsidRPr="00EA23A2" w:rsidRDefault="006304D9" w:rsidP="003339F8">
            <w:pPr>
              <w:pStyle w:val="TableText0"/>
              <w:keepNext w:val="0"/>
            </w:pPr>
            <w:r w:rsidRPr="00EA23A2">
              <w:t>RNA</w:t>
            </w:r>
          </w:p>
        </w:tc>
        <w:tc>
          <w:tcPr>
            <w:tcW w:w="7126" w:type="dxa"/>
            <w:noWrap/>
            <w:hideMark/>
          </w:tcPr>
          <w:p ns2:paraId="6E063F20" ns2:textId="77777777" w:rsidR="006304D9" w:rsidRPr="00EA23A2" w:rsidRDefault="006304D9" w:rsidP="003339F8">
            <w:pPr>
              <w:pStyle w:val="TableText0"/>
              <w:keepNext w:val="0"/>
            </w:pPr>
            <w:r w:rsidRPr="00EA23A2">
              <w:t>ribonucleic acid</w:t>
            </w:r>
          </w:p>
        </w:tc>
      </w:tr>
      <w:tr w:rsidR="00871977" w:rsidRPr="00EA23A2" ns2:paraId="231AB654" ns2:textId="77777777" w:rsidTr="004844C9">
        <w:tc>
          <w:tcPr>
            <w:tcW w:w="1864" w:type="dxa"/>
            <w:noWrap/>
          </w:tcPr>
          <w:p ns2:paraId="441B5CDE" ns2:textId="1D06F411" w:rsidR="00871977" w:rsidRPr="00EA23A2" w:rsidRDefault="009D39CA" w:rsidP="003339F8">
            <w:pPr>
              <w:pStyle w:val="TableText0"/>
              <w:keepNext w:val="0"/>
            </w:pPr>
            <w:r>
              <w:t>R</w:t>
            </w:r>
            <w:r w:rsidR="00871977">
              <w:t>P2D</w:t>
            </w:r>
          </w:p>
        </w:tc>
        <w:tc>
          <w:tcPr>
            <w:tcW w:w="7126" w:type="dxa"/>
            <w:noWrap/>
          </w:tcPr>
          <w:p ns2:paraId="68C6864A" ns2:textId="5A2315CD" w:rsidR="00871977" w:rsidRPr="00EA23A2" w:rsidRDefault="00871977" w:rsidP="003339F8">
            <w:pPr>
              <w:pStyle w:val="TableText0"/>
              <w:keepNext w:val="0"/>
            </w:pPr>
            <w:r>
              <w:t>recommended Phase 2 dose</w:t>
            </w:r>
          </w:p>
        </w:tc>
      </w:tr>
      <w:tr w:rsidR="00E92D8B" w:rsidRPr="00EA23A2" ns2:paraId="01FBB9FB" ns2:textId="77777777" w:rsidTr="004844C9">
        <w:tc>
          <w:tcPr>
            <w:tcW w:w="1864" w:type="dxa"/>
            <w:noWrap/>
          </w:tcPr>
          <w:p ns2:paraId="72760808" ns2:textId="6C03C97B" w:rsidR="00E92D8B" w:rsidRPr="00EA23A2" w:rsidRDefault="00E92D8B" w:rsidP="003339F8">
            <w:pPr>
              <w:pStyle w:val="TableText0"/>
              <w:keepNext w:val="0"/>
            </w:pPr>
            <w:r>
              <w:t>RTKi</w:t>
            </w:r>
          </w:p>
        </w:tc>
        <w:tc>
          <w:tcPr>
            <w:tcW w:w="7126" w:type="dxa"/>
            <w:noWrap/>
          </w:tcPr>
          <w:p ns2:paraId="351F047B" ns2:textId="34576EB5" w:rsidR="00E92D8B" w:rsidRPr="00EA23A2" w:rsidRDefault="00E92D8B" w:rsidP="003339F8">
            <w:pPr>
              <w:pStyle w:val="TableText0"/>
              <w:keepNext w:val="0"/>
            </w:pPr>
            <w:r w:rsidRPr="00E92D8B">
              <w:t>multiple receptor tyrosine kinase inhibitor</w:t>
            </w:r>
          </w:p>
        </w:tc>
      </w:tr>
      <w:tr w:rsidR="006304D9" w:rsidRPr="00EA23A2" ns2:paraId="2082C50F" ns2:textId="77777777" w:rsidTr="004844C9">
        <w:tc>
          <w:tcPr>
            <w:tcW w:w="1864" w:type="dxa"/>
            <w:noWrap/>
            <w:hideMark/>
          </w:tcPr>
          <w:p ns2:paraId="13A03EAB" ns2:textId="77777777" w:rsidR="006304D9" w:rsidRPr="00EA23A2" w:rsidRDefault="006304D9" w:rsidP="003339F8">
            <w:pPr>
              <w:pStyle w:val="TableText0"/>
              <w:keepNext w:val="0"/>
            </w:pPr>
            <w:r w:rsidRPr="00EA23A2">
              <w:t>SAC</w:t>
            </w:r>
          </w:p>
        </w:tc>
        <w:tc>
          <w:tcPr>
            <w:tcW w:w="7126" w:type="dxa"/>
            <w:noWrap/>
            <w:hideMark/>
          </w:tcPr>
          <w:p ns2:paraId="0590D688" ns2:textId="77777777" w:rsidR="006304D9" w:rsidRPr="00EA23A2" w:rsidRDefault="006304D9" w:rsidP="003339F8">
            <w:pPr>
              <w:pStyle w:val="TableText0"/>
              <w:keepNext w:val="0"/>
            </w:pPr>
            <w:r w:rsidRPr="00EA23A2">
              <w:t>Scientific Advisory Committee</w:t>
            </w:r>
          </w:p>
        </w:tc>
      </w:tr>
      <w:tr w:rsidR="006304D9" w:rsidRPr="00EA23A2" ns2:paraId="75421CA3" ns2:textId="77777777" w:rsidTr="004844C9">
        <w:tc>
          <w:tcPr>
            <w:tcW w:w="1864" w:type="dxa"/>
            <w:noWrap/>
            <w:hideMark/>
          </w:tcPr>
          <w:p ns2:paraId="53CEA1A2" ns2:textId="77777777" w:rsidR="006304D9" w:rsidRPr="00EA23A2" w:rsidRDefault="006304D9" w:rsidP="003339F8">
            <w:pPr>
              <w:pStyle w:val="TableText0"/>
              <w:keepNext w:val="0"/>
            </w:pPr>
            <w:r w:rsidRPr="00EA23A2">
              <w:t>SAE</w:t>
            </w:r>
          </w:p>
        </w:tc>
        <w:tc>
          <w:tcPr>
            <w:tcW w:w="7126" w:type="dxa"/>
            <w:noWrap/>
            <w:hideMark/>
          </w:tcPr>
          <w:p ns2:paraId="391BA97E" ns2:textId="77777777" w:rsidR="006304D9" w:rsidRPr="00EA23A2" w:rsidRDefault="006304D9" w:rsidP="003339F8">
            <w:pPr>
              <w:pStyle w:val="TableText0"/>
              <w:keepNext w:val="0"/>
            </w:pPr>
            <w:r w:rsidRPr="00EA23A2">
              <w:t xml:space="preserve">serious adverse event </w:t>
            </w:r>
          </w:p>
        </w:tc>
      </w:tr>
      <w:tr w:rsidR="00FF1574" w:rsidRPr="00EA23A2" ns2:paraId="4E9D00F5" ns2:textId="77777777" w:rsidTr="004844C9">
        <w:tc>
          <w:tcPr>
            <w:tcW w:w="1864" w:type="dxa"/>
            <w:noWrap/>
          </w:tcPr>
          <w:p ns2:paraId="572A3C46" ns2:textId="10DB65DA" w:rsidR="00FF1574" w:rsidRPr="00EA23A2" w:rsidRDefault="00FF1574" w:rsidP="003339F8">
            <w:pPr>
              <w:pStyle w:val="TableText0"/>
              <w:keepNext w:val="0"/>
            </w:pPr>
            <w:r>
              <w:t>SAP</w:t>
            </w:r>
          </w:p>
        </w:tc>
        <w:tc>
          <w:tcPr>
            <w:tcW w:w="7126" w:type="dxa"/>
            <w:noWrap/>
          </w:tcPr>
          <w:p ns2:paraId="0A57351B" ns2:textId="44717724" w:rsidR="00FF1574" w:rsidRPr="00EA23A2" w:rsidRDefault="00FF1574" w:rsidP="003339F8">
            <w:pPr>
              <w:pStyle w:val="TableText0"/>
              <w:keepNext w:val="0"/>
            </w:pPr>
            <w:r>
              <w:t>Statistical Analysis Plan</w:t>
            </w:r>
          </w:p>
        </w:tc>
      </w:tr>
      <w:tr w:rsidR="003C5CDB" w:rsidRPr="00EA23A2" ns2:paraId="5BE20E39" ns2:textId="77777777" w:rsidTr="004844C9">
        <w:tc>
          <w:tcPr>
            <w:tcW w:w="1864" w:type="dxa"/>
            <w:noWrap/>
          </w:tcPr>
          <w:p ns2:paraId="3D8C6D35" ns2:textId="1CCB196B" w:rsidR="003C5CDB" w:rsidRPr="00EA23A2" w:rsidRDefault="003C5CDB" w:rsidP="003339F8">
            <w:pPr>
              <w:pStyle w:val="TableText0"/>
              <w:keepNext w:val="0"/>
            </w:pPr>
            <w:r>
              <w:t>SD</w:t>
            </w:r>
          </w:p>
        </w:tc>
        <w:tc>
          <w:tcPr>
            <w:tcW w:w="7126" w:type="dxa"/>
            <w:noWrap/>
          </w:tcPr>
          <w:p ns2:paraId="4F466D75" ns2:textId="7A0E2E92" w:rsidR="003C5CDB" w:rsidRPr="00EA23A2" w:rsidRDefault="003C5CDB" w:rsidP="003339F8">
            <w:pPr>
              <w:pStyle w:val="TableText0"/>
              <w:keepNext w:val="0"/>
            </w:pPr>
            <w:r>
              <w:t>stable disease</w:t>
            </w:r>
          </w:p>
        </w:tc>
      </w:tr>
      <w:tr w:rsidR="006304D9" w:rsidRPr="00EA23A2" ns2:paraId="588FCBCA" ns2:textId="77777777" w:rsidTr="004844C9">
        <w:tc>
          <w:tcPr>
            <w:tcW w:w="1864" w:type="dxa"/>
            <w:noWrap/>
            <w:hideMark/>
          </w:tcPr>
          <w:p ns2:paraId="04519F91" ns2:textId="77777777" w:rsidR="006304D9" w:rsidRPr="00EA23A2" w:rsidRDefault="006304D9" w:rsidP="003339F8">
            <w:pPr>
              <w:pStyle w:val="TableText0"/>
              <w:keepNext w:val="0"/>
            </w:pPr>
            <w:r w:rsidRPr="00EA23A2">
              <w:t>siDMC</w:t>
            </w:r>
          </w:p>
        </w:tc>
        <w:tc>
          <w:tcPr>
            <w:tcW w:w="7126" w:type="dxa"/>
            <w:noWrap/>
            <w:hideMark/>
          </w:tcPr>
          <w:p ns2:paraId="4A632503" ns2:textId="77777777" w:rsidR="006304D9" w:rsidRPr="00EA23A2" w:rsidRDefault="006304D9" w:rsidP="003339F8">
            <w:pPr>
              <w:pStyle w:val="TableText0"/>
              <w:keepNext w:val="0"/>
            </w:pPr>
            <w:r w:rsidRPr="00EA23A2">
              <w:t>Standing Internal Data Monitoring Committee</w:t>
            </w:r>
          </w:p>
        </w:tc>
      </w:tr>
      <w:tr w:rsidR="004267FF" w:rsidRPr="00EA23A2" ns2:paraId="70AE54E6" ns2:textId="77777777" w:rsidTr="004844C9">
        <w:tc>
          <w:tcPr>
            <w:tcW w:w="1864" w:type="dxa"/>
            <w:noWrap/>
          </w:tcPr>
          <w:p ns2:paraId="31A82D6A" ns2:textId="1025055C" w:rsidR="004267FF" w:rsidRPr="00EA23A2" w:rsidRDefault="004267FF" w:rsidP="003339F8">
            <w:pPr>
              <w:pStyle w:val="TableText0"/>
              <w:keepNext w:val="0"/>
            </w:pPr>
            <w:r>
              <w:t>SIM</w:t>
            </w:r>
          </w:p>
        </w:tc>
        <w:tc>
          <w:tcPr>
            <w:tcW w:w="7126" w:type="dxa"/>
            <w:noWrap/>
          </w:tcPr>
          <w:p ns2:paraId="1BE30E75" ns2:textId="7C6E1ADE" w:rsidR="004267FF" w:rsidRPr="00EA23A2" w:rsidRDefault="004267FF" w:rsidP="003339F8">
            <w:pPr>
              <w:pStyle w:val="TableText0"/>
              <w:keepNext w:val="0"/>
            </w:pPr>
            <w:r>
              <w:t>Site Imaging Manual</w:t>
            </w:r>
          </w:p>
        </w:tc>
      </w:tr>
      <w:tr w:rsidR="006304D9" w:rsidRPr="00EA23A2" ns2:paraId="72ADD6C2" ns2:textId="77777777" w:rsidTr="004844C9">
        <w:tc>
          <w:tcPr>
            <w:tcW w:w="1864" w:type="dxa"/>
            <w:noWrap/>
            <w:hideMark/>
          </w:tcPr>
          <w:p ns2:paraId="1F89ED36" ns2:textId="22BF6FB3" w:rsidR="006304D9" w:rsidRPr="00EA23A2" w:rsidRDefault="006304D9" w:rsidP="003339F8">
            <w:pPr>
              <w:pStyle w:val="TableText0"/>
              <w:keepNext w:val="0"/>
            </w:pPr>
            <w:r w:rsidRPr="00EA23A2">
              <w:t>SoA</w:t>
            </w:r>
            <w:r w:rsidR="00227E03">
              <w:t>(s)</w:t>
            </w:r>
          </w:p>
        </w:tc>
        <w:tc>
          <w:tcPr>
            <w:tcW w:w="7126" w:type="dxa"/>
            <w:noWrap/>
            <w:hideMark/>
          </w:tcPr>
          <w:p ns2:paraId="095DE884" ns2:textId="41B43EC4" w:rsidR="006304D9" w:rsidRPr="00EA23A2" w:rsidRDefault="0071512A" w:rsidP="003339F8">
            <w:pPr>
              <w:pStyle w:val="TableText0"/>
              <w:keepNext w:val="0"/>
            </w:pPr>
            <w:r w:rsidRPr="00EA23A2">
              <w:t>S</w:t>
            </w:r>
            <w:r w:rsidR="006304D9" w:rsidRPr="00EA23A2">
              <w:t>chedule</w:t>
            </w:r>
            <w:r>
              <w:t>(s)</w:t>
            </w:r>
            <w:r w:rsidR="006304D9" w:rsidRPr="00EA23A2">
              <w:t xml:space="preserve"> of activities</w:t>
            </w:r>
          </w:p>
        </w:tc>
      </w:tr>
      <w:tr w:rsidR="00DF43CF" w:rsidRPr="00EA23A2" ns2:paraId="65DE95BD" ns2:textId="77777777" w:rsidTr="004844C9">
        <w:tc>
          <w:tcPr>
            <w:tcW w:w="1864" w:type="dxa"/>
            <w:noWrap/>
          </w:tcPr>
          <w:p ns2:paraId="579411EC" ns2:textId="123160F4" w:rsidR="00DF43CF" w:rsidRDefault="00DF43CF" w:rsidP="003339F8">
            <w:pPr>
              <w:pStyle w:val="TableText0"/>
              <w:keepNext w:val="0"/>
            </w:pPr>
            <w:r>
              <w:t>S</w:t>
            </w:r>
            <w:r w:rsidR="006D2215">
              <w:t>O</w:t>
            </w:r>
            <w:r>
              <w:t>C</w:t>
            </w:r>
          </w:p>
        </w:tc>
        <w:tc>
          <w:tcPr>
            <w:tcW w:w="7126" w:type="dxa"/>
            <w:noWrap/>
          </w:tcPr>
          <w:p ns2:paraId="66805F8D" ns2:textId="14EE5D85" w:rsidR="00DF43CF" w:rsidRDefault="00DF43CF" w:rsidP="003339F8">
            <w:pPr>
              <w:pStyle w:val="TableText0"/>
              <w:keepNext w:val="0"/>
            </w:pPr>
            <w:r>
              <w:t>standard-of-care</w:t>
            </w:r>
          </w:p>
        </w:tc>
      </w:tr>
      <w:tr w:rsidR="00FF1574" w:rsidRPr="00EA23A2" ns2:paraId="6E1C5F4D" ns2:textId="77777777" w:rsidTr="004844C9">
        <w:tc>
          <w:tcPr>
            <w:tcW w:w="1864" w:type="dxa"/>
            <w:noWrap/>
          </w:tcPr>
          <w:p ns2:paraId="18A98AFA" ns2:textId="17B9BB5D" w:rsidR="00FF1574" w:rsidRPr="00EA23A2" w:rsidRDefault="00FF1574" w:rsidP="003339F8">
            <w:pPr>
              <w:pStyle w:val="TableText0"/>
              <w:keepNext w:val="0"/>
            </w:pPr>
            <w:r>
              <w:t>sSAP</w:t>
            </w:r>
          </w:p>
        </w:tc>
        <w:tc>
          <w:tcPr>
            <w:tcW w:w="7126" w:type="dxa"/>
            <w:noWrap/>
          </w:tcPr>
          <w:p ns2:paraId="3B4556B6" ns2:textId="5D7D0DDC" w:rsidR="00FF1574" w:rsidRPr="00EA23A2" w:rsidRDefault="00FF1574" w:rsidP="003339F8">
            <w:pPr>
              <w:pStyle w:val="TableText0"/>
              <w:keepNext w:val="0"/>
            </w:pPr>
            <w:r>
              <w:t>supplemental Statistical Analysis Plan</w:t>
            </w:r>
          </w:p>
        </w:tc>
      </w:tr>
      <w:tr w:rsidR="006304D9" w:rsidRPr="00EA23A2" ns2:paraId="62D2D10F" ns2:textId="77777777" w:rsidTr="004844C9">
        <w:tc>
          <w:tcPr>
            <w:tcW w:w="1864" w:type="dxa"/>
            <w:noWrap/>
            <w:hideMark/>
          </w:tcPr>
          <w:p ns2:paraId="1214C345" ns2:textId="77777777" w:rsidR="006304D9" w:rsidRPr="00EA23A2" w:rsidRDefault="006304D9" w:rsidP="003339F8">
            <w:pPr>
              <w:pStyle w:val="TableText0"/>
              <w:keepNext w:val="0"/>
            </w:pPr>
            <w:r w:rsidRPr="00EA23A2">
              <w:t>SUSAR</w:t>
            </w:r>
          </w:p>
        </w:tc>
        <w:tc>
          <w:tcPr>
            <w:tcW w:w="7126" w:type="dxa"/>
            <w:noWrap/>
            <w:hideMark/>
          </w:tcPr>
          <w:p ns2:paraId="4193EC08" ns2:textId="3B248295" w:rsidR="006304D9" w:rsidRPr="00EA23A2" w:rsidRDefault="006304D9" w:rsidP="003339F8">
            <w:pPr>
              <w:pStyle w:val="TableText0"/>
              <w:keepNext w:val="0"/>
            </w:pPr>
            <w:r w:rsidRPr="00EA23A2">
              <w:t>suspected unexpected serious adverse reaction</w:t>
            </w:r>
          </w:p>
        </w:tc>
      </w:tr>
      <w:tr w:rsidR="0063103B" w:rsidRPr="00EA23A2" ns2:paraId="26EF1C94" ns2:textId="77777777" w:rsidTr="004844C9">
        <w:tc>
          <w:tcPr>
            <w:tcW w:w="1864" w:type="dxa"/>
            <w:noWrap/>
          </w:tcPr>
          <w:p ns2:paraId="12890597" ns2:textId="1366F38C" w:rsidR="0063103B" w:rsidRPr="00EA23A2" w:rsidRDefault="0063103B" w:rsidP="003339F8">
            <w:pPr>
              <w:pStyle w:val="TableText0"/>
              <w:keepNext w:val="0"/>
            </w:pPr>
            <w:r>
              <w:t>T1DM</w:t>
            </w:r>
          </w:p>
        </w:tc>
        <w:tc>
          <w:tcPr>
            <w:tcW w:w="7126" w:type="dxa"/>
            <w:noWrap/>
          </w:tcPr>
          <w:p ns2:paraId="2DA8270E" ns2:textId="2C944087" w:rsidR="0063103B" w:rsidRPr="00EA23A2" w:rsidRDefault="0063103B" w:rsidP="003339F8">
            <w:pPr>
              <w:pStyle w:val="TableText0"/>
              <w:keepNext w:val="0"/>
            </w:pPr>
            <w:r>
              <w:t>type 1 diabetes mellitus</w:t>
            </w:r>
          </w:p>
        </w:tc>
      </w:tr>
      <w:tr w:rsidR="000D62F3" w:rsidRPr="00EA23A2" ns2:paraId="34D7CA2B" ns2:textId="77777777" w:rsidTr="004844C9">
        <w:tc>
          <w:tcPr>
            <w:tcW w:w="1864" w:type="dxa"/>
            <w:noWrap/>
          </w:tcPr>
          <w:p ns2:paraId="22D1A977" ns2:textId="15D9E135" w:rsidR="000D62F3" w:rsidRDefault="000D62F3" w:rsidP="003339F8">
            <w:pPr>
              <w:pStyle w:val="TableText0"/>
              <w:keepNext w:val="0"/>
            </w:pPr>
            <w:r>
              <w:t>TAM</w:t>
            </w:r>
          </w:p>
        </w:tc>
        <w:tc>
          <w:tcPr>
            <w:tcW w:w="7126" w:type="dxa"/>
            <w:noWrap/>
          </w:tcPr>
          <w:p ns2:paraId="605EEDDB" ns2:textId="01E921AD" w:rsidR="000D62F3" w:rsidRPr="004001DE" w:rsidRDefault="000D62F3" w:rsidP="003339F8">
            <w:pPr>
              <w:pStyle w:val="TableText0"/>
              <w:keepNext w:val="0"/>
            </w:pPr>
            <w:r>
              <w:t>tumor-associated macrophage</w:t>
            </w:r>
          </w:p>
        </w:tc>
      </w:tr>
      <w:tr w:rsidR="006E68FA" w:rsidRPr="00EA23A2" ns2:paraId="72BE1C4A" ns2:textId="77777777" w:rsidTr="004844C9">
        <w:tc>
          <w:tcPr>
            <w:tcW w:w="1864" w:type="dxa"/>
            <w:noWrap/>
          </w:tcPr>
          <w:p ns2:paraId="4B4E8E71" ns2:textId="5B333FDC" w:rsidR="006E68FA" w:rsidRDefault="006E68FA" w:rsidP="003339F8">
            <w:pPr>
              <w:pStyle w:val="TableText0"/>
              <w:keepNext w:val="0"/>
            </w:pPr>
            <w:r>
              <w:t>TB</w:t>
            </w:r>
          </w:p>
        </w:tc>
        <w:tc>
          <w:tcPr>
            <w:tcW w:w="7126" w:type="dxa"/>
            <w:noWrap/>
          </w:tcPr>
          <w:p ns2:paraId="1FBB627D" ns2:textId="2460BF0F" w:rsidR="006E68FA" w:rsidRDefault="006E68FA" w:rsidP="003339F8">
            <w:pPr>
              <w:pStyle w:val="TableText0"/>
              <w:keepNext w:val="0"/>
            </w:pPr>
            <w:r w:rsidRPr="006E5E52">
              <w:rPr>
                <w:i/>
              </w:rPr>
              <w:t>Bacillus</w:t>
            </w:r>
            <w:r>
              <w:t xml:space="preserve"> tuberculosis</w:t>
            </w:r>
          </w:p>
        </w:tc>
      </w:tr>
      <w:tr w:rsidR="003C5CDB" w:rsidRPr="00EA23A2" ns2:paraId="444BAD7E" ns2:textId="77777777" w:rsidTr="004844C9">
        <w:tc>
          <w:tcPr>
            <w:tcW w:w="1864" w:type="dxa"/>
            <w:noWrap/>
          </w:tcPr>
          <w:p ns2:paraId="307A4F5F" ns2:textId="3A04F6A3" w:rsidR="003C5CDB" w:rsidRDefault="003C5CDB" w:rsidP="003339F8">
            <w:pPr>
              <w:pStyle w:val="TableText0"/>
              <w:keepNext w:val="0"/>
            </w:pPr>
            <w:r>
              <w:t>TBL</w:t>
            </w:r>
          </w:p>
        </w:tc>
        <w:tc>
          <w:tcPr>
            <w:tcW w:w="7126" w:type="dxa"/>
            <w:noWrap/>
          </w:tcPr>
          <w:p ns2:paraId="5F43BA37" ns2:textId="6065A16D" w:rsidR="003C5CDB" w:rsidRPr="004001DE" w:rsidRDefault="0071512A" w:rsidP="003339F8">
            <w:pPr>
              <w:pStyle w:val="TableText0"/>
              <w:keepNext w:val="0"/>
            </w:pPr>
            <w:r>
              <w:t>Total bilirubin level</w:t>
            </w:r>
          </w:p>
        </w:tc>
      </w:tr>
      <w:tr w:rsidR="00F34BCA" w:rsidRPr="00EA23A2" ns2:paraId="338C4368" ns2:textId="77777777" w:rsidTr="004844C9">
        <w:tc>
          <w:tcPr>
            <w:tcW w:w="1864" w:type="dxa"/>
            <w:noWrap/>
          </w:tcPr>
          <w:p ns2:paraId="3F9E57E3" ns2:textId="0E28E8E2" w:rsidR="00F34BCA" w:rsidRDefault="00F34BCA" w:rsidP="003339F8">
            <w:pPr>
              <w:pStyle w:val="TableText0"/>
              <w:keepNext w:val="0"/>
            </w:pPr>
            <w:r>
              <w:t>TIA</w:t>
            </w:r>
          </w:p>
        </w:tc>
        <w:tc>
          <w:tcPr>
            <w:tcW w:w="7126" w:type="dxa"/>
            <w:noWrap/>
          </w:tcPr>
          <w:p ns2:paraId="389E7F73" ns2:textId="6CE41967" w:rsidR="00F34BCA" w:rsidRPr="004001DE" w:rsidRDefault="00F34BCA" w:rsidP="003339F8">
            <w:pPr>
              <w:pStyle w:val="TableText0"/>
              <w:keepNext w:val="0"/>
            </w:pPr>
            <w:r w:rsidRPr="00F34BCA">
              <w:t>transient ischemic attack</w:t>
            </w:r>
          </w:p>
        </w:tc>
      </w:tr>
      <w:tr w:rsidR="004001DE" w:rsidRPr="00EA23A2" ns2:paraId="6AC74052" ns2:textId="77777777" w:rsidTr="004844C9">
        <w:tc>
          <w:tcPr>
            <w:tcW w:w="1864" w:type="dxa"/>
            <w:noWrap/>
          </w:tcPr>
          <w:p ns2:paraId="23616B02" ns2:textId="3977BA98" w:rsidR="004001DE" w:rsidRPr="00EA23A2" w:rsidRDefault="004001DE" w:rsidP="003339F8">
            <w:pPr>
              <w:pStyle w:val="TableText0"/>
              <w:keepNext w:val="0"/>
            </w:pPr>
            <w:r>
              <w:lastRenderedPageBreak/>
              <w:t>TMDD</w:t>
            </w:r>
          </w:p>
        </w:tc>
        <w:tc>
          <w:tcPr>
            <w:tcW w:w="7126" w:type="dxa"/>
            <w:noWrap/>
          </w:tcPr>
          <w:p ns2:paraId="6B5303D7" ns2:textId="72A8A3AC" w:rsidR="004001DE" w:rsidRPr="00EA23A2" w:rsidRDefault="004001DE" w:rsidP="003339F8">
            <w:pPr>
              <w:pStyle w:val="TableText0"/>
              <w:keepNext w:val="0"/>
            </w:pPr>
            <w:r w:rsidRPr="004001DE">
              <w:t>ta</w:t>
            </w:r>
            <w:r>
              <w:t>rget-mediated drug disposition</w:t>
            </w:r>
          </w:p>
        </w:tc>
      </w:tr>
      <w:tr w:rsidR="00D74B43" w:rsidRPr="00EA23A2" ns2:paraId="7C1D70B4" ns2:textId="77777777" w:rsidTr="004844C9">
        <w:tc>
          <w:tcPr>
            <w:tcW w:w="1864" w:type="dxa"/>
            <w:noWrap/>
          </w:tcPr>
          <w:p ns2:paraId="55BAC2A5" ns2:textId="7CDDDFC3" w:rsidR="00D74B43" w:rsidRDefault="00D74B43" w:rsidP="003339F8">
            <w:pPr>
              <w:pStyle w:val="TableText0"/>
              <w:keepNext w:val="0"/>
            </w:pPr>
            <w:r>
              <w:t>TPS</w:t>
            </w:r>
          </w:p>
        </w:tc>
        <w:tc>
          <w:tcPr>
            <w:tcW w:w="7126" w:type="dxa"/>
            <w:noWrap/>
          </w:tcPr>
          <w:p ns2:paraId="78CA1891" ns2:textId="20A89379" w:rsidR="00D74B43" w:rsidRDefault="00D74B43" w:rsidP="003339F8">
            <w:pPr>
              <w:pStyle w:val="TableText0"/>
              <w:keepNext w:val="0"/>
            </w:pPr>
            <w:r>
              <w:t>tumor proportion scoring</w:t>
            </w:r>
          </w:p>
        </w:tc>
      </w:tr>
      <w:tr w:rsidR="0039429B" w:rsidRPr="00EA23A2" ns2:paraId="1EA53F53" ns2:textId="77777777" w:rsidTr="004844C9">
        <w:tc>
          <w:tcPr>
            <w:tcW w:w="1864" w:type="dxa"/>
            <w:noWrap/>
          </w:tcPr>
          <w:p ns2:paraId="4B470F2D" ns2:textId="4685F651" w:rsidR="0039429B" w:rsidRDefault="0039429B" w:rsidP="003339F8">
            <w:pPr>
              <w:pStyle w:val="TableText0"/>
              <w:keepNext w:val="0"/>
            </w:pPr>
            <w:r>
              <w:t>TTD</w:t>
            </w:r>
          </w:p>
        </w:tc>
        <w:tc>
          <w:tcPr>
            <w:tcW w:w="7126" w:type="dxa"/>
            <w:noWrap/>
          </w:tcPr>
          <w:p ns2:paraId="001E1F59" ns2:textId="06CA0849" w:rsidR="0039429B" w:rsidRDefault="0039429B" w:rsidP="003339F8">
            <w:pPr>
              <w:pStyle w:val="TableText0"/>
              <w:keepNext w:val="0"/>
            </w:pPr>
            <w:r>
              <w:t>time to deterioration</w:t>
            </w:r>
          </w:p>
        </w:tc>
      </w:tr>
      <w:tr w:rsidR="002E4155" w:rsidRPr="00EA23A2" ns2:paraId="30BA97A1" ns2:textId="77777777" w:rsidTr="004844C9">
        <w:tc>
          <w:tcPr>
            <w:tcW w:w="1864" w:type="dxa"/>
            <w:noWrap/>
          </w:tcPr>
          <w:p ns2:paraId="14BF15C1" ns2:textId="25FA0946" w:rsidR="002E4155" w:rsidRDefault="002E4155" w:rsidP="003339F8">
            <w:pPr>
              <w:pStyle w:val="TableText0"/>
              <w:keepNext w:val="0"/>
            </w:pPr>
            <w:r>
              <w:t>UACS</w:t>
            </w:r>
          </w:p>
        </w:tc>
        <w:tc>
          <w:tcPr>
            <w:tcW w:w="7126" w:type="dxa"/>
            <w:noWrap/>
          </w:tcPr>
          <w:p ns2:paraId="01B2502E" ns2:textId="65283BD9" w:rsidR="002E4155" w:rsidRPr="004001DE" w:rsidRDefault="002E4155" w:rsidP="003339F8">
            <w:pPr>
              <w:pStyle w:val="TableText0"/>
              <w:keepNext w:val="0"/>
            </w:pPr>
            <w:r>
              <w:t>upper airway cough syndrome</w:t>
            </w:r>
          </w:p>
        </w:tc>
      </w:tr>
      <w:tr w:rsidR="002E4155" w:rsidRPr="00EA23A2" ns2:paraId="7897F9A4" ns2:textId="77777777" w:rsidTr="004844C9">
        <w:tc>
          <w:tcPr>
            <w:tcW w:w="1864" w:type="dxa"/>
            <w:noWrap/>
          </w:tcPr>
          <w:p ns2:paraId="71B4F941" ns2:textId="3DFEE8E3" w:rsidR="002E4155" w:rsidRDefault="002E4155" w:rsidP="003339F8">
            <w:pPr>
              <w:pStyle w:val="TableText0"/>
              <w:keepNext w:val="0"/>
            </w:pPr>
            <w:r>
              <w:t>UCC</w:t>
            </w:r>
          </w:p>
        </w:tc>
        <w:tc>
          <w:tcPr>
            <w:tcW w:w="7126" w:type="dxa"/>
            <w:noWrap/>
          </w:tcPr>
          <w:p ns2:paraId="46CB1957" ns2:textId="5F84BDFD" w:rsidR="002E4155" w:rsidRPr="004001DE" w:rsidRDefault="002E4155" w:rsidP="003339F8">
            <w:pPr>
              <w:pStyle w:val="TableText0"/>
              <w:keepNext w:val="0"/>
            </w:pPr>
            <w:r>
              <w:t>unexplained chronic cough</w:t>
            </w:r>
          </w:p>
        </w:tc>
      </w:tr>
      <w:tr w:rsidR="006304D9" w:rsidRPr="00EA23A2" ns2:paraId="48A425D6" ns2:textId="77777777" w:rsidTr="004844C9">
        <w:tc>
          <w:tcPr>
            <w:tcW w:w="1864" w:type="dxa"/>
            <w:noWrap/>
          </w:tcPr>
          <w:p ns2:paraId="4CAB2AB4" ns2:textId="77777777" w:rsidR="006304D9" w:rsidRPr="00EA23A2" w:rsidRDefault="006304D9" w:rsidP="003339F8">
            <w:pPr>
              <w:pStyle w:val="TableText0"/>
              <w:keepNext w:val="0"/>
            </w:pPr>
            <w:r w:rsidRPr="00EA23A2">
              <w:t>UDS</w:t>
            </w:r>
          </w:p>
        </w:tc>
        <w:tc>
          <w:tcPr>
            <w:tcW w:w="7126" w:type="dxa"/>
            <w:noWrap/>
          </w:tcPr>
          <w:p ns2:paraId="5D9217B3" ns2:textId="77777777" w:rsidR="006304D9" w:rsidRPr="00EA23A2" w:rsidRDefault="006304D9" w:rsidP="003339F8">
            <w:pPr>
              <w:pStyle w:val="TableText0"/>
              <w:keepNext w:val="0"/>
            </w:pPr>
            <w:r w:rsidRPr="00EA23A2">
              <w:t>urine drug screen</w:t>
            </w:r>
          </w:p>
        </w:tc>
      </w:tr>
      <w:tr w:rsidR="003C5CDB" w:rsidRPr="00EA23A2" ns2:paraId="3FCF2374" ns2:textId="77777777" w:rsidTr="004844C9">
        <w:tc>
          <w:tcPr>
            <w:tcW w:w="1864" w:type="dxa"/>
            <w:noWrap/>
          </w:tcPr>
          <w:p ns2:paraId="368FE2BC" ns2:textId="4C2AC12C" w:rsidR="003C5CDB" w:rsidRDefault="003C5CDB" w:rsidP="003339F8">
            <w:pPr>
              <w:pStyle w:val="TableText0"/>
              <w:keepNext w:val="0"/>
            </w:pPr>
            <w:r>
              <w:t>ULN</w:t>
            </w:r>
          </w:p>
        </w:tc>
        <w:tc>
          <w:tcPr>
            <w:tcW w:w="7126" w:type="dxa"/>
            <w:noWrap/>
          </w:tcPr>
          <w:p ns2:paraId="48FA27A1" ns2:textId="4F86AB63" w:rsidR="003C5CDB" w:rsidRDefault="003C5CDB" w:rsidP="003339F8">
            <w:pPr>
              <w:pStyle w:val="TableText0"/>
              <w:keepNext w:val="0"/>
            </w:pPr>
            <w:r>
              <w:t>upper limit of normal</w:t>
            </w:r>
          </w:p>
        </w:tc>
      </w:tr>
      <w:tr w:rsidR="0063103B" w:rsidRPr="00EA23A2" ns2:paraId="706CBAA5" ns2:textId="77777777" w:rsidTr="004844C9">
        <w:tc>
          <w:tcPr>
            <w:tcW w:w="1864" w:type="dxa"/>
            <w:noWrap/>
          </w:tcPr>
          <w:p ns2:paraId="7858A3F7" ns2:textId="11CE7F6A" w:rsidR="0063103B" w:rsidRDefault="0063103B" w:rsidP="003339F8">
            <w:pPr>
              <w:pStyle w:val="TableText0"/>
              <w:keepNext w:val="0"/>
            </w:pPr>
            <w:r>
              <w:t>UPCR</w:t>
            </w:r>
          </w:p>
        </w:tc>
        <w:tc>
          <w:tcPr>
            <w:tcW w:w="7126" w:type="dxa"/>
            <w:noWrap/>
          </w:tcPr>
          <w:p ns2:paraId="7B9724D3" ns2:textId="4066C966" w:rsidR="0063103B" w:rsidRPr="00760237" w:rsidRDefault="0063103B" w:rsidP="003339F8">
            <w:pPr>
              <w:pStyle w:val="TableText0"/>
              <w:keepNext w:val="0"/>
            </w:pPr>
            <w:r>
              <w:t>urine protein-to-creatinine ratio</w:t>
            </w:r>
          </w:p>
        </w:tc>
      </w:tr>
      <w:tr w:rsidR="002E4155" w:rsidRPr="00EA23A2" ns2:paraId="02C594EF" ns2:textId="77777777" w:rsidTr="004844C9">
        <w:tc>
          <w:tcPr>
            <w:tcW w:w="1864" w:type="dxa"/>
            <w:noWrap/>
          </w:tcPr>
          <w:p ns2:paraId="7C36B378" ns2:textId="20560BE9" w:rsidR="002E4155" w:rsidRPr="00EA23A2" w:rsidRDefault="002E4155" w:rsidP="003339F8">
            <w:pPr>
              <w:pStyle w:val="TableText0"/>
              <w:keepNext w:val="0"/>
            </w:pPr>
            <w:r>
              <w:t>URTI</w:t>
            </w:r>
          </w:p>
        </w:tc>
        <w:tc>
          <w:tcPr>
            <w:tcW w:w="7126" w:type="dxa"/>
            <w:noWrap/>
          </w:tcPr>
          <w:p ns2:paraId="598FF562" ns2:textId="06B8F692" w:rsidR="002E4155" w:rsidRPr="00EA23A2" w:rsidRDefault="002E4155" w:rsidP="003339F8">
            <w:pPr>
              <w:pStyle w:val="TableText0"/>
              <w:keepNext w:val="0"/>
            </w:pPr>
            <w:bookmarkStart w:id="427" w:name="_Hlk2000275"/>
            <w:r w:rsidRPr="00760237">
              <w:t>upp</w:t>
            </w:r>
            <w:r>
              <w:t>er respiratory tract infection</w:t>
            </w:r>
            <w:bookmarkEnd w:id="427"/>
          </w:p>
        </w:tc>
      </w:tr>
      <w:tr w:rsidR="0099134D" w:rsidRPr="00EA23A2" ns2:paraId="327BC5B7" ns2:textId="77777777" w:rsidTr="004844C9">
        <w:tc>
          <w:tcPr>
            <w:tcW w:w="1864" w:type="dxa"/>
            <w:noWrap/>
          </w:tcPr>
          <w:p ns2:paraId="3D53B7C3" ns2:textId="722A718B" w:rsidR="0099134D" w:rsidRPr="00EA23A2" w:rsidRDefault="0099134D" w:rsidP="003339F8">
            <w:pPr>
              <w:pStyle w:val="TableText0"/>
              <w:keepNext w:val="0"/>
            </w:pPr>
            <w:r>
              <w:t xml:space="preserve">V </w:t>
            </w:r>
          </w:p>
        </w:tc>
        <w:tc>
          <w:tcPr>
            <w:tcW w:w="7126" w:type="dxa"/>
            <w:noWrap/>
          </w:tcPr>
          <w:p ns2:paraId="4FBD769A" ns2:textId="15FFB538" w:rsidR="0099134D" w:rsidRPr="00EA23A2" w:rsidRDefault="0099134D" w:rsidP="003339F8">
            <w:pPr>
              <w:pStyle w:val="TableText0"/>
              <w:keepNext w:val="0"/>
            </w:pPr>
            <w:r>
              <w:t>volume of distribution</w:t>
            </w:r>
          </w:p>
        </w:tc>
      </w:tr>
      <w:tr w:rsidR="002E4155" w:rsidRPr="00EA23A2" ns2:paraId="65378ECF" ns2:textId="77777777" w:rsidTr="004844C9">
        <w:tc>
          <w:tcPr>
            <w:tcW w:w="1864" w:type="dxa"/>
            <w:noWrap/>
          </w:tcPr>
          <w:p ns2:paraId="72F50160" ns2:textId="1F78D4CA" w:rsidR="002E4155" w:rsidRPr="002F1F6A" w:rsidRDefault="002E4155" w:rsidP="003339F8">
            <w:pPr>
              <w:pStyle w:val="TableText0"/>
              <w:keepNext w:val="0"/>
            </w:pPr>
            <w:r w:rsidRPr="002F1F6A">
              <w:t>VAS</w:t>
            </w:r>
          </w:p>
        </w:tc>
        <w:tc>
          <w:tcPr>
            <w:tcW w:w="7126" w:type="dxa"/>
            <w:noWrap/>
          </w:tcPr>
          <w:p ns2:paraId="3C42AEC5" ns2:textId="01D83047" w:rsidR="002E4155" w:rsidRDefault="002E4155" w:rsidP="003339F8">
            <w:pPr>
              <w:pStyle w:val="TableText0"/>
              <w:keepNext w:val="0"/>
            </w:pPr>
            <w:r>
              <w:t>Visual Analog Scale</w:t>
            </w:r>
          </w:p>
        </w:tc>
      </w:tr>
      <w:tr w:rsidR="00E92D8B" w:rsidRPr="00EA23A2" ns2:paraId="5F806A12" ns2:textId="77777777" w:rsidTr="004844C9">
        <w:tc>
          <w:tcPr>
            <w:tcW w:w="1864" w:type="dxa"/>
            <w:noWrap/>
          </w:tcPr>
          <w:p ns2:paraId="61C63232" ns2:textId="3B338146" w:rsidR="00E92D8B" w:rsidRPr="002F1F6A" w:rsidRDefault="00666E66" w:rsidP="00E92D8B">
            <w:pPr>
              <w:pStyle w:val="TableText0"/>
              <w:keepNext w:val="0"/>
            </w:pPr>
            <w:r w:rsidRPr="002F1F6A">
              <w:t>VEGF</w:t>
            </w:r>
          </w:p>
        </w:tc>
        <w:tc>
          <w:tcPr>
            <w:tcW w:w="7126" w:type="dxa"/>
            <w:noWrap/>
          </w:tcPr>
          <w:p ns2:paraId="0B809929" ns2:textId="184F563D" w:rsidR="00E92D8B" w:rsidRDefault="00E92D8B" w:rsidP="00E92D8B">
            <w:pPr>
              <w:pStyle w:val="TableText0"/>
              <w:keepNext w:val="0"/>
            </w:pPr>
            <w:r w:rsidRPr="00D55E8F">
              <w:t xml:space="preserve">vascular endothelial growth factor </w:t>
            </w:r>
          </w:p>
        </w:tc>
      </w:tr>
      <w:tr w:rsidR="00666E66" w:rsidRPr="00EA23A2" ns2:paraId="20313071" ns2:textId="77777777" w:rsidTr="004844C9">
        <w:tc>
          <w:tcPr>
            <w:tcW w:w="1864" w:type="dxa"/>
            <w:noWrap/>
          </w:tcPr>
          <w:p ns2:paraId="5E232072" ns2:textId="25DA6AE9" w:rsidR="00666E66" w:rsidRPr="002F1F6A" w:rsidRDefault="00666E66" w:rsidP="003339F8">
            <w:pPr>
              <w:pStyle w:val="TableText0"/>
              <w:keepNext w:val="0"/>
            </w:pPr>
            <w:r w:rsidRPr="002F1F6A">
              <w:t>VEGFR</w:t>
            </w:r>
          </w:p>
        </w:tc>
        <w:tc>
          <w:tcPr>
            <w:tcW w:w="7126" w:type="dxa"/>
            <w:noWrap/>
          </w:tcPr>
          <w:p ns2:paraId="04A09999" ns2:textId="258F9925" w:rsidR="00666E66" w:rsidRDefault="00666E66" w:rsidP="003339F8">
            <w:pPr>
              <w:pStyle w:val="TableText0"/>
              <w:keepNext w:val="0"/>
            </w:pPr>
            <w:r w:rsidRPr="00666E66">
              <w:t>vascular endothelial growth factor</w:t>
            </w:r>
            <w:r>
              <w:t xml:space="preserve"> receptor</w:t>
            </w:r>
          </w:p>
        </w:tc>
      </w:tr>
      <w:tr w:rsidR="004778C3" w:rsidRPr="00EA23A2" ns2:paraId="5BE51A41" ns2:textId="77777777" w:rsidTr="004844C9">
        <w:tc>
          <w:tcPr>
            <w:tcW w:w="1864" w:type="dxa"/>
            <w:noWrap/>
          </w:tcPr>
          <w:p ns2:paraId="463A7FAF" ns2:textId="3049D910" w:rsidR="004778C3" w:rsidRDefault="004778C3" w:rsidP="003339F8">
            <w:pPr>
              <w:pStyle w:val="TableText0"/>
              <w:keepNext w:val="0"/>
            </w:pPr>
            <w:r>
              <w:t>vs.</w:t>
            </w:r>
          </w:p>
        </w:tc>
        <w:tc>
          <w:tcPr>
            <w:tcW w:w="7126" w:type="dxa"/>
            <w:noWrap/>
          </w:tcPr>
          <w:p ns2:paraId="4D414446" ns2:textId="1A5FE9D0" w:rsidR="004778C3" w:rsidRPr="00666E66" w:rsidRDefault="004778C3" w:rsidP="003339F8">
            <w:pPr>
              <w:pStyle w:val="TableText0"/>
              <w:keepNext w:val="0"/>
            </w:pPr>
            <w:r>
              <w:t>versus</w:t>
            </w:r>
          </w:p>
        </w:tc>
      </w:tr>
      <w:tr w:rsidR="00832F09" w:rsidRPr="00EA23A2" ns2:paraId="460A2F6B" ns2:textId="77777777" w:rsidTr="004844C9">
        <w:tc>
          <w:tcPr>
            <w:tcW w:w="1864" w:type="dxa"/>
            <w:noWrap/>
          </w:tcPr>
          <w:p ns2:paraId="345E6B23" ns2:textId="4F4936CB" w:rsidR="00832F09" w:rsidRPr="00EA23A2" w:rsidRDefault="00832F09" w:rsidP="003339F8">
            <w:pPr>
              <w:pStyle w:val="TableText0"/>
              <w:keepNext w:val="0"/>
            </w:pPr>
            <w:r>
              <w:t>VS</w:t>
            </w:r>
          </w:p>
        </w:tc>
        <w:tc>
          <w:tcPr>
            <w:tcW w:w="7126" w:type="dxa"/>
            <w:noWrap/>
          </w:tcPr>
          <w:p ns2:paraId="2540E7D2" ns2:textId="0FAF9734" w:rsidR="00832F09" w:rsidRPr="00EA23A2" w:rsidRDefault="00832F09" w:rsidP="003339F8">
            <w:pPr>
              <w:pStyle w:val="TableText0"/>
              <w:keepNext w:val="0"/>
            </w:pPr>
            <w:r>
              <w:t>vital sign</w:t>
            </w:r>
          </w:p>
        </w:tc>
      </w:tr>
      <w:tr w:rsidR="004970D4" w:rsidRPr="00EA23A2" ns2:paraId="3823501B" ns2:textId="77777777" w:rsidTr="004844C9">
        <w:tc>
          <w:tcPr>
            <w:tcW w:w="1864" w:type="dxa"/>
            <w:noWrap/>
          </w:tcPr>
          <w:p ns2:paraId="71413F38" ns2:textId="576E917D" w:rsidR="004970D4" w:rsidRDefault="004970D4" w:rsidP="003339F8">
            <w:pPr>
              <w:pStyle w:val="TableText0"/>
              <w:keepNext w:val="0"/>
            </w:pPr>
            <w:r>
              <w:t>WBC</w:t>
            </w:r>
          </w:p>
        </w:tc>
        <w:tc>
          <w:tcPr>
            <w:tcW w:w="7126" w:type="dxa"/>
            <w:noWrap/>
          </w:tcPr>
          <w:p ns2:paraId="6F234BE4" ns2:textId="130CC541" w:rsidR="004970D4" w:rsidRDefault="004970D4" w:rsidP="003339F8">
            <w:pPr>
              <w:pStyle w:val="TableText0"/>
              <w:keepNext w:val="0"/>
            </w:pPr>
            <w:r>
              <w:t>white blood cell</w:t>
            </w:r>
          </w:p>
        </w:tc>
      </w:tr>
      <w:tr w:rsidR="002F0F7F" w:rsidRPr="00EA23A2" ns2:paraId="028884BB" ns2:textId="77777777" w:rsidTr="004844C9">
        <w:tc>
          <w:tcPr>
            <w:tcW w:w="1864" w:type="dxa"/>
            <w:noWrap/>
          </w:tcPr>
          <w:p ns2:paraId="374DC753" ns2:textId="7E68B0B7" w:rsidR="002F0F7F" w:rsidRDefault="002F0F7F" w:rsidP="003339F8">
            <w:pPr>
              <w:pStyle w:val="TableText0"/>
              <w:keepNext w:val="0"/>
            </w:pPr>
            <w:r>
              <w:t>WPAI</w:t>
            </w:r>
          </w:p>
        </w:tc>
        <w:tc>
          <w:tcPr>
            <w:tcW w:w="7126" w:type="dxa"/>
            <w:noWrap/>
          </w:tcPr>
          <w:p ns2:paraId="3DE48329" ns2:textId="72358BEE" w:rsidR="002F0F7F" w:rsidRDefault="002F0F7F" w:rsidP="003339F8">
            <w:pPr>
              <w:pStyle w:val="TableText0"/>
              <w:keepNext w:val="0"/>
            </w:pPr>
            <w:r w:rsidRPr="002F0F7F">
              <w:t>Work Productivity and Activity Impairment</w:t>
            </w:r>
          </w:p>
        </w:tc>
      </w:tr>
      <w:tr w:rsidR="006304D9" w:rsidRPr="00EA23A2" ns2:paraId="72BE240A" ns2:textId="77777777" w:rsidTr="004844C9">
        <w:tc>
          <w:tcPr>
            <w:tcW w:w="1864" w:type="dxa"/>
            <w:noWrap/>
            <w:hideMark/>
          </w:tcPr>
          <w:p ns2:paraId="5C4C6D97" ns2:textId="77777777" w:rsidR="006304D9" w:rsidRPr="00EA23A2" w:rsidRDefault="006304D9" w:rsidP="003339F8">
            <w:pPr>
              <w:pStyle w:val="TableText0"/>
              <w:keepNext w:val="0"/>
            </w:pPr>
            <w:r w:rsidRPr="00EA23A2">
              <w:t>WOCBP</w:t>
            </w:r>
          </w:p>
        </w:tc>
        <w:tc>
          <w:tcPr>
            <w:tcW w:w="7126" w:type="dxa"/>
            <w:noWrap/>
            <w:hideMark/>
          </w:tcPr>
          <w:p ns2:paraId="7B151471" ns2:textId="77777777" w:rsidR="006304D9" w:rsidRPr="00EA23A2" w:rsidRDefault="006304D9" w:rsidP="003339F8">
            <w:pPr>
              <w:pStyle w:val="TableText0"/>
              <w:keepNext w:val="0"/>
            </w:pPr>
            <w:r w:rsidRPr="00EA23A2">
              <w:t xml:space="preserve">woman/women of childbearing potential </w:t>
            </w:r>
          </w:p>
        </w:tc>
      </w:tr>
      <w:tr w:rsidR="004267FF" w:rsidRPr="00EA23A2" ns2:paraId="29059CF8" ns2:textId="77777777" w:rsidTr="004844C9">
        <w:tc>
          <w:tcPr>
            <w:tcW w:w="1864" w:type="dxa"/>
            <w:noWrap/>
          </w:tcPr>
          <w:p ns2:paraId="6ACE2CF1" ns2:textId="77777777" w:rsidR="004267FF" w:rsidRDefault="004267FF" w:rsidP="00767690">
            <w:pPr>
              <w:pStyle w:val="TableText0"/>
              <w:keepNext w:val="0"/>
            </w:pPr>
            <w:r>
              <w:t>ZAP70</w:t>
            </w:r>
          </w:p>
        </w:tc>
        <w:tc>
          <w:tcPr>
            <w:tcW w:w="7126" w:type="dxa"/>
            <w:noWrap/>
          </w:tcPr>
          <w:p ns2:paraId="029F0168" ns2:textId="77777777" w:rsidR="004267FF" w:rsidRDefault="004267FF" w:rsidP="00767690">
            <w:pPr>
              <w:pStyle w:val="TableText0"/>
              <w:keepNext w:val="0"/>
            </w:pPr>
            <w:r>
              <w:t>zeta-chain-associated protein kinase</w:t>
            </w:r>
          </w:p>
        </w:tc>
      </w:tr>
    </w:tbl>
    <w:p ns2:paraId="6E01CBC7" ns2:textId="77777777" w:rsidR="00C84906" w:rsidRDefault="00C84906" w:rsidP="003339F8">
      <w:pPr>
        <w:pStyle w:val="Paragraph0"/>
      </w:pPr>
      <w:ins w:id="17233" w:author="GoldenCorpusHarness" w:date="2026-03-28T21:57:49Z">
        <w:r>
          <w:t>Medication Error</w:t>
        </w:r>
      </w:ins>
    </w:p>
    <w:p ns2:paraId="7F54E382" ns2:textId="2C3E5760" w:rsidR="008743C4" w:rsidRDefault="008743C4" w:rsidP="00EC3486">
      <w:pPr>
        <w:pStyle w:val="Heading1"/>
        <w:pageBreakBefore/>
      </w:pPr>
      <w:del w:id="17234" w:author="GoldenCorpusHarness" w:date="2026-03-28T21:57:49Z">
        <w:r>
          <w:delText>R</w:delText>
        </w:r>
      </w:del>
      <w:ins w:id="17235" w:author="GoldenCorpusHarness" w:date="2026-03-28T21:57:49Z">
        <w:r>
          <w:t>This is an unint</w:t>
        </w:r>
      </w:ins>
      <w:r>
        <w:t>e</w:t>
      </w:r>
      <w:ins w:id="17236" w:author="GoldenCorpusHarness" w:date="2026-03-28T21:57:49Z">
        <w:r>
          <w:t xml:space="preserve">nded </w:t>
        </w:r>
      </w:ins>
      <w:r>
        <w:t>f</w:t>
      </w:r>
      <w:del w:id="17237" w:author="GoldenCorpusHarness" w:date="2026-03-28T21:57:49Z">
        <w:r>
          <w:delText>e</w:delText>
        </w:r>
      </w:del>
      <w:ins w:id="17238" w:author="GoldenCorpusHarness" w:date="2026-03-28T21:57:49Z">
        <w:r>
          <w:t>ailu</w:t>
        </w:r>
      </w:ins>
      <w:r>
        <w:t>re</w:t>
      </w:r>
      <w:ins w:id="17239" w:author="GoldenCorpusHarness" w:date="2026-03-28T21:57:49Z">
        <w:r>
          <w:t xml:space="preserve"> i</w:t>
        </w:r>
      </w:ins>
      <w:r>
        <w:t>n</w:t>
      </w:r>
      <w:ins w:id="17240" w:author="GoldenCorpusHarness" w:date="2026-03-28T21:57:49Z">
        <w:r>
          <w:t xml:space="preserve"> the drug treatment pro</w:t>
        </w:r>
      </w:ins>
      <w:r>
        <w:t>ces</w:t>
      </w:r>
      <w:ins w:id="17241" w:author="GoldenCorpusHarness" w:date="2026-03-28T21:57:49Z">
        <w:r>
          <w:t>s that leads to or has the potential to lead to harm to the patient.</w:t>
        </w:r>
      </w:ins>
    </w:p>
    <w:tbl>
      <w:tblPr>
        <w:tblW w:w="9000" w:type="dxa"/>
        <w:tblLayout w:type="fixed"/>
        <w:tblLook w:val="0000" w:firstRow="0" w:lastRow="0" w:firstColumn="0" w:lastColumn="0" w:noHBand="0" w:noVBand="0"/>
      </w:tblPr>
      <w:tblGrid>
        <w:gridCol w:w="2340"/>
        <w:gridCol w:w="5220"/>
        <w:gridCol w:w="1440"/>
      </w:tblGrid>
      <w:tr w:rsidR="005B70C9" ns2:paraId="01714E97" ns2:textId="77777777" w:rsidTr="00DC422F">
        <w:tc>
          <w:tcPr>
            <w:tcW w:w="2340" w:type="dxa"/>
          </w:tcPr>
          <w:p ns2:paraId="45683FB3" ns2:textId="77777777" w:rsidR="005B70C9" w:rsidRDefault="005B70C9" w:rsidP="00DC422F">
            <w:pPr>
              <w:spacing w:before="120" w:after="120"/>
            </w:pPr>
            <w:r>
              <w:t>[Aaronson, N. K., et al 1993]</w:t>
            </w:r>
          </w:p>
        </w:tc>
        <w:tc>
          <w:tcPr>
            <w:tcW w:w="5220" w:type="dxa"/>
          </w:tcPr>
          <w:p ns2:paraId="4B608E38" ns2:textId="77777777" w:rsidR="005B70C9" w:rsidRDefault="005B70C9" w:rsidP="00DC422F">
            <w:pPr>
              <w:spacing w:before="120" w:after="12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440" w:type="dxa"/>
          </w:tcPr>
          <w:p ns2:paraId="523CCC2A" ns2:textId="77777777" w:rsidR="005B70C9" w:rsidRDefault="005B70C9" w:rsidP="00DC422F">
            <w:pPr>
              <w:spacing w:before="120" w:after="120"/>
            </w:pPr>
            <w:r>
              <w:t>[03Q3QL]</w:t>
            </w:r>
          </w:p>
        </w:tc>
      </w:tr>
      <w:tr w:rsidR="005B70C9" ns2:paraId="11707D7C" ns2:textId="77777777" w:rsidTr="00DC422F">
        <w:tc>
          <w:tcPr>
            <w:tcW w:w="2340" w:type="dxa"/>
          </w:tcPr>
          <w:p ns2:paraId="72E09679" ns2:textId="77777777" w:rsidR="005B70C9" w:rsidRDefault="005B70C9" w:rsidP="00DC422F">
            <w:pPr>
              <w:spacing w:before="120" w:after="120"/>
            </w:pPr>
            <w:r>
              <w:t>[Argiris, A., et al 2017]</w:t>
            </w:r>
          </w:p>
        </w:tc>
        <w:tc>
          <w:tcPr>
            <w:tcW w:w="5220" w:type="dxa"/>
          </w:tcPr>
          <w:p ns2:paraId="2CF992D3" ns2:textId="77777777" w:rsidR="005B70C9" w:rsidRDefault="005B70C9" w:rsidP="00DC422F">
            <w:pPr>
              <w:spacing w:before="120" w:after="120"/>
            </w:pPr>
            <w:r>
              <w:t>Argiris A, Harrington KJ, Tahara M, Schulten J, Chomette P, Ferreira Castro A, et al. Evidence-based treatment options in recurrent and/or metastatic squamous cell carcinoma of the head and neck. Front Oncol. 2017 May 9;7:72.</w:t>
            </w:r>
          </w:p>
        </w:tc>
        <w:tc>
          <w:tcPr>
            <w:tcW w:w="1440" w:type="dxa"/>
          </w:tcPr>
          <w:p ns2:paraId="7D827932" ns2:textId="77777777" w:rsidR="005B70C9" w:rsidRDefault="005B70C9" w:rsidP="00DC422F">
            <w:pPr>
              <w:spacing w:before="120" w:after="120"/>
            </w:pPr>
            <w:r>
              <w:t>[054MKN]</w:t>
            </w:r>
          </w:p>
        </w:tc>
      </w:tr>
      <w:tr w:rsidR="005B70C9" ns2:paraId="0BB783AA" ns2:textId="77777777" w:rsidTr="00DC422F">
        <w:tc>
          <w:tcPr>
            <w:tcW w:w="2340" w:type="dxa"/>
          </w:tcPr>
          <w:p ns2:paraId="238ABD83" ns2:textId="77777777" w:rsidR="005B70C9" w:rsidRDefault="005B70C9" w:rsidP="00DC422F">
            <w:pPr>
              <w:spacing w:before="120" w:after="120"/>
            </w:pPr>
            <w:r>
              <w:t>[Bauml, J., et al 2017]</w:t>
            </w:r>
          </w:p>
        </w:tc>
        <w:tc>
          <w:tcPr>
            <w:tcW w:w="5220" w:type="dxa"/>
          </w:tcPr>
          <w:p ns2:paraId="1C951EA9" ns2:textId="77777777" w:rsidR="005B70C9" w:rsidRDefault="005B70C9" w:rsidP="00DC422F">
            <w:pPr>
              <w:spacing w:before="120" w:after="120"/>
            </w:pPr>
            <w:r>
              <w:t>Bauml J, Seiwert TY, Pfister DG, Worden F, Liu SV, Gilbert J, et al. Pembrolizumab for Platinum- and Cetuximab-Refractory Head and Neck Cancer: Results From a Single-Arm, Phase II Study. J Clin Oncol. 2017 May 10;35(14):1542-1549.</w:t>
            </w:r>
          </w:p>
        </w:tc>
        <w:tc>
          <w:tcPr>
            <w:tcW w:w="1440" w:type="dxa"/>
          </w:tcPr>
          <w:p ns2:paraId="1FC60B98" ns2:textId="77777777" w:rsidR="005B70C9" w:rsidRDefault="005B70C9" w:rsidP="00DC422F">
            <w:pPr>
              <w:spacing w:before="120" w:after="120"/>
            </w:pPr>
            <w:r>
              <w:t>[04QTG6]</w:t>
            </w:r>
          </w:p>
        </w:tc>
      </w:tr>
      <w:tr w:rsidR="005B70C9" ns2:paraId="33E52B18" ns2:textId="77777777" w:rsidTr="00DC422F">
        <w:tc>
          <w:tcPr>
            <w:tcW w:w="2340" w:type="dxa"/>
          </w:tcPr>
          <w:p ns2:paraId="1A42C223" ns2:textId="77777777" w:rsidR="005B70C9" w:rsidRDefault="005B70C9" w:rsidP="00DC422F">
            <w:pPr>
              <w:spacing w:before="120" w:after="120"/>
            </w:pPr>
            <w:r>
              <w:t>[Bjordal, K., et al 1994]</w:t>
            </w:r>
          </w:p>
        </w:tc>
        <w:tc>
          <w:tcPr>
            <w:tcW w:w="5220" w:type="dxa"/>
          </w:tcPr>
          <w:p ns2:paraId="0E1E8718" ns2:textId="77777777" w:rsidR="005B70C9" w:rsidRDefault="005B70C9" w:rsidP="00DC422F">
            <w:pPr>
              <w:spacing w:before="120" w:after="120"/>
            </w:pPr>
            <w:r>
              <w:t>Bjordal K, Ahlner-Elmqvist M, Tollesson E, Jensen AB, Razavi D, Maher EJ, et al. Development of a European Organization for Research and Treatment of Cancer (EORTC) questionnaire module to be used in quality of life assessments in  head and neck cancer patients. Acta Oncol 1994;33(8):879-85.</w:t>
            </w:r>
          </w:p>
        </w:tc>
        <w:tc>
          <w:tcPr>
            <w:tcW w:w="1440" w:type="dxa"/>
          </w:tcPr>
          <w:p ns2:paraId="4431570B" ns2:textId="77777777" w:rsidR="005B70C9" w:rsidRDefault="005B70C9" w:rsidP="00DC422F">
            <w:pPr>
              <w:spacing w:before="120" w:after="120"/>
            </w:pPr>
            <w:r>
              <w:t>[03WNBB]</w:t>
            </w:r>
          </w:p>
        </w:tc>
      </w:tr>
      <w:tr w:rsidR="005B70C9" ns2:paraId="2047A039" ns2:textId="77777777" w:rsidTr="00DC422F">
        <w:tc>
          <w:tcPr>
            <w:tcW w:w="2340" w:type="dxa"/>
          </w:tcPr>
          <w:p ns2:paraId="79B31959" ns2:textId="77777777" w:rsidR="005B70C9" w:rsidRDefault="005B70C9" w:rsidP="00DC422F">
            <w:pPr>
              <w:spacing w:before="120" w:after="120"/>
            </w:pPr>
            <w:r>
              <w:t>[Bjordal, K., et al 2000]</w:t>
            </w:r>
          </w:p>
        </w:tc>
        <w:tc>
          <w:tcPr>
            <w:tcW w:w="5220" w:type="dxa"/>
          </w:tcPr>
          <w:p ns2:paraId="66E05F2B" ns2:textId="77777777" w:rsidR="005B70C9" w:rsidRDefault="005B70C9" w:rsidP="00DC422F">
            <w:pPr>
              <w:spacing w:before="120" w:after="120"/>
            </w:pPr>
            <w:r>
              <w:t>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w:t>
            </w:r>
          </w:p>
        </w:tc>
        <w:tc>
          <w:tcPr>
            <w:tcW w:w="1440" w:type="dxa"/>
          </w:tcPr>
          <w:p ns2:paraId="48AFEDEE" ns2:textId="77777777" w:rsidR="005B70C9" w:rsidRDefault="005B70C9" w:rsidP="00DC422F">
            <w:pPr>
              <w:spacing w:before="120" w:after="120"/>
            </w:pPr>
            <w:r>
              <w:t>[040VGM]</w:t>
            </w:r>
          </w:p>
        </w:tc>
      </w:tr>
      <w:tr w:rsidR="005B70C9" ns2:paraId="55B684F3" ns2:textId="77777777" w:rsidTr="00DC422F">
        <w:tc>
          <w:tcPr>
            <w:tcW w:w="2340" w:type="dxa"/>
          </w:tcPr>
          <w:p ns2:paraId="76DA7F99" ns2:textId="77777777" w:rsidR="005B70C9" w:rsidRDefault="005B70C9" w:rsidP="00DC422F">
            <w:pPr>
              <w:spacing w:before="120" w:after="120"/>
            </w:pPr>
            <w:r>
              <w:t>[Brose, M., et al 2018]</w:t>
            </w:r>
          </w:p>
        </w:tc>
        <w:tc>
          <w:tcPr>
            <w:tcW w:w="5220" w:type="dxa"/>
          </w:tcPr>
          <w:p ns2:paraId="375E0911" ns2:textId="77777777" w:rsidR="005B70C9" w:rsidRDefault="005B70C9" w:rsidP="00DC422F">
            <w:pPr>
              <w:spacing w:before="120" w:after="120"/>
            </w:pPr>
            <w:r>
              <w:t>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w:t>
            </w:r>
          </w:p>
        </w:tc>
        <w:tc>
          <w:tcPr>
            <w:tcW w:w="1440" w:type="dxa"/>
          </w:tcPr>
          <w:p ns2:paraId="2D8EAE03" ns2:textId="77777777" w:rsidR="005B70C9" w:rsidRDefault="005B70C9" w:rsidP="00DC422F">
            <w:pPr>
              <w:spacing w:before="120" w:after="120"/>
            </w:pPr>
            <w:r>
              <w:t>[053BPT]</w:t>
            </w:r>
          </w:p>
        </w:tc>
      </w:tr>
      <w:tr w:rsidR="005B70C9" ns2:paraId="60B9ABF7" ns2:textId="77777777" w:rsidTr="00DC422F">
        <w:tc>
          <w:tcPr>
            <w:tcW w:w="2340" w:type="dxa"/>
          </w:tcPr>
          <w:p ns2:paraId="561752A4" ns2:textId="77777777" w:rsidR="005B70C9" w:rsidRDefault="005B70C9" w:rsidP="00DC422F">
            <w:pPr>
              <w:spacing w:before="120" w:after="120"/>
            </w:pPr>
            <w:r>
              <w:lastRenderedPageBreak/>
              <w:t>[Burtness, B., et al 2018]</w:t>
            </w:r>
          </w:p>
        </w:tc>
        <w:tc>
          <w:tcPr>
            <w:tcW w:w="5220" w:type="dxa"/>
          </w:tcPr>
          <w:p ns2:paraId="57CA3ACA" ns2:textId="77777777" w:rsidR="005B70C9" w:rsidRDefault="005B70C9" w:rsidP="00DC422F">
            <w:pPr>
              <w:spacing w:before="120" w:after="120"/>
            </w:pPr>
            <w:r>
              <w:t>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w:t>
            </w:r>
          </w:p>
        </w:tc>
        <w:tc>
          <w:tcPr>
            <w:tcW w:w="1440" w:type="dxa"/>
          </w:tcPr>
          <w:p ns2:paraId="043E2FBA" ns2:textId="77777777" w:rsidR="005B70C9" w:rsidRDefault="005B70C9" w:rsidP="00DC422F">
            <w:pPr>
              <w:spacing w:before="120" w:after="120"/>
            </w:pPr>
            <w:r>
              <w:t>[053ZSC]</w:t>
            </w:r>
          </w:p>
        </w:tc>
      </w:tr>
      <w:tr w:rsidR="005B70C9" ns2:paraId="3CD628B9" ns2:textId="77777777" w:rsidTr="00DC422F">
        <w:tc>
          <w:tcPr>
            <w:tcW w:w="2340" w:type="dxa"/>
          </w:tcPr>
          <w:p ns2:paraId="4E0701D0" ns2:textId="77777777" w:rsidR="005B70C9" w:rsidRDefault="005B70C9" w:rsidP="00DC422F">
            <w:pPr>
              <w:spacing w:before="120" w:after="120"/>
            </w:pPr>
            <w:r>
              <w:t>[Chemnitz, J. M., et al 2004]</w:t>
            </w:r>
          </w:p>
        </w:tc>
        <w:tc>
          <w:tcPr>
            <w:tcW w:w="5220" w:type="dxa"/>
          </w:tcPr>
          <w:p ns2:paraId="7DDD75A8" ns2:textId="77777777" w:rsidR="005B70C9" w:rsidRDefault="005B70C9" w:rsidP="00DC422F">
            <w:pPr>
              <w:spacing w:before="120" w:after="120"/>
            </w:pPr>
            <w:r>
              <w:t>Chemnitz JM, Parry RV, Nichols KE, June CH, Riley JL. SHP-1 and SHP-2 associate with immunoreceptor tyrosine-based switch motif of programmed death 1 upon primary human T cell stimulation, but only receptor ligation prevents T cell activation. J Immunol 2004;173:945-54.</w:t>
            </w:r>
          </w:p>
        </w:tc>
        <w:tc>
          <w:tcPr>
            <w:tcW w:w="1440" w:type="dxa"/>
          </w:tcPr>
          <w:p ns2:paraId="33F799DB" ns2:textId="77777777" w:rsidR="005B70C9" w:rsidRDefault="005B70C9" w:rsidP="00DC422F">
            <w:pPr>
              <w:spacing w:before="120" w:after="120"/>
            </w:pPr>
            <w:r>
              <w:t>[00VMPN]</w:t>
            </w:r>
          </w:p>
        </w:tc>
      </w:tr>
      <w:tr w:rsidR="005B70C9" ns2:paraId="2060F33E" ns2:textId="77777777" w:rsidTr="00DC422F">
        <w:tc>
          <w:tcPr>
            <w:tcW w:w="2340" w:type="dxa"/>
          </w:tcPr>
          <w:p ns2:paraId="7EE50397" ns2:textId="77777777" w:rsidR="005B70C9" w:rsidRDefault="005B70C9" w:rsidP="00DC422F">
            <w:pPr>
              <w:spacing w:before="120" w:after="120"/>
            </w:pPr>
            <w:r>
              <w:t>[Chow, L. Q., et al 2016]</w:t>
            </w:r>
          </w:p>
        </w:tc>
        <w:tc>
          <w:tcPr>
            <w:tcW w:w="5220" w:type="dxa"/>
          </w:tcPr>
          <w:p ns2:paraId="32C7B583" ns2:textId="77777777" w:rsidR="005B70C9" w:rsidRDefault="005B70C9" w:rsidP="00DC422F">
            <w:pPr>
              <w:spacing w:before="120" w:after="120"/>
            </w:pPr>
            <w:r>
              <w:t>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w:t>
            </w:r>
          </w:p>
        </w:tc>
        <w:tc>
          <w:tcPr>
            <w:tcW w:w="1440" w:type="dxa"/>
          </w:tcPr>
          <w:p ns2:paraId="328B2D98" ns2:textId="77777777" w:rsidR="005B70C9" w:rsidRDefault="005B70C9" w:rsidP="00DC422F">
            <w:pPr>
              <w:spacing w:before="120" w:after="120"/>
            </w:pPr>
            <w:r>
              <w:t>[04M4TX]</w:t>
            </w:r>
          </w:p>
        </w:tc>
      </w:tr>
      <w:tr w:rsidR="005B70C9" ns2:paraId="6A4FEF5D" ns2:textId="77777777" w:rsidTr="00DC422F">
        <w:tc>
          <w:tcPr>
            <w:tcW w:w="2340" w:type="dxa"/>
          </w:tcPr>
          <w:p ns2:paraId="42604EE4" ns2:textId="77777777" w:rsidR="005B70C9" w:rsidRDefault="005B70C9" w:rsidP="00DC422F">
            <w:pPr>
              <w:spacing w:before="120" w:after="120"/>
            </w:pPr>
            <w:r>
              <w:t>[Clopper, C. J. and Pearson, E. S. 1934]</w:t>
            </w:r>
          </w:p>
        </w:tc>
        <w:tc>
          <w:tcPr>
            <w:tcW w:w="5220" w:type="dxa"/>
          </w:tcPr>
          <w:p ns2:paraId="03BF519B" ns2:textId="77777777" w:rsidR="005B70C9" w:rsidRDefault="005B70C9" w:rsidP="00DC422F">
            <w:pPr>
              <w:spacing w:before="120" w:after="120"/>
            </w:pPr>
            <w:r>
              <w:t>Clopper CJ, Pearson ES. The use of confidence or fiducial limits illustrated in the case of the binomial. Biometrika 1934;26(4):404-13.</w:t>
            </w:r>
          </w:p>
        </w:tc>
        <w:tc>
          <w:tcPr>
            <w:tcW w:w="1440" w:type="dxa"/>
          </w:tcPr>
          <w:p ns2:paraId="5DAA5371" ns2:textId="77777777" w:rsidR="005B70C9" w:rsidRDefault="005B70C9" w:rsidP="00DC422F">
            <w:pPr>
              <w:spacing w:before="120" w:after="120"/>
            </w:pPr>
            <w:r>
              <w:t>[03Y75Y]</w:t>
            </w:r>
          </w:p>
        </w:tc>
      </w:tr>
      <w:tr w:rsidR="005B70C9" ns2:paraId="35360042" ns2:textId="77777777" w:rsidTr="00DC422F">
        <w:tc>
          <w:tcPr>
            <w:tcW w:w="2340" w:type="dxa"/>
          </w:tcPr>
          <w:p ns2:paraId="179EB068" ns2:textId="77777777" w:rsidR="005B70C9" w:rsidRDefault="005B70C9" w:rsidP="00DC422F">
            <w:pPr>
              <w:spacing w:before="120" w:after="120"/>
            </w:pPr>
            <w:r>
              <w:t>[Cohen, E. E. W., et al 2018]</w:t>
            </w:r>
          </w:p>
        </w:tc>
        <w:tc>
          <w:tcPr>
            <w:tcW w:w="5220" w:type="dxa"/>
          </w:tcPr>
          <w:p ns2:paraId="3DE255A8" ns2:textId="77777777" w:rsidR="005B70C9" w:rsidRDefault="005B70C9" w:rsidP="00DC422F">
            <w:pPr>
              <w:spacing w:before="120" w:after="120"/>
            </w:pPr>
            <w:r>
              <w:t>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w:t>
            </w:r>
          </w:p>
        </w:tc>
        <w:tc>
          <w:tcPr>
            <w:tcW w:w="1440" w:type="dxa"/>
          </w:tcPr>
          <w:p ns2:paraId="2EFCD9A3" ns2:textId="77777777" w:rsidR="005B70C9" w:rsidRDefault="005B70C9" w:rsidP="00DC422F">
            <w:pPr>
              <w:spacing w:before="120" w:after="120"/>
            </w:pPr>
            <w:r>
              <w:t>[052NW6]</w:t>
            </w:r>
          </w:p>
        </w:tc>
      </w:tr>
      <w:tr w:rsidR="005B70C9" ns2:paraId="14787A0D" ns2:textId="77777777" w:rsidTr="00DC422F">
        <w:tc>
          <w:tcPr>
            <w:tcW w:w="2340" w:type="dxa"/>
          </w:tcPr>
          <w:p ns2:paraId="73B4A6BC" ns2:textId="77777777" w:rsidR="005B70C9" w:rsidRDefault="005B70C9" w:rsidP="00DC422F">
            <w:pPr>
              <w:pageBreakBefore/>
              <w:spacing w:before="120" w:after="120"/>
            </w:pPr>
            <w:r>
              <w:lastRenderedPageBreak/>
              <w:t>[Cohen, E. E. W., et al 2019]</w:t>
            </w:r>
          </w:p>
        </w:tc>
        <w:tc>
          <w:tcPr>
            <w:tcW w:w="5220" w:type="dxa"/>
          </w:tcPr>
          <w:p ns2:paraId="746D746D" ns2:textId="77777777" w:rsidR="005B70C9" w:rsidRDefault="005B70C9" w:rsidP="00DC422F">
            <w:pPr>
              <w:spacing w:before="120" w:after="120"/>
            </w:pPr>
            <w:r>
              <w:t>Cohen EEW, Soulieres D, Le Tourneau C, Dinis J, Licitra L, Ahn MJ, et al. Pembrolizumab versus methotrexate, docetaxel, or cetuximab for recurrent or metastatic head-and-neck squamous cell carcinoma (KEYNOTE-040): a randomised, open-label, phase 3 study. Lancet. 2019 Jan 12;393:156-67.</w:t>
            </w:r>
          </w:p>
        </w:tc>
        <w:tc>
          <w:tcPr>
            <w:tcW w:w="1440" w:type="dxa"/>
          </w:tcPr>
          <w:p ns2:paraId="26187CCD" ns2:textId="77777777" w:rsidR="005B70C9" w:rsidRDefault="005B70C9" w:rsidP="00DC422F">
            <w:pPr>
              <w:spacing w:before="120" w:after="120"/>
            </w:pPr>
            <w:r>
              <w:t>[056TMW]</w:t>
            </w:r>
          </w:p>
        </w:tc>
      </w:tr>
      <w:tr w:rsidR="005B70C9" ns2:paraId="486B6F49" ns2:textId="77777777" w:rsidTr="00DC422F">
        <w:tc>
          <w:tcPr>
            <w:tcW w:w="2340" w:type="dxa"/>
          </w:tcPr>
          <w:p ns2:paraId="6CEEF353" ns2:textId="77777777" w:rsidR="005B70C9" w:rsidRDefault="005B70C9" w:rsidP="00DC422F">
            <w:pPr>
              <w:spacing w:before="120" w:after="120"/>
            </w:pPr>
            <w:r>
              <w:t>[Cross, M. J. 2001]</w:t>
            </w:r>
          </w:p>
        </w:tc>
        <w:tc>
          <w:tcPr>
            <w:tcW w:w="5220" w:type="dxa"/>
          </w:tcPr>
          <w:p ns2:paraId="25F9B69B" ns2:textId="77777777" w:rsidR="005B70C9" w:rsidRDefault="005B70C9" w:rsidP="00DC422F">
            <w:pPr>
              <w:spacing w:before="120" w:after="120"/>
            </w:pPr>
            <w:r>
              <w:t>Cross MJ, Claesson-Welsh L. FGF and VEGF function in angiogenesis: signalling pathways, biological responses and therapeutic inhibition. Trends Pharmacol Sci. 2001 Apr;22(4):201-7.</w:t>
            </w:r>
          </w:p>
        </w:tc>
        <w:tc>
          <w:tcPr>
            <w:tcW w:w="1440" w:type="dxa"/>
          </w:tcPr>
          <w:p ns2:paraId="77DF3118" ns2:textId="77777777" w:rsidR="005B70C9" w:rsidRDefault="005B70C9" w:rsidP="00DC422F">
            <w:pPr>
              <w:spacing w:before="120" w:after="120"/>
            </w:pPr>
            <w:r>
              <w:t>[04XKP6]</w:t>
            </w:r>
          </w:p>
        </w:tc>
      </w:tr>
      <w:tr w:rsidR="005B70C9" ns2:paraId="060DA193" ns2:textId="77777777" w:rsidTr="00DC422F">
        <w:tc>
          <w:tcPr>
            <w:tcW w:w="2340" w:type="dxa"/>
          </w:tcPr>
          <w:p ns2:paraId="5C99303D" ns2:textId="77777777" w:rsidR="005B70C9" w:rsidRDefault="005B70C9" w:rsidP="00DC422F">
            <w:pPr>
              <w:spacing w:before="120" w:after="120"/>
            </w:pPr>
            <w:r>
              <w:t>[CSR P048 2020]</w:t>
            </w:r>
          </w:p>
        </w:tc>
        <w:tc>
          <w:tcPr>
            <w:tcW w:w="5220" w:type="dxa"/>
          </w:tcPr>
          <w:p ns2:paraId="7BDC8380" ns2:textId="77777777" w:rsidR="005B70C9" w:rsidRDefault="005B70C9" w:rsidP="00DC422F">
            <w:pPr>
              <w:spacing w:before="120" w:after="120"/>
            </w:pPr>
            <w:r>
              <w:t>Clinical Study Report: A Phase 3 Clinical Trial of Pembrolizumab (MK-3475) in First Line Treatment of Recurrent/Metastatic Head and Neck Squamous Cell Carcinoma (Protocol P048)</w:t>
            </w:r>
          </w:p>
        </w:tc>
        <w:tc>
          <w:tcPr>
            <w:tcW w:w="1440" w:type="dxa"/>
          </w:tcPr>
          <w:p ns2:paraId="55ADC28E" ns2:textId="77777777" w:rsidR="005B70C9" w:rsidRDefault="005B70C9" w:rsidP="00DC422F">
            <w:pPr>
              <w:spacing w:before="120" w:after="120"/>
            </w:pPr>
            <w:r>
              <w:t>[05GNX9]</w:t>
            </w:r>
          </w:p>
        </w:tc>
      </w:tr>
      <w:tr w:rsidR="005B70C9" ns2:paraId="069E09F3" ns2:textId="77777777" w:rsidTr="00DC422F">
        <w:tc>
          <w:tcPr>
            <w:tcW w:w="2340" w:type="dxa"/>
          </w:tcPr>
          <w:p ns2:paraId="53FC2BAA" ns2:textId="77777777" w:rsidR="005B70C9" w:rsidRDefault="005B70C9" w:rsidP="00DC422F">
            <w:pPr>
              <w:spacing w:before="120" w:after="120"/>
            </w:pPr>
            <w:r>
              <w:t>[CSR P048V01MK3475 2018]</w:t>
            </w:r>
          </w:p>
        </w:tc>
        <w:tc>
          <w:tcPr>
            <w:tcW w:w="5220" w:type="dxa"/>
          </w:tcPr>
          <w:p ns2:paraId="0C23F97E" ns2:textId="77777777" w:rsidR="005B70C9" w:rsidRDefault="005B70C9" w:rsidP="00DC422F">
            <w:pPr>
              <w:spacing w:before="120" w:after="120"/>
            </w:pPr>
            <w:r>
              <w:t>Clinical Study Report, Multicenter Study: P048V01MK3475 A Phase 3 Clinical Trial of Pembrolizumab (MK-3475) in First Line Treatment of Recurrent/Metastatic Head and Neck Squamous Cell Carcinoma (Protocol 048).</w:t>
            </w:r>
          </w:p>
        </w:tc>
        <w:tc>
          <w:tcPr>
            <w:tcW w:w="1440" w:type="dxa"/>
          </w:tcPr>
          <w:p ns2:paraId="5B271D5B" ns2:textId="77777777" w:rsidR="005B70C9" w:rsidRDefault="005B70C9" w:rsidP="00DC422F">
            <w:pPr>
              <w:spacing w:before="120" w:after="120"/>
            </w:pPr>
            <w:r>
              <w:t>[053RJH]</w:t>
            </w:r>
          </w:p>
        </w:tc>
      </w:tr>
      <w:tr w:rsidR="005B70C9" ns2:paraId="4166F745" ns2:textId="77777777" w:rsidTr="00DC422F">
        <w:tc>
          <w:tcPr>
            <w:tcW w:w="2340" w:type="dxa"/>
          </w:tcPr>
          <w:p ns2:paraId="77F0533D" ns2:textId="77777777" w:rsidR="005B70C9" w:rsidRDefault="005B70C9" w:rsidP="00DC422F">
            <w:pPr>
              <w:spacing w:before="120" w:after="120"/>
            </w:pPr>
            <w:r>
              <w:t>[Disis, M. L. 2010]</w:t>
            </w:r>
          </w:p>
        </w:tc>
        <w:tc>
          <w:tcPr>
            <w:tcW w:w="5220" w:type="dxa"/>
          </w:tcPr>
          <w:p ns2:paraId="59B6528E" ns2:textId="77777777" w:rsidR="005B70C9" w:rsidRDefault="005B70C9" w:rsidP="00DC422F">
            <w:pPr>
              <w:spacing w:before="120" w:after="120"/>
            </w:pPr>
            <w:r>
              <w:t>Disis ML. Immune regulation of cancer. J Clin Oncol 2010;28(29):4531-8.</w:t>
            </w:r>
          </w:p>
        </w:tc>
        <w:tc>
          <w:tcPr>
            <w:tcW w:w="1440" w:type="dxa"/>
          </w:tcPr>
          <w:p ns2:paraId="4289F41E" ns2:textId="77777777" w:rsidR="005B70C9" w:rsidRDefault="005B70C9" w:rsidP="00DC422F">
            <w:pPr>
              <w:spacing w:before="120" w:after="120"/>
            </w:pPr>
            <w:r>
              <w:t>[058SQL]</w:t>
            </w:r>
          </w:p>
        </w:tc>
      </w:tr>
      <w:tr w:rsidR="005B70C9" ns2:paraId="3F5B4610" ns2:textId="77777777" w:rsidTr="00DC422F">
        <w:tc>
          <w:tcPr>
            <w:tcW w:w="2340" w:type="dxa"/>
          </w:tcPr>
          <w:p ns2:paraId="2628D9C6" ns2:textId="77777777" w:rsidR="005B70C9" w:rsidRDefault="005B70C9" w:rsidP="00DC422F">
            <w:pPr>
              <w:spacing w:before="120" w:after="120"/>
            </w:pPr>
            <w:r>
              <w:t>[Dorsey, K. 2013]</w:t>
            </w:r>
          </w:p>
        </w:tc>
        <w:tc>
          <w:tcPr>
            <w:tcW w:w="5220" w:type="dxa"/>
          </w:tcPr>
          <w:p ns2:paraId="08375441" ns2:textId="77777777" w:rsidR="005B70C9" w:rsidRDefault="005B70C9" w:rsidP="00DC422F">
            <w:pPr>
              <w:spacing w:before="120" w:after="120"/>
            </w:pPr>
            <w:r>
              <w:t>Dorsey K, Agulnik M. Promising new molecular targeted therapies in head and neck cancer. Drugs. 2013 Mar;73(4):315-25.</w:t>
            </w:r>
          </w:p>
        </w:tc>
        <w:tc>
          <w:tcPr>
            <w:tcW w:w="1440" w:type="dxa"/>
          </w:tcPr>
          <w:p ns2:paraId="4DA7F47D" ns2:textId="77777777" w:rsidR="005B70C9" w:rsidRDefault="005B70C9" w:rsidP="00DC422F">
            <w:pPr>
              <w:spacing w:before="120" w:after="120"/>
            </w:pPr>
            <w:r>
              <w:t>[03YXPC]</w:t>
            </w:r>
          </w:p>
        </w:tc>
      </w:tr>
      <w:tr w:rsidR="005B70C9" ns2:paraId="4346A80C" ns2:textId="77777777" w:rsidTr="00DC422F">
        <w:tc>
          <w:tcPr>
            <w:tcW w:w="2340" w:type="dxa"/>
          </w:tcPr>
          <w:p ns2:paraId="2B9BA7CF" ns2:textId="77777777" w:rsidR="005B70C9" w:rsidRDefault="005B70C9" w:rsidP="00DC422F">
            <w:pPr>
              <w:spacing w:before="120" w:after="120"/>
            </w:pPr>
            <w:r>
              <w:t>[Ellis, L. M. 2008]</w:t>
            </w:r>
          </w:p>
        </w:tc>
        <w:tc>
          <w:tcPr>
            <w:tcW w:w="5220" w:type="dxa"/>
          </w:tcPr>
          <w:p ns2:paraId="0D817B6E" ns2:textId="77777777" w:rsidR="005B70C9" w:rsidRDefault="005B70C9" w:rsidP="00DC422F">
            <w:pPr>
              <w:spacing w:before="120" w:after="120"/>
            </w:pPr>
            <w:r>
              <w:t>Ellis LM, Hicklin DJ. VEGF-targeted therapy: mechanisms of anti-tumour activity. Nat Rev Cancer. 2008 Aug;8:579-91.</w:t>
            </w:r>
          </w:p>
        </w:tc>
        <w:tc>
          <w:tcPr>
            <w:tcW w:w="1440" w:type="dxa"/>
          </w:tcPr>
          <w:p ns2:paraId="3B68EC86" ns2:textId="77777777" w:rsidR="005B70C9" w:rsidRDefault="005B70C9" w:rsidP="00DC422F">
            <w:pPr>
              <w:spacing w:before="120" w:after="120"/>
            </w:pPr>
            <w:r>
              <w:t>[04XKPD]</w:t>
            </w:r>
          </w:p>
        </w:tc>
      </w:tr>
      <w:tr w:rsidR="005B70C9" ns2:paraId="2C05452E" ns2:textId="77777777" w:rsidTr="00DC422F">
        <w:tc>
          <w:tcPr>
            <w:tcW w:w="2340" w:type="dxa"/>
          </w:tcPr>
          <w:p ns2:paraId="08A9A642" ns2:textId="77777777" w:rsidR="005B70C9" w:rsidRDefault="005B70C9" w:rsidP="00DC422F">
            <w:pPr>
              <w:spacing w:before="120" w:after="120"/>
            </w:pPr>
            <w:r>
              <w:t>[Ferrara, N., et al 2003]</w:t>
            </w:r>
          </w:p>
        </w:tc>
        <w:tc>
          <w:tcPr>
            <w:tcW w:w="5220" w:type="dxa"/>
          </w:tcPr>
          <w:p ns2:paraId="6F5BF9E8" ns2:textId="77777777" w:rsidR="005B70C9" w:rsidRDefault="005B70C9" w:rsidP="00DC422F">
            <w:pPr>
              <w:spacing w:before="120" w:after="120"/>
            </w:pPr>
            <w:r>
              <w:t>Ferrara N, Gerber HP, LeCouter J. The biology of VEGF and its receptors. Nat Med. 2003 Jun;9(6):669-76.</w:t>
            </w:r>
          </w:p>
        </w:tc>
        <w:tc>
          <w:tcPr>
            <w:tcW w:w="1440" w:type="dxa"/>
          </w:tcPr>
          <w:p ns2:paraId="368F2182" ns2:textId="77777777" w:rsidR="005B70C9" w:rsidRDefault="005B70C9" w:rsidP="00DC422F">
            <w:pPr>
              <w:spacing w:before="120" w:after="120"/>
            </w:pPr>
            <w:r>
              <w:t>[04XKQ2]</w:t>
            </w:r>
          </w:p>
        </w:tc>
      </w:tr>
      <w:tr w:rsidR="005B70C9" ns2:paraId="2340721D" ns2:textId="77777777" w:rsidTr="00DC422F">
        <w:tc>
          <w:tcPr>
            <w:tcW w:w="2340" w:type="dxa"/>
          </w:tcPr>
          <w:p ns2:paraId="613BBE17" ns2:textId="77777777" w:rsidR="005B70C9" w:rsidRDefault="005B70C9" w:rsidP="00DC422F">
            <w:pPr>
              <w:spacing w:before="120" w:after="120"/>
            </w:pPr>
            <w:r>
              <w:t>[Francisco, L. M., et al 2010]</w:t>
            </w:r>
          </w:p>
        </w:tc>
        <w:tc>
          <w:tcPr>
            <w:tcW w:w="5220" w:type="dxa"/>
          </w:tcPr>
          <w:p ns2:paraId="4BF86407" ns2:textId="77777777" w:rsidR="005B70C9" w:rsidRDefault="005B70C9" w:rsidP="00DC422F">
            <w:pPr>
              <w:spacing w:before="120" w:after="120"/>
            </w:pPr>
            <w:r>
              <w:t>Francisco LM, Sage PT, Sharpe AH. The PD-1 pathway in tolerance and autoimmunity. Immunol Rev 2010;236:219-42.</w:t>
            </w:r>
          </w:p>
        </w:tc>
        <w:tc>
          <w:tcPr>
            <w:tcW w:w="1440" w:type="dxa"/>
          </w:tcPr>
          <w:p ns2:paraId="13223B0F" ns2:textId="77777777" w:rsidR="005B70C9" w:rsidRDefault="005B70C9" w:rsidP="00DC422F">
            <w:pPr>
              <w:spacing w:before="120" w:after="120"/>
            </w:pPr>
            <w:r>
              <w:t>[058SQP]</w:t>
            </w:r>
          </w:p>
        </w:tc>
      </w:tr>
      <w:tr w:rsidR="005B70C9" ns2:paraId="532333C2" ns2:textId="77777777" w:rsidTr="00DC422F">
        <w:tc>
          <w:tcPr>
            <w:tcW w:w="2340" w:type="dxa"/>
          </w:tcPr>
          <w:p ns2:paraId="7A6676D5" ns2:textId="77777777" w:rsidR="005B70C9" w:rsidRDefault="005B70C9" w:rsidP="00DC422F">
            <w:pPr>
              <w:spacing w:before="120" w:after="120"/>
            </w:pPr>
            <w:r>
              <w:t>[Greenwald, R. J., et al 2005]</w:t>
            </w:r>
          </w:p>
        </w:tc>
        <w:tc>
          <w:tcPr>
            <w:tcW w:w="5220" w:type="dxa"/>
          </w:tcPr>
          <w:p ns2:paraId="47E9C157" ns2:textId="77777777" w:rsidR="005B70C9" w:rsidRDefault="005B70C9" w:rsidP="00DC422F">
            <w:pPr>
              <w:spacing w:before="120" w:after="120"/>
            </w:pPr>
            <w:r>
              <w:t>Greenwald RJ, Freeman GJ, Sharpe AH. The B7 family revisited. Annu Rev Immunol 2005;23:515-48.</w:t>
            </w:r>
          </w:p>
        </w:tc>
        <w:tc>
          <w:tcPr>
            <w:tcW w:w="1440" w:type="dxa"/>
          </w:tcPr>
          <w:p ns2:paraId="6DAAF919" ns2:textId="77777777" w:rsidR="005B70C9" w:rsidRDefault="005B70C9" w:rsidP="00DC422F">
            <w:pPr>
              <w:spacing w:before="120" w:after="120"/>
            </w:pPr>
            <w:r>
              <w:t>[00VMQL]</w:t>
            </w:r>
          </w:p>
        </w:tc>
      </w:tr>
      <w:tr w:rsidR="005B70C9" ns2:paraId="015579B7" ns2:textId="77777777" w:rsidTr="00DC422F">
        <w:tc>
          <w:tcPr>
            <w:tcW w:w="2340" w:type="dxa"/>
          </w:tcPr>
          <w:p ns2:paraId="0885871A" ns2:textId="77777777" w:rsidR="005B70C9" w:rsidRDefault="005B70C9" w:rsidP="00DC422F">
            <w:pPr>
              <w:spacing w:before="120" w:after="120"/>
            </w:pPr>
            <w:r>
              <w:lastRenderedPageBreak/>
              <w:t>[Gupta, B., et al 2016]</w:t>
            </w:r>
          </w:p>
        </w:tc>
        <w:tc>
          <w:tcPr>
            <w:tcW w:w="5220" w:type="dxa"/>
          </w:tcPr>
          <w:p ns2:paraId="059C99F6" ns2:textId="77777777" w:rsidR="005B70C9" w:rsidRDefault="005B70C9" w:rsidP="00DC422F">
            <w:pPr>
              <w:spacing w:before="120" w:after="120"/>
            </w:pPr>
            <w:r>
              <w:t>Gupta B, Johnson NW, Kumar N. Global Epidemiology of Head and Neck Cancers: A Continuing Challenge. Oncology. 2016;91(1):13-23.</w:t>
            </w:r>
          </w:p>
        </w:tc>
        <w:tc>
          <w:tcPr>
            <w:tcW w:w="1440" w:type="dxa"/>
          </w:tcPr>
          <w:p ns2:paraId="63CB179B" ns2:textId="77777777" w:rsidR="005B70C9" w:rsidRDefault="005B70C9" w:rsidP="00DC422F">
            <w:pPr>
              <w:spacing w:before="120" w:after="120"/>
            </w:pPr>
            <w:r>
              <w:t>[04P7DZ]</w:t>
            </w:r>
          </w:p>
        </w:tc>
      </w:tr>
      <w:tr w:rsidR="005B70C9" ns2:paraId="46DAC1F6" ns2:textId="77777777" w:rsidTr="00DC422F">
        <w:tc>
          <w:tcPr>
            <w:tcW w:w="2340" w:type="dxa"/>
          </w:tcPr>
          <w:p ns2:paraId="472B243E" ns2:textId="77777777" w:rsidR="005B70C9" w:rsidRDefault="005B70C9" w:rsidP="00DC422F">
            <w:pPr>
              <w:spacing w:before="120" w:after="120"/>
            </w:pPr>
            <w:r>
              <w:t>[Harrington, K. J., et al 2017]</w:t>
            </w:r>
          </w:p>
        </w:tc>
        <w:tc>
          <w:tcPr>
            <w:tcW w:w="5220" w:type="dxa"/>
          </w:tcPr>
          <w:p ns2:paraId="5D1A324B" ns2:textId="77777777" w:rsidR="005B70C9" w:rsidRDefault="005B70C9" w:rsidP="00DC422F">
            <w:pPr>
              <w:spacing w:before="120" w:after="120"/>
            </w:pPr>
            <w:r>
              <w:t>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w:t>
            </w:r>
          </w:p>
        </w:tc>
        <w:tc>
          <w:tcPr>
            <w:tcW w:w="1440" w:type="dxa"/>
          </w:tcPr>
          <w:p ns2:paraId="51084F65" ns2:textId="77777777" w:rsidR="005B70C9" w:rsidRDefault="005B70C9" w:rsidP="00DC422F">
            <w:pPr>
              <w:spacing w:before="120" w:after="120"/>
            </w:pPr>
            <w:r>
              <w:t>[052NW7]</w:t>
            </w:r>
          </w:p>
        </w:tc>
      </w:tr>
      <w:tr w:rsidR="005B70C9" ns2:paraId="490C4981" ns2:textId="77777777" w:rsidTr="00DC422F">
        <w:tc>
          <w:tcPr>
            <w:tcW w:w="2340" w:type="dxa"/>
          </w:tcPr>
          <w:p ns2:paraId="514FE643" ns2:textId="77777777" w:rsidR="005B70C9" w:rsidRDefault="005B70C9" w:rsidP="00DC422F">
            <w:pPr>
              <w:spacing w:before="120" w:after="120"/>
            </w:pPr>
            <w:r>
              <w:t>[IB Edition 16 2019]</w:t>
            </w:r>
          </w:p>
        </w:tc>
        <w:tc>
          <w:tcPr>
            <w:tcW w:w="5220" w:type="dxa"/>
          </w:tcPr>
          <w:p ns2:paraId="014187C3" ns2:textId="77777777" w:rsidR="005B70C9" w:rsidRDefault="005B70C9" w:rsidP="00DC422F">
            <w:pPr>
              <w:spacing w:before="120" w:after="120"/>
            </w:pPr>
            <w:r>
              <w:t>Lenvatinib (LENVIMA®, KISPLYX®) Investigator’s Brochure, Edition Number 16, 14-May-2019.</w:t>
            </w:r>
          </w:p>
        </w:tc>
        <w:tc>
          <w:tcPr>
            <w:tcW w:w="1440" w:type="dxa"/>
          </w:tcPr>
          <w:p ns2:paraId="4A01FB23" ns2:textId="77777777" w:rsidR="005B70C9" w:rsidRDefault="005B70C9" w:rsidP="00DC422F">
            <w:pPr>
              <w:spacing w:before="120" w:after="120"/>
            </w:pPr>
            <w:r>
              <w:t>[057WXK]</w:t>
            </w:r>
          </w:p>
        </w:tc>
      </w:tr>
      <w:tr w:rsidR="005B70C9" ns2:paraId="61D6AA3E" ns2:textId="77777777" w:rsidTr="00DC422F">
        <w:tc>
          <w:tcPr>
            <w:tcW w:w="2340" w:type="dxa"/>
          </w:tcPr>
          <w:p ns2:paraId="776CAC5B" ns2:textId="77777777" w:rsidR="005B70C9" w:rsidRDefault="005B70C9" w:rsidP="00DC422F">
            <w:pPr>
              <w:spacing w:before="120" w:after="120"/>
            </w:pPr>
            <w:r>
              <w:t>[IB Edition 17 2019]</w:t>
            </w:r>
          </w:p>
        </w:tc>
        <w:tc>
          <w:tcPr>
            <w:tcW w:w="5220" w:type="dxa"/>
          </w:tcPr>
          <w:p ns2:paraId="1F1D1EBD" ns2:textId="77777777" w:rsidR="005B70C9" w:rsidRDefault="005B70C9" w:rsidP="00DC422F">
            <w:pPr>
              <w:spacing w:before="120" w:after="120"/>
            </w:pPr>
            <w:r>
              <w:t>KEYTRUDA (pembrolizumab) Investigator's Brochure, Edition Number 17, 26-JUL-2019.</w:t>
            </w:r>
          </w:p>
        </w:tc>
        <w:tc>
          <w:tcPr>
            <w:tcW w:w="1440" w:type="dxa"/>
          </w:tcPr>
          <w:p ns2:paraId="3B30FFEB" ns2:textId="77777777" w:rsidR="005B70C9" w:rsidRDefault="005B70C9" w:rsidP="00DC422F">
            <w:pPr>
              <w:spacing w:before="120" w:after="120"/>
            </w:pPr>
            <w:r>
              <w:t>[056BT0]</w:t>
            </w:r>
          </w:p>
        </w:tc>
      </w:tr>
      <w:tr w:rsidR="005B70C9" ns2:paraId="234F5BB6" ns2:textId="77777777" w:rsidTr="00DC422F">
        <w:tc>
          <w:tcPr>
            <w:tcW w:w="2340" w:type="dxa"/>
          </w:tcPr>
          <w:p ns2:paraId="034DFE7E" ns2:textId="77777777" w:rsidR="005B70C9" w:rsidRDefault="005B70C9" w:rsidP="00DC422F">
            <w:pPr>
              <w:spacing w:before="120" w:after="120"/>
            </w:pPr>
            <w:r>
              <w:t>[Kato, Y., et al 2015]</w:t>
            </w:r>
          </w:p>
        </w:tc>
        <w:tc>
          <w:tcPr>
            <w:tcW w:w="5220" w:type="dxa"/>
          </w:tcPr>
          <w:p ns2:paraId="6228E5D0" ns2:textId="77777777" w:rsidR="005B70C9" w:rsidRDefault="005B70C9" w:rsidP="00DC422F">
            <w:pPr>
              <w:spacing w:before="120" w:after="120"/>
            </w:pPr>
            <w:r>
              <w:t>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w:t>
            </w:r>
          </w:p>
        </w:tc>
        <w:tc>
          <w:tcPr>
            <w:tcW w:w="1440" w:type="dxa"/>
          </w:tcPr>
          <w:p ns2:paraId="560545B0" ns2:textId="77777777" w:rsidR="005B70C9" w:rsidRDefault="005B70C9" w:rsidP="00DC422F">
            <w:pPr>
              <w:spacing w:before="120" w:after="120"/>
            </w:pPr>
            <w:r>
              <w:t>[04T3PH]</w:t>
            </w:r>
          </w:p>
        </w:tc>
      </w:tr>
      <w:tr w:rsidR="005B70C9" ns2:paraId="19848D8F" ns2:textId="77777777" w:rsidTr="00DC422F">
        <w:tc>
          <w:tcPr>
            <w:tcW w:w="2340" w:type="dxa"/>
          </w:tcPr>
          <w:p ns2:paraId="367E28BD" ns2:textId="77777777" w:rsidR="005B70C9" w:rsidRDefault="005B70C9" w:rsidP="00DC422F">
            <w:pPr>
              <w:spacing w:before="120" w:after="120"/>
            </w:pPr>
            <w:r>
              <w:t>[Kato, Y., et al 2019]</w:t>
            </w:r>
          </w:p>
        </w:tc>
        <w:tc>
          <w:tcPr>
            <w:tcW w:w="5220" w:type="dxa"/>
          </w:tcPr>
          <w:p ns2:paraId="20EDA969" ns2:textId="77777777" w:rsidR="005B70C9" w:rsidRDefault="005B70C9" w:rsidP="00DC422F">
            <w:pPr>
              <w:spacing w:before="120" w:after="120"/>
            </w:pPr>
            <w:r>
              <w:t>Kato Y, Tabata K, Kimura T, Yachie-Kinoshita A, Ozawa Y, Yamada K, et al. Lenvatinib plus anti-PD-1 antibody combination treatment activates CD8(+) T cells through reduction of tumor-associated macrophage and activation of the interferon pathway. PLoS One. 2019 Feb 27;14(2):e0212513.</w:t>
            </w:r>
          </w:p>
        </w:tc>
        <w:tc>
          <w:tcPr>
            <w:tcW w:w="1440" w:type="dxa"/>
          </w:tcPr>
          <w:p ns2:paraId="5888F750" ns2:textId="77777777" w:rsidR="005B70C9" w:rsidRDefault="005B70C9" w:rsidP="00DC422F">
            <w:pPr>
              <w:spacing w:before="120" w:after="120"/>
            </w:pPr>
            <w:r>
              <w:t>[057JXY]</w:t>
            </w:r>
          </w:p>
        </w:tc>
      </w:tr>
      <w:tr w:rsidR="005B70C9" ns2:paraId="243291E3" ns2:textId="77777777" w:rsidTr="00DC422F">
        <w:tc>
          <w:tcPr>
            <w:tcW w:w="2340" w:type="dxa"/>
          </w:tcPr>
          <w:p ns2:paraId="0D376418" ns2:textId="77777777" w:rsidR="005B70C9" w:rsidRDefault="005B70C9" w:rsidP="00DC422F">
            <w:pPr>
              <w:spacing w:before="120" w:after="120"/>
            </w:pPr>
            <w:r>
              <w:t>[Kimura, T., et al 2018]</w:t>
            </w:r>
          </w:p>
        </w:tc>
        <w:tc>
          <w:tcPr>
            <w:tcW w:w="5220" w:type="dxa"/>
          </w:tcPr>
          <w:p ns2:paraId="2107A897" ns2:textId="77777777" w:rsidR="005B70C9" w:rsidRDefault="005B70C9" w:rsidP="00DC422F">
            <w:pPr>
              <w:spacing w:before="120" w:after="120"/>
            </w:pPr>
            <w:r>
              <w:t>Kimura T, Kato Y, Ozawa Y, Kodama K, Ito J, Ichikawa K, et al. Immunomodulatory activity of lenvatinib contributes to antitumor activity in the Hepa1-6 hepatocellular carcinoma model. Cancer Sci. 2018;109:3993-4002.</w:t>
            </w:r>
          </w:p>
        </w:tc>
        <w:tc>
          <w:tcPr>
            <w:tcW w:w="1440" w:type="dxa"/>
          </w:tcPr>
          <w:p ns2:paraId="3DDB615A" ns2:textId="77777777" w:rsidR="005B70C9" w:rsidRDefault="005B70C9" w:rsidP="00DC422F">
            <w:pPr>
              <w:spacing w:before="120" w:after="120"/>
            </w:pPr>
            <w:r>
              <w:t>[057LPH]</w:t>
            </w:r>
          </w:p>
        </w:tc>
      </w:tr>
      <w:tr w:rsidR="005B70C9" ns2:paraId="02C85E6E" ns2:textId="77777777" w:rsidTr="00DC422F">
        <w:tc>
          <w:tcPr>
            <w:tcW w:w="2340" w:type="dxa"/>
          </w:tcPr>
          <w:p ns2:paraId="43138349" ns2:textId="77777777" w:rsidR="005B70C9" w:rsidRDefault="005B70C9" w:rsidP="00DC422F">
            <w:pPr>
              <w:pageBreakBefore/>
              <w:spacing w:before="120" w:after="120"/>
            </w:pPr>
            <w:r>
              <w:lastRenderedPageBreak/>
              <w:t>[Lee, C. H., et al 2018]</w:t>
            </w:r>
          </w:p>
        </w:tc>
        <w:tc>
          <w:tcPr>
            <w:tcW w:w="5220" w:type="dxa"/>
          </w:tcPr>
          <w:p ns2:paraId="5EA06ED8" ns2:textId="77777777" w:rsidR="005B70C9" w:rsidRDefault="005B70C9" w:rsidP="00DC422F">
            <w:pPr>
              <w:spacing w:before="120" w:after="120"/>
            </w:pPr>
            <w:r>
              <w:t>Lee CH, Makker V, Rasco D, Taylor M, Stepan DE, Shumaker R, et al. Lenvatinib + pembrolizumab in patients with renal cell carcinoma: updated results. Poster session presented at: 2018 American Society of Clinical Oncology (ASCO) Annual Meeting; 2018 Jun 1-5; Chicago, IL. Abstract no. 4560.</w:t>
            </w:r>
          </w:p>
        </w:tc>
        <w:tc>
          <w:tcPr>
            <w:tcW w:w="1440" w:type="dxa"/>
          </w:tcPr>
          <w:p ns2:paraId="4BC940D1" ns2:textId="77777777" w:rsidR="005B70C9" w:rsidRDefault="005B70C9" w:rsidP="00DC422F">
            <w:pPr>
              <w:spacing w:before="120" w:after="120"/>
            </w:pPr>
            <w:r>
              <w:t>[04ZWKG]</w:t>
            </w:r>
          </w:p>
        </w:tc>
      </w:tr>
      <w:tr w:rsidR="005B70C9" ns2:paraId="2B6CDE55" ns2:textId="77777777" w:rsidTr="00DC422F">
        <w:tc>
          <w:tcPr>
            <w:tcW w:w="2340" w:type="dxa"/>
          </w:tcPr>
          <w:p ns2:paraId="5BDB66E5" ns2:textId="77777777" w:rsidR="005B70C9" w:rsidRDefault="005B70C9" w:rsidP="00DC422F">
            <w:pPr>
              <w:spacing w:before="120" w:after="120"/>
            </w:pPr>
            <w:r>
              <w:t>[Lieu, C., et al 2011]</w:t>
            </w:r>
          </w:p>
        </w:tc>
        <w:tc>
          <w:tcPr>
            <w:tcW w:w="5220" w:type="dxa"/>
          </w:tcPr>
          <w:p ns2:paraId="0B073D3B" ns2:textId="77777777" w:rsidR="005B70C9" w:rsidRDefault="005B70C9" w:rsidP="00DC422F">
            <w:pPr>
              <w:spacing w:before="120" w:after="120"/>
            </w:pPr>
            <w:r>
              <w:t>Lieu C, Heymach J, Overman M, Tran H, Kopetz S. Beyond VEGF: inhibition of the fibroblast growth factor pathway and antiangiogenesis. Clin Cancer Res. 2011 Oct 1;17(19):6130-9.</w:t>
            </w:r>
          </w:p>
        </w:tc>
        <w:tc>
          <w:tcPr>
            <w:tcW w:w="1440" w:type="dxa"/>
          </w:tcPr>
          <w:p ns2:paraId="2FC4C957" ns2:textId="77777777" w:rsidR="005B70C9" w:rsidRDefault="005B70C9" w:rsidP="00DC422F">
            <w:pPr>
              <w:spacing w:before="120" w:after="120"/>
            </w:pPr>
            <w:r>
              <w:t>[04XKQM]</w:t>
            </w:r>
          </w:p>
        </w:tc>
      </w:tr>
      <w:tr w:rsidR="005B70C9" ns2:paraId="5E325EF4" ns2:textId="77777777" w:rsidTr="00DC422F">
        <w:tc>
          <w:tcPr>
            <w:tcW w:w="2340" w:type="dxa"/>
          </w:tcPr>
          <w:p ns2:paraId="0A9A208C" ns2:textId="77777777" w:rsidR="005B70C9" w:rsidRDefault="005B70C9" w:rsidP="00DC422F">
            <w:pPr>
              <w:spacing w:before="120" w:after="120"/>
            </w:pPr>
            <w:r>
              <w:t>[Limaverde-Sousa, G., et al 2014]</w:t>
            </w:r>
          </w:p>
        </w:tc>
        <w:tc>
          <w:tcPr>
            <w:tcW w:w="5220" w:type="dxa"/>
          </w:tcPr>
          <w:p ns2:paraId="55DF6124" ns2:textId="77777777" w:rsidR="005B70C9" w:rsidRDefault="005B70C9" w:rsidP="00DC422F">
            <w:pPr>
              <w:spacing w:before="120" w:after="120"/>
            </w:pPr>
            <w:r>
              <w:t>Limaverde-Sousa G, Sternberg C, Ferreira CG. Antiangiogenesis beyond VEGF inhibition: a journey from antiangiogenic single-target to broad-spectrum agents. Cancer Treat Rev. 2014;40:548-57.</w:t>
            </w:r>
          </w:p>
        </w:tc>
        <w:tc>
          <w:tcPr>
            <w:tcW w:w="1440" w:type="dxa"/>
          </w:tcPr>
          <w:p ns2:paraId="759E8A73" ns2:textId="77777777" w:rsidR="005B70C9" w:rsidRDefault="005B70C9" w:rsidP="00DC422F">
            <w:pPr>
              <w:spacing w:before="120" w:after="120"/>
            </w:pPr>
            <w:r>
              <w:t>[04XKQW]</w:t>
            </w:r>
          </w:p>
        </w:tc>
      </w:tr>
      <w:tr w:rsidR="005B70C9" ns2:paraId="664DF569" ns2:textId="77777777" w:rsidTr="00DC422F">
        <w:tc>
          <w:tcPr>
            <w:tcW w:w="2340" w:type="dxa"/>
          </w:tcPr>
          <w:p ns2:paraId="4D71962C" ns2:textId="77777777" w:rsidR="005B70C9" w:rsidRDefault="005B70C9" w:rsidP="00DC422F">
            <w:pPr>
              <w:spacing w:before="120" w:after="120"/>
            </w:pPr>
            <w:r>
              <w:t>[Lynch, S. V. 2016]</w:t>
            </w:r>
          </w:p>
        </w:tc>
        <w:tc>
          <w:tcPr>
            <w:tcW w:w="5220" w:type="dxa"/>
          </w:tcPr>
          <w:p ns2:paraId="199B0688" ns2:textId="77777777" w:rsidR="005B70C9" w:rsidRDefault="005B70C9" w:rsidP="00DC422F">
            <w:pPr>
              <w:spacing w:before="120" w:after="120"/>
            </w:pPr>
            <w:r>
              <w:t>Lynch SV, Pedersen O. The Human Intestinal Microbiome in Health and Disease. N Engl J Med. 2016 Dec 15;375(24):2369-2379.</w:t>
            </w:r>
          </w:p>
        </w:tc>
        <w:tc>
          <w:tcPr>
            <w:tcW w:w="1440" w:type="dxa"/>
          </w:tcPr>
          <w:p ns2:paraId="6B563C23" ns2:textId="77777777" w:rsidR="005B70C9" w:rsidRDefault="005B70C9" w:rsidP="00DC422F">
            <w:pPr>
              <w:spacing w:before="120" w:after="120"/>
            </w:pPr>
            <w:r>
              <w:t>[04PZSF]</w:t>
            </w:r>
          </w:p>
        </w:tc>
      </w:tr>
      <w:tr w:rsidR="005B70C9" ns2:paraId="78FE52A6" ns2:textId="77777777" w:rsidTr="00DC422F">
        <w:tc>
          <w:tcPr>
            <w:tcW w:w="2340" w:type="dxa"/>
          </w:tcPr>
          <w:p ns2:paraId="57CCB029" ns2:textId="77777777" w:rsidR="005B70C9" w:rsidRDefault="005B70C9" w:rsidP="00DC422F">
            <w:pPr>
              <w:spacing w:before="120" w:after="120"/>
            </w:pPr>
            <w:r>
              <w:t>[Machiels, J. P. 2011]</w:t>
            </w:r>
          </w:p>
        </w:tc>
        <w:tc>
          <w:tcPr>
            <w:tcW w:w="5220" w:type="dxa"/>
          </w:tcPr>
          <w:p ns2:paraId="628EE7C3" ns2:textId="77777777" w:rsidR="005B70C9" w:rsidRDefault="005B70C9" w:rsidP="00DC422F">
            <w:pPr>
              <w:spacing w:before="120" w:after="120"/>
            </w:pPr>
            <w:r>
              <w:t>Machiels JP, Schmitz S. Management and palliative chemotherapy for metastatic or recurrent squamous cell carcinoma of the head and neck. Expert Rev Anticancer Ther. 2011;11(3):359-71.</w:t>
            </w:r>
          </w:p>
        </w:tc>
        <w:tc>
          <w:tcPr>
            <w:tcW w:w="1440" w:type="dxa"/>
          </w:tcPr>
          <w:p ns2:paraId="1F5E2000" ns2:textId="77777777" w:rsidR="005B70C9" w:rsidRDefault="005B70C9" w:rsidP="00DC422F">
            <w:pPr>
              <w:spacing w:before="120" w:after="120"/>
            </w:pPr>
            <w:r>
              <w:t>[054PG7]</w:t>
            </w:r>
          </w:p>
        </w:tc>
      </w:tr>
      <w:tr w:rsidR="005B70C9" ns2:paraId="7D29B421" ns2:textId="77777777" w:rsidTr="00DC422F">
        <w:tc>
          <w:tcPr>
            <w:tcW w:w="2340" w:type="dxa"/>
          </w:tcPr>
          <w:p ns2:paraId="4FB5A26A" ns2:textId="77777777" w:rsidR="005B70C9" w:rsidRDefault="005B70C9" w:rsidP="00DC422F">
            <w:pPr>
              <w:spacing w:before="120" w:after="120"/>
            </w:pPr>
            <w:r>
              <w:t>[Machiels, J. P., et al 2015]</w:t>
            </w:r>
          </w:p>
        </w:tc>
        <w:tc>
          <w:tcPr>
            <w:tcW w:w="5220" w:type="dxa"/>
          </w:tcPr>
          <w:p ns2:paraId="06249CF2" ns2:textId="77777777" w:rsidR="005B70C9" w:rsidRDefault="005B70C9" w:rsidP="00DC422F">
            <w:pPr>
              <w:spacing w:before="120" w:after="120"/>
            </w:pPr>
            <w:r>
              <w:t>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w:t>
            </w:r>
          </w:p>
        </w:tc>
        <w:tc>
          <w:tcPr>
            <w:tcW w:w="1440" w:type="dxa"/>
          </w:tcPr>
          <w:p ns2:paraId="45A59AA0" ns2:textId="77777777" w:rsidR="005B70C9" w:rsidRDefault="005B70C9" w:rsidP="00DC422F">
            <w:pPr>
              <w:spacing w:before="120" w:after="120"/>
            </w:pPr>
            <w:r>
              <w:t>[0488YQ]</w:t>
            </w:r>
          </w:p>
        </w:tc>
      </w:tr>
      <w:tr w:rsidR="005B70C9" ns2:paraId="56ED14AE" ns2:textId="77777777" w:rsidTr="00DC422F">
        <w:tc>
          <w:tcPr>
            <w:tcW w:w="2340" w:type="dxa"/>
          </w:tcPr>
          <w:p ns2:paraId="43F0452F" ns2:textId="77777777" w:rsidR="005B70C9" w:rsidRDefault="005B70C9" w:rsidP="00DC422F">
            <w:pPr>
              <w:spacing w:before="120" w:after="120"/>
            </w:pPr>
            <w:r>
              <w:t>[Makker, V., et al 2018]</w:t>
            </w:r>
          </w:p>
        </w:tc>
        <w:tc>
          <w:tcPr>
            <w:tcW w:w="5220" w:type="dxa"/>
          </w:tcPr>
          <w:p ns2:paraId="739AE4D4" ns2:textId="77777777" w:rsidR="005B70C9" w:rsidRDefault="005B70C9" w:rsidP="00DC422F">
            <w:pPr>
              <w:spacing w:before="120" w:after="120"/>
            </w:pPr>
            <w:r>
              <w:t>Makker V, Rasco D, Vogelzang NJ, Messing M, Brose MS, Cohn AL, et al. Lenvatinib + Pembrolizumab in patients with advanced endometrial cancer: updated results. Poster session presented at: 2018 American Society of Clinical Oncology (ASCO) Annual Meeting; 2018 Jun 1-5; Chicago, IL. Poster no. 5596.</w:t>
            </w:r>
          </w:p>
        </w:tc>
        <w:tc>
          <w:tcPr>
            <w:tcW w:w="1440" w:type="dxa"/>
          </w:tcPr>
          <w:p ns2:paraId="1849812B" ns2:textId="77777777" w:rsidR="005B70C9" w:rsidRDefault="005B70C9" w:rsidP="00DC422F">
            <w:pPr>
              <w:spacing w:before="120" w:after="120"/>
            </w:pPr>
            <w:r>
              <w:t>[04YJ9J]</w:t>
            </w:r>
          </w:p>
        </w:tc>
      </w:tr>
      <w:tr w:rsidR="005B70C9" ns2:paraId="071BB79F" ns2:textId="77777777" w:rsidTr="00DC422F">
        <w:tc>
          <w:tcPr>
            <w:tcW w:w="2340" w:type="dxa"/>
          </w:tcPr>
          <w:p ns2:paraId="603F2AAE" ns2:textId="77777777" w:rsidR="005B70C9" w:rsidRDefault="005B70C9" w:rsidP="00DC422F">
            <w:pPr>
              <w:spacing w:before="120" w:after="120"/>
            </w:pPr>
            <w:r>
              <w:lastRenderedPageBreak/>
              <w:t>[Maurer, W. and Bretz, F. 2013]</w:t>
            </w:r>
          </w:p>
        </w:tc>
        <w:tc>
          <w:tcPr>
            <w:tcW w:w="5220" w:type="dxa"/>
          </w:tcPr>
          <w:p ns2:paraId="72553C62" ns2:textId="77777777" w:rsidR="005B70C9" w:rsidRDefault="005B70C9" w:rsidP="00DC422F">
            <w:pPr>
              <w:spacing w:before="120" w:after="120"/>
            </w:pPr>
            <w:r>
              <w:t>Maurer W and Bretz F. Multiple testing in group sequential trials using graphical approaches. Stat Biopharm Res 2013;5(4):311-20.</w:t>
            </w:r>
          </w:p>
        </w:tc>
        <w:tc>
          <w:tcPr>
            <w:tcW w:w="1440" w:type="dxa"/>
          </w:tcPr>
          <w:p ns2:paraId="4AFA8060" ns2:textId="77777777" w:rsidR="005B70C9" w:rsidRDefault="005B70C9" w:rsidP="00DC422F">
            <w:pPr>
              <w:spacing w:before="120" w:after="120"/>
            </w:pPr>
            <w:r>
              <w:t>[03XQVB]</w:t>
            </w:r>
          </w:p>
        </w:tc>
      </w:tr>
      <w:tr w:rsidR="005B70C9" ns2:paraId="6E8DCC02" ns2:textId="77777777" w:rsidTr="00DC422F">
        <w:tc>
          <w:tcPr>
            <w:tcW w:w="2340" w:type="dxa"/>
          </w:tcPr>
          <w:p ns2:paraId="4D6012F2" ns2:textId="77777777" w:rsidR="005B70C9" w:rsidRDefault="005B70C9" w:rsidP="00DC422F">
            <w:pPr>
              <w:spacing w:before="120" w:after="120"/>
            </w:pPr>
            <w:r>
              <w:t>[Mehra, R., et al 2016]</w:t>
            </w:r>
          </w:p>
        </w:tc>
        <w:tc>
          <w:tcPr>
            <w:tcW w:w="5220" w:type="dxa"/>
          </w:tcPr>
          <w:p ns2:paraId="79C3B2FD" ns2:textId="77777777" w:rsidR="005B70C9" w:rsidRDefault="005B70C9" w:rsidP="00DC422F">
            <w:pPr>
              <w:spacing w:before="120" w:after="120"/>
            </w:pPr>
            <w:r>
              <w:t>Mehra R, Seiwert TY, Mahipal A, Weiss J, Berger R, Paul Eder J et al. Efficacy and safety of pembrolizumab in recurrent/metastatic head and neck squamous cell carcinoma (R/M HNSCC): Pooled analyses after longterm followup in KEYNOTE012 [abstract]. J Clin Oncol. 2016;34(suppl). Abstract no. 6012.</w:t>
            </w:r>
          </w:p>
        </w:tc>
        <w:tc>
          <w:tcPr>
            <w:tcW w:w="1440" w:type="dxa"/>
          </w:tcPr>
          <w:p ns2:paraId="63B69562" ns2:textId="77777777" w:rsidR="005B70C9" w:rsidRDefault="005B70C9" w:rsidP="00DC422F">
            <w:pPr>
              <w:spacing w:before="120" w:after="120"/>
            </w:pPr>
            <w:r>
              <w:t>[04GZ3C]</w:t>
            </w:r>
          </w:p>
        </w:tc>
      </w:tr>
      <w:tr w:rsidR="005B70C9" ns2:paraId="7635A50A" ns2:textId="77777777" w:rsidTr="00DC422F">
        <w:tc>
          <w:tcPr>
            <w:tcW w:w="2340" w:type="dxa"/>
          </w:tcPr>
          <w:p ns2:paraId="50D848C9" ns2:textId="77777777" w:rsidR="005B70C9" w:rsidRDefault="005B70C9" w:rsidP="00DC422F">
            <w:pPr>
              <w:spacing w:before="120" w:after="120"/>
            </w:pPr>
            <w:r>
              <w:t>[Mesia, R., et al 2010]</w:t>
            </w:r>
          </w:p>
        </w:tc>
        <w:tc>
          <w:tcPr>
            <w:tcW w:w="5220" w:type="dxa"/>
          </w:tcPr>
          <w:p ns2:paraId="146D1BC4" ns2:textId="77777777" w:rsidR="005B70C9" w:rsidRDefault="005B70C9" w:rsidP="00DC422F">
            <w:pPr>
              <w:spacing w:before="120" w:after="120"/>
            </w:pPr>
            <w:r>
              <w:t>Mesia R, Rivera F, Kawecki A, Rottey S, Hitt R, Kienzer H, et al. Quality of life of patients receiving platinum-based chemotherapy plus cetuximab first line for recurrent and/or metastatic squamous cell carcinoma of the head and neck. Ann Oncol. 2010 Oct;21(10):1967-73.</w:t>
            </w:r>
          </w:p>
        </w:tc>
        <w:tc>
          <w:tcPr>
            <w:tcW w:w="1440" w:type="dxa"/>
          </w:tcPr>
          <w:p ns2:paraId="38CEF263" ns2:textId="77777777" w:rsidR="005B70C9" w:rsidRDefault="005B70C9" w:rsidP="00DC422F">
            <w:pPr>
              <w:spacing w:before="120" w:after="120"/>
            </w:pPr>
            <w:r>
              <w:t>[040WNJ]</w:t>
            </w:r>
          </w:p>
        </w:tc>
      </w:tr>
      <w:tr w:rsidR="005B70C9" ns2:paraId="05F70A3C" ns2:textId="77777777" w:rsidTr="00DC422F">
        <w:tc>
          <w:tcPr>
            <w:tcW w:w="2340" w:type="dxa"/>
          </w:tcPr>
          <w:p ns2:paraId="0309721D" ns2:textId="77777777" w:rsidR="005B70C9" w:rsidRDefault="005B70C9" w:rsidP="00DC422F">
            <w:pPr>
              <w:spacing w:before="120" w:after="120"/>
            </w:pPr>
            <w:r>
              <w:t>[Miettinen, O. and Nurminen, M. 1985]</w:t>
            </w:r>
          </w:p>
        </w:tc>
        <w:tc>
          <w:tcPr>
            <w:tcW w:w="5220" w:type="dxa"/>
          </w:tcPr>
          <w:p ns2:paraId="1C6B7138" ns2:textId="77777777" w:rsidR="005B70C9" w:rsidRDefault="005B70C9" w:rsidP="00DC422F">
            <w:pPr>
              <w:spacing w:before="120" w:after="120"/>
            </w:pPr>
            <w:r>
              <w:t>Miettinen O, Nurminen M. Comparative analysis of two rates. Stat Med 1985;4:213-26.</w:t>
            </w:r>
          </w:p>
        </w:tc>
        <w:tc>
          <w:tcPr>
            <w:tcW w:w="1440" w:type="dxa"/>
          </w:tcPr>
          <w:p ns2:paraId="60E32B0A" ns2:textId="77777777" w:rsidR="005B70C9" w:rsidRDefault="005B70C9" w:rsidP="00DC422F">
            <w:pPr>
              <w:spacing w:before="120" w:after="120"/>
            </w:pPr>
            <w:r>
              <w:t>[00VMQY]</w:t>
            </w:r>
          </w:p>
        </w:tc>
      </w:tr>
      <w:tr w:rsidR="005B70C9" ns2:paraId="237AFAAE" ns2:textId="77777777" w:rsidTr="00DC422F">
        <w:tc>
          <w:tcPr>
            <w:tcW w:w="2340" w:type="dxa"/>
          </w:tcPr>
          <w:p ns2:paraId="71504CFA" ns2:textId="77777777" w:rsidR="005B70C9" w:rsidRDefault="005B70C9" w:rsidP="00DC422F">
            <w:pPr>
              <w:spacing w:before="120" w:after="120"/>
            </w:pPr>
            <w:r>
              <w:t>[National Comprehensive Cancer Network 2018]</w:t>
            </w:r>
          </w:p>
        </w:tc>
        <w:tc>
          <w:tcPr>
            <w:tcW w:w="5220" w:type="dxa"/>
          </w:tcPr>
          <w:p ns2:paraId="30A600F7" ns2:textId="77777777" w:rsidR="005B70C9" w:rsidRDefault="005B70C9" w:rsidP="00DC422F">
            <w:pPr>
              <w:spacing w:before="120" w:after="120"/>
            </w:pPr>
            <w:r>
              <w:t>National Comprehensive Cancer Network. NCCN clinical practice guidelines in oncology: head and neck cancers; version 1.2018. Fort Washington (PA): National Comprehensive Cancer Network (NCCN); 2018. 218 p.</w:t>
            </w:r>
          </w:p>
        </w:tc>
        <w:tc>
          <w:tcPr>
            <w:tcW w:w="1440" w:type="dxa"/>
          </w:tcPr>
          <w:p ns2:paraId="6B7FDE2B" ns2:textId="77777777" w:rsidR="005B70C9" w:rsidRDefault="005B70C9" w:rsidP="00DC422F">
            <w:pPr>
              <w:spacing w:before="120" w:after="120"/>
            </w:pPr>
            <w:r>
              <w:t>[04YNJY]</w:t>
            </w:r>
          </w:p>
        </w:tc>
      </w:tr>
      <w:tr w:rsidR="005B70C9" ns2:paraId="3E7A04D4" ns2:textId="77777777" w:rsidTr="00DC422F">
        <w:tc>
          <w:tcPr>
            <w:tcW w:w="2340" w:type="dxa"/>
          </w:tcPr>
          <w:p ns2:paraId="3FEF9DC8" ns2:textId="77777777" w:rsidR="005B70C9" w:rsidRDefault="005B70C9" w:rsidP="00DC422F">
            <w:pPr>
              <w:spacing w:before="120" w:after="120"/>
            </w:pPr>
            <w:r>
              <w:t>[Okazaki, T., et al 2001]</w:t>
            </w:r>
          </w:p>
        </w:tc>
        <w:tc>
          <w:tcPr>
            <w:tcW w:w="5220" w:type="dxa"/>
          </w:tcPr>
          <w:p ns2:paraId="6684E0D0" ns2:textId="77777777" w:rsidR="005B70C9" w:rsidRDefault="005B70C9" w:rsidP="00DC422F">
            <w:pPr>
              <w:spacing w:before="120" w:after="120"/>
            </w:pPr>
            <w:r>
              <w:t>Okazaki T, Maeda A, Nishimura H, Kurosaki T, Honjo T. PD-1 immunoreceptor inhibits B cell receptor-mediated signaling by recruiting src homology 2-domain-containing tyrosine phosphatase 2 to phosphotyrosine. Proc Natl Acad Sci U S A 2001;98(24):13866-71.</w:t>
            </w:r>
          </w:p>
        </w:tc>
        <w:tc>
          <w:tcPr>
            <w:tcW w:w="1440" w:type="dxa"/>
          </w:tcPr>
          <w:p ns2:paraId="12B17FA1" ns2:textId="77777777" w:rsidR="005B70C9" w:rsidRDefault="005B70C9" w:rsidP="00DC422F">
            <w:pPr>
              <w:spacing w:before="120" w:after="120"/>
            </w:pPr>
            <w:r>
              <w:t>[00VMQ6]</w:t>
            </w:r>
          </w:p>
        </w:tc>
      </w:tr>
      <w:tr w:rsidR="005B70C9" ns2:paraId="00DFF29E" ns2:textId="77777777" w:rsidTr="00DC422F">
        <w:tc>
          <w:tcPr>
            <w:tcW w:w="2340" w:type="dxa"/>
          </w:tcPr>
          <w:p ns2:paraId="6A17FB7A" ns2:textId="77777777" w:rsidR="005B70C9" w:rsidRDefault="005B70C9" w:rsidP="00DC422F">
            <w:pPr>
              <w:spacing w:before="120" w:after="120"/>
            </w:pPr>
            <w:r>
              <w:t>[Parry, R. V., et al 2005]</w:t>
            </w:r>
          </w:p>
        </w:tc>
        <w:tc>
          <w:tcPr>
            <w:tcW w:w="5220" w:type="dxa"/>
          </w:tcPr>
          <w:p ns2:paraId="35175595" ns2:textId="77777777" w:rsidR="005B70C9" w:rsidRDefault="005B70C9" w:rsidP="00DC422F">
            <w:pPr>
              <w:spacing w:before="120" w:after="120"/>
            </w:pPr>
            <w:r>
              <w:t>Parry RV, Chemnitz JM, Frauwirth KA, Lanfranco AR, Braunstein I, Kobayashi SV, et al. CTLA-4 and PD-1 receptors inhibit T-cell activation by distinct mechanisms. Mol Cell Biol 2005;25(21):9543-53.</w:t>
            </w:r>
          </w:p>
        </w:tc>
        <w:tc>
          <w:tcPr>
            <w:tcW w:w="1440" w:type="dxa"/>
          </w:tcPr>
          <w:p ns2:paraId="5B3AFBEF" ns2:textId="77777777" w:rsidR="005B70C9" w:rsidRDefault="005B70C9" w:rsidP="00DC422F">
            <w:pPr>
              <w:spacing w:before="120" w:after="120"/>
            </w:pPr>
            <w:r>
              <w:t>[00VMQ7]</w:t>
            </w:r>
          </w:p>
        </w:tc>
      </w:tr>
      <w:tr w:rsidR="005B70C9" ns2:paraId="02D9CAA1" ns2:textId="77777777" w:rsidTr="00DC422F">
        <w:tc>
          <w:tcPr>
            <w:tcW w:w="2340" w:type="dxa"/>
          </w:tcPr>
          <w:p ns2:paraId="2A6B555E" ns2:textId="77777777" w:rsidR="005B70C9" w:rsidRDefault="005B70C9" w:rsidP="00DC422F">
            <w:pPr>
              <w:spacing w:before="120" w:after="120"/>
            </w:pPr>
            <w:r>
              <w:t>[Pickard, A. S., et al 2007]</w:t>
            </w:r>
          </w:p>
        </w:tc>
        <w:tc>
          <w:tcPr>
            <w:tcW w:w="5220" w:type="dxa"/>
          </w:tcPr>
          <w:p ns2:paraId="72B6B2F1" ns2:textId="77777777" w:rsidR="005B70C9" w:rsidRDefault="005B70C9" w:rsidP="00DC422F">
            <w:pPr>
              <w:spacing w:before="120" w:after="120"/>
            </w:pPr>
            <w:r>
              <w:t>Pickard AS, Neary MP, Cella D. Estimation of minimally important differences in EQ-5D utility and VAS scores in cancer. Health Qual Life Outcomes 2007;5:1-8.</w:t>
            </w:r>
          </w:p>
        </w:tc>
        <w:tc>
          <w:tcPr>
            <w:tcW w:w="1440" w:type="dxa"/>
          </w:tcPr>
          <w:p ns2:paraId="65FBAAF1" ns2:textId="77777777" w:rsidR="005B70C9" w:rsidRDefault="005B70C9" w:rsidP="00DC422F">
            <w:pPr>
              <w:spacing w:before="120" w:after="120"/>
            </w:pPr>
            <w:r>
              <w:t>[00W0FM]</w:t>
            </w:r>
          </w:p>
        </w:tc>
      </w:tr>
      <w:tr w:rsidR="005B70C9" ns2:paraId="441FDC81" ns2:textId="77777777" w:rsidTr="00DC422F">
        <w:tc>
          <w:tcPr>
            <w:tcW w:w="2340" w:type="dxa"/>
          </w:tcPr>
          <w:p ns2:paraId="783F2540" ns2:textId="77777777" w:rsidR="005B70C9" w:rsidRDefault="005B70C9" w:rsidP="00DC422F">
            <w:pPr>
              <w:spacing w:before="120" w:after="120"/>
            </w:pPr>
            <w:r>
              <w:lastRenderedPageBreak/>
              <w:t>[Pickard, A. S., et al 2007]</w:t>
            </w:r>
          </w:p>
        </w:tc>
        <w:tc>
          <w:tcPr>
            <w:tcW w:w="5220" w:type="dxa"/>
          </w:tcPr>
          <w:p ns2:paraId="2985133F" ns2:textId="77777777" w:rsidR="005B70C9" w:rsidRDefault="005B70C9" w:rsidP="00DC422F">
            <w:pPr>
              <w:spacing w:before="120" w:after="120"/>
            </w:pPr>
            <w:r>
              <w:t>Pickard AS, Wilke CT, Lin H-W, Lloyd A. Health utilities using the EQ-5D in studies of cancer. Pharmacoeconomics 2007;25(5):365-84.</w:t>
            </w:r>
          </w:p>
        </w:tc>
        <w:tc>
          <w:tcPr>
            <w:tcW w:w="1440" w:type="dxa"/>
          </w:tcPr>
          <w:p ns2:paraId="71402031" ns2:textId="77777777" w:rsidR="005B70C9" w:rsidRDefault="005B70C9" w:rsidP="00DC422F">
            <w:pPr>
              <w:spacing w:before="120" w:after="120"/>
            </w:pPr>
            <w:r>
              <w:t>[03RLHG]</w:t>
            </w:r>
          </w:p>
        </w:tc>
      </w:tr>
      <w:tr w:rsidR="005B70C9" ns2:paraId="33416E18" ns2:textId="77777777" w:rsidTr="00DC422F">
        <w:tc>
          <w:tcPr>
            <w:tcW w:w="2340" w:type="dxa"/>
          </w:tcPr>
          <w:p ns2:paraId="155B1F80" ns2:textId="77777777" w:rsidR="005B70C9" w:rsidRDefault="005B70C9" w:rsidP="00DC422F">
            <w:pPr>
              <w:spacing w:before="120" w:after="120"/>
            </w:pPr>
            <w:r>
              <w:t>[Rabin, R. and de Charro, F. 2001]</w:t>
            </w:r>
          </w:p>
        </w:tc>
        <w:tc>
          <w:tcPr>
            <w:tcW w:w="5220" w:type="dxa"/>
          </w:tcPr>
          <w:p ns2:paraId="63D434C9" ns2:textId="77777777" w:rsidR="005B70C9" w:rsidRDefault="005B70C9" w:rsidP="00DC422F">
            <w:pPr>
              <w:spacing w:before="120" w:after="120"/>
            </w:pPr>
            <w:r>
              <w:t>Rabin R, de Charro F. EQ-5D: a measure of health status from the EuroQol group. Ann Med 2001;33:337-43.</w:t>
            </w:r>
          </w:p>
        </w:tc>
        <w:tc>
          <w:tcPr>
            <w:tcW w:w="1440" w:type="dxa"/>
          </w:tcPr>
          <w:p ns2:paraId="5EF9E134" ns2:textId="77777777" w:rsidR="005B70C9" w:rsidRDefault="005B70C9" w:rsidP="00DC422F">
            <w:pPr>
              <w:spacing w:before="120" w:after="120"/>
            </w:pPr>
            <w:r>
              <w:t>[03QM46]</w:t>
            </w:r>
          </w:p>
        </w:tc>
      </w:tr>
      <w:tr w:rsidR="005B70C9" ns2:paraId="2997E511" ns2:textId="77777777" w:rsidTr="00DC422F">
        <w:tc>
          <w:tcPr>
            <w:tcW w:w="2340" w:type="dxa"/>
          </w:tcPr>
          <w:p ns2:paraId="70295F44" ns2:textId="77777777" w:rsidR="005B70C9" w:rsidRDefault="005B70C9" w:rsidP="00DC422F">
            <w:pPr>
              <w:spacing w:before="120" w:after="120"/>
            </w:pPr>
            <w:r>
              <w:t>[Riley, J. L. 2009]</w:t>
            </w:r>
          </w:p>
        </w:tc>
        <w:tc>
          <w:tcPr>
            <w:tcW w:w="5220" w:type="dxa"/>
          </w:tcPr>
          <w:p ns2:paraId="7E3897A7" ns2:textId="77777777" w:rsidR="005B70C9" w:rsidRDefault="005B70C9" w:rsidP="00DC422F">
            <w:pPr>
              <w:spacing w:before="120" w:after="120"/>
            </w:pPr>
            <w:r>
              <w:t>Riley JL. PD-1 signaling in primary T cells. Immunol Rev 2009;229:114-25.</w:t>
            </w:r>
          </w:p>
        </w:tc>
        <w:tc>
          <w:tcPr>
            <w:tcW w:w="1440" w:type="dxa"/>
          </w:tcPr>
          <w:p ns2:paraId="5C1EEDDB" ns2:textId="77777777" w:rsidR="005B70C9" w:rsidRDefault="005B70C9" w:rsidP="00DC422F">
            <w:pPr>
              <w:spacing w:before="120" w:after="120"/>
            </w:pPr>
            <w:r>
              <w:t>[00VMQ9]</w:t>
            </w:r>
          </w:p>
        </w:tc>
      </w:tr>
      <w:tr w:rsidR="005B70C9" ns2:paraId="3EEF7CDB" ns2:textId="77777777" w:rsidTr="00DC422F">
        <w:tc>
          <w:tcPr>
            <w:tcW w:w="2340" w:type="dxa"/>
          </w:tcPr>
          <w:p ns2:paraId="433B9657" ns2:textId="77777777" w:rsidR="005B70C9" w:rsidRDefault="005B70C9" w:rsidP="00DC422F">
            <w:pPr>
              <w:spacing w:before="120" w:after="120"/>
            </w:pPr>
            <w:r>
              <w:t>[Rischin, D., et al 2019]</w:t>
            </w:r>
          </w:p>
        </w:tc>
        <w:tc>
          <w:tcPr>
            <w:tcW w:w="5220" w:type="dxa"/>
          </w:tcPr>
          <w:p ns2:paraId="6003674A" ns2:textId="77777777" w:rsidR="005B70C9" w:rsidRDefault="005B70C9" w:rsidP="00DC422F">
            <w:pPr>
              <w:spacing w:before="120" w:after="120"/>
            </w:pPr>
            <w:r>
              <w:t>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w:t>
            </w:r>
          </w:p>
        </w:tc>
        <w:tc>
          <w:tcPr>
            <w:tcW w:w="1440" w:type="dxa"/>
          </w:tcPr>
          <w:p ns2:paraId="7D9E59FF" ns2:textId="77777777" w:rsidR="005B70C9" w:rsidRDefault="005B70C9" w:rsidP="00DC422F">
            <w:pPr>
              <w:spacing w:before="120" w:after="120"/>
            </w:pPr>
            <w:r>
              <w:t>[058XBL]</w:t>
            </w:r>
          </w:p>
        </w:tc>
      </w:tr>
      <w:tr w:rsidR="005B70C9" ns2:paraId="472D08B4" ns2:textId="77777777" w:rsidTr="00DC422F">
        <w:tc>
          <w:tcPr>
            <w:tcW w:w="2340" w:type="dxa"/>
          </w:tcPr>
          <w:p ns2:paraId="0495A2B9" ns2:textId="77777777" w:rsidR="005B70C9" w:rsidRDefault="005B70C9" w:rsidP="00DC422F">
            <w:pPr>
              <w:spacing w:before="120" w:after="120"/>
            </w:pPr>
            <w:r>
              <w:t>[Sheppard, K-A, et al 2004]</w:t>
            </w:r>
          </w:p>
        </w:tc>
        <w:tc>
          <w:tcPr>
            <w:tcW w:w="5220" w:type="dxa"/>
          </w:tcPr>
          <w:p ns2:paraId="7B90396B" ns2:textId="77777777" w:rsidR="005B70C9" w:rsidRDefault="005B70C9" w:rsidP="00DC422F">
            <w:pPr>
              <w:spacing w:before="120" w:after="120"/>
            </w:pPr>
            <w:r>
              <w:t>Sheppard K-A, Fitz LJ, Lee JM, Benander C, George JA, Wooters J, et al. PD-1 inhibits T-cell receptor induced phosphorylation of the ZAP70/CD3zeta signalosome and downstream signaling to PKCtheta. FEBS Lett. 2004;574:37-41.</w:t>
            </w:r>
          </w:p>
        </w:tc>
        <w:tc>
          <w:tcPr>
            <w:tcW w:w="1440" w:type="dxa"/>
          </w:tcPr>
          <w:p ns2:paraId="66F7B022" ns2:textId="77777777" w:rsidR="005B70C9" w:rsidRDefault="005B70C9" w:rsidP="00DC422F">
            <w:pPr>
              <w:spacing w:before="120" w:after="120"/>
            </w:pPr>
            <w:r>
              <w:t>[00VMQC]</w:t>
            </w:r>
          </w:p>
        </w:tc>
      </w:tr>
      <w:tr w:rsidR="005B70C9" ns2:paraId="108B1B85" ns2:textId="77777777" w:rsidTr="00DC422F">
        <w:tc>
          <w:tcPr>
            <w:tcW w:w="2340" w:type="dxa"/>
          </w:tcPr>
          <w:p ns2:paraId="25B3C100" ns2:textId="77777777" w:rsidR="005B70C9" w:rsidRDefault="005B70C9" w:rsidP="00DC422F">
            <w:pPr>
              <w:spacing w:before="120" w:after="120"/>
            </w:pPr>
            <w:r>
              <w:t>[Tammela, T. 2010]</w:t>
            </w:r>
          </w:p>
        </w:tc>
        <w:tc>
          <w:tcPr>
            <w:tcW w:w="5220" w:type="dxa"/>
          </w:tcPr>
          <w:p ns2:paraId="7BFFEE25" ns2:textId="77777777" w:rsidR="005B70C9" w:rsidRDefault="005B70C9" w:rsidP="00DC422F">
            <w:pPr>
              <w:spacing w:before="120" w:after="120"/>
            </w:pPr>
            <w:r>
              <w:t>Tammela T, Alitalo K. Lymphangiogenesis: molecular mechanisms and future promise. Cell. 2010 Feb 19;140:460-76.</w:t>
            </w:r>
          </w:p>
        </w:tc>
        <w:tc>
          <w:tcPr>
            <w:tcW w:w="1440" w:type="dxa"/>
          </w:tcPr>
          <w:p ns2:paraId="245FF6C8" ns2:textId="77777777" w:rsidR="005B70C9" w:rsidRDefault="005B70C9" w:rsidP="00DC422F">
            <w:pPr>
              <w:spacing w:before="120" w:after="120"/>
            </w:pPr>
            <w:r>
              <w:t>[04XKRB]</w:t>
            </w:r>
          </w:p>
        </w:tc>
      </w:tr>
      <w:tr w:rsidR="005B70C9" ns2:paraId="19EE7011" ns2:textId="77777777" w:rsidTr="00DC422F">
        <w:tc>
          <w:tcPr>
            <w:tcW w:w="2340" w:type="dxa"/>
          </w:tcPr>
          <w:p ns2:paraId="43AB6E05" ns2:textId="77777777" w:rsidR="005B70C9" w:rsidRDefault="005B70C9" w:rsidP="00DC422F">
            <w:pPr>
              <w:spacing w:before="120" w:after="120"/>
            </w:pPr>
            <w:r>
              <w:t>[Taylor, M. H., et al 2018]</w:t>
            </w:r>
          </w:p>
        </w:tc>
        <w:tc>
          <w:tcPr>
            <w:tcW w:w="5220" w:type="dxa"/>
          </w:tcPr>
          <w:p ns2:paraId="22A89235" ns2:textId="77777777" w:rsidR="005B70C9" w:rsidRDefault="005B70C9" w:rsidP="00DC422F">
            <w:pPr>
              <w:spacing w:before="120" w:after="120"/>
            </w:pPr>
            <w:r>
              <w:t>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w:t>
            </w:r>
          </w:p>
        </w:tc>
        <w:tc>
          <w:tcPr>
            <w:tcW w:w="1440" w:type="dxa"/>
          </w:tcPr>
          <w:p ns2:paraId="37FDAD4F" ns2:textId="77777777" w:rsidR="005B70C9" w:rsidRDefault="005B70C9" w:rsidP="00DC422F">
            <w:pPr>
              <w:spacing w:before="120" w:after="120"/>
            </w:pPr>
            <w:r>
              <w:t>[053L8W]</w:t>
            </w:r>
          </w:p>
        </w:tc>
      </w:tr>
      <w:tr w:rsidR="005B70C9" ns2:paraId="5E0DF4C6" ns2:textId="77777777" w:rsidTr="00DC422F">
        <w:tc>
          <w:tcPr>
            <w:tcW w:w="2340" w:type="dxa"/>
          </w:tcPr>
          <w:p ns2:paraId="6B4DF0C6" ns2:textId="77777777" w:rsidR="005B70C9" w:rsidRDefault="005B70C9" w:rsidP="00DC422F">
            <w:pPr>
              <w:pageBreakBefore/>
              <w:spacing w:before="120" w:after="120"/>
            </w:pPr>
            <w:r>
              <w:lastRenderedPageBreak/>
              <w:t>[Taylor, M. H., et al 2018]</w:t>
            </w:r>
          </w:p>
        </w:tc>
        <w:tc>
          <w:tcPr>
            <w:tcW w:w="5220" w:type="dxa"/>
          </w:tcPr>
          <w:p ns2:paraId="281AC967" ns2:textId="77777777" w:rsidR="005B70C9" w:rsidRDefault="005B70C9" w:rsidP="00DC422F">
            <w:pPr>
              <w:spacing w:before="120" w:after="120"/>
            </w:pPr>
            <w:r>
              <w:t>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w:t>
            </w:r>
          </w:p>
        </w:tc>
        <w:tc>
          <w:tcPr>
            <w:tcW w:w="1440" w:type="dxa"/>
          </w:tcPr>
          <w:p ns2:paraId="26AD366F" ns2:textId="77777777" w:rsidR="005B70C9" w:rsidRDefault="005B70C9" w:rsidP="00DC422F">
            <w:pPr>
              <w:spacing w:before="120" w:after="120"/>
            </w:pPr>
            <w:r>
              <w:t>[053BZJ]</w:t>
            </w:r>
          </w:p>
        </w:tc>
      </w:tr>
      <w:tr w:rsidR="005B70C9" ns2:paraId="751AC3EE" ns2:textId="77777777" w:rsidTr="00DC422F">
        <w:tc>
          <w:tcPr>
            <w:tcW w:w="2340" w:type="dxa"/>
          </w:tcPr>
          <w:p ns2:paraId="58742F76" ns2:textId="77777777" w:rsidR="005B70C9" w:rsidRDefault="005B70C9" w:rsidP="00DC422F">
            <w:pPr>
              <w:spacing w:before="120" w:after="120"/>
            </w:pPr>
            <w:r>
              <w:t>[Taylor, M., et al 2018]</w:t>
            </w:r>
          </w:p>
        </w:tc>
        <w:tc>
          <w:tcPr>
            <w:tcW w:w="5220" w:type="dxa"/>
          </w:tcPr>
          <w:p ns2:paraId="7C4DB268" ns2:textId="77777777" w:rsidR="005B70C9" w:rsidRDefault="005B70C9" w:rsidP="00DC422F">
            <w:pPr>
              <w:spacing w:before="120" w:after="120"/>
            </w:pPr>
            <w:r>
              <w:t>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w:t>
            </w:r>
          </w:p>
        </w:tc>
        <w:tc>
          <w:tcPr>
            <w:tcW w:w="1440" w:type="dxa"/>
          </w:tcPr>
          <w:p ns2:paraId="4BC2393D" ns2:textId="77777777" w:rsidR="005B70C9" w:rsidRDefault="005B70C9" w:rsidP="00DC422F">
            <w:pPr>
              <w:spacing w:before="120" w:after="120"/>
            </w:pPr>
            <w:r>
              <w:t>[053BQ3]</w:t>
            </w:r>
          </w:p>
        </w:tc>
      </w:tr>
      <w:tr w:rsidR="005B70C9" ns2:paraId="33239318" ns2:textId="77777777" w:rsidTr="00DC422F">
        <w:tc>
          <w:tcPr>
            <w:tcW w:w="2340" w:type="dxa"/>
          </w:tcPr>
          <w:p ns2:paraId="1EDB7B72" ns2:textId="77777777" w:rsidR="005B70C9" w:rsidRDefault="005B70C9" w:rsidP="00DC422F">
            <w:pPr>
              <w:spacing w:before="120" w:after="120"/>
            </w:pPr>
            <w:r>
              <w:t>[Vermorken, J. B., et al 2008]</w:t>
            </w:r>
          </w:p>
        </w:tc>
        <w:tc>
          <w:tcPr>
            <w:tcW w:w="5220" w:type="dxa"/>
          </w:tcPr>
          <w:p ns2:paraId="651B9329" ns2:textId="77777777" w:rsidR="005B70C9" w:rsidRDefault="005B70C9" w:rsidP="00DC422F">
            <w:pPr>
              <w:spacing w:before="120" w:after="120"/>
            </w:pPr>
            <w:r>
              <w:t>Vermorken JB, Mesia R, Rivera F, Remenar E, Kawecki A, Rottey S, et al. Platinum-based chemotherapy plus cetuximab in head and neck cancer. N Engl J Med 2008;359:1116-27.</w:t>
            </w:r>
          </w:p>
        </w:tc>
        <w:tc>
          <w:tcPr>
            <w:tcW w:w="1440" w:type="dxa"/>
          </w:tcPr>
          <w:p ns2:paraId="6DE9886C" ns2:textId="77777777" w:rsidR="005B70C9" w:rsidRDefault="005B70C9" w:rsidP="00DC422F">
            <w:pPr>
              <w:spacing w:before="120" w:after="120"/>
            </w:pPr>
            <w:r>
              <w:t>[03WNBF]</w:t>
            </w:r>
          </w:p>
        </w:tc>
      </w:tr>
      <w:tr w:rsidR="005B70C9" ns2:paraId="5B2C8603" ns2:textId="77777777" w:rsidTr="00DC422F">
        <w:tc>
          <w:tcPr>
            <w:tcW w:w="2340" w:type="dxa"/>
          </w:tcPr>
          <w:p ns2:paraId="76CEBCEF" ns2:textId="77777777" w:rsidR="005B70C9" w:rsidRDefault="005B70C9" w:rsidP="00DC422F">
            <w:pPr>
              <w:spacing w:before="120" w:after="120"/>
            </w:pPr>
            <w:r>
              <w:t>[Vogelzang, N., et al 2018]</w:t>
            </w:r>
          </w:p>
        </w:tc>
        <w:tc>
          <w:tcPr>
            <w:tcW w:w="5220" w:type="dxa"/>
          </w:tcPr>
          <w:p ns2:paraId="74330605" ns2:textId="77777777" w:rsidR="005B70C9" w:rsidRDefault="005B70C9" w:rsidP="00DC422F">
            <w:pPr>
              <w:spacing w:before="120" w:after="120"/>
            </w:pPr>
            <w:r>
              <w:t>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w:t>
            </w:r>
          </w:p>
        </w:tc>
        <w:tc>
          <w:tcPr>
            <w:tcW w:w="1440" w:type="dxa"/>
          </w:tcPr>
          <w:p ns2:paraId="647AEEEA" ns2:textId="77777777" w:rsidR="005B70C9" w:rsidRDefault="005B70C9" w:rsidP="00DC422F">
            <w:pPr>
              <w:spacing w:before="120" w:after="120"/>
            </w:pPr>
            <w:r>
              <w:t>[053BQ4]</w:t>
            </w:r>
          </w:p>
        </w:tc>
      </w:tr>
      <w:tr w:rsidR="005B70C9" ns2:paraId="21C7F5E2" ns2:textId="77777777" w:rsidTr="00DC422F">
        <w:tc>
          <w:tcPr>
            <w:tcW w:w="2340" w:type="dxa"/>
          </w:tcPr>
          <w:p ns2:paraId="561DF65B" ns2:textId="77777777" w:rsidR="005B70C9" w:rsidRDefault="005B70C9" w:rsidP="00DC422F">
            <w:pPr>
              <w:spacing w:before="120" w:after="120"/>
            </w:pPr>
            <w:r>
              <w:t>[Yamamoto, Y., et al 2014]</w:t>
            </w:r>
          </w:p>
        </w:tc>
        <w:tc>
          <w:tcPr>
            <w:tcW w:w="5220" w:type="dxa"/>
          </w:tcPr>
          <w:p ns2:paraId="5680F605" ns2:textId="77777777" w:rsidR="005B70C9" w:rsidRDefault="005B70C9" w:rsidP="00DC422F">
            <w:pPr>
              <w:spacing w:before="120" w:after="120"/>
            </w:pPr>
            <w:r>
              <w:t>Yamamoto Y, Matsui J, Matsushima T, Obaishi H, Miyazaki K, Nakamura K, et al. Lenvatinib, an angiogenesis inhibitor targeting VEGFR/FGFR, shows broad antitumor activity in human tumor xenograft models associated with microvessel density and pericyte coverage. Vasc Cell. 2014;6:18.</w:t>
            </w:r>
          </w:p>
        </w:tc>
        <w:tc>
          <w:tcPr>
            <w:tcW w:w="1440" w:type="dxa"/>
          </w:tcPr>
          <w:p ns2:paraId="2C6B0C69" ns2:textId="77777777" w:rsidR="005B70C9" w:rsidRDefault="005B70C9" w:rsidP="00DC422F">
            <w:pPr>
              <w:spacing w:before="120" w:after="120"/>
            </w:pPr>
            <w:r>
              <w:t>[04XQ0S]</w:t>
            </w:r>
          </w:p>
        </w:tc>
      </w:tr>
      <w:tr w:rsidR="005B70C9" ns2:paraId="5D19009E" ns2:textId="77777777" w:rsidTr="00DC422F">
        <w:tc>
          <w:tcPr>
            <w:tcW w:w="2340" w:type="dxa"/>
          </w:tcPr>
          <w:p ns2:paraId="0F309B7F" ns2:textId="77777777" w:rsidR="005B70C9" w:rsidRDefault="005B70C9" w:rsidP="00DC422F">
            <w:pPr>
              <w:spacing w:before="120" w:after="120"/>
            </w:pPr>
            <w:r>
              <w:t>[Zhang, X., et al 2004]</w:t>
            </w:r>
          </w:p>
        </w:tc>
        <w:tc>
          <w:tcPr>
            <w:tcW w:w="5220" w:type="dxa"/>
          </w:tcPr>
          <w:p ns2:paraId="56CA1A0C" ns2:textId="77777777" w:rsidR="005B70C9" w:rsidRDefault="005B70C9" w:rsidP="00DC422F">
            <w:pPr>
              <w:spacing w:before="120" w:after="120"/>
            </w:pPr>
            <w:r>
              <w:t>Zhang X, Schwartz J-CD, Guo X, Bhatia S, Cao E, Chen L, et al. Structural and functional analysis of the costimulatory receptor programmed death-1. Immunity 2004;20:337-47.</w:t>
            </w:r>
          </w:p>
        </w:tc>
        <w:tc>
          <w:tcPr>
            <w:tcW w:w="1440" w:type="dxa"/>
          </w:tcPr>
          <w:p ns2:paraId="22562011" ns2:textId="77777777" w:rsidR="005B70C9" w:rsidRDefault="005B70C9" w:rsidP="00DC422F">
            <w:pPr>
              <w:spacing w:before="120" w:after="120"/>
            </w:pPr>
            <w:r>
              <w:t>[00VMQJ]</w:t>
            </w:r>
          </w:p>
        </w:tc>
      </w:tr>
    </w:tbl>
    <w:p ns2:paraId="6EAAD8E9" ns2:textId="3E0448C3" w:rsidR="007C7A98" w:rsidRPr="007C7A98" w:rsidRDefault="007C7A98" w:rsidP="00DC422F">
      <w:ins w:id="17242" w:author="GoldenCorpusHarness" w:date="2026-03-28T21:57:49Z">
        <w:r>
          <w:t>This refers to situations where the medicinal product is intentionally and inappropriately used not in accordance with the terms of the product information.</w:t>
        </w:r>
      </w:ins>
    </w:p>
    <w:sectPr w:rsidR="007C7A98" w:rsidRPr="007C7A98" w:rsidSect="001177E8">
      <w:headerReference w:type="default" ns3:id="rId41"/>
      <w:footerReference w:type="default" ns3:id="rId4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405C" w14:textId="77777777" w:rsidR="00255BE0" w:rsidRDefault="00255BE0">
      <w:pPr>
        <w:pStyle w:val="Paragraph0"/>
      </w:pPr>
      <w:r>
        <w:separator/>
      </w:r>
    </w:p>
    <w:p w14:paraId="1686D8A0" w14:textId="77777777" w:rsidR="00255BE0" w:rsidRDefault="00255BE0">
      <w:pPr>
        <w:pStyle w:val="Paragraph0"/>
      </w:pPr>
    </w:p>
  </w:endnote>
  <w:endnote w:type="continuationSeparator" w:id="0">
    <w:p w14:paraId="4E73B701" w14:textId="77777777" w:rsidR="00255BE0" w:rsidRDefault="00255BE0">
      <w:pPr>
        <w:pStyle w:val="Paragraph0"/>
      </w:pPr>
      <w:r>
        <w:continuationSeparator/>
      </w:r>
    </w:p>
    <w:p w14:paraId="4840871E" w14:textId="77777777" w:rsidR="00255BE0" w:rsidRDefault="00255BE0">
      <w:pPr>
        <w:pStyle w:val="Paragraph0"/>
      </w:pPr>
    </w:p>
  </w:endnote>
  <w:endnote w:type="continuationNotice" w:id="1">
    <w:p w14:paraId="18F27152" w14:textId="77777777" w:rsidR="00255BE0" w:rsidRDefault="00255BE0">
      <w:pPr>
        <w:pStyle w:val="Paragraph0"/>
      </w:pPr>
    </w:p>
    <w:p w14:paraId="27F213DB" w14:textId="77777777" w:rsidR="00255BE0" w:rsidRDefault="00255BE0">
      <w:pPr>
        <w:pStyle w:val="Paragraph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auto"/>
    <w:notTrueType/>
    <w:pitch w:val="default"/>
    <w:sig w:usb0="00000001" w:usb1="08070000" w:usb2="00000010" w:usb3="00000000" w:csb0="0002000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p14">
  <w:p ns2:paraId="4ACC6401" ns2:textId="77777777" w:rsidR="004173BC" w:rsidRDefault="004173BC">
    <w:pPr>
      <w:pStyle w:val="Footer"/>
    </w:pP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1BE2B8BA" ns2:textId="77777777" w:rsidTr="00A14BEC">
      <w:trPr>
        <w:trHeight w:val="180"/>
      </w:trPr>
      <w:tc>
        <w:tcPr>
          <w:tcW w:w="3286" w:type="pct"/>
        </w:tcPr>
        <w:p ns2:paraId="097D2DAB" ns2:textId="7B7F84F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224DC09B" ns2:textId="7DEE9731" w:rsidR="003439FE" w:rsidRPr="00607DAD" w:rsidRDefault="004173BC" w:rsidP="000F1CC9">
          <w:pPr>
            <w:pStyle w:val="Header"/>
            <w:spacing w:before="120"/>
            <w:jc w:val="right"/>
            <w:rPr>
              <w:szCs w:val="16"/>
            </w:rPr>
          </w:pPr>
          <w:r>
            <w:rPr>
              <w:noProof/>
              <w:szCs w:val="16"/>
            </w:rPr>
            <w:t>0</w:t>
          </w:r>
          <w:r>
            <w:rPr>
              <w:noProof/>
              <w:szCs w:val="16"/>
            </w:rPr>
            <w:t>5</w:t>
          </w:r>
          <w:r>
            <w:rPr>
              <w:noProof/>
              <w:szCs w:val="16"/>
            </w:rPr>
            <w:t>-Jul-2022</w:t>
          </w:r>
        </w:p>
      </w:tc>
    </w:tr>
    <w:tr w:rsidR="003439FE" w:rsidRPr="000F38C8" ns2:paraId="0F3BC8BB" ns2:textId="77777777" w:rsidTr="00A14BEC">
      <w:trPr>
        <w:trHeight w:val="252"/>
      </w:trPr>
      <w:tc>
        <w:tcPr>
          <w:tcW w:w="5000" w:type="pct"/>
          <w:gridSpan w:val="2"/>
        </w:tcPr>
        <w:p ns2:paraId="63D576CF"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03906622" ns4:editId="55AAE2AB">
                <ns3:extent cx="810895" cy="328930"/>
                <ns3:effectExtent l="0" t="0" r="8255" b="0"/>
                <ns3:docPr id="2" name="Picture 2"/>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0C95B814" ns2:textId="64EA3EEE" w:rsidR="003439FE" w:rsidRPr="005B5B6A" w:rsidRDefault="003439FE" w:rsidP="000F1CC9">
    <w:pPr>
      <w:pStyle w:val="Footer"/>
      <w:tabs>
        <w:tab w:val="left" w:pos="3540"/>
      </w:tabs>
      <w:spacing w:before="0"/>
      <w:rPr>
        <w:rStyle w:val="PageNumber"/>
        <w:rFonts w:cs="Cordia New"/>
        <w:sz w:val="2"/>
        <w:szCs w:val="2"/>
      </w:rPr>
    </w:pP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p14">
  <w:p ns2:paraId="081A3AE8" ns2:textId="77777777" w:rsidR="004173BC" w:rsidRDefault="004173BC">
    <w:pPr>
      <w:pStyle w:val="Footer"/>
    </w:pPr>
  </w:p>
</w:ftr>
</file>

<file path=word/footer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3439FE" w:rsidRPr="00607DAD" ns2:paraId="7BC27123" ns2:textId="77777777" w:rsidTr="00A14BEC">
      <w:trPr>
        <w:trHeight w:val="180"/>
      </w:trPr>
      <w:tc>
        <w:tcPr>
          <w:tcW w:w="2333" w:type="pct"/>
        </w:tcPr>
        <w:p ns2:paraId="187F89B4" ns2:textId="38C40114"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6FD28EF0" ns2:textId="230EE9C5" w:rsidR="003439FE" w:rsidRPr="00607DAD" w:rsidRDefault="004173BC" w:rsidP="000F1CC9">
          <w:pPr>
            <w:pStyle w:val="Header"/>
            <w:spacing w:before="120"/>
            <w:jc w:val="right"/>
            <w:rPr>
              <w:szCs w:val="16"/>
            </w:rPr>
          </w:pPr>
          <w:r>
            <w:rPr>
              <w:noProof/>
              <w:szCs w:val="16"/>
            </w:rPr>
            <w:t>05-Jul-2022</w:t>
          </w:r>
        </w:p>
      </w:tc>
    </w:tr>
    <w:tr w:rsidR="003439FE" w:rsidRPr="000F38C8" ns2:paraId="2FE8336D" ns2:textId="77777777" w:rsidTr="00A14BEC">
      <w:trPr>
        <w:trHeight w:val="252"/>
      </w:trPr>
      <w:tc>
        <w:tcPr>
          <w:tcW w:w="5000" w:type="pct"/>
          <w:gridSpan w:val="2"/>
        </w:tcPr>
        <w:p ns2:paraId="6D7B57E7" ns2:textId="071763F3" w:rsidR="003439FE" w:rsidRPr="000F38C8" w:rsidRDefault="003439FE" w:rsidP="000F1CC9">
          <w:pPr>
            <w:pStyle w:val="Header"/>
            <w:tabs>
              <w:tab w:val="center" w:pos="6534"/>
              <w:tab w:val="left" w:pos="8352"/>
            </w:tabs>
            <w:spacing w:before="0"/>
            <w:jc w:val="center"/>
            <w:rPr>
              <w:color w:val="000000"/>
              <w:szCs w:val="16"/>
            </w:rPr>
          </w:pPr>
          <w:r>
            <w:rPr>
              <w:noProof/>
              <w:color w:val="000000"/>
              <w:szCs w:val="16"/>
            </w:rPr>
            <w:drawing>
              <ns3:inline distT="0" distB="0" distL="0" distR="0" ns4:anchorId="6191B964" ns4:editId="2E822BD6">
                <ns3:extent cx="810895" cy="328930"/>
                <ns3:effectExtent l="0" t="0" r="8255" b="0"/>
                <ns3:docPr id="6" name="Picture 6"/>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7A09B5D6" ns2:textId="77777777" w:rsidR="003439FE" w:rsidRPr="005B5B6A" w:rsidRDefault="003439FE" w:rsidP="000F1CC9">
    <w:pPr>
      <w:pStyle w:val="Footer"/>
      <w:tabs>
        <w:tab w:val="left" w:pos="3540"/>
      </w:tabs>
      <w:spacing w:before="0"/>
      <w:rPr>
        <w:rStyle w:val="PageNumber"/>
        <w:rFonts w:cs="Cordia New"/>
        <w:sz w:val="2"/>
        <w:szCs w:val="2"/>
      </w:rPr>
    </w:pPr>
  </w:p>
</w:ftr>
</file>

<file path=word/footer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00" w:type="pct"/>
      <w:tblLook w:val="04A0" w:firstRow="1" w:lastRow="0" w:firstColumn="1" w:lastColumn="0" w:noHBand="0" w:noVBand="1"/>
    </w:tblPr>
    <w:tblGrid>
      <w:gridCol w:w="5969"/>
      <w:gridCol w:w="3031"/>
    </w:tblGrid>
    <w:tr w:rsidR="003439FE" w:rsidRPr="00607DAD" ns2:paraId="54774D1D" ns2:textId="77777777" w:rsidTr="00B8017D">
      <w:trPr>
        <w:trHeight w:val="180"/>
      </w:trPr>
      <w:tc>
        <w:tcPr>
          <w:tcW w:w="3316" w:type="pct"/>
        </w:tcPr>
        <w:p ns2:paraId="44016841" ns2:textId="5081A2A6"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684" w:type="pct"/>
        </w:tcPr>
        <w:p ns2:paraId="05096513" ns2:textId="39DFC8A7" w:rsidR="003439FE" w:rsidRPr="00607DAD" w:rsidRDefault="004173BC" w:rsidP="000F1CC9">
          <w:pPr>
            <w:pStyle w:val="Header"/>
            <w:spacing w:before="120"/>
            <w:jc w:val="right"/>
            <w:rPr>
              <w:szCs w:val="16"/>
            </w:rPr>
          </w:pPr>
          <w:r>
            <w:rPr>
              <w:noProof/>
              <w:szCs w:val="16"/>
            </w:rPr>
            <w:t>05-Jul-2022</w:t>
          </w:r>
        </w:p>
      </w:tc>
    </w:tr>
  </w:tbl>
  <w:p ns2:paraId="7C020126" ns2:textId="67057AD4" w:rsidR="003439FE" w:rsidRPr="005B5B6A" w:rsidRDefault="003439FE" w:rsidP="000F1CC9">
    <w:pPr>
      <w:pStyle w:val="Footer"/>
      <w:tabs>
        <w:tab w:val="left" w:pos="3540"/>
      </w:tabs>
      <w:spacing w:before="0"/>
      <w:jc w:val="center"/>
      <w:rPr>
        <w:rStyle w:val="PageNumber"/>
        <w:rFonts w:cs="Cordia New"/>
        <w:sz w:val="2"/>
        <w:szCs w:val="2"/>
      </w:rPr>
    </w:pPr>
    <w:r>
      <w:rPr>
        <w:noProof/>
        <w:color w:val="000000"/>
        <w:szCs w:val="16"/>
      </w:rPr>
      <w:drawing>
        <ns3:inline distT="0" distB="0" distL="0" distR="0" ns4:anchorId="58461678" ns4:editId="13D8D250">
          <ns3:extent cx="810895" cy="328930"/>
          <ns3:effectExtent l="0" t="0" r="8255" b="0"/>
          <ns3:docPr id="7" name="Picture 7"/>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ftr>
</file>

<file path=word/footer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B8017D" w:rsidRPr="00607DAD" ns2:paraId="317D4492" ns2:textId="77777777" w:rsidTr="00E9602B">
      <w:trPr>
        <w:trHeight w:val="180"/>
      </w:trPr>
      <w:tc>
        <w:tcPr>
          <w:tcW w:w="2333" w:type="pct"/>
        </w:tcPr>
        <w:p ns2:paraId="07FFC792" ns2:textId="75AF83C9"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7A97ED73" ns2:textId="442A553B" w:rsidR="00B8017D" w:rsidRPr="00607DAD" w:rsidRDefault="004173BC" w:rsidP="00B8017D">
          <w:pPr>
            <w:pStyle w:val="Header"/>
            <w:spacing w:before="120"/>
            <w:jc w:val="right"/>
            <w:rPr>
              <w:szCs w:val="16"/>
            </w:rPr>
          </w:pPr>
          <w:r>
            <w:rPr>
              <w:noProof/>
              <w:szCs w:val="16"/>
            </w:rPr>
            <w:t>05-Jul-2022</w:t>
          </w:r>
        </w:p>
      </w:tc>
    </w:tr>
    <w:tr w:rsidR="00B8017D" w:rsidRPr="000F38C8" ns2:paraId="3101FEE5" ns2:textId="77777777" w:rsidTr="00E9602B">
      <w:trPr>
        <w:trHeight w:val="252"/>
      </w:trPr>
      <w:tc>
        <w:tcPr>
          <w:tcW w:w="5000" w:type="pct"/>
          <w:gridSpan w:val="2"/>
        </w:tcPr>
        <w:p ns2:paraId="2DBC6F2E" ns2: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ns3:inline distT="0" distB="0" distL="0" distR="0" ns4:anchorId="349C6019" ns4:editId="6E1F6ECE">
                <ns3:extent cx="810895" cy="328930"/>
                <ns3:effectExtent l="0" t="0" r="8255" b="0"/>
                <ns3:docPr id="11" name="Picture 1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6A71540F" ns2:textId="77777777" w:rsidR="003439FE" w:rsidRPr="00B8017D" w:rsidRDefault="003439FE" w:rsidP="00B8017D">
    <w:pPr>
      <w:pStyle w:val="Footer"/>
      <w:spacing w:before="0"/>
      <w:rPr>
        <w:sz w:val="2"/>
        <w:szCs w:val="2"/>
      </w:rPr>
    </w:pPr>
  </w:p>
</w:ftr>
</file>

<file path=word/footer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71E84FE6" ns2:textId="77777777" w:rsidTr="00A14BEC">
      <w:trPr>
        <w:trHeight w:val="180"/>
      </w:trPr>
      <w:tc>
        <w:tcPr>
          <w:tcW w:w="3286" w:type="pct"/>
        </w:tcPr>
        <w:p ns2:paraId="2C56F73A" ns2:textId="1FBEBE2A"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1F57446A" ns2:textId="35E57BA9" w:rsidR="003439FE" w:rsidRPr="00607DAD" w:rsidRDefault="004173BC" w:rsidP="000F1CC9">
          <w:pPr>
            <w:pStyle w:val="Header"/>
            <w:spacing w:before="120"/>
            <w:jc w:val="right"/>
            <w:rPr>
              <w:szCs w:val="16"/>
            </w:rPr>
          </w:pPr>
          <w:r>
            <w:rPr>
              <w:noProof/>
              <w:szCs w:val="16"/>
            </w:rPr>
            <w:t>05-Jul-2022</w:t>
          </w:r>
        </w:p>
      </w:tc>
    </w:tr>
    <w:tr w:rsidR="003439FE" w:rsidRPr="000F38C8" ns2:paraId="6A945D2B" ns2:textId="77777777" w:rsidTr="00A14BEC">
      <w:trPr>
        <w:trHeight w:val="252"/>
      </w:trPr>
      <w:tc>
        <w:tcPr>
          <w:tcW w:w="5000" w:type="pct"/>
          <w:gridSpan w:val="2"/>
        </w:tcPr>
        <w:p ns2:paraId="784E3000"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58C72D7C" ns4:editId="6C28D958">
                <ns3:extent cx="810895" cy="328930"/>
                <ns3:effectExtent l="0" t="0" r="8255" b="0"/>
                <ns3:docPr id="8" name="Picture 8"/>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5282346C" ns2:textId="649B87EC" w:rsidR="003439FE" w:rsidRPr="00FD0428" w:rsidRDefault="003439FE" w:rsidP="000F1CC9">
    <w:pPr>
      <w:pStyle w:val="Footer"/>
      <w:tabs>
        <w:tab w:val="right" w:pos="6408"/>
      </w:tabs>
      <w:spacing w:before="0"/>
      <w:jc w:val="center"/>
      <w:rPr>
        <w:color w:val="000000"/>
        <w:sz w:val="2"/>
        <w:szCs w:val="2"/>
      </w:rPr>
    </w:pPr>
  </w:p>
</w:ftr>
</file>

<file path=word/footer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4931" w:type="pct"/>
      <w:tblLook w:val="04A0" w:firstRow="1" w:lastRow="0" w:firstColumn="1" w:lastColumn="0" w:noHBand="0" w:noVBand="1"/>
    </w:tblPr>
    <w:tblGrid>
      <w:gridCol w:w="5964"/>
      <w:gridCol w:w="6817"/>
    </w:tblGrid>
    <w:tr w:rsidR="00B8017D" w:rsidRPr="00607DAD" ns2:paraId="270A24F1" ns2:textId="77777777" w:rsidTr="00E9602B">
      <w:trPr>
        <w:trHeight w:val="180"/>
      </w:trPr>
      <w:tc>
        <w:tcPr>
          <w:tcW w:w="2333" w:type="pct"/>
        </w:tcPr>
        <w:p ns2:paraId="7393C16E" ns2:textId="7AB4E973" w:rsidR="00B8017D" w:rsidRPr="00607DAD" w:rsidRDefault="004173BC" w:rsidP="00B8017D">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2667" w:type="pct"/>
        </w:tcPr>
        <w:p ns2:paraId="06708E27" ns2:textId="5BBEE904" w:rsidR="00B8017D" w:rsidRPr="00607DAD" w:rsidRDefault="004173BC" w:rsidP="00B8017D">
          <w:pPr>
            <w:pStyle w:val="Header"/>
            <w:spacing w:before="120"/>
            <w:jc w:val="right"/>
            <w:rPr>
              <w:szCs w:val="16"/>
            </w:rPr>
          </w:pPr>
          <w:r>
            <w:rPr>
              <w:noProof/>
              <w:szCs w:val="16"/>
            </w:rPr>
            <w:t>05-Jul-2022</w:t>
          </w:r>
        </w:p>
      </w:tc>
    </w:tr>
    <w:tr w:rsidR="00B8017D" w:rsidRPr="000F38C8" ns2:paraId="3ED4FB9D" ns2:textId="77777777" w:rsidTr="00E9602B">
      <w:trPr>
        <w:trHeight w:val="252"/>
      </w:trPr>
      <w:tc>
        <w:tcPr>
          <w:tcW w:w="5000" w:type="pct"/>
          <w:gridSpan w:val="2"/>
        </w:tcPr>
        <w:p ns2:paraId="4B3802EC" ns2:textId="77777777" w:rsidR="00B8017D" w:rsidRPr="000F38C8" w:rsidRDefault="00B8017D" w:rsidP="00B8017D">
          <w:pPr>
            <w:pStyle w:val="Header"/>
            <w:tabs>
              <w:tab w:val="center" w:pos="6534"/>
              <w:tab w:val="left" w:pos="8352"/>
            </w:tabs>
            <w:spacing w:before="0"/>
            <w:jc w:val="center"/>
            <w:rPr>
              <w:color w:val="000000"/>
              <w:szCs w:val="16"/>
            </w:rPr>
          </w:pPr>
          <w:r>
            <w:rPr>
              <w:noProof/>
              <w:color w:val="000000"/>
              <w:szCs w:val="16"/>
            </w:rPr>
            <w:drawing>
              <ns3:inline distT="0" distB="0" distL="0" distR="0" ns4:anchorId="0BC594BF" ns4:editId="35E82DA4">
                <ns3:extent cx="810895" cy="328930"/>
                <ns3:effectExtent l="0" t="0" r="8255" b="0"/>
                <ns3:docPr id="12" name="Picture 12"/>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34FCF8D9" ns2:textId="77777777" w:rsidR="003439FE" w:rsidRPr="00B8017D" w:rsidRDefault="003439FE" w:rsidP="00B8017D">
    <w:pPr>
      <w:pStyle w:val="Footer"/>
      <w:spacing w:before="0"/>
      <w:rPr>
        <w:sz w:val="2"/>
        <w:szCs w:val="2"/>
      </w:rPr>
    </w:pPr>
  </w:p>
</w:ftr>
</file>

<file path=word/footer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607DAD" ns2:paraId="41C4D0F8" ns2:textId="77777777" w:rsidTr="00A14BEC">
      <w:trPr>
        <w:trHeight w:val="180"/>
      </w:trPr>
      <w:tc>
        <w:tcPr>
          <w:tcW w:w="3286" w:type="pct"/>
        </w:tcPr>
        <w:p ns2:paraId="108D1827" ns2:textId="37FC6E7B"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0FE43B54" ns2:textId="3A0C742F" w:rsidR="003439FE" w:rsidRPr="00607DAD" w:rsidRDefault="004173BC" w:rsidP="000F1CC9">
          <w:pPr>
            <w:pStyle w:val="Header"/>
            <w:spacing w:before="120"/>
            <w:jc w:val="right"/>
            <w:rPr>
              <w:szCs w:val="16"/>
            </w:rPr>
          </w:pPr>
          <w:r>
            <w:rPr>
              <w:noProof/>
              <w:szCs w:val="16"/>
            </w:rPr>
            <w:t>05-Jul-2022</w:t>
          </w:r>
        </w:p>
      </w:tc>
    </w:tr>
    <w:tr w:rsidR="003439FE" w:rsidRPr="000F38C8" ns2:paraId="0963AF52" ns2:textId="77777777" w:rsidTr="00A14BEC">
      <w:trPr>
        <w:trHeight w:val="252"/>
      </w:trPr>
      <w:tc>
        <w:tcPr>
          <w:tcW w:w="5000" w:type="pct"/>
          <w:gridSpan w:val="2"/>
        </w:tcPr>
        <w:p ns2:paraId="36919090"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302ABE25" ns4:editId="72CD6236">
                <ns3:extent cx="810895" cy="328930"/>
                <ns3:effectExtent l="0" t="0" r="8255" b="0"/>
                <ns3:docPr id="9" name="Picture 9"/>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50498972" ns2:textId="77777777" w:rsidR="003439FE" w:rsidRPr="00FD0428" w:rsidRDefault="003439FE" w:rsidP="000F1CC9">
    <w:pPr>
      <w:pStyle w:val="Footer"/>
      <w:tabs>
        <w:tab w:val="right" w:pos="6408"/>
      </w:tabs>
      <w:spacing w:before="0"/>
      <w:jc w:val="center"/>
      <w:rPr>
        <w:color w:val="000000"/>
        <w:sz w:val="2"/>
        <w:szCs w:val="2"/>
      </w:rPr>
    </w:pPr>
  </w:p>
</w:ftr>
</file>

<file path=word/footer1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8587"/>
      <w:gridCol w:w="4479"/>
    </w:tblGrid>
    <w:tr w:rsidR="003439FE" w:rsidRPr="00607DAD" ns2:paraId="2728F001" ns2:textId="77777777" w:rsidTr="00A14BEC">
      <w:trPr>
        <w:trHeight w:val="180"/>
      </w:trPr>
      <w:tc>
        <w:tcPr>
          <w:tcW w:w="3286" w:type="pct"/>
        </w:tcPr>
        <w:p ns2:paraId="60F5203B" ns2:textId="5C6FE5DD" w:rsidR="003439FE" w:rsidRPr="00607DAD" w:rsidRDefault="004173BC" w:rsidP="000F1CC9">
          <w:pPr>
            <w:pStyle w:val="Header"/>
            <w:spacing w:before="120"/>
            <w:rPr>
              <w:szCs w:val="16"/>
            </w:rPr>
          </w:pPr>
          <w:r w:rsidRPr="005B70C9">
            <w:rPr>
              <w:szCs w:val="16"/>
            </w:rPr>
            <w:t xml:space="preserve">MK-7902-010-04 </w:t>
          </w:r>
          <w:r>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36E26AD3" ns2:textId="6B04A514" w:rsidR="003439FE" w:rsidRPr="00607DAD" w:rsidRDefault="004173BC" w:rsidP="000F1CC9">
          <w:pPr>
            <w:pStyle w:val="Header"/>
            <w:spacing w:before="120"/>
            <w:jc w:val="right"/>
            <w:rPr>
              <w:szCs w:val="16"/>
            </w:rPr>
          </w:pPr>
          <w:r>
            <w:rPr>
              <w:noProof/>
              <w:szCs w:val="16"/>
            </w:rPr>
            <w:t>05-Jul-2022</w:t>
          </w:r>
        </w:p>
      </w:tc>
    </w:tr>
    <w:tr w:rsidR="003439FE" w:rsidRPr="000F38C8" ns2:paraId="6170571C" ns2:textId="77777777" w:rsidTr="00A14BEC">
      <w:trPr>
        <w:trHeight w:val="252"/>
      </w:trPr>
      <w:tc>
        <w:tcPr>
          <w:tcW w:w="5000" w:type="pct"/>
          <w:gridSpan w:val="2"/>
        </w:tcPr>
        <w:p ns2:paraId="688C178C" ns2:textId="77777777" w:rsidR="003439FE" w:rsidRPr="000F38C8" w:rsidRDefault="003439FE" w:rsidP="000F1CC9">
          <w:pPr>
            <w:pStyle w:val="Header"/>
            <w:spacing w:before="0"/>
            <w:jc w:val="center"/>
            <w:rPr>
              <w:color w:val="000000"/>
              <w:szCs w:val="16"/>
            </w:rPr>
          </w:pPr>
          <w:r>
            <w:rPr>
              <w:noProof/>
              <w:color w:val="000000"/>
              <w:szCs w:val="16"/>
            </w:rPr>
            <w:drawing>
              <ns3:inline distT="0" distB="0" distL="0" distR="0" ns4:anchorId="545BB9E8" ns4:editId="5DF7CCC0">
                <ns3:extent cx="810895" cy="328930"/>
                <ns3:effectExtent l="0" t="0" r="8255" b="0"/>
                <ns3:docPr id="10" name="Picture 10"/>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2DCAB3AD" ns2:textId="77777777" w:rsidR="003439FE" w:rsidRPr="00FD0428" w:rsidRDefault="003439FE" w:rsidP="000F1CC9">
    <w:pPr>
      <w:pStyle w:val="Footer"/>
      <w:tabs>
        <w:tab w:val="right" w:pos="6408"/>
      </w:tabs>
      <w:spacing w:before="0"/>
      <w:jc w:val="center"/>
      <w:rPr>
        <w:color w:val="000000"/>
        <w:sz w:val="2"/>
        <w:szCs w:val="2"/>
      </w:rPr>
    </w:pPr>
  </w:p>
</w:ftr>
</file>

<file path=word/footer1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tbl>
    <w:tblPr>
      <w:tblW w:w="5041" w:type="pct"/>
      <w:tblLook w:val="04A0" w:firstRow="1" w:lastRow="0" w:firstColumn="1" w:lastColumn="0" w:noHBand="0" w:noVBand="1"/>
    </w:tblPr>
    <w:tblGrid>
      <w:gridCol w:w="5963"/>
      <w:gridCol w:w="3111"/>
    </w:tblGrid>
    <w:tr w:rsidR="003439FE" w:rsidRPr="005B70C9" ns2:paraId="255875FE" ns2:textId="77777777" w:rsidTr="00A14BEC">
      <w:trPr>
        <w:trHeight w:val="180"/>
      </w:trPr>
      <w:tc>
        <w:tcPr>
          <w:tcW w:w="3286" w:type="pct"/>
        </w:tcPr>
        <w:p ns2:paraId="70BF37E1" ns2:textId="2200D234" w:rsidR="003439FE" w:rsidRPr="005B70C9" w:rsidRDefault="003439FE" w:rsidP="000F1CC9">
          <w:pPr>
            <w:pStyle w:val="Header"/>
            <w:spacing w:before="120"/>
            <w:rPr>
              <w:szCs w:val="16"/>
            </w:rPr>
          </w:pPr>
          <w:r w:rsidRPr="005B70C9">
            <w:rPr>
              <w:szCs w:val="16"/>
            </w:rPr>
            <w:t>MK-7902-</w:t>
          </w:r>
          <w:r w:rsidR="00BF6E06" w:rsidRPr="005B70C9">
            <w:rPr>
              <w:szCs w:val="16"/>
            </w:rPr>
            <w:t>010-04</w:t>
          </w:r>
          <w:r w:rsidRPr="005B70C9">
            <w:rPr>
              <w:szCs w:val="16"/>
            </w:rPr>
            <w:t xml:space="preserve"> </w:t>
          </w:r>
          <w:r w:rsidR="004173BC">
            <w:rPr>
              <w:szCs w:val="16"/>
            </w:rPr>
            <w:t>FINAL</w:t>
          </w:r>
          <w:r w:rsidRPr="005B70C9">
            <w:rPr>
              <w:szCs w:val="16"/>
            </w:rPr>
            <w:t xml:space="preserve"> </w:t>
          </w:r>
          <w:r w:rsidRPr="005B70C9">
            <w:rPr>
              <w:szCs w:val="16"/>
            </w:rPr>
            <w:fldChar w:fldCharType="begin"/>
          </w:r>
          <w:r w:rsidRPr="005B70C9">
            <w:rPr>
              <w:szCs w:val="16"/>
            </w:rPr>
            <w:instrText xml:space="preserve"> SUBJECT  \* CHARFORMAT </w:instrText>
          </w:r>
          <w:r w:rsidRPr="005B70C9">
            <w:rPr>
              <w:szCs w:val="16"/>
            </w:rPr>
            <w:fldChar w:fldCharType="end"/>
          </w:r>
          <w:r w:rsidRPr="005B70C9">
            <w:rPr>
              <w:szCs w:val="16"/>
            </w:rPr>
            <w:t>Protocol</w:t>
          </w:r>
        </w:p>
      </w:tc>
      <w:tc>
        <w:tcPr>
          <w:tcW w:w="1714" w:type="pct"/>
        </w:tcPr>
        <w:p ns2:paraId="72CFB4D0" ns2:textId="6DD5BA83" w:rsidR="003439FE" w:rsidRPr="005B70C9" w:rsidRDefault="004173BC" w:rsidP="000F1CC9">
          <w:pPr>
            <w:pStyle w:val="Header"/>
            <w:spacing w:before="120"/>
            <w:jc w:val="right"/>
            <w:rPr>
              <w:szCs w:val="16"/>
            </w:rPr>
          </w:pPr>
          <w:r>
            <w:rPr>
              <w:noProof/>
              <w:szCs w:val="16"/>
            </w:rPr>
            <w:t>05-Jul-2022</w:t>
          </w:r>
        </w:p>
      </w:tc>
    </w:tr>
    <w:tr w:rsidR="003439FE" w:rsidRPr="005B70C9" ns2:paraId="7321B73F" ns2:textId="77777777" w:rsidTr="00A14BEC">
      <w:trPr>
        <w:trHeight w:val="252"/>
      </w:trPr>
      <w:tc>
        <w:tcPr>
          <w:tcW w:w="5000" w:type="pct"/>
          <w:gridSpan w:val="2"/>
        </w:tcPr>
        <w:p ns2:paraId="4DB35070" ns2:textId="77777777" w:rsidR="003439FE" w:rsidRPr="005B70C9" w:rsidRDefault="003439FE" w:rsidP="000F1CC9">
          <w:pPr>
            <w:pStyle w:val="Header"/>
            <w:spacing w:before="0"/>
            <w:jc w:val="center"/>
            <w:rPr>
              <w:color w:val="000000"/>
              <w:szCs w:val="16"/>
            </w:rPr>
          </w:pPr>
          <w:r w:rsidRPr="005B70C9">
            <w:rPr>
              <w:noProof/>
              <w:color w:val="000000"/>
              <w:szCs w:val="16"/>
            </w:rPr>
            <w:drawing>
              <ns3:inline distT="0" distB="0" distL="0" distR="0" ns4:anchorId="1524730F" ns4:editId="325ECCF5">
                <ns3:extent cx="810895" cy="328930"/>
                <ns3:effectExtent l="0" t="0" r="8255" b="0"/>
                <ns3:docPr id="5" name="Picture 5"/>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810895" cy="328930"/>
                        </ns5:xfrm>
                        <ns5:prstGeom prst="rect">
                          <ns5:avLst/>
                        </ns5:prstGeom>
                        <ns5:noFill/>
                      </ns6:spPr>
                    </ns6:pic>
                  </ns5:graphicData>
                </ns5:graphic>
              </ns3:inline>
            </w:drawing>
          </w:r>
        </w:p>
      </w:tc>
    </w:tr>
  </w:tbl>
  <w:p ns2:paraId="6F7FCE91" ns2:textId="77777777" w:rsidR="003439FE" w:rsidRPr="005B70C9" w:rsidRDefault="003439FE" w:rsidP="000F1CC9">
    <w:pPr>
      <w:pStyle w:val="Footer"/>
      <w:tabs>
        <w:tab w:val="right" w:pos="6408"/>
      </w:tabs>
      <w:spacing w:before="0"/>
      <w:jc w:val="center"/>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8505" w14:textId="77777777" w:rsidR="00255BE0" w:rsidRDefault="00255BE0">
      <w:pPr>
        <w:pStyle w:val="Paragraph0"/>
      </w:pPr>
      <w:r>
        <w:separator/>
      </w:r>
    </w:p>
    <w:p w14:paraId="160905DB" w14:textId="77777777" w:rsidR="00255BE0" w:rsidRDefault="00255BE0">
      <w:pPr>
        <w:pStyle w:val="Paragraph0"/>
      </w:pPr>
    </w:p>
  </w:footnote>
  <w:footnote w:type="continuationSeparator" w:id="0">
    <w:p w14:paraId="7142F917" w14:textId="77777777" w:rsidR="00255BE0" w:rsidRDefault="00255BE0">
      <w:pPr>
        <w:pStyle w:val="Paragraph0"/>
      </w:pPr>
      <w:r>
        <w:continuationSeparator/>
      </w:r>
    </w:p>
    <w:p w14:paraId="315ACA7D" w14:textId="77777777" w:rsidR="00255BE0" w:rsidRDefault="00255BE0">
      <w:pPr>
        <w:pStyle w:val="Paragraph0"/>
      </w:pPr>
    </w:p>
  </w:footnote>
  <w:footnote w:type="continuationNotice" w:id="1">
    <w:p w14:paraId="1F245172" w14:textId="77777777" w:rsidR="00255BE0" w:rsidRDefault="00255BE0">
      <w:pPr>
        <w:pStyle w:val="Paragraph0"/>
      </w:pPr>
    </w:p>
    <w:p w14:paraId="4F55549D" w14:textId="77777777" w:rsidR="00255BE0" w:rsidRDefault="00255BE0">
      <w:pPr>
        <w:pStyle w:val="Paragraph0"/>
      </w:pP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p14">
  <w:p ns2:paraId="4FC2F947" ns2:textId="77777777" w:rsidR="004173BC" w:rsidRDefault="004173BC">
    <w:pPr>
      <w:pStyle w:val="Header"/>
    </w:pPr>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1CDFAD9A" ns2:textId="77777777" w:rsidTr="00A14BEC">
      <w:trPr>
        <w:trHeight w:val="180"/>
      </w:trPr>
      <w:tc>
        <w:tcPr>
          <w:tcW w:w="3624" w:type="pct"/>
        </w:tcPr>
        <w:p ns2:paraId="77282809" ns2:textId="095885B1"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5A94E345"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ns2:paraId="6098928A" ns2:textId="77777777" w:rsidTr="00A14BEC">
      <w:trPr>
        <w:trHeight w:val="252"/>
      </w:trPr>
      <w:tc>
        <w:tcPr>
          <w:tcW w:w="3624" w:type="pct"/>
        </w:tcPr>
        <w:p ns2:paraId="4C13B720" ns2:textId="3A6AD56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2B6519B9" ns2:textId="77777777" w:rsidR="003439FE" w:rsidRPr="000F38C8" w:rsidRDefault="003439FE" w:rsidP="00B27D84">
          <w:pPr>
            <w:pStyle w:val="Header"/>
            <w:rPr>
              <w:szCs w:val="16"/>
            </w:rPr>
          </w:pPr>
        </w:p>
      </w:tc>
    </w:tr>
  </w:tbl>
  <w:p ns2:paraId="583AAB26" ns2:textId="77777777" w:rsidR="003439FE" w:rsidRPr="005B5B6A" w:rsidRDefault="003439FE" w:rsidP="00B27D84">
    <w:pPr>
      <w:pStyle w:val="Header"/>
      <w:rPr>
        <w:sz w:val="2"/>
        <w:szCs w:val="2"/>
      </w:rPr>
    </w:pPr>
    <w:ins w:id="17243" w:author="GoldenCorpusHarness" w:date="2026-03-28T21:57:49Z">
      <w:r>
        <w:t>Protocol/Amendment No.: 010-05</w:t>
      </w:r>
    </w:ins>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p14">
  <w:p ns2:paraId="1705789F" ns2:textId="77777777" w:rsidR="004173BC" w:rsidRDefault="004173BC">
    <w:pPr>
      <w:pStyle w:val="Header"/>
    </w:pPr>
  </w:p>
</w:hdr>
</file>

<file path=word/header4.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197C55" w:rsidRPr="000F38C8" ns2:paraId="0AF60B0A" ns2:textId="77777777" w:rsidTr="00A14BEC">
      <w:trPr>
        <w:trHeight w:val="180"/>
      </w:trPr>
      <w:tc>
        <w:tcPr>
          <w:tcW w:w="3624" w:type="pct"/>
        </w:tcPr>
        <w:p ns2:paraId="35D95AC0" ns2: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6E7B4AEB" ns2: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197C55" w:rsidRPr="000F38C8" ns2:paraId="37913607" ns2:textId="77777777" w:rsidTr="00A14BEC">
      <w:trPr>
        <w:trHeight w:val="252"/>
      </w:trPr>
      <w:tc>
        <w:tcPr>
          <w:tcW w:w="3624" w:type="pct"/>
        </w:tcPr>
        <w:p ns2:paraId="1C12473E" ns2: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0443C961" ns2:textId="77777777" w:rsidR="00197C55" w:rsidRPr="000F38C8" w:rsidRDefault="00197C55" w:rsidP="00B27D84">
          <w:pPr>
            <w:pStyle w:val="Header"/>
            <w:rPr>
              <w:szCs w:val="16"/>
            </w:rPr>
          </w:pPr>
        </w:p>
      </w:tc>
    </w:tr>
  </w:tbl>
  <w:p ns2:paraId="58D26F53" ns2:textId="77777777" w:rsidR="00197C55" w:rsidRPr="005B5B6A" w:rsidRDefault="00197C55" w:rsidP="00B27D84">
    <w:pPr>
      <w:pStyle w:val="Header"/>
      <w:rPr>
        <w:sz w:val="2"/>
        <w:szCs w:val="2"/>
      </w:rPr>
    </w:pPr>
  </w:p>
</w:hdr>
</file>

<file path=word/header5.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329C3E4B" ns2:textId="77777777" w:rsidTr="00A14BEC">
      <w:trPr>
        <w:trHeight w:val="180"/>
      </w:trPr>
      <w:tc>
        <w:tcPr>
          <w:tcW w:w="3624" w:type="pct"/>
        </w:tcPr>
        <w:p ns2:paraId="61B2B412" ns2:textId="776AA6E2"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1FB30A3B"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12</w:t>
          </w:r>
          <w:r w:rsidRPr="000F38C8">
            <w:rPr>
              <w:szCs w:val="16"/>
            </w:rPr>
            <w:fldChar w:fldCharType="end"/>
          </w:r>
        </w:p>
      </w:tc>
    </w:tr>
    <w:tr w:rsidR="003439FE" w:rsidRPr="000F38C8" ns2:paraId="4383D331" ns2:textId="77777777" w:rsidTr="00A14BEC">
      <w:trPr>
        <w:trHeight w:val="252"/>
      </w:trPr>
      <w:tc>
        <w:tcPr>
          <w:tcW w:w="3624" w:type="pct"/>
        </w:tcPr>
        <w:p ns2:paraId="2F0E9A50" ns2:textId="3D2484AB"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5E42CB73" ns2:textId="77777777" w:rsidR="003439FE" w:rsidRPr="000F38C8" w:rsidRDefault="003439FE" w:rsidP="00B27D84">
          <w:pPr>
            <w:pStyle w:val="Header"/>
            <w:rPr>
              <w:szCs w:val="16"/>
            </w:rPr>
          </w:pPr>
        </w:p>
      </w:tc>
    </w:tr>
  </w:tbl>
  <w:p ns2:paraId="3349E587" ns2:textId="77777777" w:rsidR="003439FE" w:rsidRPr="005B5B6A" w:rsidRDefault="003439FE" w:rsidP="00B27D84">
    <w:pPr>
      <w:pStyle w:val="Header"/>
      <w:rPr>
        <w:sz w:val="2"/>
        <w:szCs w:val="2"/>
      </w:rPr>
    </w:pPr>
  </w:p>
</w:hdr>
</file>

<file path=word/header6.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B8017D" w:rsidRPr="000F38C8" ns2:paraId="20E09843" ns2:textId="77777777" w:rsidTr="00FF219A">
      <w:trPr>
        <w:trHeight w:val="180"/>
      </w:trPr>
      <w:tc>
        <w:tcPr>
          <w:tcW w:w="3624" w:type="pct"/>
        </w:tcPr>
        <w:p ns2:paraId="6DCF2587" ns2: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3EDF8AE7" ns2: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ns2:paraId="039F8856" ns2:textId="77777777" w:rsidTr="00FF219A">
      <w:trPr>
        <w:trHeight w:val="252"/>
      </w:trPr>
      <w:tc>
        <w:tcPr>
          <w:tcW w:w="3624" w:type="pct"/>
        </w:tcPr>
        <w:p ns2:paraId="633DFBBC" ns2: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5BEF3A61" ns2:textId="77777777" w:rsidR="00B8017D" w:rsidRPr="000F38C8" w:rsidRDefault="00B8017D" w:rsidP="00B8017D">
          <w:pPr>
            <w:pStyle w:val="Header"/>
            <w:rPr>
              <w:szCs w:val="16"/>
            </w:rPr>
          </w:pPr>
        </w:p>
      </w:tc>
    </w:tr>
  </w:tbl>
  <w:p ns2:paraId="1A3E10B4" ns2:textId="77777777" w:rsidR="00B8017D" w:rsidRPr="005B5B6A" w:rsidRDefault="00B8017D" w:rsidP="00B8017D">
    <w:pPr>
      <w:pStyle w:val="Header"/>
      <w:rPr>
        <w:sz w:val="2"/>
        <w:szCs w:val="2"/>
      </w:rPr>
    </w:pPr>
  </w:p>
  <w:p ns2:paraId="3F1A2B82" ns2:textId="67E3771E" w:rsidR="00197C55" w:rsidRPr="005B5B6A" w:rsidRDefault="00197C55" w:rsidP="00B27D84">
    <w:pPr>
      <w:pStyle w:val="Header"/>
      <w:rPr>
        <w:sz w:val="2"/>
        <w:szCs w:val="2"/>
      </w:rPr>
    </w:pPr>
  </w:p>
</w:hdr>
</file>

<file path=word/header7.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6F21E63A" ns2:textId="77777777" w:rsidTr="00A14BEC">
      <w:trPr>
        <w:trHeight w:val="180"/>
      </w:trPr>
      <w:tc>
        <w:tcPr>
          <w:tcW w:w="3624" w:type="pct"/>
        </w:tcPr>
        <w:p ns2:paraId="1B46AA1F" ns2:textId="5D559F09"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00F91832"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22</w:t>
          </w:r>
          <w:r w:rsidRPr="000F38C8">
            <w:rPr>
              <w:szCs w:val="16"/>
            </w:rPr>
            <w:fldChar w:fldCharType="end"/>
          </w:r>
        </w:p>
      </w:tc>
    </w:tr>
    <w:tr w:rsidR="003439FE" w:rsidRPr="000F38C8" ns2:paraId="6E33E6BA" ns2:textId="77777777" w:rsidTr="00A14BEC">
      <w:trPr>
        <w:trHeight w:val="252"/>
      </w:trPr>
      <w:tc>
        <w:tcPr>
          <w:tcW w:w="3624" w:type="pct"/>
        </w:tcPr>
        <w:p ns2:paraId="028A4024" ns2:textId="11C63FE4"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0CCB4C1F" ns2:textId="77777777" w:rsidR="003439FE" w:rsidRPr="000F38C8" w:rsidRDefault="003439FE" w:rsidP="00B27D84">
          <w:pPr>
            <w:pStyle w:val="Header"/>
            <w:rPr>
              <w:szCs w:val="16"/>
            </w:rPr>
          </w:pPr>
        </w:p>
      </w:tc>
    </w:tr>
  </w:tbl>
  <w:p ns2:paraId="58275782" ns2:textId="77777777" w:rsidR="003439FE" w:rsidRPr="005B5B6A" w:rsidRDefault="003439FE" w:rsidP="00B27D84">
    <w:pPr>
      <w:pStyle w:val="Header"/>
      <w:rPr>
        <w:sz w:val="2"/>
        <w:szCs w:val="2"/>
      </w:rPr>
    </w:pPr>
  </w:p>
</w:hdr>
</file>

<file path=word/header8.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B8017D" w:rsidRPr="000F38C8" ns2:paraId="5403436E" ns2:textId="77777777" w:rsidTr="00FF219A">
      <w:trPr>
        <w:trHeight w:val="180"/>
      </w:trPr>
      <w:tc>
        <w:tcPr>
          <w:tcW w:w="3624" w:type="pct"/>
        </w:tcPr>
        <w:p ns2:paraId="4310E159" ns2:textId="77777777" w:rsidR="00B8017D" w:rsidRPr="000F38C8" w:rsidRDefault="00B8017D" w:rsidP="00B8017D">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79A1ECB8" ns2:textId="77777777" w:rsidR="00B8017D" w:rsidRPr="000F38C8" w:rsidRDefault="00B8017D" w:rsidP="00B8017D">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szCs w:val="16"/>
            </w:rPr>
            <w:t>89</w:t>
          </w:r>
          <w:r w:rsidRPr="000F38C8">
            <w:rPr>
              <w:szCs w:val="16"/>
            </w:rPr>
            <w:fldChar w:fldCharType="end"/>
          </w:r>
        </w:p>
      </w:tc>
    </w:tr>
    <w:tr w:rsidR="00B8017D" w:rsidRPr="000F38C8" ns2:paraId="47AE9768" ns2:textId="77777777" w:rsidTr="00FF219A">
      <w:trPr>
        <w:trHeight w:val="252"/>
      </w:trPr>
      <w:tc>
        <w:tcPr>
          <w:tcW w:w="3624" w:type="pct"/>
        </w:tcPr>
        <w:p ns2:paraId="1C3EC514" ns2:textId="77777777" w:rsidR="00B8017D" w:rsidRPr="000F38C8" w:rsidRDefault="00B8017D" w:rsidP="00B8017D">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2F1B5C3F" ns2:textId="77777777" w:rsidR="00B8017D" w:rsidRPr="000F38C8" w:rsidRDefault="00B8017D" w:rsidP="00B8017D">
          <w:pPr>
            <w:pStyle w:val="Header"/>
            <w:rPr>
              <w:szCs w:val="16"/>
            </w:rPr>
          </w:pPr>
        </w:p>
      </w:tc>
    </w:tr>
  </w:tbl>
  <w:p ns2:paraId="0FF3454E" ns2:textId="77777777" w:rsidR="00B8017D" w:rsidRPr="005B5B6A" w:rsidRDefault="00B8017D" w:rsidP="00B8017D">
    <w:pPr>
      <w:pStyle w:val="Header"/>
      <w:rPr>
        <w:sz w:val="2"/>
        <w:szCs w:val="2"/>
      </w:rPr>
    </w:pPr>
  </w:p>
  <w:p ns2:paraId="06081B3A" ns2:textId="1C5DB562" w:rsidR="00197C55" w:rsidRPr="005B5B6A" w:rsidRDefault="00197C55" w:rsidP="00B27D84">
    <w:pPr>
      <w:pStyle w:val="Header"/>
      <w:rPr>
        <w:sz w:val="2"/>
        <w:szCs w:val="2"/>
      </w:rPr>
    </w:pPr>
  </w:p>
</w:hdr>
</file>

<file path=word/header9.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0F38C8" ns2:paraId="7BF92AF1" ns2:textId="77777777" w:rsidTr="00A14BEC">
      <w:trPr>
        <w:trHeight w:val="180"/>
      </w:trPr>
      <w:tc>
        <w:tcPr>
          <w:tcW w:w="3624" w:type="pct"/>
        </w:tcPr>
        <w:p ns2:paraId="7C0640D9" ns2:textId="3366F85A" w:rsidR="003439FE" w:rsidRPr="000F38C8" w:rsidRDefault="003439FE"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16F2CEED" ns2:textId="77777777" w:rsidR="003439FE" w:rsidRPr="000F38C8" w:rsidRDefault="003439FE"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3439FE" w:rsidRPr="000F38C8" ns2:paraId="75AEE6B2" ns2:textId="77777777" w:rsidTr="00A14BEC">
      <w:trPr>
        <w:trHeight w:val="252"/>
      </w:trPr>
      <w:tc>
        <w:tcPr>
          <w:tcW w:w="3624" w:type="pct"/>
        </w:tcPr>
        <w:p ns2:paraId="20F15F61" ns2:textId="3BCE43A3" w:rsidR="003439FE" w:rsidRPr="000F38C8" w:rsidRDefault="003439FE" w:rsidP="008603E6">
          <w:pPr>
            <w:pStyle w:val="Header"/>
            <w:rPr>
              <w:szCs w:val="16"/>
            </w:rPr>
          </w:pPr>
          <w:r w:rsidRPr="000F38C8">
            <w:rPr>
              <w:b/>
              <w:szCs w:val="16"/>
            </w:rPr>
            <w:t>Protocol/Amendment No.:</w:t>
          </w:r>
          <w:r w:rsidRPr="000F38C8">
            <w:rPr>
              <w:szCs w:val="16"/>
            </w:rPr>
            <w:t xml:space="preserve"> </w:t>
          </w:r>
          <w:r>
            <w:rPr>
              <w:szCs w:val="16"/>
            </w:rPr>
            <w:t xml:space="preserve"> </w:t>
          </w:r>
          <w:r w:rsidR="00BF6E06">
            <w:rPr>
              <w:szCs w:val="16"/>
            </w:rPr>
            <w:t>010-04</w:t>
          </w:r>
          <w:r>
            <w:rPr>
              <w:szCs w:val="16"/>
            </w:rPr>
            <w:t xml:space="preserve"> </w:t>
          </w:r>
          <w:r w:rsidRPr="000F38C8">
            <w:rPr>
              <w:b/>
              <w:szCs w:val="16"/>
            </w:rPr>
            <w:t xml:space="preserve"> </w:t>
          </w:r>
        </w:p>
      </w:tc>
      <w:tc>
        <w:tcPr>
          <w:tcW w:w="1376" w:type="pct"/>
        </w:tcPr>
        <w:p ns2:paraId="66E4E194" ns2:textId="77777777" w:rsidR="003439FE" w:rsidRPr="000F38C8" w:rsidRDefault="003439FE" w:rsidP="00B27D84">
          <w:pPr>
            <w:pStyle w:val="Header"/>
            <w:rPr>
              <w:szCs w:val="16"/>
            </w:rPr>
          </w:pPr>
        </w:p>
      </w:tc>
    </w:tr>
  </w:tbl>
  <w:p ns2:paraId="51D52523" ns2:textId="77777777" w:rsidR="003439FE" w:rsidRPr="005B5B6A" w:rsidRDefault="003439FE" w:rsidP="00B27D84">
    <w:pPr>
      <w:pStyle w:val="Header"/>
      <w:rPr>
        <w:sz w:val="2"/>
        <w:szCs w:val="2"/>
      </w:rPr>
    </w:pPr>
  </w:p>
</w:hdr>
</file>

<file path=word/header10.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00" w:type="pct"/>
      <w:tblLook w:val="04A0" w:firstRow="1" w:lastRow="0" w:firstColumn="1" w:lastColumn="0" w:noHBand="0" w:noVBand="1"/>
    </w:tblPr>
    <w:tblGrid>
      <w:gridCol w:w="6523"/>
      <w:gridCol w:w="2477"/>
    </w:tblGrid>
    <w:tr w:rsidR="00197C55" w:rsidRPr="000F38C8" ns2:paraId="101E9D31" ns2:textId="77777777" w:rsidTr="00FF219A">
      <w:trPr>
        <w:trHeight w:val="180"/>
      </w:trPr>
      <w:tc>
        <w:tcPr>
          <w:tcW w:w="3624" w:type="pct"/>
        </w:tcPr>
        <w:p ns2:paraId="2E7FEB9A" ns2:textId="77777777" w:rsidR="00197C55" w:rsidRPr="000F38C8" w:rsidRDefault="00197C55" w:rsidP="008603E6">
          <w:pPr>
            <w:pStyle w:val="Header"/>
            <w:rPr>
              <w:szCs w:val="16"/>
            </w:rPr>
          </w:pPr>
          <w:r w:rsidRPr="000F38C8">
            <w:rPr>
              <w:b/>
              <w:szCs w:val="16"/>
            </w:rPr>
            <w:t>Product:</w:t>
          </w:r>
          <w:r w:rsidRPr="000F38C8">
            <w:rPr>
              <w:szCs w:val="16"/>
            </w:rPr>
            <w:t xml:space="preserve"> </w:t>
          </w:r>
          <w:r>
            <w:rPr>
              <w:szCs w:val="16"/>
            </w:rPr>
            <w:t xml:space="preserve"> MK-7902  </w:t>
          </w:r>
        </w:p>
      </w:tc>
      <w:tc>
        <w:tcPr>
          <w:tcW w:w="1376" w:type="pct"/>
        </w:tcPr>
        <w:p ns2:paraId="7C7E30AF" ns2:textId="77777777" w:rsidR="00197C55" w:rsidRPr="000F38C8" w:rsidRDefault="00197C55" w:rsidP="009945FA">
          <w:pPr>
            <w:pStyle w:val="Header"/>
            <w:jc w:val="right"/>
            <w:rPr>
              <w:szCs w:val="16"/>
            </w:rPr>
          </w:pPr>
          <w:r w:rsidRPr="000F38C8">
            <w:rPr>
              <w:szCs w:val="16"/>
            </w:rPr>
            <w:fldChar w:fldCharType="begin"/>
          </w:r>
          <w:r w:rsidRPr="000F38C8">
            <w:rPr>
              <w:szCs w:val="16"/>
            </w:rPr>
            <w:instrText>PAGE</w:instrText>
          </w:r>
          <w:r w:rsidRPr="000F38C8">
            <w:rPr>
              <w:szCs w:val="16"/>
            </w:rPr>
            <w:fldChar w:fldCharType="separate"/>
          </w:r>
          <w:r>
            <w:rPr>
              <w:noProof/>
              <w:szCs w:val="16"/>
            </w:rPr>
            <w:t>65</w:t>
          </w:r>
          <w:r w:rsidRPr="000F38C8">
            <w:rPr>
              <w:szCs w:val="16"/>
            </w:rPr>
            <w:fldChar w:fldCharType="end"/>
          </w:r>
        </w:p>
      </w:tc>
    </w:tr>
    <w:tr w:rsidR="00197C55" w:rsidRPr="000F38C8" ns2:paraId="22A0CC51" ns2:textId="77777777" w:rsidTr="00FF219A">
      <w:trPr>
        <w:trHeight w:val="252"/>
      </w:trPr>
      <w:tc>
        <w:tcPr>
          <w:tcW w:w="3624" w:type="pct"/>
        </w:tcPr>
        <w:p ns2:paraId="01811EC5" ns2:textId="77777777" w:rsidR="00197C55" w:rsidRPr="000F38C8" w:rsidRDefault="00197C55" w:rsidP="008603E6">
          <w:pPr>
            <w:pStyle w:val="Header"/>
            <w:rPr>
              <w:szCs w:val="16"/>
            </w:rPr>
          </w:pPr>
          <w:r w:rsidRPr="000F38C8">
            <w:rPr>
              <w:b/>
              <w:szCs w:val="16"/>
            </w:rPr>
            <w:t>Protocol/Amendment No.:</w:t>
          </w:r>
          <w:r w:rsidRPr="000F38C8">
            <w:rPr>
              <w:szCs w:val="16"/>
            </w:rPr>
            <w:t xml:space="preserve"> </w:t>
          </w:r>
          <w:r>
            <w:rPr>
              <w:szCs w:val="16"/>
            </w:rPr>
            <w:t xml:space="preserve"> 010-04 </w:t>
          </w:r>
          <w:r w:rsidRPr="000F38C8">
            <w:rPr>
              <w:b/>
              <w:szCs w:val="16"/>
            </w:rPr>
            <w:t xml:space="preserve"> </w:t>
          </w:r>
        </w:p>
      </w:tc>
      <w:tc>
        <w:tcPr>
          <w:tcW w:w="1376" w:type="pct"/>
        </w:tcPr>
        <w:p ns2:paraId="5186275C" ns2:textId="77777777" w:rsidR="00197C55" w:rsidRPr="000F38C8" w:rsidRDefault="00197C55" w:rsidP="00B27D84">
          <w:pPr>
            <w:pStyle w:val="Header"/>
            <w:rPr>
              <w:szCs w:val="16"/>
            </w:rPr>
          </w:pPr>
        </w:p>
      </w:tc>
    </w:tr>
  </w:tbl>
  <w:p ns2:paraId="0DCB00D7" ns2:textId="77777777" w:rsidR="00197C55" w:rsidRPr="005B5B6A" w:rsidRDefault="00197C55" w:rsidP="00B27D84">
    <w:pPr>
      <w:pStyle w:val="Header"/>
      <w:rPr>
        <w:sz w:val="2"/>
        <w:szCs w:val="2"/>
      </w:rPr>
    </w:pPr>
  </w:p>
</w:hdr>
</file>

<file path=word/header11.xml><?xml version="1.0" encoding="utf-8"?>
<w:hdr xmlns:ns1="http://schemas.openxmlformats.org/markup-compatibility/2006" xmlns:ns2="http://schemas.microsoft.com/office/word/2010/wordml" xmlns:w="http://schemas.openxmlformats.org/wordprocessingml/2006/main" ns1:Ignorable="w14 w15 w16se w16cid w16 w16cex w16sdtdh wp14">
  <w:tbl>
    <w:tblPr>
      <w:tblW w:w="5041" w:type="pct"/>
      <w:tblLook w:val="04A0" w:firstRow="1" w:lastRow="0" w:firstColumn="1" w:lastColumn="0" w:noHBand="0" w:noVBand="1"/>
    </w:tblPr>
    <w:tblGrid>
      <w:gridCol w:w="6577"/>
      <w:gridCol w:w="2497"/>
    </w:tblGrid>
    <w:tr w:rsidR="003439FE" w:rsidRPr="005B70C9" ns2:paraId="266BB08B" ns2:textId="77777777" w:rsidTr="00A14BEC">
      <w:trPr>
        <w:trHeight w:val="180"/>
      </w:trPr>
      <w:tc>
        <w:tcPr>
          <w:tcW w:w="3624" w:type="pct"/>
        </w:tcPr>
        <w:p ns2:paraId="35E84987" ns2:textId="77777777" w:rsidR="003439FE" w:rsidRPr="005B70C9" w:rsidRDefault="003439FE" w:rsidP="008603E6">
          <w:pPr>
            <w:pStyle w:val="Header"/>
            <w:rPr>
              <w:szCs w:val="16"/>
            </w:rPr>
          </w:pPr>
          <w:r w:rsidRPr="005B70C9">
            <w:rPr>
              <w:b/>
              <w:bCs/>
              <w:szCs w:val="16"/>
            </w:rPr>
            <w:t>Product:</w:t>
          </w:r>
          <w:r w:rsidRPr="005B70C9">
            <w:rPr>
              <w:szCs w:val="16"/>
            </w:rPr>
            <w:t xml:space="preserve">  MK-7902  </w:t>
          </w:r>
        </w:p>
      </w:tc>
      <w:tc>
        <w:tcPr>
          <w:tcW w:w="1376" w:type="pct"/>
        </w:tcPr>
        <w:p ns2:paraId="2B599311" ns2:textId="77777777" w:rsidR="003439FE" w:rsidRPr="005B70C9" w:rsidRDefault="003439FE" w:rsidP="009945FA">
          <w:pPr>
            <w:pStyle w:val="Header"/>
            <w:jc w:val="right"/>
            <w:rPr>
              <w:szCs w:val="16"/>
            </w:rPr>
          </w:pPr>
          <w:r w:rsidRPr="005B70C9">
            <w:rPr>
              <w:szCs w:val="16"/>
            </w:rPr>
            <w:fldChar w:fldCharType="begin"/>
          </w:r>
          <w:r w:rsidRPr="005B70C9">
            <w:rPr>
              <w:szCs w:val="16"/>
            </w:rPr>
            <w:instrText>PAGE</w:instrText>
          </w:r>
          <w:r w:rsidRPr="005B70C9">
            <w:rPr>
              <w:szCs w:val="16"/>
            </w:rPr>
            <w:fldChar w:fldCharType="separate"/>
          </w:r>
          <w:r w:rsidRPr="005B70C9">
            <w:rPr>
              <w:noProof/>
              <w:szCs w:val="16"/>
            </w:rPr>
            <w:t>65</w:t>
          </w:r>
          <w:r w:rsidRPr="005B70C9">
            <w:rPr>
              <w:szCs w:val="16"/>
            </w:rPr>
            <w:fldChar w:fldCharType="end"/>
          </w:r>
        </w:p>
      </w:tc>
    </w:tr>
    <w:tr w:rsidR="003439FE" w:rsidRPr="005B70C9" ns2:paraId="13784FA1" ns2:textId="77777777" w:rsidTr="00A14BEC">
      <w:trPr>
        <w:trHeight w:val="252"/>
      </w:trPr>
      <w:tc>
        <w:tcPr>
          <w:tcW w:w="3624" w:type="pct"/>
        </w:tcPr>
        <w:p ns2:paraId="0C609546" ns2:textId="04FD02FA" w:rsidR="003439FE" w:rsidRPr="005B70C9" w:rsidRDefault="003439FE" w:rsidP="008603E6">
          <w:pPr>
            <w:pStyle w:val="Header"/>
            <w:rPr>
              <w:szCs w:val="16"/>
            </w:rPr>
          </w:pPr>
          <w:r w:rsidRPr="00FF219A">
            <w:rPr>
              <w:b/>
              <w:bCs/>
              <w:szCs w:val="16"/>
            </w:rPr>
            <w:t>Protocol/Amendment No.:</w:t>
          </w:r>
          <w:r w:rsidRPr="005B70C9">
            <w:rPr>
              <w:szCs w:val="16"/>
            </w:rPr>
            <w:t xml:space="preserve">  </w:t>
          </w:r>
          <w:r w:rsidR="00BF6E06" w:rsidRPr="005B70C9">
            <w:rPr>
              <w:szCs w:val="16"/>
            </w:rPr>
            <w:t>010-04</w:t>
          </w:r>
          <w:r w:rsidRPr="005B70C9">
            <w:rPr>
              <w:szCs w:val="16"/>
            </w:rPr>
            <w:t xml:space="preserve">  </w:t>
          </w:r>
        </w:p>
      </w:tc>
      <w:tc>
        <w:tcPr>
          <w:tcW w:w="1376" w:type="pct"/>
        </w:tcPr>
        <w:p ns2:paraId="704B4A8F" ns2:textId="77777777" w:rsidR="003439FE" w:rsidRPr="005B70C9" w:rsidRDefault="003439FE" w:rsidP="00B27D84">
          <w:pPr>
            <w:pStyle w:val="Header"/>
            <w:rPr>
              <w:szCs w:val="16"/>
            </w:rPr>
          </w:pPr>
        </w:p>
      </w:tc>
    </w:tr>
  </w:tbl>
  <w:p ns2:paraId="09939AC0" ns2:textId="77777777" w:rsidR="003439FE" w:rsidRPr="005B70C9" w:rsidRDefault="003439FE" w:rsidP="00B27D84">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517E47"/>
    <w:multiLevelType w:val="multilevel"/>
    <w:tmpl w:val="04090023"/>
    <w:styleLink w:val="ArticleSection"/>
    <w:lvl w:ilvl="0">
      <w:start w:val="1"/>
      <w:numFmt w:val="upperRoman"/>
      <w:lvlText w:val="Article %1."/>
      <w:lvlJc w:val="left"/>
      <w:pPr>
        <w:tabs>
          <w:tab w:val="num" w:pos="3060"/>
        </w:tabs>
        <w:ind w:left="1260" w:firstLine="0"/>
      </w:pPr>
      <w:rPr>
        <w:rFonts w:ascii="Times New Roman" w:hAnsi="Times New Roman"/>
        <w:sz w:val="24"/>
      </w:rPr>
    </w:lvl>
    <w:lvl w:ilvl="1">
      <w:start w:val="1"/>
      <w:numFmt w:val="decimalZero"/>
      <w:isLgl/>
      <w:lvlText w:val="Section %1.%2"/>
      <w:lvlJc w:val="left"/>
      <w:pPr>
        <w:tabs>
          <w:tab w:val="num" w:pos="3060"/>
        </w:tabs>
        <w:ind w:left="1260" w:firstLine="0"/>
      </w:pPr>
    </w:lvl>
    <w:lvl w:ilvl="2">
      <w:start w:val="1"/>
      <w:numFmt w:val="lowerLetter"/>
      <w:lvlText w:val="(%3)"/>
      <w:lvlJc w:val="left"/>
      <w:pPr>
        <w:tabs>
          <w:tab w:val="num" w:pos="1980"/>
        </w:tabs>
        <w:ind w:left="1980" w:hanging="432"/>
      </w:pPr>
    </w:lvl>
    <w:lvl w:ilvl="3">
      <w:start w:val="1"/>
      <w:numFmt w:val="lowerRoman"/>
      <w:lvlText w:val="%4."/>
      <w:lvlJc w:val="right"/>
      <w:pPr>
        <w:tabs>
          <w:tab w:val="num" w:pos="2124"/>
        </w:tabs>
        <w:ind w:left="2124" w:hanging="144"/>
      </w:pPr>
    </w:lvl>
    <w:lvl w:ilvl="4">
      <w:start w:val="1"/>
      <w:numFmt w:val="decimal"/>
      <w:lvlText w:val="%5)"/>
      <w:lvlJc w:val="left"/>
      <w:pPr>
        <w:tabs>
          <w:tab w:val="num" w:pos="2268"/>
        </w:tabs>
        <w:ind w:left="2268" w:hanging="432"/>
      </w:pPr>
    </w:lvl>
    <w:lvl w:ilvl="5">
      <w:start w:val="1"/>
      <w:numFmt w:val="lowerLetter"/>
      <w:lvlText w:val="%6)"/>
      <w:lvlJc w:val="left"/>
      <w:pPr>
        <w:tabs>
          <w:tab w:val="num" w:pos="2412"/>
        </w:tabs>
        <w:ind w:left="2412" w:hanging="432"/>
      </w:pPr>
    </w:lvl>
    <w:lvl w:ilvl="6">
      <w:start w:val="1"/>
      <w:numFmt w:val="lowerRoman"/>
      <w:lvlText w:val="%7)"/>
      <w:lvlJc w:val="right"/>
      <w:pPr>
        <w:tabs>
          <w:tab w:val="num" w:pos="2556"/>
        </w:tabs>
        <w:ind w:left="2556" w:hanging="288"/>
      </w:pPr>
    </w:lvl>
    <w:lvl w:ilvl="7">
      <w:start w:val="1"/>
      <w:numFmt w:val="lowerLetter"/>
      <w:lvlText w:val="%8."/>
      <w:lvlJc w:val="left"/>
      <w:pPr>
        <w:tabs>
          <w:tab w:val="num" w:pos="2700"/>
        </w:tabs>
        <w:ind w:left="2700" w:hanging="432"/>
      </w:pPr>
    </w:lvl>
    <w:lvl w:ilvl="8">
      <w:start w:val="1"/>
      <w:numFmt w:val="lowerRoman"/>
      <w:lvlText w:val="%9."/>
      <w:lvlJc w:val="right"/>
      <w:pPr>
        <w:tabs>
          <w:tab w:val="num" w:pos="2844"/>
        </w:tabs>
        <w:ind w:left="2844" w:hanging="144"/>
      </w:pPr>
    </w:lvl>
  </w:abstractNum>
  <w:abstractNum w:abstractNumId="1" w15:restartNumberingAfterBreak="0">
    <w:nsid w:val="FFFFFF88"/>
    <w:multiLevelType w:val="singleLevel"/>
    <w:tmpl w:val="830AAFC2"/>
    <w:lvl w:ilvl="0">
      <w:start w:val="1"/>
      <w:numFmt w:val="decimal"/>
      <w:lvlText w:val="%1."/>
      <w:lvlJc w:val="left"/>
      <w:pPr>
        <w:tabs>
          <w:tab w:val="num" w:pos="360"/>
        </w:tabs>
        <w:ind w:left="360" w:hanging="360"/>
      </w:pPr>
    </w:lvl>
  </w:abstractNum>
  <w:abstractNum w:abstractNumId="2" w15:restartNumberingAfterBreak="0">
    <w:nsid w:val="0280248B"/>
    <w:multiLevelType w:val="hybridMultilevel"/>
    <w:tmpl w:val="2BE0A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3083C"/>
    <w:multiLevelType w:val="singleLevel"/>
    <w:tmpl w:val="1026DDA8"/>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 w15:restartNumberingAfterBreak="0">
    <w:nsid w:val="05E55BC9"/>
    <w:multiLevelType w:val="hybridMultilevel"/>
    <w:tmpl w:val="131214C0"/>
    <w:lvl w:ilvl="0" w:tplc="34305C5E">
      <w:numFmt w:val="bullet"/>
      <w:lvlText w:val=""/>
      <w:lvlJc w:val="left"/>
      <w:pPr>
        <w:ind w:left="720" w:hanging="360"/>
      </w:pPr>
      <w:rPr>
        <w:rFonts w:ascii="Symbol" w:eastAsia="MS Gothic"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2012D"/>
    <w:multiLevelType w:val="hybridMultilevel"/>
    <w:tmpl w:val="7CC0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A6F31"/>
    <w:multiLevelType w:val="hybridMultilevel"/>
    <w:tmpl w:val="721E592C"/>
    <w:lvl w:ilvl="0" w:tplc="27401CC2">
      <w:start w:val="1"/>
      <w:numFmt w:val="decimal"/>
      <w:pStyle w:val="ListNumber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77135CE"/>
    <w:multiLevelType w:val="hybridMultilevel"/>
    <w:tmpl w:val="C5CA7844"/>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FC5F7C"/>
    <w:multiLevelType w:val="singleLevel"/>
    <w:tmpl w:val="0F5ED424"/>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B2B3329"/>
    <w:multiLevelType w:val="hybridMultilevel"/>
    <w:tmpl w:val="CC2C4066"/>
    <w:lvl w:ilvl="0" w:tplc="9FBC8DE0">
      <w:start w:val="1"/>
      <w:numFmt w:val="bullet"/>
      <w:lvlText w:val="-"/>
      <w:lvlJc w:val="left"/>
      <w:pPr>
        <w:ind w:left="720" w:hanging="360"/>
      </w:pPr>
      <w:rPr>
        <w:rFonts w:ascii="Times New Roman"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98633F"/>
    <w:multiLevelType w:val="hybridMultilevel"/>
    <w:tmpl w:val="46406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6D1814"/>
    <w:multiLevelType w:val="hybridMultilevel"/>
    <w:tmpl w:val="708C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E33ACE"/>
    <w:multiLevelType w:val="hybridMultilevel"/>
    <w:tmpl w:val="5F943392"/>
    <w:lvl w:ilvl="0" w:tplc="66568D98">
      <w:start w:val="1"/>
      <w:numFmt w:val="bullet"/>
      <w:lvlText w:val=""/>
      <w:lvlJc w:val="left"/>
      <w:pPr>
        <w:ind w:left="360" w:hanging="360"/>
      </w:pPr>
      <w:rPr>
        <w:rFonts w:ascii="Symbol" w:hAnsi="Symbol" w:hint="default"/>
        <w:color w:val="333333"/>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0EB3482"/>
    <w:multiLevelType w:val="hybridMultilevel"/>
    <w:tmpl w:val="1ADA902C"/>
    <w:lvl w:ilvl="0" w:tplc="70D060D4">
      <w:numFmt w:val="bullet"/>
      <w:lvlText w:val="•"/>
      <w:lvlJc w:val="left"/>
      <w:pPr>
        <w:ind w:left="720" w:hanging="360"/>
      </w:pPr>
      <w:rPr>
        <w:rFonts w:ascii="Times New Roman" w:eastAsia="MS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85BBE"/>
    <w:multiLevelType w:val="hybridMultilevel"/>
    <w:tmpl w:val="C4C2C5A8"/>
    <w:lvl w:ilvl="0" w:tplc="F444584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406B3B"/>
    <w:multiLevelType w:val="singleLevel"/>
    <w:tmpl w:val="5ABC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14856920"/>
    <w:multiLevelType w:val="hybridMultilevel"/>
    <w:tmpl w:val="759C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C27AF8"/>
    <w:multiLevelType w:val="hybridMultilevel"/>
    <w:tmpl w:val="C1A2E88C"/>
    <w:lvl w:ilvl="0" w:tplc="9E00E28C">
      <w:start w:val="1"/>
      <w:numFmt w:val="bullet"/>
      <w:lvlText w:val=""/>
      <w:lvlJc w:val="left"/>
      <w:pPr>
        <w:ind w:left="720" w:hanging="360"/>
      </w:pPr>
      <w:rPr>
        <w:rFonts w:ascii="Symbol" w:hAnsi="Symbol" w:hint="default"/>
      </w:rPr>
    </w:lvl>
    <w:lvl w:ilvl="1" w:tplc="A7FAABF8" w:tentative="1">
      <w:start w:val="1"/>
      <w:numFmt w:val="bullet"/>
      <w:lvlText w:val="o"/>
      <w:lvlJc w:val="left"/>
      <w:pPr>
        <w:ind w:left="1440" w:hanging="360"/>
      </w:pPr>
      <w:rPr>
        <w:rFonts w:ascii="Courier New" w:hAnsi="Courier New" w:cs="Courier New" w:hint="default"/>
      </w:rPr>
    </w:lvl>
    <w:lvl w:ilvl="2" w:tplc="CD9C637C" w:tentative="1">
      <w:start w:val="1"/>
      <w:numFmt w:val="bullet"/>
      <w:lvlText w:val=""/>
      <w:lvlJc w:val="left"/>
      <w:pPr>
        <w:ind w:left="2160" w:hanging="360"/>
      </w:pPr>
      <w:rPr>
        <w:rFonts w:ascii="Wingdings" w:hAnsi="Wingdings" w:hint="default"/>
      </w:rPr>
    </w:lvl>
    <w:lvl w:ilvl="3" w:tplc="11E8764E" w:tentative="1">
      <w:start w:val="1"/>
      <w:numFmt w:val="bullet"/>
      <w:lvlText w:val=""/>
      <w:lvlJc w:val="left"/>
      <w:pPr>
        <w:ind w:left="2880" w:hanging="360"/>
      </w:pPr>
      <w:rPr>
        <w:rFonts w:ascii="Symbol" w:hAnsi="Symbol" w:hint="default"/>
      </w:rPr>
    </w:lvl>
    <w:lvl w:ilvl="4" w:tplc="132AA894" w:tentative="1">
      <w:start w:val="1"/>
      <w:numFmt w:val="bullet"/>
      <w:lvlText w:val="o"/>
      <w:lvlJc w:val="left"/>
      <w:pPr>
        <w:ind w:left="3600" w:hanging="360"/>
      </w:pPr>
      <w:rPr>
        <w:rFonts w:ascii="Courier New" w:hAnsi="Courier New" w:cs="Courier New" w:hint="default"/>
      </w:rPr>
    </w:lvl>
    <w:lvl w:ilvl="5" w:tplc="B3DA39C4" w:tentative="1">
      <w:start w:val="1"/>
      <w:numFmt w:val="bullet"/>
      <w:lvlText w:val=""/>
      <w:lvlJc w:val="left"/>
      <w:pPr>
        <w:ind w:left="4320" w:hanging="360"/>
      </w:pPr>
      <w:rPr>
        <w:rFonts w:ascii="Wingdings" w:hAnsi="Wingdings" w:hint="default"/>
      </w:rPr>
    </w:lvl>
    <w:lvl w:ilvl="6" w:tplc="8A4E54B0" w:tentative="1">
      <w:start w:val="1"/>
      <w:numFmt w:val="bullet"/>
      <w:lvlText w:val=""/>
      <w:lvlJc w:val="left"/>
      <w:pPr>
        <w:ind w:left="5040" w:hanging="360"/>
      </w:pPr>
      <w:rPr>
        <w:rFonts w:ascii="Symbol" w:hAnsi="Symbol" w:hint="default"/>
      </w:rPr>
    </w:lvl>
    <w:lvl w:ilvl="7" w:tplc="4D5AF810" w:tentative="1">
      <w:start w:val="1"/>
      <w:numFmt w:val="bullet"/>
      <w:lvlText w:val="o"/>
      <w:lvlJc w:val="left"/>
      <w:pPr>
        <w:ind w:left="5760" w:hanging="360"/>
      </w:pPr>
      <w:rPr>
        <w:rFonts w:ascii="Courier New" w:hAnsi="Courier New" w:cs="Courier New" w:hint="default"/>
      </w:rPr>
    </w:lvl>
    <w:lvl w:ilvl="8" w:tplc="21FE8DCE" w:tentative="1">
      <w:start w:val="1"/>
      <w:numFmt w:val="bullet"/>
      <w:lvlText w:val=""/>
      <w:lvlJc w:val="left"/>
      <w:pPr>
        <w:ind w:left="6480" w:hanging="360"/>
      </w:pPr>
      <w:rPr>
        <w:rFonts w:ascii="Wingdings" w:hAnsi="Wingdings" w:hint="default"/>
      </w:rPr>
    </w:lvl>
  </w:abstractNum>
  <w:abstractNum w:abstractNumId="18" w15:restartNumberingAfterBreak="0">
    <w:nsid w:val="1646397D"/>
    <w:multiLevelType w:val="hybridMultilevel"/>
    <w:tmpl w:val="CE66C43A"/>
    <w:lvl w:ilvl="0" w:tplc="04090001">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 w15:restartNumberingAfterBreak="0">
    <w:nsid w:val="16626133"/>
    <w:multiLevelType w:val="hybridMultilevel"/>
    <w:tmpl w:val="5B7E5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6C83DDE"/>
    <w:multiLevelType w:val="singleLevel"/>
    <w:tmpl w:val="E2266324"/>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1" w15:restartNumberingAfterBreak="0">
    <w:nsid w:val="17A30F9B"/>
    <w:multiLevelType w:val="hybridMultilevel"/>
    <w:tmpl w:val="C166FBA6"/>
    <w:lvl w:ilvl="0" w:tplc="06F665AE">
      <w:start w:val="1"/>
      <w:numFmt w:val="bullet"/>
      <w:lvlText w:val=""/>
      <w:lvlJc w:val="left"/>
      <w:pPr>
        <w:ind w:left="720" w:hanging="360"/>
      </w:pPr>
      <w:rPr>
        <w:rFonts w:ascii="Symbol" w:hAnsi="Symbol" w:hint="default"/>
      </w:rPr>
    </w:lvl>
    <w:lvl w:ilvl="1" w:tplc="2BFCBF8C" w:tentative="1">
      <w:start w:val="1"/>
      <w:numFmt w:val="bullet"/>
      <w:lvlText w:val="o"/>
      <w:lvlJc w:val="left"/>
      <w:pPr>
        <w:ind w:left="1440" w:hanging="360"/>
      </w:pPr>
      <w:rPr>
        <w:rFonts w:ascii="Courier New" w:hAnsi="Courier New" w:cs="Courier New" w:hint="default"/>
      </w:rPr>
    </w:lvl>
    <w:lvl w:ilvl="2" w:tplc="05DAB7AC" w:tentative="1">
      <w:start w:val="1"/>
      <w:numFmt w:val="bullet"/>
      <w:lvlText w:val=""/>
      <w:lvlJc w:val="left"/>
      <w:pPr>
        <w:ind w:left="2160" w:hanging="360"/>
      </w:pPr>
      <w:rPr>
        <w:rFonts w:ascii="Wingdings" w:hAnsi="Wingdings" w:hint="default"/>
      </w:rPr>
    </w:lvl>
    <w:lvl w:ilvl="3" w:tplc="DBDC264E" w:tentative="1">
      <w:start w:val="1"/>
      <w:numFmt w:val="bullet"/>
      <w:lvlText w:val=""/>
      <w:lvlJc w:val="left"/>
      <w:pPr>
        <w:ind w:left="2880" w:hanging="360"/>
      </w:pPr>
      <w:rPr>
        <w:rFonts w:ascii="Symbol" w:hAnsi="Symbol" w:hint="default"/>
      </w:rPr>
    </w:lvl>
    <w:lvl w:ilvl="4" w:tplc="CC2C58A2" w:tentative="1">
      <w:start w:val="1"/>
      <w:numFmt w:val="bullet"/>
      <w:lvlText w:val="o"/>
      <w:lvlJc w:val="left"/>
      <w:pPr>
        <w:ind w:left="3600" w:hanging="360"/>
      </w:pPr>
      <w:rPr>
        <w:rFonts w:ascii="Courier New" w:hAnsi="Courier New" w:cs="Courier New" w:hint="default"/>
      </w:rPr>
    </w:lvl>
    <w:lvl w:ilvl="5" w:tplc="9F50657E" w:tentative="1">
      <w:start w:val="1"/>
      <w:numFmt w:val="bullet"/>
      <w:lvlText w:val=""/>
      <w:lvlJc w:val="left"/>
      <w:pPr>
        <w:ind w:left="4320" w:hanging="360"/>
      </w:pPr>
      <w:rPr>
        <w:rFonts w:ascii="Wingdings" w:hAnsi="Wingdings" w:hint="default"/>
      </w:rPr>
    </w:lvl>
    <w:lvl w:ilvl="6" w:tplc="F022FEAC" w:tentative="1">
      <w:start w:val="1"/>
      <w:numFmt w:val="bullet"/>
      <w:lvlText w:val=""/>
      <w:lvlJc w:val="left"/>
      <w:pPr>
        <w:ind w:left="5040" w:hanging="360"/>
      </w:pPr>
      <w:rPr>
        <w:rFonts w:ascii="Symbol" w:hAnsi="Symbol" w:hint="default"/>
      </w:rPr>
    </w:lvl>
    <w:lvl w:ilvl="7" w:tplc="97201A38" w:tentative="1">
      <w:start w:val="1"/>
      <w:numFmt w:val="bullet"/>
      <w:lvlText w:val="o"/>
      <w:lvlJc w:val="left"/>
      <w:pPr>
        <w:ind w:left="5760" w:hanging="360"/>
      </w:pPr>
      <w:rPr>
        <w:rFonts w:ascii="Courier New" w:hAnsi="Courier New" w:cs="Courier New" w:hint="default"/>
      </w:rPr>
    </w:lvl>
    <w:lvl w:ilvl="8" w:tplc="1E700366" w:tentative="1">
      <w:start w:val="1"/>
      <w:numFmt w:val="bullet"/>
      <w:lvlText w:val=""/>
      <w:lvlJc w:val="left"/>
      <w:pPr>
        <w:ind w:left="6480" w:hanging="360"/>
      </w:pPr>
      <w:rPr>
        <w:rFonts w:ascii="Wingdings" w:hAnsi="Wingdings" w:hint="default"/>
      </w:rPr>
    </w:lvl>
  </w:abstractNum>
  <w:abstractNum w:abstractNumId="22" w15:restartNumberingAfterBreak="0">
    <w:nsid w:val="1C9543B7"/>
    <w:multiLevelType w:val="singleLevel"/>
    <w:tmpl w:val="A58EA924"/>
    <w:name w:val="WWlb3"/>
    <w:lvl w:ilvl="0">
      <w:start w:val="1"/>
      <w:numFmt w:val="bullet"/>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3" w15:restartNumberingAfterBreak="0">
    <w:nsid w:val="1D5A3C1E"/>
    <w:multiLevelType w:val="singleLevel"/>
    <w:tmpl w:val="2FA4365E"/>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4" w15:restartNumberingAfterBreak="0">
    <w:nsid w:val="1FD037B2"/>
    <w:multiLevelType w:val="hybridMultilevel"/>
    <w:tmpl w:val="B1D0E50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20631E74"/>
    <w:multiLevelType w:val="multilevel"/>
    <w:tmpl w:val="C36A3DB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52E1617"/>
    <w:multiLevelType w:val="hybridMultilevel"/>
    <w:tmpl w:val="61FC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234382"/>
    <w:multiLevelType w:val="hybridMultilevel"/>
    <w:tmpl w:val="886C245C"/>
    <w:lvl w:ilvl="0" w:tplc="6B08997A">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15:restartNumberingAfterBreak="0">
    <w:nsid w:val="27366CD0"/>
    <w:multiLevelType w:val="hybridMultilevel"/>
    <w:tmpl w:val="68EEF9F6"/>
    <w:lvl w:ilvl="0" w:tplc="FFFFFFFF">
      <w:start w:val="1"/>
      <w:numFmt w:val="bullet"/>
      <w:lvlText w:val="-"/>
      <w:lvlJc w:val="left"/>
      <w:pPr>
        <w:ind w:left="720" w:hanging="360"/>
      </w:pPr>
      <w:rPr>
        <w:rFonts w:ascii="Times New Roman" w:eastAsia="Calibri" w:hAnsi="Times New Roman" w:cs="Times New Roman"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E63FB0"/>
    <w:multiLevelType w:val="hybridMultilevel"/>
    <w:tmpl w:val="9A46D54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0" w15:restartNumberingAfterBreak="0">
    <w:nsid w:val="2A0943BD"/>
    <w:multiLevelType w:val="hybridMultilevel"/>
    <w:tmpl w:val="7778C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B4B0E99"/>
    <w:multiLevelType w:val="hybridMultilevel"/>
    <w:tmpl w:val="04602196"/>
    <w:lvl w:ilvl="0" w:tplc="F62A39DC">
      <w:start w:val="1"/>
      <w:numFmt w:val="bullet"/>
      <w:pStyle w:val="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8D040C"/>
    <w:multiLevelType w:val="hybridMultilevel"/>
    <w:tmpl w:val="E50CBD1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67EC3DCA">
      <w:start w:val="1"/>
      <w:numFmt w:val="bullet"/>
      <w:lvlText w:val="-"/>
      <w:lvlJc w:val="left"/>
      <w:pPr>
        <w:ind w:left="1440" w:hanging="360"/>
      </w:pPr>
      <w:rPr>
        <w:rFonts w:ascii="Times New Roman" w:hAnsi="Times New Roman" w:cs="Times New Roman" w:hint="default"/>
        <w:b w:val="0"/>
        <w:i w:val="0"/>
        <w:caps w:val="0"/>
        <w:sz w:val="24"/>
        <w:u w:val="none"/>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35069C"/>
    <w:multiLevelType w:val="hybridMultilevel"/>
    <w:tmpl w:val="5A48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AB318D"/>
    <w:multiLevelType w:val="singleLevel"/>
    <w:tmpl w:val="1772D9EC"/>
    <w:lvl w:ilvl="0">
      <w:start w:val="1"/>
      <w:numFmt w:val="decimal"/>
      <w:pStyle w:val="ListNumber3"/>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35" w15:restartNumberingAfterBreak="0">
    <w:nsid w:val="31E67886"/>
    <w:multiLevelType w:val="hybridMultilevel"/>
    <w:tmpl w:val="29840078"/>
    <w:lvl w:ilvl="0" w:tplc="9D321A40">
      <w:start w:val="1"/>
      <w:numFmt w:val="bullet"/>
      <w:lvlText w:val=""/>
      <w:lvlJc w:val="left"/>
      <w:pPr>
        <w:ind w:left="720" w:hanging="360"/>
      </w:pPr>
      <w:rPr>
        <w:rFonts w:ascii="Symbol" w:hAnsi="Symbol" w:hint="default"/>
      </w:rPr>
    </w:lvl>
    <w:lvl w:ilvl="1" w:tplc="70D4CDE8" w:tentative="1">
      <w:start w:val="1"/>
      <w:numFmt w:val="bullet"/>
      <w:lvlText w:val="o"/>
      <w:lvlJc w:val="left"/>
      <w:pPr>
        <w:ind w:left="1440" w:hanging="360"/>
      </w:pPr>
      <w:rPr>
        <w:rFonts w:ascii="Courier New" w:hAnsi="Courier New" w:cs="Courier New" w:hint="default"/>
      </w:rPr>
    </w:lvl>
    <w:lvl w:ilvl="2" w:tplc="E4AC538C" w:tentative="1">
      <w:start w:val="1"/>
      <w:numFmt w:val="bullet"/>
      <w:lvlText w:val=""/>
      <w:lvlJc w:val="left"/>
      <w:pPr>
        <w:ind w:left="2160" w:hanging="360"/>
      </w:pPr>
      <w:rPr>
        <w:rFonts w:ascii="Wingdings" w:hAnsi="Wingdings" w:hint="default"/>
      </w:rPr>
    </w:lvl>
    <w:lvl w:ilvl="3" w:tplc="AEEE66E6" w:tentative="1">
      <w:start w:val="1"/>
      <w:numFmt w:val="bullet"/>
      <w:lvlText w:val=""/>
      <w:lvlJc w:val="left"/>
      <w:pPr>
        <w:ind w:left="2880" w:hanging="360"/>
      </w:pPr>
      <w:rPr>
        <w:rFonts w:ascii="Symbol" w:hAnsi="Symbol" w:hint="default"/>
      </w:rPr>
    </w:lvl>
    <w:lvl w:ilvl="4" w:tplc="F72A9B6E" w:tentative="1">
      <w:start w:val="1"/>
      <w:numFmt w:val="bullet"/>
      <w:lvlText w:val="o"/>
      <w:lvlJc w:val="left"/>
      <w:pPr>
        <w:ind w:left="3600" w:hanging="360"/>
      </w:pPr>
      <w:rPr>
        <w:rFonts w:ascii="Courier New" w:hAnsi="Courier New" w:cs="Courier New" w:hint="default"/>
      </w:rPr>
    </w:lvl>
    <w:lvl w:ilvl="5" w:tplc="52FAD77A" w:tentative="1">
      <w:start w:val="1"/>
      <w:numFmt w:val="bullet"/>
      <w:lvlText w:val=""/>
      <w:lvlJc w:val="left"/>
      <w:pPr>
        <w:ind w:left="4320" w:hanging="360"/>
      </w:pPr>
      <w:rPr>
        <w:rFonts w:ascii="Wingdings" w:hAnsi="Wingdings" w:hint="default"/>
      </w:rPr>
    </w:lvl>
    <w:lvl w:ilvl="6" w:tplc="03482CC4" w:tentative="1">
      <w:start w:val="1"/>
      <w:numFmt w:val="bullet"/>
      <w:lvlText w:val=""/>
      <w:lvlJc w:val="left"/>
      <w:pPr>
        <w:ind w:left="5040" w:hanging="360"/>
      </w:pPr>
      <w:rPr>
        <w:rFonts w:ascii="Symbol" w:hAnsi="Symbol" w:hint="default"/>
      </w:rPr>
    </w:lvl>
    <w:lvl w:ilvl="7" w:tplc="C29C6448" w:tentative="1">
      <w:start w:val="1"/>
      <w:numFmt w:val="bullet"/>
      <w:lvlText w:val="o"/>
      <w:lvlJc w:val="left"/>
      <w:pPr>
        <w:ind w:left="5760" w:hanging="360"/>
      </w:pPr>
      <w:rPr>
        <w:rFonts w:ascii="Courier New" w:hAnsi="Courier New" w:cs="Courier New" w:hint="default"/>
      </w:rPr>
    </w:lvl>
    <w:lvl w:ilvl="8" w:tplc="9920F3BA" w:tentative="1">
      <w:start w:val="1"/>
      <w:numFmt w:val="bullet"/>
      <w:lvlText w:val=""/>
      <w:lvlJc w:val="left"/>
      <w:pPr>
        <w:ind w:left="6480" w:hanging="360"/>
      </w:pPr>
      <w:rPr>
        <w:rFonts w:ascii="Wingdings" w:hAnsi="Wingdings" w:hint="default"/>
      </w:rPr>
    </w:lvl>
  </w:abstractNum>
  <w:abstractNum w:abstractNumId="36" w15:restartNumberingAfterBreak="0">
    <w:nsid w:val="32386E3B"/>
    <w:multiLevelType w:val="singleLevel"/>
    <w:tmpl w:val="5ACBB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7" w15:restartNumberingAfterBreak="0">
    <w:nsid w:val="32406B3B"/>
    <w:multiLevelType w:val="singleLevel"/>
    <w:tmpl w:val="5ACFE89E"/>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32406E3B"/>
    <w:multiLevelType w:val="singleLevel"/>
    <w:tmpl w:val="3EBE8E68"/>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9" w15:restartNumberingAfterBreak="0">
    <w:nsid w:val="32486E3B"/>
    <w:multiLevelType w:val="singleLevel"/>
    <w:tmpl w:val="D93A1DE2"/>
    <w:lvl w:ilvl="0">
      <w:start w:val="1"/>
      <w:numFmt w:val="lowerLetter"/>
      <w:pStyle w:val="Appendix"/>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0" w15:restartNumberingAfterBreak="0">
    <w:nsid w:val="338C5285"/>
    <w:multiLevelType w:val="singleLevel"/>
    <w:tmpl w:val="609EF2F2"/>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1" w15:restartNumberingAfterBreak="0">
    <w:nsid w:val="33EC33AE"/>
    <w:multiLevelType w:val="hybridMultilevel"/>
    <w:tmpl w:val="CFAE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541B56"/>
    <w:multiLevelType w:val="hybridMultilevel"/>
    <w:tmpl w:val="CE10F786"/>
    <w:lvl w:ilvl="0" w:tplc="A7DAEAB8">
      <w:start w:val="1"/>
      <w:numFmt w:val="bullet"/>
      <w:lvlText w:val=""/>
      <w:lvlJc w:val="left"/>
      <w:pPr>
        <w:ind w:left="720" w:hanging="360"/>
      </w:pPr>
      <w:rPr>
        <w:rFonts w:ascii="Symbol" w:hAnsi="Symbol" w:hint="default"/>
      </w:rPr>
    </w:lvl>
    <w:lvl w:ilvl="1" w:tplc="20DCEEAE" w:tentative="1">
      <w:start w:val="1"/>
      <w:numFmt w:val="bullet"/>
      <w:lvlText w:val="o"/>
      <w:lvlJc w:val="left"/>
      <w:pPr>
        <w:ind w:left="1440" w:hanging="360"/>
      </w:pPr>
      <w:rPr>
        <w:rFonts w:ascii="Courier New" w:hAnsi="Courier New" w:cs="Courier New" w:hint="default"/>
      </w:rPr>
    </w:lvl>
    <w:lvl w:ilvl="2" w:tplc="277E5E66" w:tentative="1">
      <w:start w:val="1"/>
      <w:numFmt w:val="bullet"/>
      <w:lvlText w:val=""/>
      <w:lvlJc w:val="left"/>
      <w:pPr>
        <w:ind w:left="2160" w:hanging="360"/>
      </w:pPr>
      <w:rPr>
        <w:rFonts w:ascii="Wingdings" w:hAnsi="Wingdings" w:hint="default"/>
      </w:rPr>
    </w:lvl>
    <w:lvl w:ilvl="3" w:tplc="02D61AB2" w:tentative="1">
      <w:start w:val="1"/>
      <w:numFmt w:val="bullet"/>
      <w:lvlText w:val=""/>
      <w:lvlJc w:val="left"/>
      <w:pPr>
        <w:ind w:left="2880" w:hanging="360"/>
      </w:pPr>
      <w:rPr>
        <w:rFonts w:ascii="Symbol" w:hAnsi="Symbol" w:hint="default"/>
      </w:rPr>
    </w:lvl>
    <w:lvl w:ilvl="4" w:tplc="8FC046AE" w:tentative="1">
      <w:start w:val="1"/>
      <w:numFmt w:val="bullet"/>
      <w:lvlText w:val="o"/>
      <w:lvlJc w:val="left"/>
      <w:pPr>
        <w:ind w:left="3600" w:hanging="360"/>
      </w:pPr>
      <w:rPr>
        <w:rFonts w:ascii="Courier New" w:hAnsi="Courier New" w:cs="Courier New" w:hint="default"/>
      </w:rPr>
    </w:lvl>
    <w:lvl w:ilvl="5" w:tplc="CDBC6414" w:tentative="1">
      <w:start w:val="1"/>
      <w:numFmt w:val="bullet"/>
      <w:lvlText w:val=""/>
      <w:lvlJc w:val="left"/>
      <w:pPr>
        <w:ind w:left="4320" w:hanging="360"/>
      </w:pPr>
      <w:rPr>
        <w:rFonts w:ascii="Wingdings" w:hAnsi="Wingdings" w:hint="default"/>
      </w:rPr>
    </w:lvl>
    <w:lvl w:ilvl="6" w:tplc="DA6AD0FA" w:tentative="1">
      <w:start w:val="1"/>
      <w:numFmt w:val="bullet"/>
      <w:lvlText w:val=""/>
      <w:lvlJc w:val="left"/>
      <w:pPr>
        <w:ind w:left="5040" w:hanging="360"/>
      </w:pPr>
      <w:rPr>
        <w:rFonts w:ascii="Symbol" w:hAnsi="Symbol" w:hint="default"/>
      </w:rPr>
    </w:lvl>
    <w:lvl w:ilvl="7" w:tplc="88D8708A" w:tentative="1">
      <w:start w:val="1"/>
      <w:numFmt w:val="bullet"/>
      <w:lvlText w:val="o"/>
      <w:lvlJc w:val="left"/>
      <w:pPr>
        <w:ind w:left="5760" w:hanging="360"/>
      </w:pPr>
      <w:rPr>
        <w:rFonts w:ascii="Courier New" w:hAnsi="Courier New" w:cs="Courier New" w:hint="default"/>
      </w:rPr>
    </w:lvl>
    <w:lvl w:ilvl="8" w:tplc="F68AD04C" w:tentative="1">
      <w:start w:val="1"/>
      <w:numFmt w:val="bullet"/>
      <w:lvlText w:val=""/>
      <w:lvlJc w:val="left"/>
      <w:pPr>
        <w:ind w:left="6480" w:hanging="360"/>
      </w:pPr>
      <w:rPr>
        <w:rFonts w:ascii="Wingdings" w:hAnsi="Wingdings" w:hint="default"/>
      </w:rPr>
    </w:lvl>
  </w:abstractNum>
  <w:abstractNum w:abstractNumId="43" w15:restartNumberingAfterBreak="0">
    <w:nsid w:val="39D1567E"/>
    <w:multiLevelType w:val="hybridMultilevel"/>
    <w:tmpl w:val="E4A2C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10018A"/>
    <w:multiLevelType w:val="singleLevel"/>
    <w:tmpl w:val="705623D6"/>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5" w15:restartNumberingAfterBreak="0">
    <w:nsid w:val="3C541C78"/>
    <w:multiLevelType w:val="hybridMultilevel"/>
    <w:tmpl w:val="B62C5078"/>
    <w:lvl w:ilvl="0" w:tplc="2A821A7A">
      <w:start w:val="1"/>
      <w:numFmt w:val="bullet"/>
      <w:lvlText w:val=""/>
      <w:lvlJc w:val="left"/>
      <w:pPr>
        <w:tabs>
          <w:tab w:val="num" w:pos="360"/>
        </w:tabs>
        <w:ind w:left="360" w:hanging="360"/>
      </w:pPr>
      <w:rPr>
        <w:rFonts w:ascii="Symbol" w:hAnsi="Symbol" w:hint="default"/>
        <w:color w:val="auto"/>
      </w:rPr>
    </w:lvl>
    <w:lvl w:ilvl="1" w:tplc="237EF556">
      <w:start w:val="1"/>
      <w:numFmt w:val="bullet"/>
      <w:lvlText w:val="o"/>
      <w:lvlJc w:val="left"/>
      <w:pPr>
        <w:tabs>
          <w:tab w:val="num" w:pos="1080"/>
        </w:tabs>
        <w:ind w:left="1080" w:hanging="360"/>
      </w:pPr>
      <w:rPr>
        <w:rFonts w:ascii="Courier New" w:hAnsi="Courier New" w:cs="Courier New" w:hint="default"/>
      </w:rPr>
    </w:lvl>
    <w:lvl w:ilvl="2" w:tplc="9094E40C">
      <w:start w:val="1"/>
      <w:numFmt w:val="bullet"/>
      <w:lvlText w:val=""/>
      <w:lvlJc w:val="left"/>
      <w:pPr>
        <w:tabs>
          <w:tab w:val="num" w:pos="1800"/>
        </w:tabs>
        <w:ind w:left="1800" w:hanging="360"/>
      </w:pPr>
      <w:rPr>
        <w:rFonts w:ascii="Wingdings" w:hAnsi="Wingdings" w:hint="default"/>
      </w:rPr>
    </w:lvl>
    <w:lvl w:ilvl="3" w:tplc="582C1168">
      <w:start w:val="1"/>
      <w:numFmt w:val="bullet"/>
      <w:lvlText w:val=""/>
      <w:lvlJc w:val="left"/>
      <w:pPr>
        <w:tabs>
          <w:tab w:val="num" w:pos="2520"/>
        </w:tabs>
        <w:ind w:left="2520" w:hanging="360"/>
      </w:pPr>
      <w:rPr>
        <w:rFonts w:ascii="Symbol" w:hAnsi="Symbol" w:hint="default"/>
      </w:rPr>
    </w:lvl>
    <w:lvl w:ilvl="4" w:tplc="134236AC">
      <w:start w:val="1"/>
      <w:numFmt w:val="bullet"/>
      <w:lvlText w:val="o"/>
      <w:lvlJc w:val="left"/>
      <w:pPr>
        <w:tabs>
          <w:tab w:val="num" w:pos="3240"/>
        </w:tabs>
        <w:ind w:left="3240" w:hanging="360"/>
      </w:pPr>
      <w:rPr>
        <w:rFonts w:ascii="Courier New" w:hAnsi="Courier New" w:cs="Courier New" w:hint="default"/>
      </w:rPr>
    </w:lvl>
    <w:lvl w:ilvl="5" w:tplc="ECD2C54C">
      <w:start w:val="1"/>
      <w:numFmt w:val="bullet"/>
      <w:lvlText w:val=""/>
      <w:lvlJc w:val="left"/>
      <w:pPr>
        <w:tabs>
          <w:tab w:val="num" w:pos="3960"/>
        </w:tabs>
        <w:ind w:left="3960" w:hanging="360"/>
      </w:pPr>
      <w:rPr>
        <w:rFonts w:ascii="Wingdings" w:hAnsi="Wingdings" w:hint="default"/>
      </w:rPr>
    </w:lvl>
    <w:lvl w:ilvl="6" w:tplc="8056C01E">
      <w:start w:val="1"/>
      <w:numFmt w:val="bullet"/>
      <w:lvlText w:val=""/>
      <w:lvlJc w:val="left"/>
      <w:pPr>
        <w:tabs>
          <w:tab w:val="num" w:pos="4680"/>
        </w:tabs>
        <w:ind w:left="4680" w:hanging="360"/>
      </w:pPr>
      <w:rPr>
        <w:rFonts w:ascii="Symbol" w:hAnsi="Symbol" w:hint="default"/>
      </w:rPr>
    </w:lvl>
    <w:lvl w:ilvl="7" w:tplc="B4D04720">
      <w:start w:val="1"/>
      <w:numFmt w:val="bullet"/>
      <w:lvlText w:val="o"/>
      <w:lvlJc w:val="left"/>
      <w:pPr>
        <w:tabs>
          <w:tab w:val="num" w:pos="5400"/>
        </w:tabs>
        <w:ind w:left="5400" w:hanging="360"/>
      </w:pPr>
      <w:rPr>
        <w:rFonts w:ascii="Courier New" w:hAnsi="Courier New" w:cs="Courier New" w:hint="default"/>
      </w:rPr>
    </w:lvl>
    <w:lvl w:ilvl="8" w:tplc="F4AC1CEE">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3CE7394C"/>
    <w:multiLevelType w:val="hybridMultilevel"/>
    <w:tmpl w:val="BAC48B12"/>
    <w:lvl w:ilvl="0" w:tplc="04090001">
      <w:start w:val="1"/>
      <w:numFmt w:val="bullet"/>
      <w:lvlText w:val=""/>
      <w:lvlJc w:val="left"/>
      <w:pPr>
        <w:ind w:left="720" w:hanging="360"/>
      </w:pPr>
      <w:rPr>
        <w:rFonts w:ascii="Symbol" w:hAnsi="Symbol" w:hint="default"/>
        <w:b w:val="0"/>
        <w:i w:val="0"/>
        <w:caps w:val="0"/>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D01B05"/>
    <w:multiLevelType w:val="hybridMultilevel"/>
    <w:tmpl w:val="C7E2CA84"/>
    <w:lvl w:ilvl="0" w:tplc="8F80AE6A">
      <w:start w:val="1"/>
      <w:numFmt w:val="decimal"/>
      <w:pStyle w:val="mdAppCovPg"/>
      <w:lvlText w:val="Appendix %1."/>
      <w:lvlJc w:val="left"/>
      <w:pPr>
        <w:ind w:left="720" w:hanging="360"/>
      </w:pPr>
      <w:rPr>
        <w:rFonts w:hint="default"/>
        <w:color w:val="0000FF"/>
      </w:rPr>
    </w:lvl>
    <w:lvl w:ilvl="1" w:tplc="B5169374" w:tentative="1">
      <w:start w:val="1"/>
      <w:numFmt w:val="lowerLetter"/>
      <w:lvlText w:val="%2."/>
      <w:lvlJc w:val="left"/>
      <w:pPr>
        <w:ind w:left="1440" w:hanging="360"/>
      </w:pPr>
    </w:lvl>
    <w:lvl w:ilvl="2" w:tplc="761C9ABC">
      <w:start w:val="1"/>
      <w:numFmt w:val="lowerRoman"/>
      <w:lvlText w:val="%3."/>
      <w:lvlJc w:val="right"/>
      <w:pPr>
        <w:ind w:left="2160" w:hanging="180"/>
      </w:pPr>
    </w:lvl>
    <w:lvl w:ilvl="3" w:tplc="A6688F74" w:tentative="1">
      <w:start w:val="1"/>
      <w:numFmt w:val="decimal"/>
      <w:lvlText w:val="%4."/>
      <w:lvlJc w:val="left"/>
      <w:pPr>
        <w:ind w:left="2880" w:hanging="360"/>
      </w:pPr>
    </w:lvl>
    <w:lvl w:ilvl="4" w:tplc="F08480FE" w:tentative="1">
      <w:start w:val="1"/>
      <w:numFmt w:val="lowerLetter"/>
      <w:lvlText w:val="%5."/>
      <w:lvlJc w:val="left"/>
      <w:pPr>
        <w:ind w:left="3600" w:hanging="360"/>
      </w:pPr>
    </w:lvl>
    <w:lvl w:ilvl="5" w:tplc="F02A24F4" w:tentative="1">
      <w:start w:val="1"/>
      <w:numFmt w:val="lowerRoman"/>
      <w:lvlText w:val="%6."/>
      <w:lvlJc w:val="right"/>
      <w:pPr>
        <w:ind w:left="4320" w:hanging="180"/>
      </w:pPr>
    </w:lvl>
    <w:lvl w:ilvl="6" w:tplc="E7486846" w:tentative="1">
      <w:start w:val="1"/>
      <w:numFmt w:val="decimal"/>
      <w:lvlText w:val="%7."/>
      <w:lvlJc w:val="left"/>
      <w:pPr>
        <w:ind w:left="5040" w:hanging="360"/>
      </w:pPr>
    </w:lvl>
    <w:lvl w:ilvl="7" w:tplc="A7E0B4BE" w:tentative="1">
      <w:start w:val="1"/>
      <w:numFmt w:val="lowerLetter"/>
      <w:lvlText w:val="%8."/>
      <w:lvlJc w:val="left"/>
      <w:pPr>
        <w:ind w:left="5760" w:hanging="360"/>
      </w:pPr>
    </w:lvl>
    <w:lvl w:ilvl="8" w:tplc="56148D66" w:tentative="1">
      <w:start w:val="1"/>
      <w:numFmt w:val="lowerRoman"/>
      <w:lvlText w:val="%9."/>
      <w:lvlJc w:val="right"/>
      <w:pPr>
        <w:ind w:left="6480" w:hanging="180"/>
      </w:pPr>
    </w:lvl>
  </w:abstractNum>
  <w:abstractNum w:abstractNumId="48" w15:restartNumberingAfterBreak="0">
    <w:nsid w:val="409020F1"/>
    <w:multiLevelType w:val="multilevel"/>
    <w:tmpl w:val="CCC64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41117BDE"/>
    <w:multiLevelType w:val="hybridMultilevel"/>
    <w:tmpl w:val="90A0C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4037312"/>
    <w:multiLevelType w:val="hybridMultilevel"/>
    <w:tmpl w:val="B420DC3C"/>
    <w:lvl w:ilvl="0" w:tplc="66568D98">
      <w:start w:val="1"/>
      <w:numFmt w:val="bullet"/>
      <w:lvlText w:val=""/>
      <w:lvlJc w:val="left"/>
      <w:pPr>
        <w:ind w:left="360" w:hanging="360"/>
      </w:pPr>
      <w:rPr>
        <w:rFonts w:ascii="Symbol" w:hAnsi="Symbol" w:hint="default"/>
        <w:color w:val="33333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53F3F90"/>
    <w:multiLevelType w:val="hybridMultilevel"/>
    <w:tmpl w:val="5072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F425B3"/>
    <w:multiLevelType w:val="singleLevel"/>
    <w:tmpl w:val="293432E4"/>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53" w15:restartNumberingAfterBreak="0">
    <w:nsid w:val="49D1127F"/>
    <w:multiLevelType w:val="hybridMultilevel"/>
    <w:tmpl w:val="810E7F2A"/>
    <w:lvl w:ilvl="0" w:tplc="FFFFFFFF">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1952D0"/>
    <w:multiLevelType w:val="hybridMultilevel"/>
    <w:tmpl w:val="8116C4F0"/>
    <w:lvl w:ilvl="0" w:tplc="608EC0AC">
      <w:start w:val="1"/>
      <w:numFmt w:val="bullet"/>
      <w:lvlText w:val=""/>
      <w:lvlJc w:val="left"/>
      <w:pPr>
        <w:ind w:left="360" w:hanging="360"/>
      </w:pPr>
      <w:rPr>
        <w:rFonts w:ascii="Symbol" w:hAnsi="Symbol"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55" w15:restartNumberingAfterBreak="0">
    <w:nsid w:val="4B024934"/>
    <w:multiLevelType w:val="hybridMultilevel"/>
    <w:tmpl w:val="4A0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9828BE"/>
    <w:multiLevelType w:val="multilevel"/>
    <w:tmpl w:val="36C22192"/>
    <w:lvl w:ilvl="0">
      <w:start w:val="1"/>
      <w:numFmt w:val="decimal"/>
      <w:pStyle w:val="ListLetter"/>
      <w:lvlText w:val="%1."/>
      <w:lvlJc w:val="left"/>
      <w:pPr>
        <w:tabs>
          <w:tab w:val="num" w:pos="720"/>
        </w:tabs>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50CE4810"/>
    <w:multiLevelType w:val="hybridMultilevel"/>
    <w:tmpl w:val="63285554"/>
    <w:lvl w:ilvl="0" w:tplc="331416DE">
      <w:start w:val="1"/>
      <w:numFmt w:val="bullet"/>
      <w:lvlText w:val=""/>
      <w:lvlJc w:val="left"/>
      <w:pPr>
        <w:ind w:left="360" w:hanging="360"/>
      </w:pPr>
      <w:rPr>
        <w:rFonts w:ascii="Symbol" w:hAnsi="Symbol" w:hint="default"/>
      </w:rPr>
    </w:lvl>
    <w:lvl w:ilvl="1" w:tplc="97226C8C" w:tentative="1">
      <w:start w:val="1"/>
      <w:numFmt w:val="bullet"/>
      <w:lvlText w:val="o"/>
      <w:lvlJc w:val="left"/>
      <w:pPr>
        <w:ind w:left="1080" w:hanging="360"/>
      </w:pPr>
      <w:rPr>
        <w:rFonts w:ascii="Courier New" w:hAnsi="Courier New" w:cs="Courier New" w:hint="default"/>
      </w:rPr>
    </w:lvl>
    <w:lvl w:ilvl="2" w:tplc="A3405E04" w:tentative="1">
      <w:start w:val="1"/>
      <w:numFmt w:val="bullet"/>
      <w:lvlText w:val=""/>
      <w:lvlJc w:val="left"/>
      <w:pPr>
        <w:ind w:left="1800" w:hanging="360"/>
      </w:pPr>
      <w:rPr>
        <w:rFonts w:ascii="Wingdings" w:hAnsi="Wingdings" w:hint="default"/>
      </w:rPr>
    </w:lvl>
    <w:lvl w:ilvl="3" w:tplc="1492AB10" w:tentative="1">
      <w:start w:val="1"/>
      <w:numFmt w:val="bullet"/>
      <w:lvlText w:val=""/>
      <w:lvlJc w:val="left"/>
      <w:pPr>
        <w:ind w:left="2520" w:hanging="360"/>
      </w:pPr>
      <w:rPr>
        <w:rFonts w:ascii="Symbol" w:hAnsi="Symbol" w:hint="default"/>
      </w:rPr>
    </w:lvl>
    <w:lvl w:ilvl="4" w:tplc="10562D2C" w:tentative="1">
      <w:start w:val="1"/>
      <w:numFmt w:val="bullet"/>
      <w:lvlText w:val="o"/>
      <w:lvlJc w:val="left"/>
      <w:pPr>
        <w:ind w:left="3240" w:hanging="360"/>
      </w:pPr>
      <w:rPr>
        <w:rFonts w:ascii="Courier New" w:hAnsi="Courier New" w:cs="Courier New" w:hint="default"/>
      </w:rPr>
    </w:lvl>
    <w:lvl w:ilvl="5" w:tplc="3E6C2E32" w:tentative="1">
      <w:start w:val="1"/>
      <w:numFmt w:val="bullet"/>
      <w:lvlText w:val=""/>
      <w:lvlJc w:val="left"/>
      <w:pPr>
        <w:ind w:left="3960" w:hanging="360"/>
      </w:pPr>
      <w:rPr>
        <w:rFonts w:ascii="Wingdings" w:hAnsi="Wingdings" w:hint="default"/>
      </w:rPr>
    </w:lvl>
    <w:lvl w:ilvl="6" w:tplc="95487D7C" w:tentative="1">
      <w:start w:val="1"/>
      <w:numFmt w:val="bullet"/>
      <w:lvlText w:val=""/>
      <w:lvlJc w:val="left"/>
      <w:pPr>
        <w:ind w:left="4680" w:hanging="360"/>
      </w:pPr>
      <w:rPr>
        <w:rFonts w:ascii="Symbol" w:hAnsi="Symbol" w:hint="default"/>
      </w:rPr>
    </w:lvl>
    <w:lvl w:ilvl="7" w:tplc="7DA22F9A" w:tentative="1">
      <w:start w:val="1"/>
      <w:numFmt w:val="bullet"/>
      <w:lvlText w:val="o"/>
      <w:lvlJc w:val="left"/>
      <w:pPr>
        <w:ind w:left="5400" w:hanging="360"/>
      </w:pPr>
      <w:rPr>
        <w:rFonts w:ascii="Courier New" w:hAnsi="Courier New" w:cs="Courier New" w:hint="default"/>
      </w:rPr>
    </w:lvl>
    <w:lvl w:ilvl="8" w:tplc="9620F27C" w:tentative="1">
      <w:start w:val="1"/>
      <w:numFmt w:val="bullet"/>
      <w:lvlText w:val=""/>
      <w:lvlJc w:val="left"/>
      <w:pPr>
        <w:ind w:left="6120" w:hanging="360"/>
      </w:pPr>
      <w:rPr>
        <w:rFonts w:ascii="Wingdings" w:hAnsi="Wingdings" w:hint="default"/>
      </w:rPr>
    </w:lvl>
  </w:abstractNum>
  <w:abstractNum w:abstractNumId="58" w15:restartNumberingAfterBreak="0">
    <w:nsid w:val="50E4119F"/>
    <w:multiLevelType w:val="hybridMultilevel"/>
    <w:tmpl w:val="A2D0B50E"/>
    <w:lvl w:ilvl="0" w:tplc="04090001">
      <w:start w:val="1"/>
      <w:numFmt w:val="bullet"/>
      <w:lvlText w:val=""/>
      <w:lvlJc w:val="left"/>
      <w:pPr>
        <w:ind w:left="720" w:hanging="360"/>
      </w:pPr>
      <w:rPr>
        <w:rFonts w:ascii="Symbol" w:hAnsi="Symbol" w:hint="default"/>
      </w:rPr>
    </w:lvl>
    <w:lvl w:ilvl="1" w:tplc="6D2A545C">
      <w:numFmt w:val="bullet"/>
      <w:lvlText w:val="•"/>
      <w:lvlJc w:val="left"/>
      <w:pPr>
        <w:ind w:left="1440" w:hanging="360"/>
      </w:pPr>
      <w:rPr>
        <w:rFonts w:ascii="Times New Roman" w:eastAsia="MS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451B08"/>
    <w:multiLevelType w:val="hybridMultilevel"/>
    <w:tmpl w:val="849CE06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1864D4A"/>
    <w:multiLevelType w:val="hybridMultilevel"/>
    <w:tmpl w:val="86E0D840"/>
    <w:lvl w:ilvl="0" w:tplc="1F929556">
      <w:start w:val="8"/>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95F13"/>
    <w:multiLevelType w:val="singleLevel"/>
    <w:tmpl w:val="E454FA20"/>
    <w:name w:val="WWln3"/>
    <w:lvl w:ilvl="0">
      <w:start w:val="1"/>
      <w:numFmt w:val="decimal"/>
      <w:lvlText w:val="%1."/>
      <w:lvlJc w:val="left"/>
      <w:pPr>
        <w:tabs>
          <w:tab w:val="num" w:pos="720"/>
        </w:tabs>
        <w:ind w:left="720" w:hanging="720"/>
      </w:pPr>
      <w:rPr>
        <w:rFonts w:ascii="Times New Roman" w:hAnsi="Times New Roman" w:cs="Times New Roman"/>
        <w:b w:val="0"/>
        <w:i w:val="0"/>
        <w:caps w:val="0"/>
        <w:sz w:val="20"/>
        <w:szCs w:val="20"/>
        <w:u w:val="none"/>
        <w:vertAlign w:val="baseline"/>
      </w:rPr>
    </w:lvl>
  </w:abstractNum>
  <w:abstractNum w:abstractNumId="62" w15:restartNumberingAfterBreak="0">
    <w:nsid w:val="55A732E8"/>
    <w:multiLevelType w:val="hybridMultilevel"/>
    <w:tmpl w:val="4B22DB50"/>
    <w:lvl w:ilvl="0" w:tplc="0B9EFD0C">
      <w:start w:val="1"/>
      <w:numFmt w:val="bullet"/>
      <w:lvlText w:val=""/>
      <w:lvlJc w:val="left"/>
      <w:pPr>
        <w:ind w:left="360" w:hanging="360"/>
      </w:pPr>
      <w:rPr>
        <w:rFonts w:ascii="Symbol" w:hAnsi="Symbol" w:hint="default"/>
      </w:rPr>
    </w:lvl>
    <w:lvl w:ilvl="1" w:tplc="78061F32">
      <w:start w:val="1"/>
      <w:numFmt w:val="bullet"/>
      <w:lvlText w:val="o"/>
      <w:lvlJc w:val="left"/>
      <w:pPr>
        <w:ind w:left="1080" w:hanging="360"/>
      </w:pPr>
      <w:rPr>
        <w:rFonts w:ascii="Courier New" w:hAnsi="Courier New" w:cs="Courier New" w:hint="default"/>
      </w:rPr>
    </w:lvl>
    <w:lvl w:ilvl="2" w:tplc="4BAC85DA">
      <w:start w:val="1"/>
      <w:numFmt w:val="bullet"/>
      <w:lvlText w:val=""/>
      <w:lvlJc w:val="left"/>
      <w:pPr>
        <w:ind w:left="1800" w:hanging="360"/>
      </w:pPr>
      <w:rPr>
        <w:rFonts w:ascii="Wingdings" w:hAnsi="Wingdings" w:hint="default"/>
      </w:rPr>
    </w:lvl>
    <w:lvl w:ilvl="3" w:tplc="9EC0B720">
      <w:start w:val="1"/>
      <w:numFmt w:val="bullet"/>
      <w:lvlText w:val=""/>
      <w:lvlJc w:val="left"/>
      <w:pPr>
        <w:ind w:left="2520" w:hanging="360"/>
      </w:pPr>
      <w:rPr>
        <w:rFonts w:ascii="Symbol" w:hAnsi="Symbol" w:hint="default"/>
      </w:rPr>
    </w:lvl>
    <w:lvl w:ilvl="4" w:tplc="E0A6CCCC">
      <w:start w:val="1"/>
      <w:numFmt w:val="bullet"/>
      <w:lvlText w:val="o"/>
      <w:lvlJc w:val="left"/>
      <w:pPr>
        <w:ind w:left="3240" w:hanging="360"/>
      </w:pPr>
      <w:rPr>
        <w:rFonts w:ascii="Courier New" w:hAnsi="Courier New" w:cs="Courier New" w:hint="default"/>
      </w:rPr>
    </w:lvl>
    <w:lvl w:ilvl="5" w:tplc="22AEE87A">
      <w:start w:val="1"/>
      <w:numFmt w:val="bullet"/>
      <w:lvlText w:val=""/>
      <w:lvlJc w:val="left"/>
      <w:pPr>
        <w:ind w:left="3960" w:hanging="360"/>
      </w:pPr>
      <w:rPr>
        <w:rFonts w:ascii="Wingdings" w:hAnsi="Wingdings" w:hint="default"/>
      </w:rPr>
    </w:lvl>
    <w:lvl w:ilvl="6" w:tplc="263089B0">
      <w:start w:val="1"/>
      <w:numFmt w:val="bullet"/>
      <w:lvlText w:val=""/>
      <w:lvlJc w:val="left"/>
      <w:pPr>
        <w:ind w:left="4680" w:hanging="360"/>
      </w:pPr>
      <w:rPr>
        <w:rFonts w:ascii="Symbol" w:hAnsi="Symbol" w:hint="default"/>
      </w:rPr>
    </w:lvl>
    <w:lvl w:ilvl="7" w:tplc="CBC6E4A2">
      <w:start w:val="1"/>
      <w:numFmt w:val="bullet"/>
      <w:lvlText w:val="o"/>
      <w:lvlJc w:val="left"/>
      <w:pPr>
        <w:ind w:left="5400" w:hanging="360"/>
      </w:pPr>
      <w:rPr>
        <w:rFonts w:ascii="Courier New" w:hAnsi="Courier New" w:cs="Courier New" w:hint="default"/>
      </w:rPr>
    </w:lvl>
    <w:lvl w:ilvl="8" w:tplc="A5B21A44">
      <w:start w:val="1"/>
      <w:numFmt w:val="bullet"/>
      <w:lvlText w:val=""/>
      <w:lvlJc w:val="left"/>
      <w:pPr>
        <w:ind w:left="6120" w:hanging="360"/>
      </w:pPr>
      <w:rPr>
        <w:rFonts w:ascii="Wingdings" w:hAnsi="Wingdings" w:hint="default"/>
      </w:rPr>
    </w:lvl>
  </w:abstractNum>
  <w:abstractNum w:abstractNumId="63" w15:restartNumberingAfterBreak="0">
    <w:nsid w:val="56BE70BC"/>
    <w:multiLevelType w:val="hybridMultilevel"/>
    <w:tmpl w:val="F71220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89477F4"/>
    <w:multiLevelType w:val="hybridMultilevel"/>
    <w:tmpl w:val="39A49222"/>
    <w:lvl w:ilvl="0" w:tplc="8E76C31E">
      <w:start w:val="1"/>
      <w:numFmt w:val="bullet"/>
      <w:lvlText w:val="-"/>
      <w:lvlJc w:val="left"/>
      <w:pPr>
        <w:ind w:left="720" w:hanging="360"/>
      </w:pPr>
      <w:rPr>
        <w:rFonts w:ascii="Times New Roman" w:eastAsia="Calibri" w:hAnsi="Times New Roman" w:cs="Times New Roman" w:hint="default"/>
      </w:rPr>
    </w:lvl>
    <w:lvl w:ilvl="1" w:tplc="F4AC0594" w:tentative="1">
      <w:start w:val="1"/>
      <w:numFmt w:val="bullet"/>
      <w:lvlText w:val="o"/>
      <w:lvlJc w:val="left"/>
      <w:pPr>
        <w:ind w:left="1440" w:hanging="360"/>
      </w:pPr>
      <w:rPr>
        <w:rFonts w:ascii="Courier New" w:hAnsi="Courier New" w:cs="Courier New" w:hint="default"/>
      </w:rPr>
    </w:lvl>
    <w:lvl w:ilvl="2" w:tplc="44A6FF70" w:tentative="1">
      <w:start w:val="1"/>
      <w:numFmt w:val="bullet"/>
      <w:lvlText w:val=""/>
      <w:lvlJc w:val="left"/>
      <w:pPr>
        <w:ind w:left="2160" w:hanging="360"/>
      </w:pPr>
      <w:rPr>
        <w:rFonts w:ascii="Wingdings" w:hAnsi="Wingdings" w:hint="default"/>
      </w:rPr>
    </w:lvl>
    <w:lvl w:ilvl="3" w:tplc="0DE8CD6A" w:tentative="1">
      <w:start w:val="1"/>
      <w:numFmt w:val="bullet"/>
      <w:lvlText w:val=""/>
      <w:lvlJc w:val="left"/>
      <w:pPr>
        <w:ind w:left="2880" w:hanging="360"/>
      </w:pPr>
      <w:rPr>
        <w:rFonts w:ascii="Symbol" w:hAnsi="Symbol" w:hint="default"/>
      </w:rPr>
    </w:lvl>
    <w:lvl w:ilvl="4" w:tplc="D30CFFB6" w:tentative="1">
      <w:start w:val="1"/>
      <w:numFmt w:val="bullet"/>
      <w:lvlText w:val="o"/>
      <w:lvlJc w:val="left"/>
      <w:pPr>
        <w:ind w:left="3600" w:hanging="360"/>
      </w:pPr>
      <w:rPr>
        <w:rFonts w:ascii="Courier New" w:hAnsi="Courier New" w:cs="Courier New" w:hint="default"/>
      </w:rPr>
    </w:lvl>
    <w:lvl w:ilvl="5" w:tplc="879CF07E" w:tentative="1">
      <w:start w:val="1"/>
      <w:numFmt w:val="bullet"/>
      <w:lvlText w:val=""/>
      <w:lvlJc w:val="left"/>
      <w:pPr>
        <w:ind w:left="4320" w:hanging="360"/>
      </w:pPr>
      <w:rPr>
        <w:rFonts w:ascii="Wingdings" w:hAnsi="Wingdings" w:hint="default"/>
      </w:rPr>
    </w:lvl>
    <w:lvl w:ilvl="6" w:tplc="B874DF96" w:tentative="1">
      <w:start w:val="1"/>
      <w:numFmt w:val="bullet"/>
      <w:lvlText w:val=""/>
      <w:lvlJc w:val="left"/>
      <w:pPr>
        <w:ind w:left="5040" w:hanging="360"/>
      </w:pPr>
      <w:rPr>
        <w:rFonts w:ascii="Symbol" w:hAnsi="Symbol" w:hint="default"/>
      </w:rPr>
    </w:lvl>
    <w:lvl w:ilvl="7" w:tplc="317E2992" w:tentative="1">
      <w:start w:val="1"/>
      <w:numFmt w:val="bullet"/>
      <w:lvlText w:val="o"/>
      <w:lvlJc w:val="left"/>
      <w:pPr>
        <w:ind w:left="5760" w:hanging="360"/>
      </w:pPr>
      <w:rPr>
        <w:rFonts w:ascii="Courier New" w:hAnsi="Courier New" w:cs="Courier New" w:hint="default"/>
      </w:rPr>
    </w:lvl>
    <w:lvl w:ilvl="8" w:tplc="1182279E" w:tentative="1">
      <w:start w:val="1"/>
      <w:numFmt w:val="bullet"/>
      <w:lvlText w:val=""/>
      <w:lvlJc w:val="left"/>
      <w:pPr>
        <w:ind w:left="6480" w:hanging="360"/>
      </w:pPr>
      <w:rPr>
        <w:rFonts w:ascii="Wingdings" w:hAnsi="Wingdings" w:hint="default"/>
      </w:rPr>
    </w:lvl>
  </w:abstractNum>
  <w:abstractNum w:abstractNumId="65" w15:restartNumberingAfterBreak="0">
    <w:nsid w:val="58C00BB6"/>
    <w:multiLevelType w:val="multilevel"/>
    <w:tmpl w:val="0409001D"/>
    <w:styleLink w:val="1ai"/>
    <w:lvl w:ilvl="0">
      <w:start w:val="1"/>
      <w:numFmt w:val="decimal"/>
      <w:lvlText w:val="%1)"/>
      <w:lvlJc w:val="left"/>
      <w:pPr>
        <w:tabs>
          <w:tab w:val="num" w:pos="1080"/>
        </w:tabs>
        <w:ind w:left="108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5A01185D"/>
    <w:multiLevelType w:val="hybridMultilevel"/>
    <w:tmpl w:val="C9C6482A"/>
    <w:lvl w:ilvl="0" w:tplc="67EC3DCA">
      <w:start w:val="1"/>
      <w:numFmt w:val="bullet"/>
      <w:lvlText w:val="-"/>
      <w:lvlJc w:val="left"/>
      <w:pPr>
        <w:ind w:left="720" w:hanging="360"/>
      </w:pPr>
      <w:rPr>
        <w:rFonts w:ascii="Times New Roman" w:hAnsi="Times New Roman" w:cs="Times New Roman" w:hint="default"/>
        <w:b w:val="0"/>
        <w:i w:val="0"/>
        <w:caps w:val="0"/>
        <w:color w:val="333333"/>
        <w:sz w:val="24"/>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2A1ABE"/>
    <w:multiLevelType w:val="singleLevel"/>
    <w:tmpl w:val="698EC8FA"/>
    <w:lvl w:ilvl="0">
      <w:start w:val="1"/>
      <w:numFmt w:val="bullet"/>
      <w:pStyle w:val="Bullet12-1"/>
      <w:lvlText w:val=""/>
      <w:lvlJc w:val="left"/>
      <w:pPr>
        <w:tabs>
          <w:tab w:val="num" w:pos="432"/>
        </w:tabs>
        <w:ind w:left="432" w:hanging="432"/>
      </w:pPr>
      <w:rPr>
        <w:rFonts w:ascii="Symbol" w:hAnsi="Symbol" w:hint="default"/>
      </w:rPr>
    </w:lvl>
  </w:abstractNum>
  <w:abstractNum w:abstractNumId="68" w15:restartNumberingAfterBreak="0">
    <w:nsid w:val="5FE9455C"/>
    <w:multiLevelType w:val="hybridMultilevel"/>
    <w:tmpl w:val="34D062C8"/>
    <w:lvl w:ilvl="0" w:tplc="013EEE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00F71FA"/>
    <w:multiLevelType w:val="singleLevel"/>
    <w:tmpl w:val="A528596A"/>
    <w:lvl w:ilvl="0">
      <w:start w:val="1"/>
      <w:numFmt w:val="lowerLetter"/>
      <w:pStyle w:val="ListNumber2"/>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0" w15:restartNumberingAfterBreak="0">
    <w:nsid w:val="600F71FC"/>
    <w:multiLevelType w:val="singleLevel"/>
    <w:tmpl w:val="8500E2AE"/>
    <w:lvl w:ilvl="0">
      <w:start w:val="1"/>
      <w:numFmt w:val="lowerLetter"/>
      <w:pStyle w:val="Numbered11-1"/>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71" w15:restartNumberingAfterBreak="0">
    <w:nsid w:val="62DB3D68"/>
    <w:multiLevelType w:val="hybridMultilevel"/>
    <w:tmpl w:val="A8929272"/>
    <w:lvl w:ilvl="0" w:tplc="04090001">
      <w:start w:val="1"/>
      <w:numFmt w:val="bullet"/>
      <w:pStyle w:val="BulletText1"/>
      <w:lvlText w:val="·"/>
      <w:lvlJc w:val="left"/>
      <w:pPr>
        <w:tabs>
          <w:tab w:val="num" w:pos="173"/>
        </w:tabs>
        <w:ind w:left="173" w:firstLine="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15:restartNumberingAfterBreak="0">
    <w:nsid w:val="632427B7"/>
    <w:multiLevelType w:val="hybridMultilevel"/>
    <w:tmpl w:val="3CE0CE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3" w15:restartNumberingAfterBreak="0">
    <w:nsid w:val="63504197"/>
    <w:multiLevelType w:val="singleLevel"/>
    <w:tmpl w:val="70C6BE48"/>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74" w15:restartNumberingAfterBreak="0">
    <w:nsid w:val="64CA76C4"/>
    <w:multiLevelType w:val="hybridMultilevel"/>
    <w:tmpl w:val="90CED2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6191EF4"/>
    <w:multiLevelType w:val="hybridMultilevel"/>
    <w:tmpl w:val="41804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8636446"/>
    <w:multiLevelType w:val="hybridMultilevel"/>
    <w:tmpl w:val="65D4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76030E"/>
    <w:multiLevelType w:val="multilevel"/>
    <w:tmpl w:val="349CCD70"/>
    <w:lvl w:ilvl="0">
      <w:start w:val="1"/>
      <w:numFmt w:val="decimal"/>
      <w:lvlRestart w:val="0"/>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78" w15:restartNumberingAfterBreak="0">
    <w:nsid w:val="6AD962A7"/>
    <w:multiLevelType w:val="hybridMultilevel"/>
    <w:tmpl w:val="DFF205DC"/>
    <w:lvl w:ilvl="0" w:tplc="66568D98">
      <w:start w:val="1"/>
      <w:numFmt w:val="bullet"/>
      <w:lvlText w:val=""/>
      <w:lvlJc w:val="left"/>
      <w:pPr>
        <w:ind w:left="720" w:hanging="360"/>
      </w:pPr>
      <w:rPr>
        <w:rFonts w:ascii="Symbol" w:hAnsi="Symbol" w:hint="default"/>
        <w:color w:val="333333"/>
      </w:rPr>
    </w:lvl>
    <w:lvl w:ilvl="1" w:tplc="69C42414">
      <w:start w:val="1"/>
      <w:numFmt w:val="bullet"/>
      <w:lvlText w:val="o"/>
      <w:lvlJc w:val="left"/>
      <w:pPr>
        <w:ind w:left="1440" w:hanging="360"/>
      </w:pPr>
      <w:rPr>
        <w:rFonts w:ascii="Courier New" w:hAnsi="Courier New" w:cs="Courier New" w:hint="default"/>
      </w:rPr>
    </w:lvl>
    <w:lvl w:ilvl="2" w:tplc="90A6C6F6" w:tentative="1">
      <w:start w:val="1"/>
      <w:numFmt w:val="bullet"/>
      <w:lvlText w:val=""/>
      <w:lvlJc w:val="left"/>
      <w:pPr>
        <w:ind w:left="2160" w:hanging="360"/>
      </w:pPr>
      <w:rPr>
        <w:rFonts w:ascii="Wingdings" w:hAnsi="Wingdings" w:hint="default"/>
      </w:rPr>
    </w:lvl>
    <w:lvl w:ilvl="3" w:tplc="7B06F5A4" w:tentative="1">
      <w:start w:val="1"/>
      <w:numFmt w:val="bullet"/>
      <w:lvlText w:val=""/>
      <w:lvlJc w:val="left"/>
      <w:pPr>
        <w:ind w:left="2880" w:hanging="360"/>
      </w:pPr>
      <w:rPr>
        <w:rFonts w:ascii="Symbol" w:hAnsi="Symbol" w:hint="default"/>
      </w:rPr>
    </w:lvl>
    <w:lvl w:ilvl="4" w:tplc="52C02250" w:tentative="1">
      <w:start w:val="1"/>
      <w:numFmt w:val="bullet"/>
      <w:lvlText w:val="o"/>
      <w:lvlJc w:val="left"/>
      <w:pPr>
        <w:ind w:left="3600" w:hanging="360"/>
      </w:pPr>
      <w:rPr>
        <w:rFonts w:ascii="Courier New" w:hAnsi="Courier New" w:cs="Courier New" w:hint="default"/>
      </w:rPr>
    </w:lvl>
    <w:lvl w:ilvl="5" w:tplc="B35EA78C" w:tentative="1">
      <w:start w:val="1"/>
      <w:numFmt w:val="bullet"/>
      <w:lvlText w:val=""/>
      <w:lvlJc w:val="left"/>
      <w:pPr>
        <w:ind w:left="4320" w:hanging="360"/>
      </w:pPr>
      <w:rPr>
        <w:rFonts w:ascii="Wingdings" w:hAnsi="Wingdings" w:hint="default"/>
      </w:rPr>
    </w:lvl>
    <w:lvl w:ilvl="6" w:tplc="138AD4AC" w:tentative="1">
      <w:start w:val="1"/>
      <w:numFmt w:val="bullet"/>
      <w:lvlText w:val=""/>
      <w:lvlJc w:val="left"/>
      <w:pPr>
        <w:ind w:left="5040" w:hanging="360"/>
      </w:pPr>
      <w:rPr>
        <w:rFonts w:ascii="Symbol" w:hAnsi="Symbol" w:hint="default"/>
      </w:rPr>
    </w:lvl>
    <w:lvl w:ilvl="7" w:tplc="77185248" w:tentative="1">
      <w:start w:val="1"/>
      <w:numFmt w:val="bullet"/>
      <w:lvlText w:val="o"/>
      <w:lvlJc w:val="left"/>
      <w:pPr>
        <w:ind w:left="5760" w:hanging="360"/>
      </w:pPr>
      <w:rPr>
        <w:rFonts w:ascii="Courier New" w:hAnsi="Courier New" w:cs="Courier New" w:hint="default"/>
      </w:rPr>
    </w:lvl>
    <w:lvl w:ilvl="8" w:tplc="15CE0702" w:tentative="1">
      <w:start w:val="1"/>
      <w:numFmt w:val="bullet"/>
      <w:lvlText w:val=""/>
      <w:lvlJc w:val="left"/>
      <w:pPr>
        <w:ind w:left="6480" w:hanging="360"/>
      </w:pPr>
      <w:rPr>
        <w:rFonts w:ascii="Wingdings" w:hAnsi="Wingdings" w:hint="default"/>
      </w:rPr>
    </w:lvl>
  </w:abstractNum>
  <w:abstractNum w:abstractNumId="79" w15:restartNumberingAfterBreak="0">
    <w:nsid w:val="6FF721DB"/>
    <w:multiLevelType w:val="hybridMultilevel"/>
    <w:tmpl w:val="16203470"/>
    <w:lvl w:ilvl="0" w:tplc="118A5F8A">
      <w:start w:val="1"/>
      <w:numFmt w:val="decimal"/>
      <w:lvlText w:val="%1."/>
      <w:lvlJc w:val="left"/>
      <w:pPr>
        <w:ind w:left="720" w:hanging="360"/>
      </w:pPr>
      <w:rPr>
        <w:rFonts w:hint="default"/>
        <w:b w:val="0"/>
        <w:i w:val="0"/>
        <w:caps w:val="0"/>
        <w:sz w:val="24"/>
        <w:szCs w:val="24"/>
        <w:u w:val="none"/>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8423F8"/>
    <w:multiLevelType w:val="hybridMultilevel"/>
    <w:tmpl w:val="48AC5E70"/>
    <w:lvl w:ilvl="0" w:tplc="F0A6CC8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1" w15:restartNumberingAfterBreak="0">
    <w:nsid w:val="75DF2C9B"/>
    <w:multiLevelType w:val="hybridMultilevel"/>
    <w:tmpl w:val="BE3454F8"/>
    <w:lvl w:ilvl="0" w:tplc="FFFFFFFF">
      <w:start w:val="1"/>
      <w:numFmt w:val="bullet"/>
      <w:lvlText w:val="-"/>
      <w:lvlJc w:val="left"/>
      <w:pPr>
        <w:ind w:left="360" w:hanging="360"/>
      </w:pPr>
      <w:rPr>
        <w:rFonts w:ascii="Times New Roman" w:eastAsia="Calibri" w:hAnsi="Times New Roman" w:cs="Times New Roman" w:hint="default"/>
        <w:b w:val="0"/>
        <w:i w:val="0"/>
        <w:caps w:val="0"/>
        <w:sz w:val="24"/>
        <w:u w:val="none"/>
        <w:vertAlign w:val="baseline"/>
      </w:rPr>
    </w:lvl>
    <w:lvl w:ilvl="1" w:tplc="2C840C06" w:tentative="1">
      <w:start w:val="1"/>
      <w:numFmt w:val="bullet"/>
      <w:lvlText w:val="o"/>
      <w:lvlJc w:val="left"/>
      <w:pPr>
        <w:ind w:left="1080" w:hanging="360"/>
      </w:pPr>
      <w:rPr>
        <w:rFonts w:ascii="Courier New" w:hAnsi="Courier New" w:cs="Courier New" w:hint="default"/>
      </w:rPr>
    </w:lvl>
    <w:lvl w:ilvl="2" w:tplc="C4E4FC82" w:tentative="1">
      <w:start w:val="1"/>
      <w:numFmt w:val="bullet"/>
      <w:lvlText w:val=""/>
      <w:lvlJc w:val="left"/>
      <w:pPr>
        <w:ind w:left="1800" w:hanging="360"/>
      </w:pPr>
      <w:rPr>
        <w:rFonts w:ascii="Wingdings" w:hAnsi="Wingdings" w:hint="default"/>
      </w:rPr>
    </w:lvl>
    <w:lvl w:ilvl="3" w:tplc="8DB4935C" w:tentative="1">
      <w:start w:val="1"/>
      <w:numFmt w:val="bullet"/>
      <w:lvlText w:val=""/>
      <w:lvlJc w:val="left"/>
      <w:pPr>
        <w:ind w:left="2520" w:hanging="360"/>
      </w:pPr>
      <w:rPr>
        <w:rFonts w:ascii="Symbol" w:hAnsi="Symbol" w:hint="default"/>
      </w:rPr>
    </w:lvl>
    <w:lvl w:ilvl="4" w:tplc="C53400F8" w:tentative="1">
      <w:start w:val="1"/>
      <w:numFmt w:val="bullet"/>
      <w:lvlText w:val="o"/>
      <w:lvlJc w:val="left"/>
      <w:pPr>
        <w:ind w:left="3240" w:hanging="360"/>
      </w:pPr>
      <w:rPr>
        <w:rFonts w:ascii="Courier New" w:hAnsi="Courier New" w:cs="Courier New" w:hint="default"/>
      </w:rPr>
    </w:lvl>
    <w:lvl w:ilvl="5" w:tplc="A58C980A" w:tentative="1">
      <w:start w:val="1"/>
      <w:numFmt w:val="bullet"/>
      <w:lvlText w:val=""/>
      <w:lvlJc w:val="left"/>
      <w:pPr>
        <w:ind w:left="3960" w:hanging="360"/>
      </w:pPr>
      <w:rPr>
        <w:rFonts w:ascii="Wingdings" w:hAnsi="Wingdings" w:hint="default"/>
      </w:rPr>
    </w:lvl>
    <w:lvl w:ilvl="6" w:tplc="4794773C" w:tentative="1">
      <w:start w:val="1"/>
      <w:numFmt w:val="bullet"/>
      <w:lvlText w:val=""/>
      <w:lvlJc w:val="left"/>
      <w:pPr>
        <w:ind w:left="4680" w:hanging="360"/>
      </w:pPr>
      <w:rPr>
        <w:rFonts w:ascii="Symbol" w:hAnsi="Symbol" w:hint="default"/>
      </w:rPr>
    </w:lvl>
    <w:lvl w:ilvl="7" w:tplc="983A6540" w:tentative="1">
      <w:start w:val="1"/>
      <w:numFmt w:val="bullet"/>
      <w:lvlText w:val="o"/>
      <w:lvlJc w:val="left"/>
      <w:pPr>
        <w:ind w:left="5400" w:hanging="360"/>
      </w:pPr>
      <w:rPr>
        <w:rFonts w:ascii="Courier New" w:hAnsi="Courier New" w:cs="Courier New" w:hint="default"/>
      </w:rPr>
    </w:lvl>
    <w:lvl w:ilvl="8" w:tplc="B9823170" w:tentative="1">
      <w:start w:val="1"/>
      <w:numFmt w:val="bullet"/>
      <w:lvlText w:val=""/>
      <w:lvlJc w:val="left"/>
      <w:pPr>
        <w:ind w:left="6120" w:hanging="360"/>
      </w:pPr>
      <w:rPr>
        <w:rFonts w:ascii="Wingdings" w:hAnsi="Wingdings" w:hint="default"/>
      </w:rPr>
    </w:lvl>
  </w:abstractNum>
  <w:abstractNum w:abstractNumId="82" w15:restartNumberingAfterBreak="0">
    <w:nsid w:val="767C4589"/>
    <w:multiLevelType w:val="singleLevel"/>
    <w:tmpl w:val="B80ADCDA"/>
    <w:lvl w:ilvl="0">
      <w:start w:val="1"/>
      <w:numFmt w:val="lowerLetter"/>
      <w:pStyle w:val="TableFootnoteLetter"/>
      <w:lvlText w:val="%1"/>
      <w:lvlJc w:val="left"/>
      <w:pPr>
        <w:tabs>
          <w:tab w:val="num" w:pos="720"/>
        </w:tabs>
        <w:ind w:left="360" w:hanging="360"/>
      </w:pPr>
      <w:rPr>
        <w:rFonts w:ascii="Times New Roman" w:hAnsi="Times New Roman" w:cs="Times New Roman" w:hint="default"/>
        <w:b w:val="0"/>
        <w:i w:val="0"/>
        <w:caps w:val="0"/>
        <w:sz w:val="24"/>
        <w:u w:val="none"/>
        <w:vertAlign w:val="baseline"/>
      </w:rPr>
    </w:lvl>
  </w:abstractNum>
  <w:abstractNum w:abstractNumId="83" w15:restartNumberingAfterBreak="0">
    <w:nsid w:val="767C4739"/>
    <w:multiLevelType w:val="singleLevel"/>
    <w:tmpl w:val="177A2B06"/>
    <w:name w:val="WWtfl"/>
    <w:lvl w:ilvl="0">
      <w:start w:val="1"/>
      <w:numFmt w:val="lowerLetter"/>
      <w:lvlText w:val="%1"/>
      <w:lvlJc w:val="left"/>
      <w:pPr>
        <w:tabs>
          <w:tab w:val="num" w:pos="360"/>
        </w:tabs>
        <w:ind w:left="360" w:hanging="360"/>
      </w:pPr>
      <w:rPr>
        <w:rFonts w:ascii="Times New Roman" w:eastAsia="MS Gothic" w:hAnsi="Times New Roman" w:cs="Times New Roman" w:hint="eastAsia"/>
        <w:b w:val="0"/>
        <w:i w:val="0"/>
        <w:caps w:val="0"/>
        <w:sz w:val="24"/>
        <w:u w:val="none"/>
        <w:vertAlign w:val="superscript"/>
      </w:rPr>
    </w:lvl>
  </w:abstractNum>
  <w:abstractNum w:abstractNumId="84" w15:restartNumberingAfterBreak="0">
    <w:nsid w:val="78E37EC8"/>
    <w:multiLevelType w:val="hybridMultilevel"/>
    <w:tmpl w:val="CF48B95E"/>
    <w:lvl w:ilvl="0" w:tplc="9B22D282">
      <w:start w:val="1"/>
      <w:numFmt w:val="bullet"/>
      <w:lvlText w:val=""/>
      <w:lvlJc w:val="left"/>
      <w:pPr>
        <w:ind w:left="360" w:hanging="360"/>
      </w:pPr>
      <w:rPr>
        <w:rFonts w:ascii="Symbol" w:hAnsi="Symbol" w:hint="default"/>
      </w:rPr>
    </w:lvl>
    <w:lvl w:ilvl="1" w:tplc="4350C468" w:tentative="1">
      <w:start w:val="1"/>
      <w:numFmt w:val="bullet"/>
      <w:lvlText w:val="o"/>
      <w:lvlJc w:val="left"/>
      <w:pPr>
        <w:ind w:left="1080" w:hanging="360"/>
      </w:pPr>
      <w:rPr>
        <w:rFonts w:ascii="Courier New" w:hAnsi="Courier New" w:cs="Courier New" w:hint="default"/>
      </w:rPr>
    </w:lvl>
    <w:lvl w:ilvl="2" w:tplc="7B24AD86" w:tentative="1">
      <w:start w:val="1"/>
      <w:numFmt w:val="bullet"/>
      <w:lvlText w:val=""/>
      <w:lvlJc w:val="left"/>
      <w:pPr>
        <w:ind w:left="1800" w:hanging="360"/>
      </w:pPr>
      <w:rPr>
        <w:rFonts w:ascii="Wingdings" w:hAnsi="Wingdings" w:hint="default"/>
      </w:rPr>
    </w:lvl>
    <w:lvl w:ilvl="3" w:tplc="5B64963A" w:tentative="1">
      <w:start w:val="1"/>
      <w:numFmt w:val="bullet"/>
      <w:lvlText w:val=""/>
      <w:lvlJc w:val="left"/>
      <w:pPr>
        <w:ind w:left="2520" w:hanging="360"/>
      </w:pPr>
      <w:rPr>
        <w:rFonts w:ascii="Symbol" w:hAnsi="Symbol" w:hint="default"/>
      </w:rPr>
    </w:lvl>
    <w:lvl w:ilvl="4" w:tplc="C0E461DC" w:tentative="1">
      <w:start w:val="1"/>
      <w:numFmt w:val="bullet"/>
      <w:lvlText w:val="o"/>
      <w:lvlJc w:val="left"/>
      <w:pPr>
        <w:ind w:left="3240" w:hanging="360"/>
      </w:pPr>
      <w:rPr>
        <w:rFonts w:ascii="Courier New" w:hAnsi="Courier New" w:cs="Courier New" w:hint="default"/>
      </w:rPr>
    </w:lvl>
    <w:lvl w:ilvl="5" w:tplc="ABA0BB94" w:tentative="1">
      <w:start w:val="1"/>
      <w:numFmt w:val="bullet"/>
      <w:lvlText w:val=""/>
      <w:lvlJc w:val="left"/>
      <w:pPr>
        <w:ind w:left="3960" w:hanging="360"/>
      </w:pPr>
      <w:rPr>
        <w:rFonts w:ascii="Wingdings" w:hAnsi="Wingdings" w:hint="default"/>
      </w:rPr>
    </w:lvl>
    <w:lvl w:ilvl="6" w:tplc="C966C6B0" w:tentative="1">
      <w:start w:val="1"/>
      <w:numFmt w:val="bullet"/>
      <w:lvlText w:val=""/>
      <w:lvlJc w:val="left"/>
      <w:pPr>
        <w:ind w:left="4680" w:hanging="360"/>
      </w:pPr>
      <w:rPr>
        <w:rFonts w:ascii="Symbol" w:hAnsi="Symbol" w:hint="default"/>
      </w:rPr>
    </w:lvl>
    <w:lvl w:ilvl="7" w:tplc="05B4300C" w:tentative="1">
      <w:start w:val="1"/>
      <w:numFmt w:val="bullet"/>
      <w:lvlText w:val="o"/>
      <w:lvlJc w:val="left"/>
      <w:pPr>
        <w:ind w:left="5400" w:hanging="360"/>
      </w:pPr>
      <w:rPr>
        <w:rFonts w:ascii="Courier New" w:hAnsi="Courier New" w:cs="Courier New" w:hint="default"/>
      </w:rPr>
    </w:lvl>
    <w:lvl w:ilvl="8" w:tplc="8B4C7284" w:tentative="1">
      <w:start w:val="1"/>
      <w:numFmt w:val="bullet"/>
      <w:lvlText w:val=""/>
      <w:lvlJc w:val="left"/>
      <w:pPr>
        <w:ind w:left="6120" w:hanging="360"/>
      </w:pPr>
      <w:rPr>
        <w:rFonts w:ascii="Wingdings" w:hAnsi="Wingdings" w:hint="default"/>
      </w:rPr>
    </w:lvl>
  </w:abstractNum>
  <w:abstractNum w:abstractNumId="85" w15:restartNumberingAfterBreak="0">
    <w:nsid w:val="796B5A3F"/>
    <w:multiLevelType w:val="hybridMultilevel"/>
    <w:tmpl w:val="1976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387CC4"/>
    <w:multiLevelType w:val="singleLevel"/>
    <w:tmpl w:val="C8C85F6A"/>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87" w15:restartNumberingAfterBreak="0">
    <w:nsid w:val="7A4C1994"/>
    <w:multiLevelType w:val="hybridMultilevel"/>
    <w:tmpl w:val="F9E08DAA"/>
    <w:name w:val="SPRItfl2"/>
    <w:lvl w:ilvl="0" w:tplc="A70ABFC6">
      <w:start w:val="1"/>
      <w:numFmt w:val="decimal"/>
      <w:lvlText w:val="%1."/>
      <w:lvlJc w:val="left"/>
      <w:pPr>
        <w:tabs>
          <w:tab w:val="num" w:pos="720"/>
        </w:tabs>
        <w:ind w:left="720" w:hanging="360"/>
      </w:pPr>
      <w:rPr>
        <w:rFonts w:hint="default"/>
      </w:rPr>
    </w:lvl>
    <w:lvl w:ilvl="1" w:tplc="9BCEC7E0" w:tentative="1">
      <w:start w:val="1"/>
      <w:numFmt w:val="bullet"/>
      <w:lvlText w:val="o"/>
      <w:lvlJc w:val="left"/>
      <w:pPr>
        <w:tabs>
          <w:tab w:val="num" w:pos="1440"/>
        </w:tabs>
        <w:ind w:left="1440" w:hanging="360"/>
      </w:pPr>
      <w:rPr>
        <w:rFonts w:ascii="Courier New" w:hAnsi="Courier New" w:cs="Courier New" w:hint="default"/>
      </w:rPr>
    </w:lvl>
    <w:lvl w:ilvl="2" w:tplc="7132F50A" w:tentative="1">
      <w:start w:val="1"/>
      <w:numFmt w:val="bullet"/>
      <w:lvlText w:val=""/>
      <w:lvlJc w:val="left"/>
      <w:pPr>
        <w:tabs>
          <w:tab w:val="num" w:pos="2160"/>
        </w:tabs>
        <w:ind w:left="2160" w:hanging="360"/>
      </w:pPr>
      <w:rPr>
        <w:rFonts w:ascii="Wingdings" w:hAnsi="Wingdings" w:hint="default"/>
      </w:rPr>
    </w:lvl>
    <w:lvl w:ilvl="3" w:tplc="3B86D312" w:tentative="1">
      <w:start w:val="1"/>
      <w:numFmt w:val="bullet"/>
      <w:lvlText w:val=""/>
      <w:lvlJc w:val="left"/>
      <w:pPr>
        <w:tabs>
          <w:tab w:val="num" w:pos="2880"/>
        </w:tabs>
        <w:ind w:left="2880" w:hanging="360"/>
      </w:pPr>
      <w:rPr>
        <w:rFonts w:ascii="Symbol" w:hAnsi="Symbol" w:hint="default"/>
      </w:rPr>
    </w:lvl>
    <w:lvl w:ilvl="4" w:tplc="F3803730" w:tentative="1">
      <w:start w:val="1"/>
      <w:numFmt w:val="bullet"/>
      <w:lvlText w:val="o"/>
      <w:lvlJc w:val="left"/>
      <w:pPr>
        <w:tabs>
          <w:tab w:val="num" w:pos="3600"/>
        </w:tabs>
        <w:ind w:left="3600" w:hanging="360"/>
      </w:pPr>
      <w:rPr>
        <w:rFonts w:ascii="Courier New" w:hAnsi="Courier New" w:cs="Courier New" w:hint="default"/>
      </w:rPr>
    </w:lvl>
    <w:lvl w:ilvl="5" w:tplc="A98CDB92" w:tentative="1">
      <w:start w:val="1"/>
      <w:numFmt w:val="bullet"/>
      <w:lvlText w:val=""/>
      <w:lvlJc w:val="left"/>
      <w:pPr>
        <w:tabs>
          <w:tab w:val="num" w:pos="4320"/>
        </w:tabs>
        <w:ind w:left="4320" w:hanging="360"/>
      </w:pPr>
      <w:rPr>
        <w:rFonts w:ascii="Wingdings" w:hAnsi="Wingdings" w:hint="default"/>
      </w:rPr>
    </w:lvl>
    <w:lvl w:ilvl="6" w:tplc="0428BC2A" w:tentative="1">
      <w:start w:val="1"/>
      <w:numFmt w:val="bullet"/>
      <w:lvlText w:val=""/>
      <w:lvlJc w:val="left"/>
      <w:pPr>
        <w:tabs>
          <w:tab w:val="num" w:pos="5040"/>
        </w:tabs>
        <w:ind w:left="5040" w:hanging="360"/>
      </w:pPr>
      <w:rPr>
        <w:rFonts w:ascii="Symbol" w:hAnsi="Symbol" w:hint="default"/>
      </w:rPr>
    </w:lvl>
    <w:lvl w:ilvl="7" w:tplc="1D9C5EA0" w:tentative="1">
      <w:start w:val="1"/>
      <w:numFmt w:val="bullet"/>
      <w:lvlText w:val="o"/>
      <w:lvlJc w:val="left"/>
      <w:pPr>
        <w:tabs>
          <w:tab w:val="num" w:pos="5760"/>
        </w:tabs>
        <w:ind w:left="5760" w:hanging="360"/>
      </w:pPr>
      <w:rPr>
        <w:rFonts w:ascii="Courier New" w:hAnsi="Courier New" w:cs="Courier New" w:hint="default"/>
      </w:rPr>
    </w:lvl>
    <w:lvl w:ilvl="8" w:tplc="7BD037CA"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BC03DDA"/>
    <w:multiLevelType w:val="hybridMultilevel"/>
    <w:tmpl w:val="94A40028"/>
    <w:styleLink w:val="111111"/>
    <w:lvl w:ilvl="0" w:tplc="F4445848">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9" w15:restartNumberingAfterBreak="0">
    <w:nsid w:val="7BE5409B"/>
    <w:multiLevelType w:val="singleLevel"/>
    <w:tmpl w:val="0F48B740"/>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90" w15:restartNumberingAfterBreak="0">
    <w:nsid w:val="7CBB5267"/>
    <w:multiLevelType w:val="singleLevel"/>
    <w:tmpl w:val="07FA59F4"/>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91" w15:restartNumberingAfterBreak="0">
    <w:nsid w:val="7F7E5284"/>
    <w:multiLevelType w:val="singleLevel"/>
    <w:tmpl w:val="04090019"/>
    <w:lvl w:ilvl="0">
      <w:start w:val="1"/>
      <w:numFmt w:val="lowerLetter"/>
      <w:lvlText w:val="%1."/>
      <w:lvlJc w:val="left"/>
      <w:pPr>
        <w:ind w:left="720" w:hanging="360"/>
      </w:pPr>
      <w:rPr>
        <w:b w:val="0"/>
        <w:i w:val="0"/>
        <w:caps w:val="0"/>
        <w:sz w:val="24"/>
        <w:u w:val="none"/>
        <w:vertAlign w:val="baseline"/>
      </w:rPr>
    </w:lvl>
  </w:abstractNum>
  <w:num w:numId="1">
    <w:abstractNumId w:val="27"/>
  </w:num>
  <w:num w:numId="2">
    <w:abstractNumId w:val="78"/>
  </w:num>
  <w:num w:numId="3">
    <w:abstractNumId w:val="47"/>
  </w:num>
  <w:num w:numId="4">
    <w:abstractNumId w:val="31"/>
  </w:num>
  <w:num w:numId="5">
    <w:abstractNumId w:val="45"/>
  </w:num>
  <w:num w:numId="6">
    <w:abstractNumId w:val="62"/>
  </w:num>
  <w:num w:numId="7">
    <w:abstractNumId w:val="57"/>
  </w:num>
  <w:num w:numId="8">
    <w:abstractNumId w:val="29"/>
  </w:num>
  <w:num w:numId="9">
    <w:abstractNumId w:val="88"/>
  </w:num>
  <w:num w:numId="10">
    <w:abstractNumId w:val="65"/>
  </w:num>
  <w:num w:numId="11">
    <w:abstractNumId w:val="0"/>
  </w:num>
  <w:num w:numId="12">
    <w:abstractNumId w:val="39"/>
  </w:num>
  <w:num w:numId="13">
    <w:abstractNumId w:val="18"/>
  </w:num>
  <w:num w:numId="14">
    <w:abstractNumId w:val="67"/>
  </w:num>
  <w:num w:numId="15">
    <w:abstractNumId w:val="7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7"/>
  </w:num>
  <w:num w:numId="17">
    <w:abstractNumId w:val="56"/>
  </w:num>
  <w:num w:numId="18">
    <w:abstractNumId w:val="38"/>
  </w:num>
  <w:num w:numId="19">
    <w:abstractNumId w:val="69"/>
  </w:num>
  <w:num w:numId="20">
    <w:abstractNumId w:val="34"/>
  </w:num>
  <w:num w:numId="21">
    <w:abstractNumId w:val="6"/>
  </w:num>
  <w:num w:numId="22">
    <w:abstractNumId w:val="70"/>
  </w:num>
  <w:num w:numId="23">
    <w:abstractNumId w:val="20"/>
  </w:num>
  <w:num w:numId="24">
    <w:abstractNumId w:val="25"/>
  </w:num>
  <w:num w:numId="25">
    <w:abstractNumId w:val="52"/>
  </w:num>
  <w:num w:numId="26">
    <w:abstractNumId w:val="82"/>
  </w:num>
  <w:num w:numId="27">
    <w:abstractNumId w:val="17"/>
  </w:num>
  <w:num w:numId="28">
    <w:abstractNumId w:val="43"/>
  </w:num>
  <w:num w:numId="29">
    <w:abstractNumId w:val="30"/>
  </w:num>
  <w:num w:numId="30">
    <w:abstractNumId w:val="21"/>
  </w:num>
  <w:num w:numId="31">
    <w:abstractNumId w:val="84"/>
  </w:num>
  <w:num w:numId="32">
    <w:abstractNumId w:val="14"/>
  </w:num>
  <w:num w:numId="33">
    <w:abstractNumId w:val="91"/>
  </w:num>
  <w:num w:numId="34">
    <w:abstractNumId w:val="64"/>
  </w:num>
  <w:num w:numId="35">
    <w:abstractNumId w:val="54"/>
  </w:num>
  <w:num w:numId="36">
    <w:abstractNumId w:val="35"/>
  </w:num>
  <w:num w:numId="37">
    <w:abstractNumId w:val="11"/>
  </w:num>
  <w:num w:numId="38">
    <w:abstractNumId w:val="42"/>
  </w:num>
  <w:num w:numId="39">
    <w:abstractNumId w:val="85"/>
  </w:num>
  <w:num w:numId="40">
    <w:abstractNumId w:val="74"/>
  </w:num>
  <w:num w:numId="41">
    <w:abstractNumId w:val="76"/>
  </w:num>
  <w:num w:numId="42">
    <w:abstractNumId w:val="80"/>
  </w:num>
  <w:num w:numId="43">
    <w:abstractNumId w:val="63"/>
  </w:num>
  <w:num w:numId="44">
    <w:abstractNumId w:val="68"/>
  </w:num>
  <w:num w:numId="45">
    <w:abstractNumId w:val="79"/>
  </w:num>
  <w:num w:numId="46">
    <w:abstractNumId w:val="48"/>
  </w:num>
  <w:num w:numId="4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6"/>
  </w:num>
  <w:num w:numId="49">
    <w:abstractNumId w:val="53"/>
  </w:num>
  <w:num w:numId="50">
    <w:abstractNumId w:val="81"/>
  </w:num>
  <w:num w:numId="51">
    <w:abstractNumId w:val="16"/>
  </w:num>
  <w:num w:numId="52">
    <w:abstractNumId w:val="55"/>
  </w:num>
  <w:num w:numId="53">
    <w:abstractNumId w:val="58"/>
  </w:num>
  <w:num w:numId="54">
    <w:abstractNumId w:val="46"/>
  </w:num>
  <w:num w:numId="55">
    <w:abstractNumId w:val="9"/>
  </w:num>
  <w:num w:numId="56">
    <w:abstractNumId w:val="24"/>
  </w:num>
  <w:num w:numId="57">
    <w:abstractNumId w:val="72"/>
  </w:num>
  <w:num w:numId="58">
    <w:abstractNumId w:val="12"/>
  </w:num>
  <w:num w:numId="59">
    <w:abstractNumId w:val="7"/>
  </w:num>
  <w:num w:numId="60">
    <w:abstractNumId w:val="50"/>
  </w:num>
  <w:num w:numId="61">
    <w:abstractNumId w:val="32"/>
  </w:num>
  <w:num w:numId="62">
    <w:abstractNumId w:val="66"/>
  </w:num>
  <w:num w:numId="63">
    <w:abstractNumId w:val="4"/>
  </w:num>
  <w:num w:numId="64">
    <w:abstractNumId w:val="2"/>
  </w:num>
  <w:num w:numId="65">
    <w:abstractNumId w:val="28"/>
  </w:num>
  <w:num w:numId="66">
    <w:abstractNumId w:val="1"/>
  </w:num>
  <w:num w:numId="67">
    <w:abstractNumId w:val="41"/>
  </w:num>
  <w:num w:numId="68">
    <w:abstractNumId w:val="75"/>
  </w:num>
  <w:num w:numId="69">
    <w:abstractNumId w:val="19"/>
  </w:num>
  <w:num w:numId="70">
    <w:abstractNumId w:val="49"/>
  </w:num>
  <w:num w:numId="71">
    <w:abstractNumId w:val="59"/>
  </w:num>
  <w:num w:numId="72">
    <w:abstractNumId w:val="13"/>
  </w:num>
  <w:num w:numId="73">
    <w:abstractNumId w:val="60"/>
  </w:num>
  <w:num w:numId="74">
    <w:abstractNumId w:val="10"/>
  </w:num>
  <w:num w:numId="75">
    <w:abstractNumId w:val="51"/>
  </w:num>
  <w:num w:numId="76">
    <w:abstractNumId w:val="5"/>
  </w:num>
  <w:num w:numId="77">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cumentProtection w:edit="readOnly" w:enforcement="0"/>
  <w:defaultTabStop w:val="36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e099661b-6fda-4dea-b9c4-07066855fdd1"/>
    <w:docVar w:name="LibraryFilter" w:val="|PembroLibraryFile.docx||"/>
    <w:docVar w:name="refmgr-00VMPN" w:val="[Chemnitz, J. M., et al 2004]"/>
    <w:docVar w:name="refmgr-00VMQ6" w:val="[Okazaki, T., et al 2001]"/>
    <w:docVar w:name="refmgr-00VMQ6,00VMPN,00VMQC,00VMQ9" w:val="[Okazaki, T., et al 2001] [Chemnitz, J. M., et al 2004] [Sheppard, K-A, et al 2004] [Riley, J. L. 2009]"/>
    <w:docVar w:name="refmgr-00VMQ7" w:val="[Parry, R. V., et al 2005]"/>
    <w:docVar w:name="refmgr-00VMQ7,058SQP" w:val="[Parry, R. V., et al 2005] [Francisco, L. M., et al 2010]"/>
    <w:docVar w:name="refmgr-00VMQ9" w:val="[Riley, J. L. 2009]"/>
    <w:docVar w:name="refmgr-00VMQC" w:val="[Sheppard, K-A, et al 2004]"/>
    <w:docVar w:name="refmgr-00VMQJ" w:val="[Zhang, X., et al 2004]"/>
    <w:docVar w:name="refmgr-00VMQL" w:val="[Greenwald, R. J., et al 2005]"/>
    <w:docVar w:name="refmgr-00VMQL,00VMQ6" w:val="[Greenwald, R. J., et al 2005] [Okazaki, T., et al 2001]"/>
    <w:docVar w:name="refmgr-00VMQY" w:val="[Miettinen, O. and Nurminen, M. 1985]"/>
    <w:docVar w:name="refmgr-00W0FM" w:val="[Pickard, A. S., et al 2007]"/>
    <w:docVar w:name="refmgr-00W0FM,03RLHG" w:val="[Pickard, A. S., et al 2007] [Pickard, A. S., et al 2007]"/>
    <w:docVar w:name="refmgr-03Q3QL" w:val="[Aaronson, N. K., et al 1993]"/>
    <w:docVar w:name="refmgr-03QM46" w:val="[Rabin, R. and de Charro, F. 2001]"/>
    <w:docVar w:name="refmgr-03RLHG" w:val="[Pickard, A. S., et al 2007]"/>
    <w:docVar w:name="refmgr-03WNBB" w:val="[Bjordal, K., et al 1994]"/>
    <w:docVar w:name="refmgr-03WNBB,040VGM" w:val="[Bjordal, K., et al 1994] [Bjordal, K., et al 2000]"/>
    <w:docVar w:name="refmgr-03WNBF" w:val="[Vermorken, J. B., et al 2008]"/>
    <w:docVar w:name="refmgr-03XQVB" w:val="[Maurer, W. and Bretz, F. 2013]"/>
    <w:docVar w:name="refmgr-03Y75Y" w:val="[Clopper, C. J. and Pearson, E. S. 1934]"/>
    <w:docVar w:name="refmgr-03YXPC" w:val="[Dorsey, K. 2013]"/>
    <w:docVar w:name="refmgr-040VGM" w:val="[Bjordal, K., et al 2000]"/>
    <w:docVar w:name="refmgr-040WNJ" w:val="[Mesia, R., et al 2010]"/>
    <w:docVar w:name="refmgr-040WNJ,0488YQ,052NW7,052NW6" w:val="[Mesia, R., et al 2010] [Machiels, J. P., et al 2015] [Harrington, K. J., et al 2017] [Cohen, E. E. W., et al 2018]"/>
    <w:docVar w:name="refmgr-0488YQ" w:val="[Machiels, J. P., et al 2015]"/>
    <w:docVar w:name="refmgr-04GZ3C" w:val="[Mehra, R., et al 2016]"/>
    <w:docVar w:name="refmgr-04M4TX" w:val="[Chow, L. Q., et al 2016]"/>
    <w:docVar w:name="refmgr-04P7DZ" w:val="[Gupta, B., et al 2016]"/>
    <w:docVar w:name="refmgr-04PZSF" w:val="[Lynch, S. V. 2016]"/>
    <w:docVar w:name="refmgr-04QTG6" w:val="[Bauml, J., et al 2017]"/>
    <w:docVar w:name="refmgr-04T3PH" w:val="[Kato, Y., et al 2015]"/>
    <w:docVar w:name="refmgr-04XKP6" w:val="[Cross, M. J. 2001]"/>
    <w:docVar w:name="refmgr-04XKP6,04XKQM,04XKQW" w:val="[Cross, M. J. 2001] [Lieu, C., et al 2011] [Limaverde-Sousa, G., et al 2014]"/>
    <w:docVar w:name="refmgr-04XKPD" w:val="[Ellis, L. M. 2008]"/>
    <w:docVar w:name="refmgr-04XKQ2" w:val="[Ferrara, N., et al 2003]"/>
    <w:docVar w:name="refmgr-04XKQ2,04XKPD,04XKRB" w:val="[Ferrara, N., et al 2003] [Ellis, L. M. 2008] [Tammela, T. 2010]"/>
    <w:docVar w:name="refmgr-04XKQM" w:val="[Lieu, C., et al 2011]"/>
    <w:docVar w:name="refmgr-04XKQW" w:val="[Limaverde-Sousa, G., et al 2014]"/>
    <w:docVar w:name="refmgr-04XKRB" w:val="[Tammela, T. 2010]"/>
    <w:docVar w:name="refmgr-04XQ0S" w:val="[Yamamoto, Y., et al 2014]"/>
    <w:docVar w:name="refmgr-04YJ9J" w:val="[Makker, V., et al 2018]"/>
    <w:docVar w:name="refmgr-04YNJY" w:val="[National Comprehensive Cancer Network 2018]"/>
    <w:docVar w:name="refmgr-04ZWKG" w:val="[Lee, C. H., et al 2018]"/>
    <w:docVar w:name="refmgr-052NW6" w:val="[Cohen, E. E. W., et al 2018]"/>
    <w:docVar w:name="refmgr-052NW7" w:val="[Harrington, K. J., et al 2017]"/>
    <w:docVar w:name="refmgr-053BPT" w:val="[Brose, M., et al 2018]"/>
    <w:docVar w:name="refmgr-053BPT,053BQ4,053BQ3,04YJ9J,04ZWKG" w:val="[Brose, M., et al 2018] [Vogelzang, N., et al 2018] [Taylor, M., et al 2018] [Makker, V., et al 2018] [Lee, C. H., et al 2018]"/>
    <w:docVar w:name="refmgr-053BQ3" w:val="[Taylor, M., et al 2018]"/>
    <w:docVar w:name="refmgr-053BQ4" w:val="[Vogelzang, N., et al 2018]"/>
    <w:docVar w:name="refmgr-053BZJ" w:val="[Taylor, M. H., et al 2018]"/>
    <w:docVar w:name="refmgr-053L8W" w:val="[Taylor, M. H., et al 2018]"/>
    <w:docVar w:name="refmgr-053RJH" w:val="[CSR P048V01MK3475 2018]"/>
    <w:docVar w:name="refmgr-053ZSC" w:val="[Burtness, B., et al 2018]"/>
    <w:docVar w:name="refmgr-053ZSC,05GNX9" w:val="[Burtness, B., et al 2018] [CSR P048 2020]"/>
    <w:docVar w:name="refmgr-054MKN" w:val="[Argiris, A., et al 2017]"/>
    <w:docVar w:name="refmgr-054PG7" w:val="[Machiels, J. P. 2011]"/>
    <w:docVar w:name="refmgr-056BT0" w:val="[IB Edition 17 2019]"/>
    <w:docVar w:name="refmgr-056TMW" w:val="[Cohen, E. E. W., et al 2019]"/>
    <w:docVar w:name="refmgr-057JXY" w:val="[Kato, Y., et al 2019]"/>
    <w:docVar w:name="refmgr-057LPH" w:val="[Kimura, T., et al 2018]"/>
    <w:docVar w:name="refmgr-057WXK" w:val="[IB Edition 16 2019]"/>
    <w:docVar w:name="refmgr-058SQL" w:val="[Disis, M. L. 2010]"/>
    <w:docVar w:name="refmgr-058SQP" w:val="[Francisco, L. M., et al 2010]"/>
    <w:docVar w:name="refmgr-058XBL" w:val="[Rischin, D., et al 2019]"/>
    <w:docVar w:name="refmgr-05GNX9" w:val="[CSR P048 2020]"/>
    <w:docVar w:name="refmgr-biblio-00VMPN" w:val="Chemnitz JM, Parry RV, Nichols KE, June CH, Riley JL. SHP-1 and SHP-2 associate with immunoreceptor tyrosine-based switch motif of programmed death 1 upon primary human T cell stimulation, but only receptor ligation prevents T cell activation. J Immunol 2004;173:945-54."/>
    <w:docVar w:name="refmgr-biblio-00VMQ6" w:val="Okazaki T, Maeda A, Nishimura H, Kurosaki T, Honjo T. PD-1 immunoreceptor inhibits B cell receptor-mediated signaling by recruiting src homology 2-domain-containing tyrosine phosphatase 2 to phosphotyrosine. Proc Natl Acad Sci U S A 2001;98(24):13866-71."/>
    <w:docVar w:name="refmgr-biblio-00VMQ7" w:val="Parry RV, Chemnitz JM, Frauwirth KA, Lanfranco AR, Braunstein I, Kobayashi SV, et al. CTLA-4 and PD-1 receptors inhibit T-cell activation by distinct mechanisms. Mol Cell Biol 2005;25(21):9543-53."/>
    <w:docVar w:name="refmgr-biblio-00VMQ9" w:val="Riley JL. PD-1 signaling in primary T cells. Immunol Rev 2009;229:114-25."/>
    <w:docVar w:name="refmgr-biblio-00VMQC" w:val="Sheppard K-A, Fitz LJ, Lee JM, Benander C, George JA, Wooters J, et al. PD-1 inhibits T-cell receptor induced phosphorylation of the ZAP70/CD3zeta signalosome and downstream signaling to PKCtheta. FEBS Lett. 2004;574:37-41."/>
    <w:docVar w:name="refmgr-biblio-00VMQJ" w:val="Zhang X, Schwartz J-CD, Guo X, Bhatia S, Cao E, Chen L, et al. Structural and functional analysis of the costimulatory receptor programmed death-1. Immunity 2004;20:337-47."/>
    <w:docVar w:name="refmgr-biblio-00VMQL" w:val="Greenwald RJ, Freeman GJ, Sharpe AH. The B7 family revisited. Annu Rev Immunol 2005;23:515-48."/>
    <w:docVar w:name="refmgr-biblio-00VMQY" w:val="Miettinen O, Nurminen M. Comparative analysis of two rates. Stat Med 1985;4:213-26."/>
    <w:docVar w:name="refmgr-biblio-00W0FM" w:val="Pickard AS, Neary MP, Cella D. Estimation of minimally important differences in EQ-5D utility and VAS scores in cancer. Health Qual Life Outcomes 2007;5:1-8."/>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de Charro F. EQ-5D: a measure of health status from the EuroQol group. Ann Med 2001;33:337-43."/>
    <w:docVar w:name="refmgr-biblio-03RLHG" w:val="Pickard AS, Wilke CT, Lin H-W, Lloyd A. Health utilities using the EQ-5D in studies of cancer. Pharmacoeconomics 2007;25(5):365-84."/>
    <w:docVar w:name="refmgr-biblio-03WNBB" w:val="Bjordal K, Ahlner-Elmqvist M, Tollesson E, Jensen AB, Razavi D, Maher EJ, et al. Development of a European Organization for Research and Treatment of Cancer (EORTC) questionnaire module to be used in quality of life assessments in  head and neck cancer patients. Acta Oncol 1994;33(8):879-85."/>
    <w:docVar w:name="refmgr-biblio-03WNBF" w:val="Vermorken JB, Mesia R, Rivera F, Remenar E, Kawecki A, Rottey S, et al. Platinum-based chemotherapy plus cetuximab in head and neck cancer. N Engl J Med 2008;359:1116-27."/>
    <w:docVar w:name="refmgr-biblio-03XQVB" w:val="Maurer W and Bretz F. Multiple testing in group sequential trials using graphical approaches. Stat Biopharm Res 2013;5(4):311-20."/>
    <w:docVar w:name="refmgr-biblio-03Y75Y" w:val="Clopper CJ, Pearson ES. The use of confidence or fiducial limits illustrated in the case of the binomial. Biometrika 1934;26(4):404-13."/>
    <w:docVar w:name="refmgr-biblio-03YXPC" w:val="Dorsey K, Agulnik M. Promising new molecular targeted therapies in head and neck cancer. Drugs. 2013 Mar;73(4):315-25."/>
    <w:docVar w:name="refmgr-biblio-040VGM" w:val="Bjordal K, de Graeff A, Fayers PM, Hammerlid E, van Pottelsberghe C, Curran D, et al. A 12 country field study of the EORTC QLQ-C30 (version 3.0) and the head and neck cancer specific module (EORTC QLQ-H&amp;N35) in head and neck patients. EORTC Quality of Life Group. Eur J Cancer. 2000 Sep;36(14):1796-807."/>
    <w:docVar w:name="refmgr-biblio-040WNJ" w:val="Mesia R, Rivera F, Kawecki A, Rottey S, Hitt R, Kienzer H, et al. Quality of life of patients receiving platinum-based chemotherapy plus cetuximab first line for recurrent and/or metastatic squamous cell carcinoma of the head and neck. Ann Oncol. 2010 Oct;21(10):1967-73."/>
    <w:docVar w:name="refmgr-biblio-0488YQ" w:val="Machiels JP, Haddad RI, Fayette J, Licitra LF, Tahara M, Vermorken JB, et al. Afatinib versus methotrexate as second-line treatment in patients with recurrent or metastatic squamous-cell carcinoma of the head and neck progressing on or after platinum-based therapy (LUX-Head &amp; Neck 1): an open-label, randomised phase 3 trial. Lancet Oncol. 2015 May;16(5):583-94."/>
    <w:docVar w:name="refmgr-biblio-04GZ3C" w:val="Mehra R, Seiwert TY, Mahipal A, Weiss J, Berger R, Paul Eder J et al. Efficacy and safety of pembrolizumab in recurrent/metastatic head and neck squamous cell carcinoma (R/M HNSCC): Pooled analyses after longterm followup in KEYNOTE012 [abstract]. J Clin Oncol. 2016;34(suppl). Abstract no. 6012."/>
    <w:docVar w:name="refmgr-biblio-04M4TX" w:val="Chow LQ, Haddad R, Gupta S, Mahipal A, Mehra R, Tahara M, et al. Antitumor Activity of Pembrolizumab in Biomarker-Unselected Patients With Recurrent and/or Metastatic Head and Neck Squamous Cell Carcinoma: Results From the Phase Ib KEYNOTE-012 Expansion Cohort. J Clin Oncol. 2016 Nov 10;34(32):3838-45."/>
    <w:docVar w:name="refmgr-biblio-04P7DZ" w:val="Gupta B, Johnson NW, Kumar N. Global Epidemiology of Head and Neck Cancers: A Continuing Challenge. Oncology. 2016;91(1):13-23."/>
    <w:docVar w:name="refmgr-biblio-04PZSF" w:val="Lynch SV, Pedersen O. The Human Intestinal Microbiome in Health and Disease. N Engl J Med. 2016 Dec 15;375(24):2369-2379."/>
    <w:docVar w:name="refmgr-biblio-04QTG6" w:val="Bauml J, Seiwert TY, Pfister DG, Worden F, Liu SV, Gilbert J, et al. Pembrolizumab for Platinum- and Cetuximab-Refractory Head and Neck Cancer: Results From a Single-Arm, Phase II Study. J Clin Oncol. 2017 May 10;35(14):1542-1549."/>
    <w:docVar w:name="refmgr-biblio-04T3PH" w:val="Kato Y, Tabata K, Hori Y, Tachino S, Okamoto K, Matsui J, et al. Effects of lenvatinib on tumor-associated macrophages enhance antitumor activity of PD-1 signal inhibitors [abstract A92]. Poster session presented at: AACR-NCI-EORTC International Conference: Molecular Targets and Cancer Therapeutics; 2015 Nov 5-6; Boston, MA."/>
    <w:docVar w:name="refmgr-biblio-04XKP6" w:val="Cross MJ, Claesson-Welsh L. FGF and VEGF function in angiogenesis: signalling pathways, biological responses and therapeutic inhibition. Trends Pharmacol Sci. 2001 Apr;22(4):201-7."/>
    <w:docVar w:name="refmgr-biblio-04XKPD" w:val="Ellis LM, Hicklin DJ. VEGF-targeted therapy: mechanisms of anti-tumour activity. Nat Rev Cancer. 2008 Aug;8:579-91."/>
    <w:docVar w:name="refmgr-biblio-04XKQ2" w:val="Ferrara N, Gerber HP, LeCouter J. The biology of VEGF and its receptors. Nat Med. 2003 Jun;9(6):669-76."/>
    <w:docVar w:name="refmgr-biblio-04XKQM" w:val="Lieu C, Heymach J, Overman M, Tran H, Kopetz S. Beyond VEGF: inhibition of the fibroblast growth factor pathway and antiangiogenesis. Clin Cancer Res. 2011 Oct 1;17(19):6130-9."/>
    <w:docVar w:name="refmgr-biblio-04XKQW" w:val="Limaverde-Sousa G, Sternberg C, Ferreira CG. Antiangiogenesis beyond VEGF inhibition: a journey from antiangiogenic single-target to broad-spectrum agents. Cancer Treat Rev. 2014;40:548-57."/>
    <w:docVar w:name="refmgr-biblio-04XKRB" w:val="Tammela T, Alitalo K. Lymphangiogenesis: molecular mechanisms and future promise. Cell. 2010 Feb 19;140:460-76."/>
    <w:docVar w:name="refmgr-biblio-04XQ0S" w:val="Yamamoto Y, Matsui J, Matsushima T, Obaishi H, Miyazaki K, Nakamura K, et al. Lenvatinib, an angiogenesis inhibitor targeting VEGFR/FGFR, shows broad antitumor activity in human tumor xenograft models associated with microvessel density and pericyte coverage. Vasc Cell. 2014;6:18."/>
    <w:docVar w:name="refmgr-biblio-04YJ9J" w:val="Makker V, Rasco D, Vogelzang NJ, Messing M, Brose MS, Cohn AL, et al. Lenvatinib + Pembrolizumab in patients with advanced endometrial cancer: updated results. Poster session presented at: 2018 American Society of Clinical Oncology (ASCO) Annual Meeting; 2018 Jun 1-5; Chicago, IL. Poster no. 5596."/>
    <w:docVar w:name="refmgr-biblio-04YNJY" w:val="National Comprehensive Cancer Network. NCCN clinical practice guidelines in oncology: head and neck cancers; version 1.2018. Fort Washington (PA): National Comprehensive Cancer Network (NCCN); 2018. 218 p."/>
    <w:docVar w:name="refmgr-biblio-04ZWKG" w:val="Lee CH, Makker V, Rasco D, Taylor M, Stepan DE, Shumaker R, et al. Lenvatinib + pembrolizumab in patients with renal cell carcinoma: updated results. Poster session presented at: 2018 American Society of Clinical Oncology (ASCO) Annual Meeting; 2018 Jun 1-5; Chicago, IL. Abstract no. 4560."/>
    <w:docVar w:name="refmgr-biblio-052NW6" w:val="Cohen EEW, Soulieres D, Le Tourneau C, Dinis J, Licitra LF, Ahn MJ, et al. Health-related quality of life (HRQoL) of pembrolizumab (pembro) vs standard of care (SOC) for recurrent/metastatic head and neck squamous cell carcinoma (R/M HNSCC) in KEYNOTE-040 [abstract]. Presented at: 2018 American Society of Clinical Oncology (ASCO) Annual Meeting; 2018 Jun 1-5; Chicago, IL. J Clin Oncol. 2018;36(15 suppl). Abstract no. 6013."/>
    <w:docVar w:name="refmgr-biblio-052NW7" w:val="Harrington KJ, Ferris RL, Blumenschein G Jr, Colevas AD, Fayette J, Licitra L, et al. Nivolumab versus standard, single-agent therapy of investigator's choice in recurrent or metastatic squamous cell carcinoma of the head and neck (CheckMate 141): health-related quality-of-life results from a randomised, phase 3 trial. Lancet Oncol. 2017 Aug;18:1104-15."/>
    <w:docVar w:name="refmgr-biblio-053BPT" w:val="Brose M, Vogelzang N, Simone CD, Jain S, Richards D, Encarnacion CA, et al. A phase 1b/2 trial of lenvatinib in combination with pembrolizumab in patients with non-small cell lung cancer [abstract]. Presented at: 33rd Annual Meeting &amp; Pre-Conference Programs, Society for Immunotherapy of Cancer (SITC); 2018 Nov 7-11; Washington, DC. Abstract no. P392."/>
    <w:docVar w:name="refmgr-biblio-053BQ3" w:val="Taylor M, Vogelzang N, Cohn A, Stepan D, Shumaker R, Dutcus C, et al. A phase 1b/2 trial of lenvatinib in combination with pembrolizumab in patients with advanced melanoma [abstract]. Presented at: 33rd Annual Meeting &amp; Pre-Conference Programs, Society for Immunotherapy of Cancer (SITC); 2018 Nov 7-11; Washington, DC. Abstract no. P391."/>
    <w:docVar w:name="refmgr-biblio-053BQ4" w:val="Vogelzang N, Encarnacion C, Cohn A, Simone CD, Rasco D, Richards D, et al. A phase 1b/2 trial of lenvatinib in combination with pembrolizumab in patients with urothelial cancer [abstract]. Presented at: 33rd Annual Meeting &amp; Pre-Conference Programs, Society for Immunotherapy of Cancer (SITC); 2018 Nov 7-11; Washington, DC. Abstract no. P393."/>
    <w:docVar w:name="refmgr-biblio-053BZJ" w:val="Taylor MH, Rasco DW, Brose MS, Vogelzang NJ, Richey SL, Richards DA, et al. A phase 1b/2 trial of lenvatinib plus pembrolizumab in patients with squamous cell carcinoma of the head and neck [abstract]. Presented at: 2018 American Society of Clinical Oncology (ASCO) Annual Meeting; 2018 Jun 1-5; Chicago, IL. J Clin Oncol. 2018;36(15 suppl). Abstract no. 6016."/>
    <w:docVar w:name="refmgr-biblio-053L8W" w:val="Taylor MH, Rasco DW, Brose MS, Vogelzang NJ, Richey SL, Cohn AL, et al. A phase 1b/2 trial of lenvatinib plus pembrolizumab in patients with squamous cell carcinoma of the head and neck. Poster session presented at: 2018 American Society of Clinical Oncology (ASCO) Annual Meeting; 2018 Jun 1-5; Chicago, IL. Poster no. 6016."/>
    <w:docVar w:name="refmgr-biblio-053RJH" w:val="Clinical Study Report, Multicenter Study: P048V01MK3475 A Phase 3 Clinical Trial of Pembrolizumab (MK-3475) in First Line Treatment of Recurrent/Metastatic Head and Neck Squamous Cell Carcinoma (Protocol 048)."/>
    <w:docVar w:name="refmgr-biblio-053ZSC" w:val="Burtness B, Harrington KJ, Greil R, Soulieres D, Tahara M, De Castro G Jr, et al. KEYNOTE-048: phase III study of first-line pembrolizumab (P) for recurrent/metastatic head and neck squamous cell carcinoma (R/MHNSCC) [abstract]. Presented at: European Society for Medical Oncology (ESMO) 2018 Congress; 2018 Oct 19-23; Munich (Germany). Ann Oncol. 2018 Oct;29(suppl 8):viii729. Abstract no. LBA8_PR."/>
    <w:docVar w:name="refmgr-biblio-054MKN" w:val="Argiris A, Harrington KJ, Tahara M, Schulten J, Chomette P, Ferreira Castro A, et al. Evidence-based treatment options in recurrent and/or metastatic squamous cell carcinoma of the head and neck. Front Oncol. 2017 May 9;7:72."/>
    <w:docVar w:name="refmgr-biblio-054PG7" w:val="Machiels JP, Schmitz S. Management and palliative chemotherapy for metastatic or recurrent squamous cell carcinoma of the head and neck. Expert Rev Anticancer Ther. 2011;11(3):359-71."/>
    <w:docVar w:name="refmgr-biblio-056BT0" w:val="KEYTRUDA (pembrolizumab) Investigator's Brochure, Edition Number 17, 26-JUL-2019."/>
    <w:docVar w:name="refmgr-biblio-056TMW" w:val="Cohen EEW, Soulieres D, Le Tourneau C, Dinis J, Licitra L, Ahn MJ, et al. Pembrolizumab versus methotrexate, docetaxel, or cetuximab for recurrent or metastatic head-and-neck squamous cell carcinoma (KEYNOTE-040): a randomised, open-label, phase 3 study. Lancet. 2019 Jan 12;393:156-67."/>
    <w:docVar w:name="refmgr-biblio-057JXY" w:val="Kato Y, Tabata K, Kimura T, Yachie-Kinoshita A, Ozawa Y, Yamada K, et al. Lenvatinib plus anti-PD-1 antibody combination treatment activates CD8(+) T cells through reduction of tumor-associated macrophage and activation of the interferon pathway. PLoS One. 2019 Feb 27;14(2):e0212513."/>
    <w:docVar w:name="refmgr-biblio-057LPH" w:val="Kimura T, Kato Y, Ozawa Y, Kodama K, Ito J, Ichikawa K, et al. Immunomodulatory activity of lenvatinib contributes to antitumor activity in the Hepa1-6 hepatocellular carcinoma model. Cancer Sci. 2018;109:3993-4002."/>
    <w:docVar w:name="refmgr-biblio-057WXK" w:val="Lenvatinib (LENVIMA®, KISPLYX®) Investigator’s Brochure, Edition Number 16, 14-May-2019."/>
    <w:docVar w:name="refmgr-biblio-058SQL" w:val="Disis ML. Immune regulation of cancer. J Clin Oncol 2010;28(29):4531-8."/>
    <w:docVar w:name="refmgr-biblio-058SQP" w:val="Francisco LM, Sage PT, Sharpe AH. The PD-1 pathway in tolerance and autoimmunity. Immunol Rev 2010;236:219-42."/>
    <w:docVar w:name="refmgr-biblio-058XBL" w:val="Rischin D, Harrington KJ, Greil R, Soulieres D, Tahara M, de Castro G, et al. Protocol-specified final analysis of the phase 3 KEYNOTE-048 trial of pembrolizumab (pembro) as first-line therapy for recurrent/metastatic head and neck squamous cell carcinoma (R/M HNSCC) [abstract]. Presented at: 2019 American Society of Clinical Oncology (ASCO) Annual Meeting; 2019 May 31-Jun 4; Chicago, IL. J Clin Oncol. 2019;37(15 suppl). Abstract no. 6000."/>
    <w:docVar w:name="refmgr-biblio-05GNX9" w:val="Clinical Study Report: A Phase 3 Clinical Trial of Pembrolizumab (MK-3475) in First Line Treatment of Recurrent/Metastatic Head and Neck Squamous Cell Carcinoma (Protocol P048)"/>
    <w:docVar w:name="refmgr-ctdused-00VMPN" w:val="5.4"/>
    <w:docVar w:name="refmgr-ctdused-00VMQ6" w:val="5.4"/>
    <w:docVar w:name="refmgr-ctdused-00VMQ7" w:val="5.4"/>
    <w:docVar w:name="refmgr-ctdused-00VMQ9" w:val="5.4"/>
    <w:docVar w:name="refmgr-ctdused-00VMQC" w:val="5.4"/>
    <w:docVar w:name="refmgr-ctdused-00VMQJ" w:val="5.4"/>
    <w:docVar w:name="refmgr-ctdused-00VMQL" w:val="5.4"/>
    <w:docVar w:name="refmgr-ctdused-00VMQY" w:val="5.4"/>
    <w:docVar w:name="refmgr-ctdused-00W0FM" w:val="5.4"/>
    <w:docVar w:name="refmgr-ctdused-03Q3QL" w:val="5.4"/>
    <w:docVar w:name="refmgr-ctdused-03QM46" w:val="5.4"/>
    <w:docVar w:name="refmgr-ctdused-03RLHG" w:val="5.4"/>
    <w:docVar w:name="refmgr-ctdused-03WNBB" w:val="5.4"/>
    <w:docVar w:name="refmgr-ctdused-03WNBF" w:val="5.4"/>
    <w:docVar w:name="refmgr-ctdused-03XQVB" w:val="5.4"/>
    <w:docVar w:name="refmgr-ctdused-03Y75Y" w:val="5.4"/>
    <w:docVar w:name="refmgr-ctdused-03YXPC" w:val="5.4"/>
    <w:docVar w:name="refmgr-ctdused-040VGM" w:val="5.4"/>
    <w:docVar w:name="refmgr-ctdused-040WNJ" w:val="5.4"/>
    <w:docVar w:name="refmgr-ctdused-0488YQ" w:val="5.4"/>
    <w:docVar w:name="refmgr-ctdused-04GZ3C" w:val="5.4"/>
    <w:docVar w:name="refmgr-ctdused-04M4TX" w:val="5.4"/>
    <w:docVar w:name="refmgr-ctdused-04P7DZ" w:val="5.4"/>
    <w:docVar w:name="refmgr-ctdused-04PZSF" w:val="5.4"/>
    <w:docVar w:name="refmgr-ctdused-04QTG6" w:val="5.4"/>
    <w:docVar w:name="refmgr-ctdused-04T3PH" w:val="5.4"/>
    <w:docVar w:name="refmgr-ctdused-04XKP6" w:val="5.4"/>
    <w:docVar w:name="refmgr-ctdused-04XKPD" w:val="5.4"/>
    <w:docVar w:name="refmgr-ctdused-04XKQ2" w:val="5.4"/>
    <w:docVar w:name="refmgr-ctdused-04XKQM" w:val="5.4"/>
    <w:docVar w:name="refmgr-ctdused-04XKQW" w:val="5.4"/>
    <w:docVar w:name="refmgr-ctdused-04XKRB" w:val="5.4"/>
    <w:docVar w:name="refmgr-ctdused-04XQ0S" w:val="5.4"/>
    <w:docVar w:name="refmgr-ctdused-04YJ9J" w:val="5.4"/>
    <w:docVar w:name="refmgr-ctdused-04YNJY" w:val="5.4"/>
    <w:docVar w:name="refmgr-ctdused-04ZWKG" w:val="5.4"/>
    <w:docVar w:name="refmgr-ctdused-052NW6" w:val="5.4"/>
    <w:docVar w:name="refmgr-ctdused-052NW7" w:val="5.4"/>
    <w:docVar w:name="refmgr-ctdused-053BPT" w:val="5.4"/>
    <w:docVar w:name="refmgr-ctdused-053BQ3" w:val="5.4"/>
    <w:docVar w:name="refmgr-ctdused-053BQ4" w:val="5.4"/>
    <w:docVar w:name="refmgr-ctdused-053BZJ" w:val="5.4"/>
    <w:docVar w:name="refmgr-ctdused-053L8W" w:val="5.4"/>
    <w:docVar w:name="refmgr-ctdused-053RJH" w:val="5.3.5.1"/>
    <w:docVar w:name="refmgr-ctdused-053ZSC" w:val="5.4"/>
    <w:docVar w:name="refmgr-ctdused-054MKN" w:val="5.4"/>
    <w:docVar w:name="refmgr-ctdused-054PG7" w:val="5.4"/>
    <w:docVar w:name="refmgr-ctdused-056BT0" w:val="5.4"/>
    <w:docVar w:name="refmgr-ctdused-056TMW" w:val="5.4"/>
    <w:docVar w:name="refmgr-ctdused-057JXY" w:val="5.4"/>
    <w:docVar w:name="refmgr-ctdused-057LPH" w:val="5.4"/>
    <w:docVar w:name="refmgr-ctdused-057WXK" w:val="5.4"/>
    <w:docVar w:name="refmgr-ctdused-058SQL" w:val="5.4"/>
    <w:docVar w:name="refmgr-ctdused-058SQP" w:val="5.4"/>
    <w:docVar w:name="refmgr-ctdused-058XBL" w:val="5.4"/>
    <w:docVar w:name="refmgr-ctdused-05GNX9" w:val="5.3.5.1"/>
    <w:docVar w:name="refmgr-docid-00VMPN" w:val="00VMPN"/>
    <w:docVar w:name="refmgr-docid-00VMQ6" w:val="00VMQ6"/>
    <w:docVar w:name="refmgr-docid-00VMQ7" w:val="00VMQ7"/>
    <w:docVar w:name="refmgr-docid-00VMQ9" w:val="00VMQ9"/>
    <w:docVar w:name="refmgr-docid-00VMQC" w:val="00VMQC"/>
    <w:docVar w:name="refmgr-docid-00VMQJ" w:val="00VMQJ"/>
    <w:docVar w:name="refmgr-docid-00VMQL" w:val="00VMQL"/>
    <w:docVar w:name="refmgr-docid-00VMQY" w:val="00VMQY"/>
    <w:docVar w:name="refmgr-docid-00W0FM" w:val="00W0FM"/>
    <w:docVar w:name="refmgr-docid-03Q3QL" w:val="03Q3QL"/>
    <w:docVar w:name="refmgr-docid-03QM46" w:val="03QM46"/>
    <w:docVar w:name="refmgr-docid-03RLHG" w:val="03RLHG"/>
    <w:docVar w:name="refmgr-docid-03WNBB" w:val="03WNBB"/>
    <w:docVar w:name="refmgr-docid-03WNBF" w:val="03WNBF"/>
    <w:docVar w:name="refmgr-docid-03XQVB" w:val="03XQVB"/>
    <w:docVar w:name="refmgr-docid-03Y75Y" w:val="03Y75Y"/>
    <w:docVar w:name="refmgr-docid-03YXPC" w:val="03YXPC"/>
    <w:docVar w:name="refmgr-docid-040VGM" w:val="040VGM"/>
    <w:docVar w:name="refmgr-docid-040WNJ" w:val="040WNJ"/>
    <w:docVar w:name="refmgr-docid-0488YQ" w:val="0488YQ"/>
    <w:docVar w:name="refmgr-docid-04GZ3C" w:val="04GZ3C"/>
    <w:docVar w:name="refmgr-docid-04M4TX" w:val="04M4TX"/>
    <w:docVar w:name="refmgr-docid-04P7DZ" w:val="04P7DZ"/>
    <w:docVar w:name="refmgr-docid-04PZSF" w:val="04PZSF"/>
    <w:docVar w:name="refmgr-docid-04QTG6" w:val="04QTG6"/>
    <w:docVar w:name="refmgr-docid-04T3PH" w:val="04T3PH"/>
    <w:docVar w:name="refmgr-docid-04XKP6" w:val="04XKP6"/>
    <w:docVar w:name="refmgr-docid-04XKPD" w:val="04XKPD"/>
    <w:docVar w:name="refmgr-docid-04XKQ2" w:val="04XKQ2"/>
    <w:docVar w:name="refmgr-docid-04XKQM" w:val="04XKQM"/>
    <w:docVar w:name="refmgr-docid-04XKQW" w:val="04XKQW"/>
    <w:docVar w:name="refmgr-docid-04XKRB" w:val="04XKRB"/>
    <w:docVar w:name="refmgr-docid-04XQ0S" w:val="04XQ0S"/>
    <w:docVar w:name="refmgr-docid-04YJ9J" w:val="04YJ9J"/>
    <w:docVar w:name="refmgr-docid-04YNJY" w:val="04YNJY"/>
    <w:docVar w:name="refmgr-docid-04ZWKG" w:val="04ZWKG"/>
    <w:docVar w:name="refmgr-docid-052NW6" w:val="052NW6"/>
    <w:docVar w:name="refmgr-docid-052NW7" w:val="052NW7"/>
    <w:docVar w:name="refmgr-docid-053BPT" w:val="053BPT"/>
    <w:docVar w:name="refmgr-docid-053BQ3" w:val="053BQ3"/>
    <w:docVar w:name="refmgr-docid-053BQ4" w:val="053BQ4"/>
    <w:docVar w:name="refmgr-docid-053BZJ" w:val="053BZJ"/>
    <w:docVar w:name="refmgr-docid-053L8W" w:val="053L8W"/>
    <w:docVar w:name="refmgr-docid-053RJH" w:val="053RJH"/>
    <w:docVar w:name="refmgr-docid-053ZSC" w:val="053ZSC"/>
    <w:docVar w:name="refmgr-docid-054MKN" w:val="054MKN"/>
    <w:docVar w:name="refmgr-docid-054PG7" w:val="054PG7"/>
    <w:docVar w:name="refmgr-docid-056BT0" w:val="056BT0"/>
    <w:docVar w:name="refmgr-docid-056TMW" w:val="056TMW"/>
    <w:docVar w:name="refmgr-docid-057JXY" w:val="057JXY"/>
    <w:docVar w:name="refmgr-docid-057LPH" w:val="057LPH"/>
    <w:docVar w:name="refmgr-docid-057WXK" w:val="057WXK"/>
    <w:docVar w:name="refmgr-docid-058SQL" w:val="058SQL"/>
    <w:docVar w:name="refmgr-docid-058SQP" w:val="058SQP"/>
    <w:docVar w:name="refmgr-docid-058XBL" w:val="058XBL"/>
    <w:docVar w:name="refmgr-docid-05GNX9" w:val="05GNX9"/>
    <w:docVar w:name="Warning" w:val="False"/>
    <w:docVar w:name="WordDocUniqueId" w:val="e9df27de-e5a8-4ad9-9a37-832060a09c46"/>
  </w:docVars>
  <w:rsids>
    <w:rsidRoot w:val="00FA2A26"/>
    <w:rsid w:val="00000118"/>
    <w:rsid w:val="0000021A"/>
    <w:rsid w:val="000002F7"/>
    <w:rsid w:val="000004F6"/>
    <w:rsid w:val="0000066D"/>
    <w:rsid w:val="0000074F"/>
    <w:rsid w:val="0000093C"/>
    <w:rsid w:val="00000A71"/>
    <w:rsid w:val="00000ABA"/>
    <w:rsid w:val="00000C5A"/>
    <w:rsid w:val="00000D2B"/>
    <w:rsid w:val="00000F60"/>
    <w:rsid w:val="00000F6E"/>
    <w:rsid w:val="00001162"/>
    <w:rsid w:val="00001186"/>
    <w:rsid w:val="000018A8"/>
    <w:rsid w:val="00001940"/>
    <w:rsid w:val="00001A77"/>
    <w:rsid w:val="00001D6C"/>
    <w:rsid w:val="00001D97"/>
    <w:rsid w:val="00002116"/>
    <w:rsid w:val="000022AA"/>
    <w:rsid w:val="00002367"/>
    <w:rsid w:val="000023B5"/>
    <w:rsid w:val="00002672"/>
    <w:rsid w:val="00002987"/>
    <w:rsid w:val="000029E0"/>
    <w:rsid w:val="00002BF8"/>
    <w:rsid w:val="00002C97"/>
    <w:rsid w:val="00002D48"/>
    <w:rsid w:val="00002EFC"/>
    <w:rsid w:val="00003100"/>
    <w:rsid w:val="000033D4"/>
    <w:rsid w:val="000035CC"/>
    <w:rsid w:val="00003695"/>
    <w:rsid w:val="000036FB"/>
    <w:rsid w:val="0000383D"/>
    <w:rsid w:val="00003B4C"/>
    <w:rsid w:val="00003BF9"/>
    <w:rsid w:val="00003D16"/>
    <w:rsid w:val="00003F6C"/>
    <w:rsid w:val="000041F7"/>
    <w:rsid w:val="000043AC"/>
    <w:rsid w:val="00004448"/>
    <w:rsid w:val="00004578"/>
    <w:rsid w:val="0000465D"/>
    <w:rsid w:val="00004990"/>
    <w:rsid w:val="00004ABE"/>
    <w:rsid w:val="00004C47"/>
    <w:rsid w:val="00004CA1"/>
    <w:rsid w:val="00004D9E"/>
    <w:rsid w:val="00004F35"/>
    <w:rsid w:val="000058CA"/>
    <w:rsid w:val="00005C64"/>
    <w:rsid w:val="00005EF1"/>
    <w:rsid w:val="00005F5B"/>
    <w:rsid w:val="00006054"/>
    <w:rsid w:val="000060BA"/>
    <w:rsid w:val="000062B6"/>
    <w:rsid w:val="00006588"/>
    <w:rsid w:val="000066D2"/>
    <w:rsid w:val="00006986"/>
    <w:rsid w:val="00006BFD"/>
    <w:rsid w:val="00006D79"/>
    <w:rsid w:val="00006E8A"/>
    <w:rsid w:val="00006F94"/>
    <w:rsid w:val="0000725C"/>
    <w:rsid w:val="000075DC"/>
    <w:rsid w:val="000077AC"/>
    <w:rsid w:val="00007C1C"/>
    <w:rsid w:val="00007DD4"/>
    <w:rsid w:val="00007E30"/>
    <w:rsid w:val="000102CC"/>
    <w:rsid w:val="000104F5"/>
    <w:rsid w:val="00010501"/>
    <w:rsid w:val="00010636"/>
    <w:rsid w:val="00010A1D"/>
    <w:rsid w:val="00010D0A"/>
    <w:rsid w:val="00010F32"/>
    <w:rsid w:val="00010F70"/>
    <w:rsid w:val="00011061"/>
    <w:rsid w:val="00011101"/>
    <w:rsid w:val="00011220"/>
    <w:rsid w:val="00011842"/>
    <w:rsid w:val="0001189F"/>
    <w:rsid w:val="00011DFD"/>
    <w:rsid w:val="00012169"/>
    <w:rsid w:val="000121F2"/>
    <w:rsid w:val="0001220F"/>
    <w:rsid w:val="000124A9"/>
    <w:rsid w:val="00012842"/>
    <w:rsid w:val="000129FE"/>
    <w:rsid w:val="00012B47"/>
    <w:rsid w:val="00012DAC"/>
    <w:rsid w:val="00012E99"/>
    <w:rsid w:val="000130C5"/>
    <w:rsid w:val="00013132"/>
    <w:rsid w:val="00013269"/>
    <w:rsid w:val="00013742"/>
    <w:rsid w:val="00013FAC"/>
    <w:rsid w:val="0001407D"/>
    <w:rsid w:val="00014476"/>
    <w:rsid w:val="000144C1"/>
    <w:rsid w:val="00014715"/>
    <w:rsid w:val="0001478E"/>
    <w:rsid w:val="0001486F"/>
    <w:rsid w:val="0001494F"/>
    <w:rsid w:val="00014B23"/>
    <w:rsid w:val="00014BEA"/>
    <w:rsid w:val="00014F91"/>
    <w:rsid w:val="0001508D"/>
    <w:rsid w:val="0001561E"/>
    <w:rsid w:val="000156FD"/>
    <w:rsid w:val="000157E1"/>
    <w:rsid w:val="0001588D"/>
    <w:rsid w:val="000158EA"/>
    <w:rsid w:val="00015909"/>
    <w:rsid w:val="0001595E"/>
    <w:rsid w:val="00015C59"/>
    <w:rsid w:val="00015D4F"/>
    <w:rsid w:val="00015E42"/>
    <w:rsid w:val="00016251"/>
    <w:rsid w:val="00016409"/>
    <w:rsid w:val="000164D9"/>
    <w:rsid w:val="0001669A"/>
    <w:rsid w:val="00016957"/>
    <w:rsid w:val="00016B53"/>
    <w:rsid w:val="0001700F"/>
    <w:rsid w:val="00017583"/>
    <w:rsid w:val="000176DB"/>
    <w:rsid w:val="00017A51"/>
    <w:rsid w:val="00017BE0"/>
    <w:rsid w:val="00017C02"/>
    <w:rsid w:val="00017C14"/>
    <w:rsid w:val="0002005F"/>
    <w:rsid w:val="000205E9"/>
    <w:rsid w:val="00020774"/>
    <w:rsid w:val="00020C04"/>
    <w:rsid w:val="00020F6E"/>
    <w:rsid w:val="00021164"/>
    <w:rsid w:val="000214A8"/>
    <w:rsid w:val="000214FD"/>
    <w:rsid w:val="0002151F"/>
    <w:rsid w:val="00021538"/>
    <w:rsid w:val="0002163A"/>
    <w:rsid w:val="00021776"/>
    <w:rsid w:val="000217A2"/>
    <w:rsid w:val="00021A5A"/>
    <w:rsid w:val="00021BF9"/>
    <w:rsid w:val="00021CCB"/>
    <w:rsid w:val="00021F92"/>
    <w:rsid w:val="00022163"/>
    <w:rsid w:val="00022415"/>
    <w:rsid w:val="000225C8"/>
    <w:rsid w:val="000227ED"/>
    <w:rsid w:val="00022942"/>
    <w:rsid w:val="00022A72"/>
    <w:rsid w:val="00022ACD"/>
    <w:rsid w:val="00022D64"/>
    <w:rsid w:val="00022FF2"/>
    <w:rsid w:val="00023011"/>
    <w:rsid w:val="00023022"/>
    <w:rsid w:val="00023115"/>
    <w:rsid w:val="000233E8"/>
    <w:rsid w:val="00023447"/>
    <w:rsid w:val="00023578"/>
    <w:rsid w:val="0002374D"/>
    <w:rsid w:val="0002391C"/>
    <w:rsid w:val="00023BBD"/>
    <w:rsid w:val="00023CBE"/>
    <w:rsid w:val="00023F1D"/>
    <w:rsid w:val="00023FE0"/>
    <w:rsid w:val="000240D8"/>
    <w:rsid w:val="00024245"/>
    <w:rsid w:val="0002438B"/>
    <w:rsid w:val="000244CD"/>
    <w:rsid w:val="000245BC"/>
    <w:rsid w:val="00024671"/>
    <w:rsid w:val="000247E1"/>
    <w:rsid w:val="000248A6"/>
    <w:rsid w:val="00024992"/>
    <w:rsid w:val="00024E1E"/>
    <w:rsid w:val="000251B5"/>
    <w:rsid w:val="000254F4"/>
    <w:rsid w:val="000255B9"/>
    <w:rsid w:val="000255F5"/>
    <w:rsid w:val="0002568C"/>
    <w:rsid w:val="00025884"/>
    <w:rsid w:val="00025AF3"/>
    <w:rsid w:val="00025E8F"/>
    <w:rsid w:val="000266C6"/>
    <w:rsid w:val="0002699E"/>
    <w:rsid w:val="00026C34"/>
    <w:rsid w:val="00026C59"/>
    <w:rsid w:val="00026DC1"/>
    <w:rsid w:val="00026E8A"/>
    <w:rsid w:val="00027149"/>
    <w:rsid w:val="000272EF"/>
    <w:rsid w:val="000272F0"/>
    <w:rsid w:val="00027700"/>
    <w:rsid w:val="0002781B"/>
    <w:rsid w:val="00027C7C"/>
    <w:rsid w:val="00027F7B"/>
    <w:rsid w:val="0003007B"/>
    <w:rsid w:val="0003008C"/>
    <w:rsid w:val="000301A8"/>
    <w:rsid w:val="0003066E"/>
    <w:rsid w:val="000307DD"/>
    <w:rsid w:val="00030DCE"/>
    <w:rsid w:val="00030F90"/>
    <w:rsid w:val="000313B4"/>
    <w:rsid w:val="000315CA"/>
    <w:rsid w:val="000318BF"/>
    <w:rsid w:val="000318D3"/>
    <w:rsid w:val="000319F8"/>
    <w:rsid w:val="00031B5A"/>
    <w:rsid w:val="00031BA3"/>
    <w:rsid w:val="00031C68"/>
    <w:rsid w:val="00032089"/>
    <w:rsid w:val="00032124"/>
    <w:rsid w:val="000324BA"/>
    <w:rsid w:val="00032651"/>
    <w:rsid w:val="000327C3"/>
    <w:rsid w:val="000327FC"/>
    <w:rsid w:val="00032B1D"/>
    <w:rsid w:val="00032DC3"/>
    <w:rsid w:val="00032E8E"/>
    <w:rsid w:val="000337D1"/>
    <w:rsid w:val="00033852"/>
    <w:rsid w:val="00033977"/>
    <w:rsid w:val="00033ABA"/>
    <w:rsid w:val="00033CF9"/>
    <w:rsid w:val="00033F15"/>
    <w:rsid w:val="00033FB6"/>
    <w:rsid w:val="000347FA"/>
    <w:rsid w:val="00034E7E"/>
    <w:rsid w:val="00034F4D"/>
    <w:rsid w:val="000350C5"/>
    <w:rsid w:val="00035252"/>
    <w:rsid w:val="000352D2"/>
    <w:rsid w:val="00035787"/>
    <w:rsid w:val="0003599B"/>
    <w:rsid w:val="00035A4C"/>
    <w:rsid w:val="00035C5D"/>
    <w:rsid w:val="00035DF3"/>
    <w:rsid w:val="00035E0F"/>
    <w:rsid w:val="00035EFA"/>
    <w:rsid w:val="00036048"/>
    <w:rsid w:val="0003619F"/>
    <w:rsid w:val="00036874"/>
    <w:rsid w:val="00037564"/>
    <w:rsid w:val="000375DA"/>
    <w:rsid w:val="000375DD"/>
    <w:rsid w:val="00037703"/>
    <w:rsid w:val="00037868"/>
    <w:rsid w:val="00037A64"/>
    <w:rsid w:val="00037A9C"/>
    <w:rsid w:val="00037F2E"/>
    <w:rsid w:val="00040020"/>
    <w:rsid w:val="000403F3"/>
    <w:rsid w:val="000404FC"/>
    <w:rsid w:val="000406AA"/>
    <w:rsid w:val="00040AD1"/>
    <w:rsid w:val="00040B5A"/>
    <w:rsid w:val="00040BD3"/>
    <w:rsid w:val="00040E56"/>
    <w:rsid w:val="00040FA8"/>
    <w:rsid w:val="0004114B"/>
    <w:rsid w:val="000411C7"/>
    <w:rsid w:val="00041395"/>
    <w:rsid w:val="00041448"/>
    <w:rsid w:val="000415DE"/>
    <w:rsid w:val="00041850"/>
    <w:rsid w:val="00041B02"/>
    <w:rsid w:val="00041B4E"/>
    <w:rsid w:val="00041CEF"/>
    <w:rsid w:val="00041ED1"/>
    <w:rsid w:val="000420AD"/>
    <w:rsid w:val="00042340"/>
    <w:rsid w:val="0004249F"/>
    <w:rsid w:val="0004255D"/>
    <w:rsid w:val="0004282D"/>
    <w:rsid w:val="0004288B"/>
    <w:rsid w:val="00042BD2"/>
    <w:rsid w:val="00042C9B"/>
    <w:rsid w:val="00042D60"/>
    <w:rsid w:val="00042E83"/>
    <w:rsid w:val="00042F17"/>
    <w:rsid w:val="000431A7"/>
    <w:rsid w:val="000432B6"/>
    <w:rsid w:val="0004340D"/>
    <w:rsid w:val="0004342D"/>
    <w:rsid w:val="0004367A"/>
    <w:rsid w:val="00043868"/>
    <w:rsid w:val="00043897"/>
    <w:rsid w:val="00043B20"/>
    <w:rsid w:val="00043C45"/>
    <w:rsid w:val="00043D77"/>
    <w:rsid w:val="00043E30"/>
    <w:rsid w:val="0004431B"/>
    <w:rsid w:val="0004438F"/>
    <w:rsid w:val="00044962"/>
    <w:rsid w:val="00044A02"/>
    <w:rsid w:val="00044C0F"/>
    <w:rsid w:val="00044C47"/>
    <w:rsid w:val="00044C4B"/>
    <w:rsid w:val="000450B7"/>
    <w:rsid w:val="0004549A"/>
    <w:rsid w:val="00045596"/>
    <w:rsid w:val="000455A9"/>
    <w:rsid w:val="000456C0"/>
    <w:rsid w:val="00045981"/>
    <w:rsid w:val="00045DBB"/>
    <w:rsid w:val="00046005"/>
    <w:rsid w:val="000465A4"/>
    <w:rsid w:val="00046691"/>
    <w:rsid w:val="00046829"/>
    <w:rsid w:val="00046D63"/>
    <w:rsid w:val="00046D74"/>
    <w:rsid w:val="00046ED9"/>
    <w:rsid w:val="00047085"/>
    <w:rsid w:val="00047133"/>
    <w:rsid w:val="00047156"/>
    <w:rsid w:val="0004726F"/>
    <w:rsid w:val="0004748A"/>
    <w:rsid w:val="00047A5D"/>
    <w:rsid w:val="00047ADA"/>
    <w:rsid w:val="00047AEC"/>
    <w:rsid w:val="00050013"/>
    <w:rsid w:val="00050298"/>
    <w:rsid w:val="000504FC"/>
    <w:rsid w:val="000505CC"/>
    <w:rsid w:val="000507F0"/>
    <w:rsid w:val="000508E0"/>
    <w:rsid w:val="00050AA7"/>
    <w:rsid w:val="00050B5E"/>
    <w:rsid w:val="00050CFF"/>
    <w:rsid w:val="00050DBF"/>
    <w:rsid w:val="0005123A"/>
    <w:rsid w:val="00051442"/>
    <w:rsid w:val="00051A2E"/>
    <w:rsid w:val="00051B65"/>
    <w:rsid w:val="00051BA3"/>
    <w:rsid w:val="00051CA9"/>
    <w:rsid w:val="00051DA6"/>
    <w:rsid w:val="00051FCC"/>
    <w:rsid w:val="000522F2"/>
    <w:rsid w:val="00052309"/>
    <w:rsid w:val="00052364"/>
    <w:rsid w:val="000524B9"/>
    <w:rsid w:val="0005254F"/>
    <w:rsid w:val="00052810"/>
    <w:rsid w:val="000529C9"/>
    <w:rsid w:val="000529F7"/>
    <w:rsid w:val="00052A5D"/>
    <w:rsid w:val="00052C70"/>
    <w:rsid w:val="00052C77"/>
    <w:rsid w:val="00052E7E"/>
    <w:rsid w:val="00052EA3"/>
    <w:rsid w:val="00053031"/>
    <w:rsid w:val="000530DB"/>
    <w:rsid w:val="000538B2"/>
    <w:rsid w:val="00053C4F"/>
    <w:rsid w:val="00053D5C"/>
    <w:rsid w:val="00053E13"/>
    <w:rsid w:val="00053EB8"/>
    <w:rsid w:val="00054138"/>
    <w:rsid w:val="00054176"/>
    <w:rsid w:val="000541A3"/>
    <w:rsid w:val="000549D2"/>
    <w:rsid w:val="0005515D"/>
    <w:rsid w:val="0005534F"/>
    <w:rsid w:val="00055561"/>
    <w:rsid w:val="00055708"/>
    <w:rsid w:val="0005585F"/>
    <w:rsid w:val="00055A0E"/>
    <w:rsid w:val="00055B25"/>
    <w:rsid w:val="00055ECB"/>
    <w:rsid w:val="00056029"/>
    <w:rsid w:val="000560CE"/>
    <w:rsid w:val="000561D4"/>
    <w:rsid w:val="0005665F"/>
    <w:rsid w:val="000566AF"/>
    <w:rsid w:val="00056753"/>
    <w:rsid w:val="00056929"/>
    <w:rsid w:val="00056AE1"/>
    <w:rsid w:val="00056CF1"/>
    <w:rsid w:val="00057489"/>
    <w:rsid w:val="000574CC"/>
    <w:rsid w:val="00057550"/>
    <w:rsid w:val="000575B2"/>
    <w:rsid w:val="000577B0"/>
    <w:rsid w:val="00057A7E"/>
    <w:rsid w:val="00057CDB"/>
    <w:rsid w:val="00057E0C"/>
    <w:rsid w:val="00057E4B"/>
    <w:rsid w:val="00057F55"/>
    <w:rsid w:val="00060169"/>
    <w:rsid w:val="00060181"/>
    <w:rsid w:val="000603F9"/>
    <w:rsid w:val="0006054A"/>
    <w:rsid w:val="00060642"/>
    <w:rsid w:val="00060976"/>
    <w:rsid w:val="00060BFD"/>
    <w:rsid w:val="00060C23"/>
    <w:rsid w:val="00060C3D"/>
    <w:rsid w:val="00061091"/>
    <w:rsid w:val="00061122"/>
    <w:rsid w:val="0006142D"/>
    <w:rsid w:val="00061A77"/>
    <w:rsid w:val="00061B74"/>
    <w:rsid w:val="000621B0"/>
    <w:rsid w:val="00062275"/>
    <w:rsid w:val="000623AF"/>
    <w:rsid w:val="000625C9"/>
    <w:rsid w:val="000626EA"/>
    <w:rsid w:val="000627B9"/>
    <w:rsid w:val="0006284F"/>
    <w:rsid w:val="000628EA"/>
    <w:rsid w:val="00062925"/>
    <w:rsid w:val="00062E94"/>
    <w:rsid w:val="00062F89"/>
    <w:rsid w:val="00063044"/>
    <w:rsid w:val="000630E0"/>
    <w:rsid w:val="00063104"/>
    <w:rsid w:val="000634ED"/>
    <w:rsid w:val="0006368A"/>
    <w:rsid w:val="00064110"/>
    <w:rsid w:val="00064125"/>
    <w:rsid w:val="000642DB"/>
    <w:rsid w:val="00064430"/>
    <w:rsid w:val="00064467"/>
    <w:rsid w:val="0006449F"/>
    <w:rsid w:val="000644B9"/>
    <w:rsid w:val="000645C8"/>
    <w:rsid w:val="000645F8"/>
    <w:rsid w:val="0006480F"/>
    <w:rsid w:val="00064BA7"/>
    <w:rsid w:val="0006504C"/>
    <w:rsid w:val="0006504E"/>
    <w:rsid w:val="00065499"/>
    <w:rsid w:val="00065CC3"/>
    <w:rsid w:val="00065D62"/>
    <w:rsid w:val="00065E42"/>
    <w:rsid w:val="00066A40"/>
    <w:rsid w:val="00066B0C"/>
    <w:rsid w:val="00066BFC"/>
    <w:rsid w:val="00066C42"/>
    <w:rsid w:val="00066CB5"/>
    <w:rsid w:val="00066CE3"/>
    <w:rsid w:val="00066EB1"/>
    <w:rsid w:val="00066EBE"/>
    <w:rsid w:val="00066FE1"/>
    <w:rsid w:val="00067025"/>
    <w:rsid w:val="00067038"/>
    <w:rsid w:val="0006713D"/>
    <w:rsid w:val="000671ED"/>
    <w:rsid w:val="000673FF"/>
    <w:rsid w:val="000676E9"/>
    <w:rsid w:val="00067705"/>
    <w:rsid w:val="00067B77"/>
    <w:rsid w:val="00067C6A"/>
    <w:rsid w:val="00067DB0"/>
    <w:rsid w:val="0007004B"/>
    <w:rsid w:val="0007054F"/>
    <w:rsid w:val="00070626"/>
    <w:rsid w:val="000707AD"/>
    <w:rsid w:val="000707BF"/>
    <w:rsid w:val="00070AD1"/>
    <w:rsid w:val="00071411"/>
    <w:rsid w:val="0007160C"/>
    <w:rsid w:val="00071811"/>
    <w:rsid w:val="00071908"/>
    <w:rsid w:val="00071D15"/>
    <w:rsid w:val="00071DD2"/>
    <w:rsid w:val="000727BA"/>
    <w:rsid w:val="00072E4C"/>
    <w:rsid w:val="00072F38"/>
    <w:rsid w:val="0007304F"/>
    <w:rsid w:val="000730FE"/>
    <w:rsid w:val="000735C8"/>
    <w:rsid w:val="0007370A"/>
    <w:rsid w:val="00073772"/>
    <w:rsid w:val="0007382F"/>
    <w:rsid w:val="00073866"/>
    <w:rsid w:val="00073A3A"/>
    <w:rsid w:val="00073A8B"/>
    <w:rsid w:val="00073B12"/>
    <w:rsid w:val="00074122"/>
    <w:rsid w:val="0007434B"/>
    <w:rsid w:val="00074380"/>
    <w:rsid w:val="000743BA"/>
    <w:rsid w:val="00074533"/>
    <w:rsid w:val="000746BC"/>
    <w:rsid w:val="0007494A"/>
    <w:rsid w:val="00074A8A"/>
    <w:rsid w:val="00074DA1"/>
    <w:rsid w:val="00074E38"/>
    <w:rsid w:val="000752C9"/>
    <w:rsid w:val="00075813"/>
    <w:rsid w:val="00075AD3"/>
    <w:rsid w:val="00075B52"/>
    <w:rsid w:val="00075C60"/>
    <w:rsid w:val="00075D94"/>
    <w:rsid w:val="00076265"/>
    <w:rsid w:val="00076584"/>
    <w:rsid w:val="00076651"/>
    <w:rsid w:val="00076923"/>
    <w:rsid w:val="00076B04"/>
    <w:rsid w:val="00076C75"/>
    <w:rsid w:val="00076D85"/>
    <w:rsid w:val="00076E3D"/>
    <w:rsid w:val="00076FC1"/>
    <w:rsid w:val="0007708C"/>
    <w:rsid w:val="00077222"/>
    <w:rsid w:val="00077271"/>
    <w:rsid w:val="000773C6"/>
    <w:rsid w:val="000774D6"/>
    <w:rsid w:val="0007798B"/>
    <w:rsid w:val="00077BA7"/>
    <w:rsid w:val="00077CC5"/>
    <w:rsid w:val="00077EC8"/>
    <w:rsid w:val="00077F32"/>
    <w:rsid w:val="000800CB"/>
    <w:rsid w:val="0008018C"/>
    <w:rsid w:val="00080310"/>
    <w:rsid w:val="0008038D"/>
    <w:rsid w:val="00080697"/>
    <w:rsid w:val="0008090F"/>
    <w:rsid w:val="00080CD0"/>
    <w:rsid w:val="000810BE"/>
    <w:rsid w:val="0008127D"/>
    <w:rsid w:val="000813BB"/>
    <w:rsid w:val="000816A8"/>
    <w:rsid w:val="0008171B"/>
    <w:rsid w:val="00081804"/>
    <w:rsid w:val="00081901"/>
    <w:rsid w:val="00081A64"/>
    <w:rsid w:val="00081AA5"/>
    <w:rsid w:val="00081AB6"/>
    <w:rsid w:val="00081D0F"/>
    <w:rsid w:val="0008209D"/>
    <w:rsid w:val="0008215A"/>
    <w:rsid w:val="000821AC"/>
    <w:rsid w:val="000821F4"/>
    <w:rsid w:val="0008243C"/>
    <w:rsid w:val="000824CD"/>
    <w:rsid w:val="00082832"/>
    <w:rsid w:val="00082B22"/>
    <w:rsid w:val="00082CA1"/>
    <w:rsid w:val="00082E4D"/>
    <w:rsid w:val="00083023"/>
    <w:rsid w:val="00083141"/>
    <w:rsid w:val="000834DF"/>
    <w:rsid w:val="0008361B"/>
    <w:rsid w:val="00083709"/>
    <w:rsid w:val="000838D9"/>
    <w:rsid w:val="000839C5"/>
    <w:rsid w:val="00083BB3"/>
    <w:rsid w:val="00083D44"/>
    <w:rsid w:val="00084078"/>
    <w:rsid w:val="0008420B"/>
    <w:rsid w:val="000842A6"/>
    <w:rsid w:val="0008431C"/>
    <w:rsid w:val="00084539"/>
    <w:rsid w:val="00084571"/>
    <w:rsid w:val="00084913"/>
    <w:rsid w:val="00084A26"/>
    <w:rsid w:val="00084CA5"/>
    <w:rsid w:val="00084E02"/>
    <w:rsid w:val="00084F9A"/>
    <w:rsid w:val="00086016"/>
    <w:rsid w:val="00086149"/>
    <w:rsid w:val="0008623C"/>
    <w:rsid w:val="000865E4"/>
    <w:rsid w:val="00086801"/>
    <w:rsid w:val="00086932"/>
    <w:rsid w:val="00086936"/>
    <w:rsid w:val="00086A23"/>
    <w:rsid w:val="00086A38"/>
    <w:rsid w:val="00086AA7"/>
    <w:rsid w:val="00086C93"/>
    <w:rsid w:val="00086D83"/>
    <w:rsid w:val="000870E7"/>
    <w:rsid w:val="000870FA"/>
    <w:rsid w:val="00087235"/>
    <w:rsid w:val="000872F4"/>
    <w:rsid w:val="000874F1"/>
    <w:rsid w:val="000876AF"/>
    <w:rsid w:val="000878D1"/>
    <w:rsid w:val="000878FC"/>
    <w:rsid w:val="0008794A"/>
    <w:rsid w:val="00087A37"/>
    <w:rsid w:val="00087AA5"/>
    <w:rsid w:val="00087D2A"/>
    <w:rsid w:val="00087F53"/>
    <w:rsid w:val="00087FAC"/>
    <w:rsid w:val="00090060"/>
    <w:rsid w:val="000902AA"/>
    <w:rsid w:val="000903BD"/>
    <w:rsid w:val="000904E0"/>
    <w:rsid w:val="000905A2"/>
    <w:rsid w:val="00090692"/>
    <w:rsid w:val="00090ADB"/>
    <w:rsid w:val="00090CC8"/>
    <w:rsid w:val="00090CE5"/>
    <w:rsid w:val="00090F44"/>
    <w:rsid w:val="000910C7"/>
    <w:rsid w:val="00091199"/>
    <w:rsid w:val="000913F3"/>
    <w:rsid w:val="000916BD"/>
    <w:rsid w:val="00091990"/>
    <w:rsid w:val="000919AA"/>
    <w:rsid w:val="000919F8"/>
    <w:rsid w:val="00091BCC"/>
    <w:rsid w:val="00091D6C"/>
    <w:rsid w:val="00091DBC"/>
    <w:rsid w:val="00091FBC"/>
    <w:rsid w:val="000922AB"/>
    <w:rsid w:val="000923F6"/>
    <w:rsid w:val="0009279D"/>
    <w:rsid w:val="0009282C"/>
    <w:rsid w:val="00092977"/>
    <w:rsid w:val="00092DCF"/>
    <w:rsid w:val="00092E9E"/>
    <w:rsid w:val="00092FDA"/>
    <w:rsid w:val="000930C5"/>
    <w:rsid w:val="000931FD"/>
    <w:rsid w:val="00093204"/>
    <w:rsid w:val="00093453"/>
    <w:rsid w:val="00093744"/>
    <w:rsid w:val="0009391A"/>
    <w:rsid w:val="0009393D"/>
    <w:rsid w:val="000939E8"/>
    <w:rsid w:val="00093DD8"/>
    <w:rsid w:val="000944D6"/>
    <w:rsid w:val="00094794"/>
    <w:rsid w:val="00094BD2"/>
    <w:rsid w:val="00094C02"/>
    <w:rsid w:val="00094C4B"/>
    <w:rsid w:val="00094C6D"/>
    <w:rsid w:val="00094C88"/>
    <w:rsid w:val="00094DEF"/>
    <w:rsid w:val="00094E2E"/>
    <w:rsid w:val="00094E72"/>
    <w:rsid w:val="000953F3"/>
    <w:rsid w:val="0009580A"/>
    <w:rsid w:val="0009598E"/>
    <w:rsid w:val="00095A51"/>
    <w:rsid w:val="00095A74"/>
    <w:rsid w:val="00095AEB"/>
    <w:rsid w:val="00095C34"/>
    <w:rsid w:val="00095C53"/>
    <w:rsid w:val="00095E09"/>
    <w:rsid w:val="00095F9D"/>
    <w:rsid w:val="00095F9F"/>
    <w:rsid w:val="00096222"/>
    <w:rsid w:val="0009651D"/>
    <w:rsid w:val="0009660B"/>
    <w:rsid w:val="00096C80"/>
    <w:rsid w:val="000970C1"/>
    <w:rsid w:val="000974D6"/>
    <w:rsid w:val="00097A7C"/>
    <w:rsid w:val="00097B72"/>
    <w:rsid w:val="00097D41"/>
    <w:rsid w:val="00097D51"/>
    <w:rsid w:val="00097E85"/>
    <w:rsid w:val="00097F8B"/>
    <w:rsid w:val="000A09DF"/>
    <w:rsid w:val="000A0A7D"/>
    <w:rsid w:val="000A0CDA"/>
    <w:rsid w:val="000A0E49"/>
    <w:rsid w:val="000A1113"/>
    <w:rsid w:val="000A1349"/>
    <w:rsid w:val="000A1DCF"/>
    <w:rsid w:val="000A1F2B"/>
    <w:rsid w:val="000A2347"/>
    <w:rsid w:val="000A2352"/>
    <w:rsid w:val="000A2535"/>
    <w:rsid w:val="000A25F2"/>
    <w:rsid w:val="000A2B5D"/>
    <w:rsid w:val="000A2C41"/>
    <w:rsid w:val="000A2F44"/>
    <w:rsid w:val="000A30D5"/>
    <w:rsid w:val="000A387E"/>
    <w:rsid w:val="000A39B8"/>
    <w:rsid w:val="000A3AD9"/>
    <w:rsid w:val="000A3C00"/>
    <w:rsid w:val="000A3C3E"/>
    <w:rsid w:val="000A3DB3"/>
    <w:rsid w:val="000A46C9"/>
    <w:rsid w:val="000A4992"/>
    <w:rsid w:val="000A4B20"/>
    <w:rsid w:val="000A536D"/>
    <w:rsid w:val="000A56DC"/>
    <w:rsid w:val="000A5C02"/>
    <w:rsid w:val="000A5CD7"/>
    <w:rsid w:val="000A5DB8"/>
    <w:rsid w:val="000A5E00"/>
    <w:rsid w:val="000A618D"/>
    <w:rsid w:val="000A6414"/>
    <w:rsid w:val="000A6801"/>
    <w:rsid w:val="000A68F9"/>
    <w:rsid w:val="000A69BB"/>
    <w:rsid w:val="000A6CFA"/>
    <w:rsid w:val="000A715F"/>
    <w:rsid w:val="000A75A6"/>
    <w:rsid w:val="000A7957"/>
    <w:rsid w:val="000A7BF5"/>
    <w:rsid w:val="000A7C5E"/>
    <w:rsid w:val="000A7C81"/>
    <w:rsid w:val="000A7D08"/>
    <w:rsid w:val="000A7F1C"/>
    <w:rsid w:val="000B003A"/>
    <w:rsid w:val="000B03BA"/>
    <w:rsid w:val="000B05CD"/>
    <w:rsid w:val="000B0652"/>
    <w:rsid w:val="000B09D7"/>
    <w:rsid w:val="000B0B2E"/>
    <w:rsid w:val="000B0EBD"/>
    <w:rsid w:val="000B0F30"/>
    <w:rsid w:val="000B0F51"/>
    <w:rsid w:val="000B101E"/>
    <w:rsid w:val="000B125A"/>
    <w:rsid w:val="000B1394"/>
    <w:rsid w:val="000B146C"/>
    <w:rsid w:val="000B155C"/>
    <w:rsid w:val="000B17DC"/>
    <w:rsid w:val="000B1919"/>
    <w:rsid w:val="000B1B10"/>
    <w:rsid w:val="000B1B50"/>
    <w:rsid w:val="000B1D02"/>
    <w:rsid w:val="000B21BD"/>
    <w:rsid w:val="000B242E"/>
    <w:rsid w:val="000B2A24"/>
    <w:rsid w:val="000B2AF4"/>
    <w:rsid w:val="000B2BE4"/>
    <w:rsid w:val="000B322C"/>
    <w:rsid w:val="000B32C2"/>
    <w:rsid w:val="000B33B7"/>
    <w:rsid w:val="000B3431"/>
    <w:rsid w:val="000B3516"/>
    <w:rsid w:val="000B35A0"/>
    <w:rsid w:val="000B35AF"/>
    <w:rsid w:val="000B3607"/>
    <w:rsid w:val="000B37A4"/>
    <w:rsid w:val="000B3902"/>
    <w:rsid w:val="000B3975"/>
    <w:rsid w:val="000B3A29"/>
    <w:rsid w:val="000B3C6F"/>
    <w:rsid w:val="000B3CDE"/>
    <w:rsid w:val="000B46CD"/>
    <w:rsid w:val="000B4BBD"/>
    <w:rsid w:val="000B4DE8"/>
    <w:rsid w:val="000B4F0C"/>
    <w:rsid w:val="000B545D"/>
    <w:rsid w:val="000B562F"/>
    <w:rsid w:val="000B58D4"/>
    <w:rsid w:val="000B5A5A"/>
    <w:rsid w:val="000B5B47"/>
    <w:rsid w:val="000B5CB4"/>
    <w:rsid w:val="000B5E2B"/>
    <w:rsid w:val="000B5FB8"/>
    <w:rsid w:val="000B6162"/>
    <w:rsid w:val="000B6627"/>
    <w:rsid w:val="000B680B"/>
    <w:rsid w:val="000B698B"/>
    <w:rsid w:val="000B6ED1"/>
    <w:rsid w:val="000B6F37"/>
    <w:rsid w:val="000B7254"/>
    <w:rsid w:val="000B7302"/>
    <w:rsid w:val="000B730C"/>
    <w:rsid w:val="000B75A8"/>
    <w:rsid w:val="000B76C7"/>
    <w:rsid w:val="000B7788"/>
    <w:rsid w:val="000B793D"/>
    <w:rsid w:val="000B799F"/>
    <w:rsid w:val="000B79D5"/>
    <w:rsid w:val="000B7B29"/>
    <w:rsid w:val="000B7CAD"/>
    <w:rsid w:val="000B7DF2"/>
    <w:rsid w:val="000C019A"/>
    <w:rsid w:val="000C03AE"/>
    <w:rsid w:val="000C07F1"/>
    <w:rsid w:val="000C0A2B"/>
    <w:rsid w:val="000C0C08"/>
    <w:rsid w:val="000C0CBC"/>
    <w:rsid w:val="000C0D52"/>
    <w:rsid w:val="000C1067"/>
    <w:rsid w:val="000C1179"/>
    <w:rsid w:val="000C134F"/>
    <w:rsid w:val="000C1C06"/>
    <w:rsid w:val="000C1C2C"/>
    <w:rsid w:val="000C1D0F"/>
    <w:rsid w:val="000C1D81"/>
    <w:rsid w:val="000C232A"/>
    <w:rsid w:val="000C2671"/>
    <w:rsid w:val="000C267C"/>
    <w:rsid w:val="000C28FE"/>
    <w:rsid w:val="000C29FB"/>
    <w:rsid w:val="000C2A79"/>
    <w:rsid w:val="000C2B7D"/>
    <w:rsid w:val="000C2E3A"/>
    <w:rsid w:val="000C3023"/>
    <w:rsid w:val="000C30E3"/>
    <w:rsid w:val="000C30E8"/>
    <w:rsid w:val="000C321F"/>
    <w:rsid w:val="000C324C"/>
    <w:rsid w:val="000C34E5"/>
    <w:rsid w:val="000C3625"/>
    <w:rsid w:val="000C36BD"/>
    <w:rsid w:val="000C39B5"/>
    <w:rsid w:val="000C3EDA"/>
    <w:rsid w:val="000C3F4A"/>
    <w:rsid w:val="000C4191"/>
    <w:rsid w:val="000C4275"/>
    <w:rsid w:val="000C45D8"/>
    <w:rsid w:val="000C4AEE"/>
    <w:rsid w:val="000C4BE8"/>
    <w:rsid w:val="000C536A"/>
    <w:rsid w:val="000C54C5"/>
    <w:rsid w:val="000C594D"/>
    <w:rsid w:val="000C594F"/>
    <w:rsid w:val="000C5D81"/>
    <w:rsid w:val="000C5E85"/>
    <w:rsid w:val="000C5F41"/>
    <w:rsid w:val="000C605C"/>
    <w:rsid w:val="000C6119"/>
    <w:rsid w:val="000C6187"/>
    <w:rsid w:val="000C6717"/>
    <w:rsid w:val="000C67CF"/>
    <w:rsid w:val="000C6810"/>
    <w:rsid w:val="000C69F8"/>
    <w:rsid w:val="000C6A0E"/>
    <w:rsid w:val="000C6A3F"/>
    <w:rsid w:val="000C6C1B"/>
    <w:rsid w:val="000C6E35"/>
    <w:rsid w:val="000C70BD"/>
    <w:rsid w:val="000C7128"/>
    <w:rsid w:val="000C7563"/>
    <w:rsid w:val="000C7889"/>
    <w:rsid w:val="000C7A15"/>
    <w:rsid w:val="000C7C9A"/>
    <w:rsid w:val="000D0064"/>
    <w:rsid w:val="000D04D2"/>
    <w:rsid w:val="000D058A"/>
    <w:rsid w:val="000D0607"/>
    <w:rsid w:val="000D0A23"/>
    <w:rsid w:val="000D0A95"/>
    <w:rsid w:val="000D0BCD"/>
    <w:rsid w:val="000D0E82"/>
    <w:rsid w:val="000D0EE0"/>
    <w:rsid w:val="000D0FC0"/>
    <w:rsid w:val="000D0FDF"/>
    <w:rsid w:val="000D1383"/>
    <w:rsid w:val="000D1470"/>
    <w:rsid w:val="000D1517"/>
    <w:rsid w:val="000D162A"/>
    <w:rsid w:val="000D1716"/>
    <w:rsid w:val="000D1814"/>
    <w:rsid w:val="000D183C"/>
    <w:rsid w:val="000D191B"/>
    <w:rsid w:val="000D1977"/>
    <w:rsid w:val="000D1B8F"/>
    <w:rsid w:val="000D2047"/>
    <w:rsid w:val="000D29D9"/>
    <w:rsid w:val="000D2C65"/>
    <w:rsid w:val="000D2EFE"/>
    <w:rsid w:val="000D3256"/>
    <w:rsid w:val="000D32F3"/>
    <w:rsid w:val="000D356D"/>
    <w:rsid w:val="000D3590"/>
    <w:rsid w:val="000D394B"/>
    <w:rsid w:val="000D431D"/>
    <w:rsid w:val="000D43F9"/>
    <w:rsid w:val="000D440C"/>
    <w:rsid w:val="000D4ED6"/>
    <w:rsid w:val="000D50CB"/>
    <w:rsid w:val="000D5192"/>
    <w:rsid w:val="000D523C"/>
    <w:rsid w:val="000D53FE"/>
    <w:rsid w:val="000D545A"/>
    <w:rsid w:val="000D558B"/>
    <w:rsid w:val="000D5697"/>
    <w:rsid w:val="000D5808"/>
    <w:rsid w:val="000D58E8"/>
    <w:rsid w:val="000D5976"/>
    <w:rsid w:val="000D5BC4"/>
    <w:rsid w:val="000D5C4A"/>
    <w:rsid w:val="000D615D"/>
    <w:rsid w:val="000D62F3"/>
    <w:rsid w:val="000D6314"/>
    <w:rsid w:val="000D6701"/>
    <w:rsid w:val="000D6B06"/>
    <w:rsid w:val="000D6B6F"/>
    <w:rsid w:val="000D6C67"/>
    <w:rsid w:val="000D6D2D"/>
    <w:rsid w:val="000D6EF5"/>
    <w:rsid w:val="000D6FDD"/>
    <w:rsid w:val="000D7048"/>
    <w:rsid w:val="000D737E"/>
    <w:rsid w:val="000D7590"/>
    <w:rsid w:val="000D7C80"/>
    <w:rsid w:val="000D7CBE"/>
    <w:rsid w:val="000D7D99"/>
    <w:rsid w:val="000E0048"/>
    <w:rsid w:val="000E0457"/>
    <w:rsid w:val="000E04BC"/>
    <w:rsid w:val="000E058D"/>
    <w:rsid w:val="000E06A1"/>
    <w:rsid w:val="000E07AF"/>
    <w:rsid w:val="000E0B2C"/>
    <w:rsid w:val="000E0E51"/>
    <w:rsid w:val="000E1007"/>
    <w:rsid w:val="000E1186"/>
    <w:rsid w:val="000E11CD"/>
    <w:rsid w:val="000E144B"/>
    <w:rsid w:val="000E1809"/>
    <w:rsid w:val="000E18A6"/>
    <w:rsid w:val="000E1908"/>
    <w:rsid w:val="000E1AA3"/>
    <w:rsid w:val="000E1ACC"/>
    <w:rsid w:val="000E2180"/>
    <w:rsid w:val="000E21E5"/>
    <w:rsid w:val="000E2845"/>
    <w:rsid w:val="000E2FD2"/>
    <w:rsid w:val="000E3136"/>
    <w:rsid w:val="000E3249"/>
    <w:rsid w:val="000E3390"/>
    <w:rsid w:val="000E37FD"/>
    <w:rsid w:val="000E3BC6"/>
    <w:rsid w:val="000E3EBF"/>
    <w:rsid w:val="000E3F1C"/>
    <w:rsid w:val="000E3F5E"/>
    <w:rsid w:val="000E3F84"/>
    <w:rsid w:val="000E419F"/>
    <w:rsid w:val="000E4411"/>
    <w:rsid w:val="000E465D"/>
    <w:rsid w:val="000E4709"/>
    <w:rsid w:val="000E483F"/>
    <w:rsid w:val="000E485A"/>
    <w:rsid w:val="000E48F4"/>
    <w:rsid w:val="000E4B05"/>
    <w:rsid w:val="000E4E56"/>
    <w:rsid w:val="000E4EEA"/>
    <w:rsid w:val="000E4FDF"/>
    <w:rsid w:val="000E5095"/>
    <w:rsid w:val="000E5222"/>
    <w:rsid w:val="000E554F"/>
    <w:rsid w:val="000E59AD"/>
    <w:rsid w:val="000E5A41"/>
    <w:rsid w:val="000E601E"/>
    <w:rsid w:val="000E635D"/>
    <w:rsid w:val="000E638E"/>
    <w:rsid w:val="000E63CE"/>
    <w:rsid w:val="000E6649"/>
    <w:rsid w:val="000E6744"/>
    <w:rsid w:val="000E687B"/>
    <w:rsid w:val="000E6CDE"/>
    <w:rsid w:val="000E6E47"/>
    <w:rsid w:val="000E6EC4"/>
    <w:rsid w:val="000E6FCA"/>
    <w:rsid w:val="000E726D"/>
    <w:rsid w:val="000E739E"/>
    <w:rsid w:val="000E772C"/>
    <w:rsid w:val="000E78AC"/>
    <w:rsid w:val="000E7CCF"/>
    <w:rsid w:val="000E7E03"/>
    <w:rsid w:val="000E7E27"/>
    <w:rsid w:val="000F0318"/>
    <w:rsid w:val="000F03B1"/>
    <w:rsid w:val="000F03D2"/>
    <w:rsid w:val="000F04AB"/>
    <w:rsid w:val="000F0699"/>
    <w:rsid w:val="000F07DD"/>
    <w:rsid w:val="000F08F0"/>
    <w:rsid w:val="000F0987"/>
    <w:rsid w:val="000F0A68"/>
    <w:rsid w:val="000F0B85"/>
    <w:rsid w:val="000F0D9D"/>
    <w:rsid w:val="000F0F1E"/>
    <w:rsid w:val="000F1138"/>
    <w:rsid w:val="000F12B2"/>
    <w:rsid w:val="000F1763"/>
    <w:rsid w:val="000F1824"/>
    <w:rsid w:val="000F1CA6"/>
    <w:rsid w:val="000F1CC9"/>
    <w:rsid w:val="000F1D0A"/>
    <w:rsid w:val="000F1F5D"/>
    <w:rsid w:val="000F207B"/>
    <w:rsid w:val="000F20E4"/>
    <w:rsid w:val="000F2243"/>
    <w:rsid w:val="000F2342"/>
    <w:rsid w:val="000F25EB"/>
    <w:rsid w:val="000F2857"/>
    <w:rsid w:val="000F2B5D"/>
    <w:rsid w:val="000F2BDE"/>
    <w:rsid w:val="000F2CEA"/>
    <w:rsid w:val="000F2FFF"/>
    <w:rsid w:val="000F319B"/>
    <w:rsid w:val="000F3280"/>
    <w:rsid w:val="000F3859"/>
    <w:rsid w:val="000F38A5"/>
    <w:rsid w:val="000F38C8"/>
    <w:rsid w:val="000F39C9"/>
    <w:rsid w:val="000F3B2E"/>
    <w:rsid w:val="000F3CD8"/>
    <w:rsid w:val="000F3D08"/>
    <w:rsid w:val="000F4011"/>
    <w:rsid w:val="000F41DA"/>
    <w:rsid w:val="000F41F6"/>
    <w:rsid w:val="000F4415"/>
    <w:rsid w:val="000F4641"/>
    <w:rsid w:val="000F474B"/>
    <w:rsid w:val="000F4AB7"/>
    <w:rsid w:val="000F4B81"/>
    <w:rsid w:val="000F4DA6"/>
    <w:rsid w:val="000F4E8A"/>
    <w:rsid w:val="000F4F95"/>
    <w:rsid w:val="000F500D"/>
    <w:rsid w:val="000F52A5"/>
    <w:rsid w:val="000F544D"/>
    <w:rsid w:val="000F5530"/>
    <w:rsid w:val="000F55D8"/>
    <w:rsid w:val="000F5787"/>
    <w:rsid w:val="000F5848"/>
    <w:rsid w:val="000F5ACB"/>
    <w:rsid w:val="000F5B80"/>
    <w:rsid w:val="000F60B8"/>
    <w:rsid w:val="000F63D5"/>
    <w:rsid w:val="000F64AF"/>
    <w:rsid w:val="000F64E5"/>
    <w:rsid w:val="000F66A6"/>
    <w:rsid w:val="000F6729"/>
    <w:rsid w:val="000F67CF"/>
    <w:rsid w:val="000F6932"/>
    <w:rsid w:val="000F6D77"/>
    <w:rsid w:val="000F6DBC"/>
    <w:rsid w:val="000F708F"/>
    <w:rsid w:val="000F751B"/>
    <w:rsid w:val="000F7585"/>
    <w:rsid w:val="000F7723"/>
    <w:rsid w:val="000F7849"/>
    <w:rsid w:val="000F795D"/>
    <w:rsid w:val="00100317"/>
    <w:rsid w:val="00100697"/>
    <w:rsid w:val="001006E8"/>
    <w:rsid w:val="0010080D"/>
    <w:rsid w:val="00100B94"/>
    <w:rsid w:val="001010C7"/>
    <w:rsid w:val="0010110B"/>
    <w:rsid w:val="001014AE"/>
    <w:rsid w:val="001014EB"/>
    <w:rsid w:val="00101878"/>
    <w:rsid w:val="0010188C"/>
    <w:rsid w:val="00101A38"/>
    <w:rsid w:val="00101BA4"/>
    <w:rsid w:val="00101E8C"/>
    <w:rsid w:val="00101F32"/>
    <w:rsid w:val="0010247F"/>
    <w:rsid w:val="00102756"/>
    <w:rsid w:val="00102B76"/>
    <w:rsid w:val="00102C17"/>
    <w:rsid w:val="00102CD3"/>
    <w:rsid w:val="00102CE4"/>
    <w:rsid w:val="00102E8D"/>
    <w:rsid w:val="00102F6B"/>
    <w:rsid w:val="00102FAC"/>
    <w:rsid w:val="00103102"/>
    <w:rsid w:val="0010331B"/>
    <w:rsid w:val="0010333E"/>
    <w:rsid w:val="00103848"/>
    <w:rsid w:val="001039DC"/>
    <w:rsid w:val="00103D82"/>
    <w:rsid w:val="00103F5C"/>
    <w:rsid w:val="00103F72"/>
    <w:rsid w:val="0010400C"/>
    <w:rsid w:val="001041A0"/>
    <w:rsid w:val="0010454F"/>
    <w:rsid w:val="0010457D"/>
    <w:rsid w:val="0010470F"/>
    <w:rsid w:val="0010474A"/>
    <w:rsid w:val="0010481E"/>
    <w:rsid w:val="0010494F"/>
    <w:rsid w:val="001049B6"/>
    <w:rsid w:val="00104AE2"/>
    <w:rsid w:val="00104B16"/>
    <w:rsid w:val="00104BA8"/>
    <w:rsid w:val="0010507A"/>
    <w:rsid w:val="00105123"/>
    <w:rsid w:val="00105279"/>
    <w:rsid w:val="001052A6"/>
    <w:rsid w:val="001053DA"/>
    <w:rsid w:val="001055DC"/>
    <w:rsid w:val="0010589A"/>
    <w:rsid w:val="00105900"/>
    <w:rsid w:val="00105A33"/>
    <w:rsid w:val="00106028"/>
    <w:rsid w:val="00106112"/>
    <w:rsid w:val="001067E0"/>
    <w:rsid w:val="001067E2"/>
    <w:rsid w:val="0010695A"/>
    <w:rsid w:val="00107601"/>
    <w:rsid w:val="00107BD3"/>
    <w:rsid w:val="00107FC1"/>
    <w:rsid w:val="00110216"/>
    <w:rsid w:val="00110266"/>
    <w:rsid w:val="001102EA"/>
    <w:rsid w:val="00110421"/>
    <w:rsid w:val="001104C1"/>
    <w:rsid w:val="0011096C"/>
    <w:rsid w:val="00110A3F"/>
    <w:rsid w:val="00110C52"/>
    <w:rsid w:val="00110CF1"/>
    <w:rsid w:val="001114F1"/>
    <w:rsid w:val="00111656"/>
    <w:rsid w:val="0011178D"/>
    <w:rsid w:val="00111823"/>
    <w:rsid w:val="0011186D"/>
    <w:rsid w:val="00111A1B"/>
    <w:rsid w:val="00111C61"/>
    <w:rsid w:val="00111E11"/>
    <w:rsid w:val="00112023"/>
    <w:rsid w:val="001122DB"/>
    <w:rsid w:val="001124A4"/>
    <w:rsid w:val="00112782"/>
    <w:rsid w:val="00112955"/>
    <w:rsid w:val="00112CF3"/>
    <w:rsid w:val="00112EAB"/>
    <w:rsid w:val="0011318C"/>
    <w:rsid w:val="0011325D"/>
    <w:rsid w:val="00113445"/>
    <w:rsid w:val="00113DF1"/>
    <w:rsid w:val="00114163"/>
    <w:rsid w:val="001149BE"/>
    <w:rsid w:val="00114DA6"/>
    <w:rsid w:val="00114EBC"/>
    <w:rsid w:val="0011509D"/>
    <w:rsid w:val="0011552F"/>
    <w:rsid w:val="00115832"/>
    <w:rsid w:val="0011589C"/>
    <w:rsid w:val="00115BFB"/>
    <w:rsid w:val="00116235"/>
    <w:rsid w:val="0011634B"/>
    <w:rsid w:val="00116352"/>
    <w:rsid w:val="00116647"/>
    <w:rsid w:val="00116836"/>
    <w:rsid w:val="001169C8"/>
    <w:rsid w:val="001169F4"/>
    <w:rsid w:val="00116ABF"/>
    <w:rsid w:val="00116CE9"/>
    <w:rsid w:val="001171D1"/>
    <w:rsid w:val="0011722B"/>
    <w:rsid w:val="001175AB"/>
    <w:rsid w:val="001175EA"/>
    <w:rsid w:val="001177E8"/>
    <w:rsid w:val="00117D25"/>
    <w:rsid w:val="00117DA7"/>
    <w:rsid w:val="00117E94"/>
    <w:rsid w:val="00120219"/>
    <w:rsid w:val="0012059F"/>
    <w:rsid w:val="0012062C"/>
    <w:rsid w:val="00120881"/>
    <w:rsid w:val="001208A3"/>
    <w:rsid w:val="0012091C"/>
    <w:rsid w:val="00120A74"/>
    <w:rsid w:val="00120B28"/>
    <w:rsid w:val="00120E31"/>
    <w:rsid w:val="00121258"/>
    <w:rsid w:val="0012148B"/>
    <w:rsid w:val="00121A13"/>
    <w:rsid w:val="00121DDB"/>
    <w:rsid w:val="001220CA"/>
    <w:rsid w:val="00122517"/>
    <w:rsid w:val="00122638"/>
    <w:rsid w:val="00122956"/>
    <w:rsid w:val="00122B18"/>
    <w:rsid w:val="00122C04"/>
    <w:rsid w:val="00122C5C"/>
    <w:rsid w:val="00122D28"/>
    <w:rsid w:val="00122F4C"/>
    <w:rsid w:val="00123073"/>
    <w:rsid w:val="001232E0"/>
    <w:rsid w:val="001232FB"/>
    <w:rsid w:val="00123A76"/>
    <w:rsid w:val="00123D4D"/>
    <w:rsid w:val="00123E99"/>
    <w:rsid w:val="00123F06"/>
    <w:rsid w:val="001240FA"/>
    <w:rsid w:val="00124166"/>
    <w:rsid w:val="00124389"/>
    <w:rsid w:val="00124424"/>
    <w:rsid w:val="0012467C"/>
    <w:rsid w:val="0012476A"/>
    <w:rsid w:val="0012479D"/>
    <w:rsid w:val="00124972"/>
    <w:rsid w:val="0012499E"/>
    <w:rsid w:val="00124E6D"/>
    <w:rsid w:val="00124EB1"/>
    <w:rsid w:val="00124FBA"/>
    <w:rsid w:val="00124FD4"/>
    <w:rsid w:val="001256B9"/>
    <w:rsid w:val="00125872"/>
    <w:rsid w:val="00125977"/>
    <w:rsid w:val="00125C75"/>
    <w:rsid w:val="00125FE6"/>
    <w:rsid w:val="0012649D"/>
    <w:rsid w:val="00126633"/>
    <w:rsid w:val="0012689E"/>
    <w:rsid w:val="001269A7"/>
    <w:rsid w:val="00126B5C"/>
    <w:rsid w:val="00126B84"/>
    <w:rsid w:val="00126FC3"/>
    <w:rsid w:val="00127012"/>
    <w:rsid w:val="00127021"/>
    <w:rsid w:val="0012716F"/>
    <w:rsid w:val="001273EF"/>
    <w:rsid w:val="001274A1"/>
    <w:rsid w:val="001274F7"/>
    <w:rsid w:val="0012751A"/>
    <w:rsid w:val="00127549"/>
    <w:rsid w:val="00130693"/>
    <w:rsid w:val="00130695"/>
    <w:rsid w:val="001308C0"/>
    <w:rsid w:val="00130AC0"/>
    <w:rsid w:val="00130C70"/>
    <w:rsid w:val="00130F5A"/>
    <w:rsid w:val="00131074"/>
    <w:rsid w:val="00131075"/>
    <w:rsid w:val="00131B55"/>
    <w:rsid w:val="00131DFC"/>
    <w:rsid w:val="00131E3A"/>
    <w:rsid w:val="00131E5D"/>
    <w:rsid w:val="00131F16"/>
    <w:rsid w:val="00132383"/>
    <w:rsid w:val="00132599"/>
    <w:rsid w:val="0013266E"/>
    <w:rsid w:val="00132A14"/>
    <w:rsid w:val="00132EC2"/>
    <w:rsid w:val="0013309F"/>
    <w:rsid w:val="001333FD"/>
    <w:rsid w:val="001334F8"/>
    <w:rsid w:val="00133B3C"/>
    <w:rsid w:val="00133B6A"/>
    <w:rsid w:val="00133E7C"/>
    <w:rsid w:val="00133F91"/>
    <w:rsid w:val="0013412D"/>
    <w:rsid w:val="00134352"/>
    <w:rsid w:val="0013440F"/>
    <w:rsid w:val="0013468F"/>
    <w:rsid w:val="00134700"/>
    <w:rsid w:val="00134C28"/>
    <w:rsid w:val="00134C3E"/>
    <w:rsid w:val="0013548D"/>
    <w:rsid w:val="001355D8"/>
    <w:rsid w:val="001355DF"/>
    <w:rsid w:val="001356CD"/>
    <w:rsid w:val="00135808"/>
    <w:rsid w:val="00135999"/>
    <w:rsid w:val="001359A2"/>
    <w:rsid w:val="00135B63"/>
    <w:rsid w:val="00135D34"/>
    <w:rsid w:val="0013601D"/>
    <w:rsid w:val="0013625E"/>
    <w:rsid w:val="0013637A"/>
    <w:rsid w:val="0013676C"/>
    <w:rsid w:val="00136779"/>
    <w:rsid w:val="00136A3E"/>
    <w:rsid w:val="00136C41"/>
    <w:rsid w:val="00136F6E"/>
    <w:rsid w:val="001372E6"/>
    <w:rsid w:val="0013751E"/>
    <w:rsid w:val="001379C8"/>
    <w:rsid w:val="00137E95"/>
    <w:rsid w:val="00137FD1"/>
    <w:rsid w:val="001403FF"/>
    <w:rsid w:val="00140B0F"/>
    <w:rsid w:val="00140B24"/>
    <w:rsid w:val="00140B48"/>
    <w:rsid w:val="00140C11"/>
    <w:rsid w:val="00140C8E"/>
    <w:rsid w:val="00140EF9"/>
    <w:rsid w:val="00141264"/>
    <w:rsid w:val="001413E6"/>
    <w:rsid w:val="00141427"/>
    <w:rsid w:val="0014151B"/>
    <w:rsid w:val="001417D2"/>
    <w:rsid w:val="00141B39"/>
    <w:rsid w:val="00142012"/>
    <w:rsid w:val="0014220A"/>
    <w:rsid w:val="0014220D"/>
    <w:rsid w:val="001422EC"/>
    <w:rsid w:val="00142381"/>
    <w:rsid w:val="001427B5"/>
    <w:rsid w:val="0014349C"/>
    <w:rsid w:val="00143915"/>
    <w:rsid w:val="00143C82"/>
    <w:rsid w:val="00143EFB"/>
    <w:rsid w:val="00143F77"/>
    <w:rsid w:val="00143F9E"/>
    <w:rsid w:val="0014400D"/>
    <w:rsid w:val="001444EA"/>
    <w:rsid w:val="00144517"/>
    <w:rsid w:val="00145071"/>
    <w:rsid w:val="00145600"/>
    <w:rsid w:val="00145711"/>
    <w:rsid w:val="00146081"/>
    <w:rsid w:val="001462D6"/>
    <w:rsid w:val="0014634C"/>
    <w:rsid w:val="001465AE"/>
    <w:rsid w:val="001465F2"/>
    <w:rsid w:val="001467FD"/>
    <w:rsid w:val="0014681A"/>
    <w:rsid w:val="001468CD"/>
    <w:rsid w:val="00146983"/>
    <w:rsid w:val="001469E4"/>
    <w:rsid w:val="00146AB7"/>
    <w:rsid w:val="00146DEC"/>
    <w:rsid w:val="00146EBF"/>
    <w:rsid w:val="00146EEC"/>
    <w:rsid w:val="001472DD"/>
    <w:rsid w:val="0014742D"/>
    <w:rsid w:val="001474FD"/>
    <w:rsid w:val="001476E4"/>
    <w:rsid w:val="00147788"/>
    <w:rsid w:val="00147837"/>
    <w:rsid w:val="001478B8"/>
    <w:rsid w:val="00147A99"/>
    <w:rsid w:val="00147F07"/>
    <w:rsid w:val="00147F92"/>
    <w:rsid w:val="00147F9E"/>
    <w:rsid w:val="00147FAC"/>
    <w:rsid w:val="00147FC7"/>
    <w:rsid w:val="00150001"/>
    <w:rsid w:val="00150088"/>
    <w:rsid w:val="0015017D"/>
    <w:rsid w:val="0015020F"/>
    <w:rsid w:val="00150F0B"/>
    <w:rsid w:val="00151432"/>
    <w:rsid w:val="00151484"/>
    <w:rsid w:val="001516EF"/>
    <w:rsid w:val="00151814"/>
    <w:rsid w:val="00151999"/>
    <w:rsid w:val="001519F9"/>
    <w:rsid w:val="00151A53"/>
    <w:rsid w:val="00151B21"/>
    <w:rsid w:val="00151B9C"/>
    <w:rsid w:val="00151CF4"/>
    <w:rsid w:val="00151E4F"/>
    <w:rsid w:val="00151FE1"/>
    <w:rsid w:val="001520C8"/>
    <w:rsid w:val="0015213C"/>
    <w:rsid w:val="001523F3"/>
    <w:rsid w:val="0015250B"/>
    <w:rsid w:val="00152528"/>
    <w:rsid w:val="00152563"/>
    <w:rsid w:val="0015272A"/>
    <w:rsid w:val="0015286C"/>
    <w:rsid w:val="00152969"/>
    <w:rsid w:val="00152C31"/>
    <w:rsid w:val="00152E2E"/>
    <w:rsid w:val="00152F85"/>
    <w:rsid w:val="00153063"/>
    <w:rsid w:val="001531D6"/>
    <w:rsid w:val="0015327A"/>
    <w:rsid w:val="0015331A"/>
    <w:rsid w:val="00153482"/>
    <w:rsid w:val="00153D9F"/>
    <w:rsid w:val="001543B9"/>
    <w:rsid w:val="001544E8"/>
    <w:rsid w:val="001545D9"/>
    <w:rsid w:val="001546F3"/>
    <w:rsid w:val="0015470E"/>
    <w:rsid w:val="001547E0"/>
    <w:rsid w:val="001548CF"/>
    <w:rsid w:val="00154935"/>
    <w:rsid w:val="00154AEB"/>
    <w:rsid w:val="00155541"/>
    <w:rsid w:val="001557A2"/>
    <w:rsid w:val="00155BBC"/>
    <w:rsid w:val="00155E56"/>
    <w:rsid w:val="00155E5F"/>
    <w:rsid w:val="001561B9"/>
    <w:rsid w:val="00156284"/>
    <w:rsid w:val="00156356"/>
    <w:rsid w:val="001565C8"/>
    <w:rsid w:val="00156732"/>
    <w:rsid w:val="00156A11"/>
    <w:rsid w:val="00156AC8"/>
    <w:rsid w:val="00156E06"/>
    <w:rsid w:val="00156F73"/>
    <w:rsid w:val="001573D4"/>
    <w:rsid w:val="00157416"/>
    <w:rsid w:val="001578E6"/>
    <w:rsid w:val="00157D5D"/>
    <w:rsid w:val="00157D5F"/>
    <w:rsid w:val="00157D68"/>
    <w:rsid w:val="00157DCF"/>
    <w:rsid w:val="00157E74"/>
    <w:rsid w:val="00157EA9"/>
    <w:rsid w:val="00160AB1"/>
    <w:rsid w:val="00160B74"/>
    <w:rsid w:val="00161174"/>
    <w:rsid w:val="00161261"/>
    <w:rsid w:val="001615E7"/>
    <w:rsid w:val="001617B5"/>
    <w:rsid w:val="00161A5D"/>
    <w:rsid w:val="00161CCE"/>
    <w:rsid w:val="00161CD9"/>
    <w:rsid w:val="00161ECB"/>
    <w:rsid w:val="001621BC"/>
    <w:rsid w:val="00162343"/>
    <w:rsid w:val="0016236C"/>
    <w:rsid w:val="001623B3"/>
    <w:rsid w:val="001624E7"/>
    <w:rsid w:val="0016266D"/>
    <w:rsid w:val="00162863"/>
    <w:rsid w:val="00162F3F"/>
    <w:rsid w:val="00162FE9"/>
    <w:rsid w:val="00163368"/>
    <w:rsid w:val="00163490"/>
    <w:rsid w:val="001636E6"/>
    <w:rsid w:val="00163DE7"/>
    <w:rsid w:val="00163FE7"/>
    <w:rsid w:val="001641E1"/>
    <w:rsid w:val="0016426F"/>
    <w:rsid w:val="001642DD"/>
    <w:rsid w:val="00164D13"/>
    <w:rsid w:val="00164DAC"/>
    <w:rsid w:val="00164DB2"/>
    <w:rsid w:val="00164EF5"/>
    <w:rsid w:val="001653E0"/>
    <w:rsid w:val="00165BF6"/>
    <w:rsid w:val="00165E1C"/>
    <w:rsid w:val="00165EF9"/>
    <w:rsid w:val="0016646C"/>
    <w:rsid w:val="001664C8"/>
    <w:rsid w:val="00166612"/>
    <w:rsid w:val="001666FC"/>
    <w:rsid w:val="001668FB"/>
    <w:rsid w:val="001668FD"/>
    <w:rsid w:val="00166A1E"/>
    <w:rsid w:val="00166AC3"/>
    <w:rsid w:val="00166E85"/>
    <w:rsid w:val="00166EB2"/>
    <w:rsid w:val="00166FE3"/>
    <w:rsid w:val="001672E9"/>
    <w:rsid w:val="00167585"/>
    <w:rsid w:val="001675B9"/>
    <w:rsid w:val="00167B55"/>
    <w:rsid w:val="00167B69"/>
    <w:rsid w:val="00167E45"/>
    <w:rsid w:val="001702BE"/>
    <w:rsid w:val="00170771"/>
    <w:rsid w:val="00170831"/>
    <w:rsid w:val="0017094C"/>
    <w:rsid w:val="00170999"/>
    <w:rsid w:val="00170E23"/>
    <w:rsid w:val="00170E4F"/>
    <w:rsid w:val="00171294"/>
    <w:rsid w:val="001713AD"/>
    <w:rsid w:val="0017157D"/>
    <w:rsid w:val="001716FA"/>
    <w:rsid w:val="001718BA"/>
    <w:rsid w:val="00171C5B"/>
    <w:rsid w:val="00171D00"/>
    <w:rsid w:val="00171D51"/>
    <w:rsid w:val="00171E34"/>
    <w:rsid w:val="0017218D"/>
    <w:rsid w:val="001722F5"/>
    <w:rsid w:val="00172346"/>
    <w:rsid w:val="001723FA"/>
    <w:rsid w:val="0017267D"/>
    <w:rsid w:val="001729E8"/>
    <w:rsid w:val="00172BC0"/>
    <w:rsid w:val="00173301"/>
    <w:rsid w:val="001736C1"/>
    <w:rsid w:val="00173AC4"/>
    <w:rsid w:val="00173CCB"/>
    <w:rsid w:val="00173F8F"/>
    <w:rsid w:val="00174E08"/>
    <w:rsid w:val="00174E4C"/>
    <w:rsid w:val="00174FD2"/>
    <w:rsid w:val="0017505C"/>
    <w:rsid w:val="0017562F"/>
    <w:rsid w:val="00175747"/>
    <w:rsid w:val="00175761"/>
    <w:rsid w:val="00175801"/>
    <w:rsid w:val="00175A0C"/>
    <w:rsid w:val="00175A6A"/>
    <w:rsid w:val="00175BA0"/>
    <w:rsid w:val="00175F2A"/>
    <w:rsid w:val="00176140"/>
    <w:rsid w:val="001763CD"/>
    <w:rsid w:val="001763F2"/>
    <w:rsid w:val="0017672A"/>
    <w:rsid w:val="001767B9"/>
    <w:rsid w:val="00176BE6"/>
    <w:rsid w:val="00176CDA"/>
    <w:rsid w:val="00176D25"/>
    <w:rsid w:val="00176FB1"/>
    <w:rsid w:val="00176FC0"/>
    <w:rsid w:val="001770AB"/>
    <w:rsid w:val="001771B5"/>
    <w:rsid w:val="001771CC"/>
    <w:rsid w:val="0017721D"/>
    <w:rsid w:val="001773CE"/>
    <w:rsid w:val="001773D6"/>
    <w:rsid w:val="0017799E"/>
    <w:rsid w:val="00177CFE"/>
    <w:rsid w:val="00177E62"/>
    <w:rsid w:val="00180318"/>
    <w:rsid w:val="0018082C"/>
    <w:rsid w:val="00180989"/>
    <w:rsid w:val="00180992"/>
    <w:rsid w:val="00180A99"/>
    <w:rsid w:val="00180ABF"/>
    <w:rsid w:val="00180B3A"/>
    <w:rsid w:val="00180C06"/>
    <w:rsid w:val="00181237"/>
    <w:rsid w:val="001812EA"/>
    <w:rsid w:val="00181406"/>
    <w:rsid w:val="00181437"/>
    <w:rsid w:val="00181AA6"/>
    <w:rsid w:val="00181F94"/>
    <w:rsid w:val="001820A3"/>
    <w:rsid w:val="00182526"/>
    <w:rsid w:val="00182908"/>
    <w:rsid w:val="00182995"/>
    <w:rsid w:val="00182CC7"/>
    <w:rsid w:val="00182FCD"/>
    <w:rsid w:val="00183265"/>
    <w:rsid w:val="0018331F"/>
    <w:rsid w:val="00183410"/>
    <w:rsid w:val="00183486"/>
    <w:rsid w:val="00183524"/>
    <w:rsid w:val="0018368D"/>
    <w:rsid w:val="00183708"/>
    <w:rsid w:val="0018387A"/>
    <w:rsid w:val="00183AE8"/>
    <w:rsid w:val="00183B61"/>
    <w:rsid w:val="00184270"/>
    <w:rsid w:val="00184472"/>
    <w:rsid w:val="001844DF"/>
    <w:rsid w:val="001847A1"/>
    <w:rsid w:val="001849F8"/>
    <w:rsid w:val="00184C34"/>
    <w:rsid w:val="00184E1B"/>
    <w:rsid w:val="00184F78"/>
    <w:rsid w:val="0018545C"/>
    <w:rsid w:val="001857F1"/>
    <w:rsid w:val="00185AF1"/>
    <w:rsid w:val="00185B3B"/>
    <w:rsid w:val="00185BBD"/>
    <w:rsid w:val="00185BF7"/>
    <w:rsid w:val="001861FD"/>
    <w:rsid w:val="0018626E"/>
    <w:rsid w:val="00186414"/>
    <w:rsid w:val="0018650B"/>
    <w:rsid w:val="001867E1"/>
    <w:rsid w:val="001869A2"/>
    <w:rsid w:val="00186CBC"/>
    <w:rsid w:val="00186F5D"/>
    <w:rsid w:val="0018756C"/>
    <w:rsid w:val="00187794"/>
    <w:rsid w:val="00190083"/>
    <w:rsid w:val="0019008A"/>
    <w:rsid w:val="00190152"/>
    <w:rsid w:val="00190246"/>
    <w:rsid w:val="00190579"/>
    <w:rsid w:val="001906A1"/>
    <w:rsid w:val="001906C4"/>
    <w:rsid w:val="00190785"/>
    <w:rsid w:val="00190A98"/>
    <w:rsid w:val="00190DD3"/>
    <w:rsid w:val="00190EA4"/>
    <w:rsid w:val="00190F9D"/>
    <w:rsid w:val="001914BF"/>
    <w:rsid w:val="00191761"/>
    <w:rsid w:val="0019179C"/>
    <w:rsid w:val="00191BA6"/>
    <w:rsid w:val="00191F0C"/>
    <w:rsid w:val="001921E6"/>
    <w:rsid w:val="001922E2"/>
    <w:rsid w:val="00192530"/>
    <w:rsid w:val="0019285F"/>
    <w:rsid w:val="00192AB2"/>
    <w:rsid w:val="00192B9A"/>
    <w:rsid w:val="00192C4E"/>
    <w:rsid w:val="00192C85"/>
    <w:rsid w:val="001931B4"/>
    <w:rsid w:val="00193236"/>
    <w:rsid w:val="0019347D"/>
    <w:rsid w:val="0019370D"/>
    <w:rsid w:val="00193B33"/>
    <w:rsid w:val="00193D33"/>
    <w:rsid w:val="00193EC5"/>
    <w:rsid w:val="00194151"/>
    <w:rsid w:val="0019437E"/>
    <w:rsid w:val="001946CB"/>
    <w:rsid w:val="0019477F"/>
    <w:rsid w:val="0019480A"/>
    <w:rsid w:val="0019484F"/>
    <w:rsid w:val="00194938"/>
    <w:rsid w:val="001949A9"/>
    <w:rsid w:val="00194C67"/>
    <w:rsid w:val="00195014"/>
    <w:rsid w:val="0019516E"/>
    <w:rsid w:val="0019519A"/>
    <w:rsid w:val="0019525C"/>
    <w:rsid w:val="001953A0"/>
    <w:rsid w:val="00195463"/>
    <w:rsid w:val="00195491"/>
    <w:rsid w:val="001955E9"/>
    <w:rsid w:val="00195675"/>
    <w:rsid w:val="001958C3"/>
    <w:rsid w:val="00195CCD"/>
    <w:rsid w:val="00195EBA"/>
    <w:rsid w:val="00195F82"/>
    <w:rsid w:val="001964D3"/>
    <w:rsid w:val="00196714"/>
    <w:rsid w:val="00196CE2"/>
    <w:rsid w:val="00196EA7"/>
    <w:rsid w:val="00196EB9"/>
    <w:rsid w:val="00196EE5"/>
    <w:rsid w:val="001974F9"/>
    <w:rsid w:val="00197600"/>
    <w:rsid w:val="00197959"/>
    <w:rsid w:val="00197A12"/>
    <w:rsid w:val="00197AE4"/>
    <w:rsid w:val="00197C3B"/>
    <w:rsid w:val="00197C55"/>
    <w:rsid w:val="00197FEA"/>
    <w:rsid w:val="001A06A6"/>
    <w:rsid w:val="001A0835"/>
    <w:rsid w:val="001A089B"/>
    <w:rsid w:val="001A0AE5"/>
    <w:rsid w:val="001A0C6D"/>
    <w:rsid w:val="001A0E1A"/>
    <w:rsid w:val="001A0F57"/>
    <w:rsid w:val="001A110B"/>
    <w:rsid w:val="001A11D7"/>
    <w:rsid w:val="001A124C"/>
    <w:rsid w:val="001A13C6"/>
    <w:rsid w:val="001A13E8"/>
    <w:rsid w:val="001A1637"/>
    <w:rsid w:val="001A166C"/>
    <w:rsid w:val="001A1B5B"/>
    <w:rsid w:val="001A1CD5"/>
    <w:rsid w:val="001A1D56"/>
    <w:rsid w:val="001A1E65"/>
    <w:rsid w:val="001A20D1"/>
    <w:rsid w:val="001A246B"/>
    <w:rsid w:val="001A273C"/>
    <w:rsid w:val="001A2782"/>
    <w:rsid w:val="001A28CA"/>
    <w:rsid w:val="001A2A5E"/>
    <w:rsid w:val="001A2E85"/>
    <w:rsid w:val="001A2EC5"/>
    <w:rsid w:val="001A2FF6"/>
    <w:rsid w:val="001A3041"/>
    <w:rsid w:val="001A33F1"/>
    <w:rsid w:val="001A3400"/>
    <w:rsid w:val="001A3844"/>
    <w:rsid w:val="001A3873"/>
    <w:rsid w:val="001A45A6"/>
    <w:rsid w:val="001A4693"/>
    <w:rsid w:val="001A46A5"/>
    <w:rsid w:val="001A478F"/>
    <w:rsid w:val="001A4CC3"/>
    <w:rsid w:val="001A4E82"/>
    <w:rsid w:val="001A5281"/>
    <w:rsid w:val="001A5326"/>
    <w:rsid w:val="001A5387"/>
    <w:rsid w:val="001A55CB"/>
    <w:rsid w:val="001A5742"/>
    <w:rsid w:val="001A587C"/>
    <w:rsid w:val="001A5D42"/>
    <w:rsid w:val="001A6072"/>
    <w:rsid w:val="001A618C"/>
    <w:rsid w:val="001A63CD"/>
    <w:rsid w:val="001A645B"/>
    <w:rsid w:val="001A6996"/>
    <w:rsid w:val="001A69CF"/>
    <w:rsid w:val="001A6AA6"/>
    <w:rsid w:val="001A6AC8"/>
    <w:rsid w:val="001A6C76"/>
    <w:rsid w:val="001A6CEC"/>
    <w:rsid w:val="001A722D"/>
    <w:rsid w:val="001A7623"/>
    <w:rsid w:val="001A762D"/>
    <w:rsid w:val="001A76C8"/>
    <w:rsid w:val="001A7892"/>
    <w:rsid w:val="001A78D9"/>
    <w:rsid w:val="001A79DC"/>
    <w:rsid w:val="001A7B1C"/>
    <w:rsid w:val="001B066D"/>
    <w:rsid w:val="001B09F0"/>
    <w:rsid w:val="001B0EC9"/>
    <w:rsid w:val="001B0F61"/>
    <w:rsid w:val="001B10F1"/>
    <w:rsid w:val="001B114E"/>
    <w:rsid w:val="001B1205"/>
    <w:rsid w:val="001B1260"/>
    <w:rsid w:val="001B14FE"/>
    <w:rsid w:val="001B15B4"/>
    <w:rsid w:val="001B1AFD"/>
    <w:rsid w:val="001B1D04"/>
    <w:rsid w:val="001B1FA5"/>
    <w:rsid w:val="001B214C"/>
    <w:rsid w:val="001B26C8"/>
    <w:rsid w:val="001B26CC"/>
    <w:rsid w:val="001B29ED"/>
    <w:rsid w:val="001B2EF4"/>
    <w:rsid w:val="001B2F90"/>
    <w:rsid w:val="001B30BC"/>
    <w:rsid w:val="001B3243"/>
    <w:rsid w:val="001B3252"/>
    <w:rsid w:val="001B33E5"/>
    <w:rsid w:val="001B3436"/>
    <w:rsid w:val="001B35FC"/>
    <w:rsid w:val="001B37E3"/>
    <w:rsid w:val="001B37FF"/>
    <w:rsid w:val="001B3883"/>
    <w:rsid w:val="001B3A14"/>
    <w:rsid w:val="001B3C27"/>
    <w:rsid w:val="001B3E0C"/>
    <w:rsid w:val="001B3F71"/>
    <w:rsid w:val="001B3F81"/>
    <w:rsid w:val="001B42B2"/>
    <w:rsid w:val="001B4309"/>
    <w:rsid w:val="001B431B"/>
    <w:rsid w:val="001B4438"/>
    <w:rsid w:val="001B444C"/>
    <w:rsid w:val="001B4561"/>
    <w:rsid w:val="001B480D"/>
    <w:rsid w:val="001B4C3F"/>
    <w:rsid w:val="001B53A1"/>
    <w:rsid w:val="001B54BB"/>
    <w:rsid w:val="001B562A"/>
    <w:rsid w:val="001B57B0"/>
    <w:rsid w:val="001B58BD"/>
    <w:rsid w:val="001B5AA6"/>
    <w:rsid w:val="001B5B5E"/>
    <w:rsid w:val="001B5CCF"/>
    <w:rsid w:val="001B5DDE"/>
    <w:rsid w:val="001B5E6F"/>
    <w:rsid w:val="001B61A6"/>
    <w:rsid w:val="001B6212"/>
    <w:rsid w:val="001B6245"/>
    <w:rsid w:val="001B658C"/>
    <w:rsid w:val="001B68FE"/>
    <w:rsid w:val="001B69C2"/>
    <w:rsid w:val="001B6EF1"/>
    <w:rsid w:val="001B7021"/>
    <w:rsid w:val="001B72D8"/>
    <w:rsid w:val="001B7371"/>
    <w:rsid w:val="001B7441"/>
    <w:rsid w:val="001B756D"/>
    <w:rsid w:val="001B7594"/>
    <w:rsid w:val="001B7656"/>
    <w:rsid w:val="001B7672"/>
    <w:rsid w:val="001B76C7"/>
    <w:rsid w:val="001B7A14"/>
    <w:rsid w:val="001B7C60"/>
    <w:rsid w:val="001B7E5E"/>
    <w:rsid w:val="001C01E9"/>
    <w:rsid w:val="001C0338"/>
    <w:rsid w:val="001C06B1"/>
    <w:rsid w:val="001C08F5"/>
    <w:rsid w:val="001C0953"/>
    <w:rsid w:val="001C098C"/>
    <w:rsid w:val="001C09FF"/>
    <w:rsid w:val="001C0A5F"/>
    <w:rsid w:val="001C0BA4"/>
    <w:rsid w:val="001C0D45"/>
    <w:rsid w:val="001C0E1E"/>
    <w:rsid w:val="001C11DC"/>
    <w:rsid w:val="001C1382"/>
    <w:rsid w:val="001C1866"/>
    <w:rsid w:val="001C1A5F"/>
    <w:rsid w:val="001C1AC3"/>
    <w:rsid w:val="001C1B14"/>
    <w:rsid w:val="001C1C5C"/>
    <w:rsid w:val="001C1E3F"/>
    <w:rsid w:val="001C2003"/>
    <w:rsid w:val="001C22BD"/>
    <w:rsid w:val="001C2480"/>
    <w:rsid w:val="001C25B7"/>
    <w:rsid w:val="001C27EE"/>
    <w:rsid w:val="001C29AC"/>
    <w:rsid w:val="001C2B3D"/>
    <w:rsid w:val="001C2B87"/>
    <w:rsid w:val="001C2BFF"/>
    <w:rsid w:val="001C2DF5"/>
    <w:rsid w:val="001C303E"/>
    <w:rsid w:val="001C31FD"/>
    <w:rsid w:val="001C3224"/>
    <w:rsid w:val="001C3410"/>
    <w:rsid w:val="001C3646"/>
    <w:rsid w:val="001C3CBB"/>
    <w:rsid w:val="001C4751"/>
    <w:rsid w:val="001C49CF"/>
    <w:rsid w:val="001C4A20"/>
    <w:rsid w:val="001C4D11"/>
    <w:rsid w:val="001C4D2F"/>
    <w:rsid w:val="001C4F2D"/>
    <w:rsid w:val="001C4F66"/>
    <w:rsid w:val="001C5103"/>
    <w:rsid w:val="001C5310"/>
    <w:rsid w:val="001C542D"/>
    <w:rsid w:val="001C5465"/>
    <w:rsid w:val="001C59F5"/>
    <w:rsid w:val="001C5B2F"/>
    <w:rsid w:val="001C5C2F"/>
    <w:rsid w:val="001C5C6A"/>
    <w:rsid w:val="001C5DF6"/>
    <w:rsid w:val="001C6174"/>
    <w:rsid w:val="001C63AA"/>
    <w:rsid w:val="001C63F2"/>
    <w:rsid w:val="001C6557"/>
    <w:rsid w:val="001C69C0"/>
    <w:rsid w:val="001C6BA8"/>
    <w:rsid w:val="001C6E0F"/>
    <w:rsid w:val="001C6F6E"/>
    <w:rsid w:val="001C7490"/>
    <w:rsid w:val="001C752B"/>
    <w:rsid w:val="001C75FC"/>
    <w:rsid w:val="001C770B"/>
    <w:rsid w:val="001C7926"/>
    <w:rsid w:val="001C79C3"/>
    <w:rsid w:val="001C7AEE"/>
    <w:rsid w:val="001C7B8B"/>
    <w:rsid w:val="001C7FA6"/>
    <w:rsid w:val="001D00FF"/>
    <w:rsid w:val="001D033B"/>
    <w:rsid w:val="001D03B9"/>
    <w:rsid w:val="001D064A"/>
    <w:rsid w:val="001D07CA"/>
    <w:rsid w:val="001D083B"/>
    <w:rsid w:val="001D086C"/>
    <w:rsid w:val="001D08B6"/>
    <w:rsid w:val="001D0C03"/>
    <w:rsid w:val="001D0E8B"/>
    <w:rsid w:val="001D0FC6"/>
    <w:rsid w:val="001D168E"/>
    <w:rsid w:val="001D1810"/>
    <w:rsid w:val="001D1C0B"/>
    <w:rsid w:val="001D1D7E"/>
    <w:rsid w:val="001D1E75"/>
    <w:rsid w:val="001D22EF"/>
    <w:rsid w:val="001D250B"/>
    <w:rsid w:val="001D2544"/>
    <w:rsid w:val="001D26F3"/>
    <w:rsid w:val="001D2D6B"/>
    <w:rsid w:val="001D2D77"/>
    <w:rsid w:val="001D2DBE"/>
    <w:rsid w:val="001D2E92"/>
    <w:rsid w:val="001D2F5C"/>
    <w:rsid w:val="001D33F5"/>
    <w:rsid w:val="001D3506"/>
    <w:rsid w:val="001D3546"/>
    <w:rsid w:val="001D35B5"/>
    <w:rsid w:val="001D3646"/>
    <w:rsid w:val="001D4724"/>
    <w:rsid w:val="001D49D9"/>
    <w:rsid w:val="001D4C9B"/>
    <w:rsid w:val="001D4CD8"/>
    <w:rsid w:val="001D4E1E"/>
    <w:rsid w:val="001D5128"/>
    <w:rsid w:val="001D520A"/>
    <w:rsid w:val="001D532B"/>
    <w:rsid w:val="001D5A73"/>
    <w:rsid w:val="001D5EBB"/>
    <w:rsid w:val="001D61D4"/>
    <w:rsid w:val="001D64A1"/>
    <w:rsid w:val="001D689B"/>
    <w:rsid w:val="001D6A01"/>
    <w:rsid w:val="001D6A35"/>
    <w:rsid w:val="001D6BB4"/>
    <w:rsid w:val="001D6CCC"/>
    <w:rsid w:val="001D6D61"/>
    <w:rsid w:val="001D6E66"/>
    <w:rsid w:val="001D71CD"/>
    <w:rsid w:val="001D72D2"/>
    <w:rsid w:val="001D75B8"/>
    <w:rsid w:val="001D76A3"/>
    <w:rsid w:val="001D7BC6"/>
    <w:rsid w:val="001D7BD8"/>
    <w:rsid w:val="001D7D23"/>
    <w:rsid w:val="001D7E00"/>
    <w:rsid w:val="001D7F49"/>
    <w:rsid w:val="001E000D"/>
    <w:rsid w:val="001E016F"/>
    <w:rsid w:val="001E0249"/>
    <w:rsid w:val="001E02E1"/>
    <w:rsid w:val="001E03A1"/>
    <w:rsid w:val="001E06CC"/>
    <w:rsid w:val="001E0B29"/>
    <w:rsid w:val="001E0B7D"/>
    <w:rsid w:val="001E0D30"/>
    <w:rsid w:val="001E0DD3"/>
    <w:rsid w:val="001E0EC1"/>
    <w:rsid w:val="001E11ED"/>
    <w:rsid w:val="001E1403"/>
    <w:rsid w:val="001E1547"/>
    <w:rsid w:val="001E1553"/>
    <w:rsid w:val="001E1661"/>
    <w:rsid w:val="001E17F7"/>
    <w:rsid w:val="001E1877"/>
    <w:rsid w:val="001E27FF"/>
    <w:rsid w:val="001E2A54"/>
    <w:rsid w:val="001E2AC1"/>
    <w:rsid w:val="001E2BA6"/>
    <w:rsid w:val="001E345C"/>
    <w:rsid w:val="001E34F4"/>
    <w:rsid w:val="001E3526"/>
    <w:rsid w:val="001E362D"/>
    <w:rsid w:val="001E36E5"/>
    <w:rsid w:val="001E371A"/>
    <w:rsid w:val="001E379E"/>
    <w:rsid w:val="001E3887"/>
    <w:rsid w:val="001E3ADC"/>
    <w:rsid w:val="001E40C7"/>
    <w:rsid w:val="001E4274"/>
    <w:rsid w:val="001E4D23"/>
    <w:rsid w:val="001E4F73"/>
    <w:rsid w:val="001E50E3"/>
    <w:rsid w:val="001E534F"/>
    <w:rsid w:val="001E536F"/>
    <w:rsid w:val="001E53BA"/>
    <w:rsid w:val="001E56C8"/>
    <w:rsid w:val="001E57C5"/>
    <w:rsid w:val="001E5B58"/>
    <w:rsid w:val="001E5B5B"/>
    <w:rsid w:val="001E5CA9"/>
    <w:rsid w:val="001E5D6C"/>
    <w:rsid w:val="001E5F71"/>
    <w:rsid w:val="001E6116"/>
    <w:rsid w:val="001E6501"/>
    <w:rsid w:val="001E6955"/>
    <w:rsid w:val="001E6C37"/>
    <w:rsid w:val="001E6C4A"/>
    <w:rsid w:val="001E6C5E"/>
    <w:rsid w:val="001E6C61"/>
    <w:rsid w:val="001E71B6"/>
    <w:rsid w:val="001E748A"/>
    <w:rsid w:val="001E7924"/>
    <w:rsid w:val="001E7947"/>
    <w:rsid w:val="001E7C3F"/>
    <w:rsid w:val="001E7D16"/>
    <w:rsid w:val="001E7E4D"/>
    <w:rsid w:val="001E7F0F"/>
    <w:rsid w:val="001F006A"/>
    <w:rsid w:val="001F03C3"/>
    <w:rsid w:val="001F0660"/>
    <w:rsid w:val="001F0702"/>
    <w:rsid w:val="001F0B20"/>
    <w:rsid w:val="001F0B75"/>
    <w:rsid w:val="001F122F"/>
    <w:rsid w:val="001F1272"/>
    <w:rsid w:val="001F1393"/>
    <w:rsid w:val="001F16CD"/>
    <w:rsid w:val="001F1923"/>
    <w:rsid w:val="001F1AF5"/>
    <w:rsid w:val="001F1BB3"/>
    <w:rsid w:val="001F1DB3"/>
    <w:rsid w:val="001F1E20"/>
    <w:rsid w:val="001F2027"/>
    <w:rsid w:val="001F29A2"/>
    <w:rsid w:val="001F2EB0"/>
    <w:rsid w:val="001F2EDD"/>
    <w:rsid w:val="001F3001"/>
    <w:rsid w:val="001F30D0"/>
    <w:rsid w:val="001F31C9"/>
    <w:rsid w:val="001F31EA"/>
    <w:rsid w:val="001F35BE"/>
    <w:rsid w:val="001F3787"/>
    <w:rsid w:val="001F3887"/>
    <w:rsid w:val="001F38B8"/>
    <w:rsid w:val="001F3CCD"/>
    <w:rsid w:val="001F3D60"/>
    <w:rsid w:val="001F3F16"/>
    <w:rsid w:val="001F4A00"/>
    <w:rsid w:val="001F5569"/>
    <w:rsid w:val="001F5596"/>
    <w:rsid w:val="001F5659"/>
    <w:rsid w:val="001F57D6"/>
    <w:rsid w:val="001F5879"/>
    <w:rsid w:val="001F5CFA"/>
    <w:rsid w:val="001F5D1E"/>
    <w:rsid w:val="001F5DBF"/>
    <w:rsid w:val="001F647B"/>
    <w:rsid w:val="001F6627"/>
    <w:rsid w:val="001F687A"/>
    <w:rsid w:val="001F6B0D"/>
    <w:rsid w:val="001F6E14"/>
    <w:rsid w:val="001F6FA4"/>
    <w:rsid w:val="001F707E"/>
    <w:rsid w:val="001F70E1"/>
    <w:rsid w:val="001F70F7"/>
    <w:rsid w:val="001F7363"/>
    <w:rsid w:val="001F7431"/>
    <w:rsid w:val="001F7711"/>
    <w:rsid w:val="001F7715"/>
    <w:rsid w:val="001F77CB"/>
    <w:rsid w:val="001F7CAB"/>
    <w:rsid w:val="001F7CB6"/>
    <w:rsid w:val="001F7CBA"/>
    <w:rsid w:val="001F7D57"/>
    <w:rsid w:val="00200320"/>
    <w:rsid w:val="00200445"/>
    <w:rsid w:val="00200B2D"/>
    <w:rsid w:val="0020105B"/>
    <w:rsid w:val="002012F9"/>
    <w:rsid w:val="00201A6A"/>
    <w:rsid w:val="002021D1"/>
    <w:rsid w:val="00202382"/>
    <w:rsid w:val="00202641"/>
    <w:rsid w:val="0020299E"/>
    <w:rsid w:val="00202D11"/>
    <w:rsid w:val="00202F0E"/>
    <w:rsid w:val="00202FD4"/>
    <w:rsid w:val="0020301B"/>
    <w:rsid w:val="0020304D"/>
    <w:rsid w:val="00203262"/>
    <w:rsid w:val="002032C7"/>
    <w:rsid w:val="002038A5"/>
    <w:rsid w:val="0020393F"/>
    <w:rsid w:val="00203A3D"/>
    <w:rsid w:val="00203C65"/>
    <w:rsid w:val="002041B2"/>
    <w:rsid w:val="002041E0"/>
    <w:rsid w:val="00204594"/>
    <w:rsid w:val="002049DF"/>
    <w:rsid w:val="00204E60"/>
    <w:rsid w:val="002058D7"/>
    <w:rsid w:val="00205A3D"/>
    <w:rsid w:val="00205BAB"/>
    <w:rsid w:val="00205C28"/>
    <w:rsid w:val="00205C4E"/>
    <w:rsid w:val="00205C8C"/>
    <w:rsid w:val="00205F0A"/>
    <w:rsid w:val="002060ED"/>
    <w:rsid w:val="00206373"/>
    <w:rsid w:val="002063B3"/>
    <w:rsid w:val="002064E4"/>
    <w:rsid w:val="0020650B"/>
    <w:rsid w:val="00206657"/>
    <w:rsid w:val="002068EB"/>
    <w:rsid w:val="00206C6E"/>
    <w:rsid w:val="00206D93"/>
    <w:rsid w:val="00206E52"/>
    <w:rsid w:val="0020734A"/>
    <w:rsid w:val="0020741C"/>
    <w:rsid w:val="00207709"/>
    <w:rsid w:val="00207717"/>
    <w:rsid w:val="00207767"/>
    <w:rsid w:val="00210088"/>
    <w:rsid w:val="0021014C"/>
    <w:rsid w:val="00210178"/>
    <w:rsid w:val="00210404"/>
    <w:rsid w:val="00210745"/>
    <w:rsid w:val="00210A22"/>
    <w:rsid w:val="00210A2C"/>
    <w:rsid w:val="00210B86"/>
    <w:rsid w:val="00210DF0"/>
    <w:rsid w:val="002111C4"/>
    <w:rsid w:val="00211252"/>
    <w:rsid w:val="00211362"/>
    <w:rsid w:val="002114FF"/>
    <w:rsid w:val="002115C6"/>
    <w:rsid w:val="00211636"/>
    <w:rsid w:val="00211809"/>
    <w:rsid w:val="00211BD8"/>
    <w:rsid w:val="00211E94"/>
    <w:rsid w:val="0021229C"/>
    <w:rsid w:val="00212556"/>
    <w:rsid w:val="00212E3F"/>
    <w:rsid w:val="002130E9"/>
    <w:rsid w:val="00213210"/>
    <w:rsid w:val="00213451"/>
    <w:rsid w:val="00213542"/>
    <w:rsid w:val="002137B5"/>
    <w:rsid w:val="00213926"/>
    <w:rsid w:val="00213CC8"/>
    <w:rsid w:val="00213CEE"/>
    <w:rsid w:val="002140B6"/>
    <w:rsid w:val="002140EC"/>
    <w:rsid w:val="002140FD"/>
    <w:rsid w:val="002141C2"/>
    <w:rsid w:val="002142E7"/>
    <w:rsid w:val="0021453E"/>
    <w:rsid w:val="00214598"/>
    <w:rsid w:val="0021481C"/>
    <w:rsid w:val="0021488B"/>
    <w:rsid w:val="00214A0A"/>
    <w:rsid w:val="00214A2A"/>
    <w:rsid w:val="00214AAE"/>
    <w:rsid w:val="00214C7F"/>
    <w:rsid w:val="00214CB0"/>
    <w:rsid w:val="00215039"/>
    <w:rsid w:val="00215299"/>
    <w:rsid w:val="00215525"/>
    <w:rsid w:val="00215B16"/>
    <w:rsid w:val="00215E2D"/>
    <w:rsid w:val="002160A6"/>
    <w:rsid w:val="002161A9"/>
    <w:rsid w:val="0021625E"/>
    <w:rsid w:val="0021635C"/>
    <w:rsid w:val="002164CA"/>
    <w:rsid w:val="002166F4"/>
    <w:rsid w:val="00216742"/>
    <w:rsid w:val="00216765"/>
    <w:rsid w:val="00216A8B"/>
    <w:rsid w:val="00216A9D"/>
    <w:rsid w:val="00216B33"/>
    <w:rsid w:val="00216DDB"/>
    <w:rsid w:val="00216E42"/>
    <w:rsid w:val="00217155"/>
    <w:rsid w:val="00217191"/>
    <w:rsid w:val="0021720E"/>
    <w:rsid w:val="00217279"/>
    <w:rsid w:val="002172D2"/>
    <w:rsid w:val="00217386"/>
    <w:rsid w:val="002175DC"/>
    <w:rsid w:val="00217674"/>
    <w:rsid w:val="002177E4"/>
    <w:rsid w:val="002179EF"/>
    <w:rsid w:val="00217B1D"/>
    <w:rsid w:val="00217CF1"/>
    <w:rsid w:val="00220476"/>
    <w:rsid w:val="00220574"/>
    <w:rsid w:val="002207D7"/>
    <w:rsid w:val="00220CDA"/>
    <w:rsid w:val="00220CE5"/>
    <w:rsid w:val="00220D10"/>
    <w:rsid w:val="00220E6B"/>
    <w:rsid w:val="00220F54"/>
    <w:rsid w:val="00220FA7"/>
    <w:rsid w:val="002210BF"/>
    <w:rsid w:val="00221159"/>
    <w:rsid w:val="002211B8"/>
    <w:rsid w:val="00221577"/>
    <w:rsid w:val="0022165B"/>
    <w:rsid w:val="00221C39"/>
    <w:rsid w:val="00221D39"/>
    <w:rsid w:val="00221F12"/>
    <w:rsid w:val="00222002"/>
    <w:rsid w:val="00222292"/>
    <w:rsid w:val="0022240B"/>
    <w:rsid w:val="002225E3"/>
    <w:rsid w:val="0022267F"/>
    <w:rsid w:val="002227E9"/>
    <w:rsid w:val="0022293C"/>
    <w:rsid w:val="00222992"/>
    <w:rsid w:val="00222ACE"/>
    <w:rsid w:val="00222B89"/>
    <w:rsid w:val="00222E3E"/>
    <w:rsid w:val="00223183"/>
    <w:rsid w:val="00223209"/>
    <w:rsid w:val="00223347"/>
    <w:rsid w:val="0022337F"/>
    <w:rsid w:val="0022360D"/>
    <w:rsid w:val="002238D5"/>
    <w:rsid w:val="002239D3"/>
    <w:rsid w:val="00223B7C"/>
    <w:rsid w:val="00223C3E"/>
    <w:rsid w:val="00223E2B"/>
    <w:rsid w:val="0022437B"/>
    <w:rsid w:val="002248E3"/>
    <w:rsid w:val="00224A5E"/>
    <w:rsid w:val="00224AFD"/>
    <w:rsid w:val="00224BB7"/>
    <w:rsid w:val="00224BD0"/>
    <w:rsid w:val="00224C96"/>
    <w:rsid w:val="00224E6A"/>
    <w:rsid w:val="0022520B"/>
    <w:rsid w:val="0022535E"/>
    <w:rsid w:val="00225418"/>
    <w:rsid w:val="002254BF"/>
    <w:rsid w:val="0022565C"/>
    <w:rsid w:val="00225717"/>
    <w:rsid w:val="0022593E"/>
    <w:rsid w:val="00225A58"/>
    <w:rsid w:val="00225AD5"/>
    <w:rsid w:val="00225FA3"/>
    <w:rsid w:val="00226074"/>
    <w:rsid w:val="002260D2"/>
    <w:rsid w:val="0022614C"/>
    <w:rsid w:val="00226199"/>
    <w:rsid w:val="002261B9"/>
    <w:rsid w:val="0022622E"/>
    <w:rsid w:val="00226666"/>
    <w:rsid w:val="002266A1"/>
    <w:rsid w:val="00226B18"/>
    <w:rsid w:val="00226D9A"/>
    <w:rsid w:val="00226EB5"/>
    <w:rsid w:val="0022729D"/>
    <w:rsid w:val="002272F6"/>
    <w:rsid w:val="00227A3E"/>
    <w:rsid w:val="00227D41"/>
    <w:rsid w:val="00227D96"/>
    <w:rsid w:val="00227E03"/>
    <w:rsid w:val="00227FAB"/>
    <w:rsid w:val="00230099"/>
    <w:rsid w:val="002300F4"/>
    <w:rsid w:val="002305E5"/>
    <w:rsid w:val="00230697"/>
    <w:rsid w:val="0023087A"/>
    <w:rsid w:val="00230BC7"/>
    <w:rsid w:val="00231033"/>
    <w:rsid w:val="0023136C"/>
    <w:rsid w:val="00231704"/>
    <w:rsid w:val="00231C0A"/>
    <w:rsid w:val="00231D7E"/>
    <w:rsid w:val="0023215B"/>
    <w:rsid w:val="00232168"/>
    <w:rsid w:val="002321EC"/>
    <w:rsid w:val="0023240C"/>
    <w:rsid w:val="0023254D"/>
    <w:rsid w:val="00232986"/>
    <w:rsid w:val="00232B50"/>
    <w:rsid w:val="00232C41"/>
    <w:rsid w:val="00232C79"/>
    <w:rsid w:val="00232D0D"/>
    <w:rsid w:val="0023305A"/>
    <w:rsid w:val="002337BE"/>
    <w:rsid w:val="002337EE"/>
    <w:rsid w:val="00233BA6"/>
    <w:rsid w:val="00233CF9"/>
    <w:rsid w:val="00233E40"/>
    <w:rsid w:val="002342DA"/>
    <w:rsid w:val="0023438B"/>
    <w:rsid w:val="00234473"/>
    <w:rsid w:val="002347F0"/>
    <w:rsid w:val="00234886"/>
    <w:rsid w:val="002348DB"/>
    <w:rsid w:val="00234AB1"/>
    <w:rsid w:val="00234FF3"/>
    <w:rsid w:val="002353BC"/>
    <w:rsid w:val="002353DD"/>
    <w:rsid w:val="002353EE"/>
    <w:rsid w:val="0023554D"/>
    <w:rsid w:val="002355BA"/>
    <w:rsid w:val="00235982"/>
    <w:rsid w:val="00236105"/>
    <w:rsid w:val="00236338"/>
    <w:rsid w:val="0023638A"/>
    <w:rsid w:val="0023673D"/>
    <w:rsid w:val="002367BE"/>
    <w:rsid w:val="0023684D"/>
    <w:rsid w:val="002368BB"/>
    <w:rsid w:val="00236B98"/>
    <w:rsid w:val="00236C7D"/>
    <w:rsid w:val="002370E3"/>
    <w:rsid w:val="0023720D"/>
    <w:rsid w:val="00237229"/>
    <w:rsid w:val="0023751A"/>
    <w:rsid w:val="0023758A"/>
    <w:rsid w:val="00237599"/>
    <w:rsid w:val="002377E2"/>
    <w:rsid w:val="00237C24"/>
    <w:rsid w:val="00237C58"/>
    <w:rsid w:val="00237D11"/>
    <w:rsid w:val="00237D2D"/>
    <w:rsid w:val="00237F9E"/>
    <w:rsid w:val="002400F3"/>
    <w:rsid w:val="00240297"/>
    <w:rsid w:val="002402BA"/>
    <w:rsid w:val="002402C1"/>
    <w:rsid w:val="00240336"/>
    <w:rsid w:val="00240343"/>
    <w:rsid w:val="00240519"/>
    <w:rsid w:val="0024075A"/>
    <w:rsid w:val="00240787"/>
    <w:rsid w:val="002408CB"/>
    <w:rsid w:val="002409E0"/>
    <w:rsid w:val="00240DEC"/>
    <w:rsid w:val="00240DFB"/>
    <w:rsid w:val="00240F05"/>
    <w:rsid w:val="00241286"/>
    <w:rsid w:val="002417D9"/>
    <w:rsid w:val="00241867"/>
    <w:rsid w:val="0024198D"/>
    <w:rsid w:val="00241A73"/>
    <w:rsid w:val="00241C38"/>
    <w:rsid w:val="00241C5A"/>
    <w:rsid w:val="00241F20"/>
    <w:rsid w:val="00242026"/>
    <w:rsid w:val="002420CE"/>
    <w:rsid w:val="00242207"/>
    <w:rsid w:val="002422CC"/>
    <w:rsid w:val="00242313"/>
    <w:rsid w:val="002425B1"/>
    <w:rsid w:val="002425D0"/>
    <w:rsid w:val="00242786"/>
    <w:rsid w:val="00242B89"/>
    <w:rsid w:val="00242C0D"/>
    <w:rsid w:val="00242C70"/>
    <w:rsid w:val="00242DAB"/>
    <w:rsid w:val="0024316F"/>
    <w:rsid w:val="00243499"/>
    <w:rsid w:val="0024349F"/>
    <w:rsid w:val="00243500"/>
    <w:rsid w:val="0024359A"/>
    <w:rsid w:val="00243A69"/>
    <w:rsid w:val="00243B56"/>
    <w:rsid w:val="00243B87"/>
    <w:rsid w:val="00243B92"/>
    <w:rsid w:val="00243C4C"/>
    <w:rsid w:val="0024429B"/>
    <w:rsid w:val="002442A8"/>
    <w:rsid w:val="002442DA"/>
    <w:rsid w:val="00244590"/>
    <w:rsid w:val="00244687"/>
    <w:rsid w:val="00244799"/>
    <w:rsid w:val="00244956"/>
    <w:rsid w:val="00244CDC"/>
    <w:rsid w:val="00244EB1"/>
    <w:rsid w:val="00244F46"/>
    <w:rsid w:val="00245183"/>
    <w:rsid w:val="002453B4"/>
    <w:rsid w:val="0024557C"/>
    <w:rsid w:val="002455D9"/>
    <w:rsid w:val="0024588E"/>
    <w:rsid w:val="00245D49"/>
    <w:rsid w:val="00245DFB"/>
    <w:rsid w:val="0024603C"/>
    <w:rsid w:val="00246456"/>
    <w:rsid w:val="002464D6"/>
    <w:rsid w:val="0024652C"/>
    <w:rsid w:val="00246598"/>
    <w:rsid w:val="00246A0E"/>
    <w:rsid w:val="00246BB7"/>
    <w:rsid w:val="00246C60"/>
    <w:rsid w:val="00246C8B"/>
    <w:rsid w:val="00246CB0"/>
    <w:rsid w:val="00246EE2"/>
    <w:rsid w:val="0024733B"/>
    <w:rsid w:val="0024734E"/>
    <w:rsid w:val="00247369"/>
    <w:rsid w:val="0024782B"/>
    <w:rsid w:val="00247A2B"/>
    <w:rsid w:val="00247AF0"/>
    <w:rsid w:val="002502F0"/>
    <w:rsid w:val="0025052D"/>
    <w:rsid w:val="00250634"/>
    <w:rsid w:val="00250BB5"/>
    <w:rsid w:val="00250DEF"/>
    <w:rsid w:val="00250E1E"/>
    <w:rsid w:val="0025106E"/>
    <w:rsid w:val="0025131F"/>
    <w:rsid w:val="002514A1"/>
    <w:rsid w:val="002516BE"/>
    <w:rsid w:val="00251733"/>
    <w:rsid w:val="0025179F"/>
    <w:rsid w:val="002518E7"/>
    <w:rsid w:val="00251A7B"/>
    <w:rsid w:val="00251CFA"/>
    <w:rsid w:val="00251F2B"/>
    <w:rsid w:val="00252070"/>
    <w:rsid w:val="002520EC"/>
    <w:rsid w:val="002521D4"/>
    <w:rsid w:val="00252396"/>
    <w:rsid w:val="0025252A"/>
    <w:rsid w:val="00252915"/>
    <w:rsid w:val="00252D1E"/>
    <w:rsid w:val="0025303A"/>
    <w:rsid w:val="002531D8"/>
    <w:rsid w:val="00253224"/>
    <w:rsid w:val="002532C0"/>
    <w:rsid w:val="002532C9"/>
    <w:rsid w:val="00253454"/>
    <w:rsid w:val="00253484"/>
    <w:rsid w:val="00253796"/>
    <w:rsid w:val="00253B80"/>
    <w:rsid w:val="00253C0C"/>
    <w:rsid w:val="00253C24"/>
    <w:rsid w:val="00253FFE"/>
    <w:rsid w:val="0025404F"/>
    <w:rsid w:val="00254052"/>
    <w:rsid w:val="002541EC"/>
    <w:rsid w:val="00254226"/>
    <w:rsid w:val="0025428C"/>
    <w:rsid w:val="0025458A"/>
    <w:rsid w:val="002545B6"/>
    <w:rsid w:val="0025481C"/>
    <w:rsid w:val="002548B4"/>
    <w:rsid w:val="002548B7"/>
    <w:rsid w:val="002548D2"/>
    <w:rsid w:val="002548D3"/>
    <w:rsid w:val="002548E3"/>
    <w:rsid w:val="00254CE6"/>
    <w:rsid w:val="00254EC3"/>
    <w:rsid w:val="002553FF"/>
    <w:rsid w:val="002556D8"/>
    <w:rsid w:val="00255873"/>
    <w:rsid w:val="00255927"/>
    <w:rsid w:val="0025597A"/>
    <w:rsid w:val="00255BE0"/>
    <w:rsid w:val="00255EEC"/>
    <w:rsid w:val="0025606C"/>
    <w:rsid w:val="00256140"/>
    <w:rsid w:val="0025619E"/>
    <w:rsid w:val="002561C6"/>
    <w:rsid w:val="0025624B"/>
    <w:rsid w:val="002562EF"/>
    <w:rsid w:val="0025680B"/>
    <w:rsid w:val="00256B11"/>
    <w:rsid w:val="00256C23"/>
    <w:rsid w:val="00256DEE"/>
    <w:rsid w:val="00256E32"/>
    <w:rsid w:val="00256E83"/>
    <w:rsid w:val="00256EC7"/>
    <w:rsid w:val="002574D9"/>
    <w:rsid w:val="00257556"/>
    <w:rsid w:val="0025760D"/>
    <w:rsid w:val="00260076"/>
    <w:rsid w:val="002601FD"/>
    <w:rsid w:val="00260235"/>
    <w:rsid w:val="00260243"/>
    <w:rsid w:val="00260581"/>
    <w:rsid w:val="0026062B"/>
    <w:rsid w:val="00260EF5"/>
    <w:rsid w:val="00261014"/>
    <w:rsid w:val="002612CD"/>
    <w:rsid w:val="002612EF"/>
    <w:rsid w:val="00261485"/>
    <w:rsid w:val="00261539"/>
    <w:rsid w:val="002616FC"/>
    <w:rsid w:val="00261C93"/>
    <w:rsid w:val="00261CA0"/>
    <w:rsid w:val="00261CDF"/>
    <w:rsid w:val="00261CFE"/>
    <w:rsid w:val="00261D65"/>
    <w:rsid w:val="002620E9"/>
    <w:rsid w:val="00262227"/>
    <w:rsid w:val="002623C2"/>
    <w:rsid w:val="0026261E"/>
    <w:rsid w:val="00262AF2"/>
    <w:rsid w:val="00262B0F"/>
    <w:rsid w:val="00262BF3"/>
    <w:rsid w:val="00262D14"/>
    <w:rsid w:val="00262D1E"/>
    <w:rsid w:val="00262E86"/>
    <w:rsid w:val="00263510"/>
    <w:rsid w:val="00263815"/>
    <w:rsid w:val="00263AD0"/>
    <w:rsid w:val="00263E5C"/>
    <w:rsid w:val="002642C0"/>
    <w:rsid w:val="00264648"/>
    <w:rsid w:val="002646B3"/>
    <w:rsid w:val="002648B1"/>
    <w:rsid w:val="00264EAD"/>
    <w:rsid w:val="0026501D"/>
    <w:rsid w:val="0026535F"/>
    <w:rsid w:val="00265682"/>
    <w:rsid w:val="00265772"/>
    <w:rsid w:val="002658C0"/>
    <w:rsid w:val="00265A32"/>
    <w:rsid w:val="0026691A"/>
    <w:rsid w:val="00267168"/>
    <w:rsid w:val="002672BD"/>
    <w:rsid w:val="002674C4"/>
    <w:rsid w:val="002674DC"/>
    <w:rsid w:val="002674EF"/>
    <w:rsid w:val="002675E7"/>
    <w:rsid w:val="002679A8"/>
    <w:rsid w:val="00267B0F"/>
    <w:rsid w:val="00267BC4"/>
    <w:rsid w:val="00267BE3"/>
    <w:rsid w:val="00267DB9"/>
    <w:rsid w:val="00267F54"/>
    <w:rsid w:val="00270235"/>
    <w:rsid w:val="00270574"/>
    <w:rsid w:val="00270CB8"/>
    <w:rsid w:val="00271004"/>
    <w:rsid w:val="00271119"/>
    <w:rsid w:val="00271444"/>
    <w:rsid w:val="00271580"/>
    <w:rsid w:val="0027177D"/>
    <w:rsid w:val="002717C4"/>
    <w:rsid w:val="00271B6E"/>
    <w:rsid w:val="00271C5E"/>
    <w:rsid w:val="00271E52"/>
    <w:rsid w:val="002720A9"/>
    <w:rsid w:val="0027225E"/>
    <w:rsid w:val="00272273"/>
    <w:rsid w:val="00272A62"/>
    <w:rsid w:val="00272BA5"/>
    <w:rsid w:val="00272DF0"/>
    <w:rsid w:val="0027311D"/>
    <w:rsid w:val="00273629"/>
    <w:rsid w:val="00273632"/>
    <w:rsid w:val="00273650"/>
    <w:rsid w:val="002736C2"/>
    <w:rsid w:val="00273A32"/>
    <w:rsid w:val="00273CCC"/>
    <w:rsid w:val="00273D51"/>
    <w:rsid w:val="00273E58"/>
    <w:rsid w:val="00274127"/>
    <w:rsid w:val="002742B0"/>
    <w:rsid w:val="002743A9"/>
    <w:rsid w:val="002745CE"/>
    <w:rsid w:val="00274B9F"/>
    <w:rsid w:val="00274FF0"/>
    <w:rsid w:val="00275074"/>
    <w:rsid w:val="00275570"/>
    <w:rsid w:val="00275726"/>
    <w:rsid w:val="002758AA"/>
    <w:rsid w:val="00275B03"/>
    <w:rsid w:val="00275B6B"/>
    <w:rsid w:val="00275D63"/>
    <w:rsid w:val="00275F08"/>
    <w:rsid w:val="002761DA"/>
    <w:rsid w:val="00276391"/>
    <w:rsid w:val="00276480"/>
    <w:rsid w:val="002767B5"/>
    <w:rsid w:val="00276BD0"/>
    <w:rsid w:val="00276D62"/>
    <w:rsid w:val="00276E17"/>
    <w:rsid w:val="0027703D"/>
    <w:rsid w:val="00277067"/>
    <w:rsid w:val="0027757A"/>
    <w:rsid w:val="0027766D"/>
    <w:rsid w:val="0027795E"/>
    <w:rsid w:val="00277A46"/>
    <w:rsid w:val="00277B3F"/>
    <w:rsid w:val="00277B5F"/>
    <w:rsid w:val="0028023D"/>
    <w:rsid w:val="00280442"/>
    <w:rsid w:val="00280453"/>
    <w:rsid w:val="002807DB"/>
    <w:rsid w:val="002807F4"/>
    <w:rsid w:val="00280874"/>
    <w:rsid w:val="002808C6"/>
    <w:rsid w:val="00280DF2"/>
    <w:rsid w:val="00280FBF"/>
    <w:rsid w:val="00281183"/>
    <w:rsid w:val="0028137E"/>
    <w:rsid w:val="002813D4"/>
    <w:rsid w:val="002813F4"/>
    <w:rsid w:val="002815F7"/>
    <w:rsid w:val="00281626"/>
    <w:rsid w:val="002817FA"/>
    <w:rsid w:val="002817FB"/>
    <w:rsid w:val="00281820"/>
    <w:rsid w:val="002818DF"/>
    <w:rsid w:val="0028194C"/>
    <w:rsid w:val="00281B65"/>
    <w:rsid w:val="00281E56"/>
    <w:rsid w:val="00282095"/>
    <w:rsid w:val="00282295"/>
    <w:rsid w:val="0028247D"/>
    <w:rsid w:val="0028260F"/>
    <w:rsid w:val="002826F9"/>
    <w:rsid w:val="00282756"/>
    <w:rsid w:val="00282876"/>
    <w:rsid w:val="0028288F"/>
    <w:rsid w:val="002828EF"/>
    <w:rsid w:val="00282A64"/>
    <w:rsid w:val="00282C62"/>
    <w:rsid w:val="00282CD6"/>
    <w:rsid w:val="00282D80"/>
    <w:rsid w:val="00282F5E"/>
    <w:rsid w:val="00282FC4"/>
    <w:rsid w:val="00283472"/>
    <w:rsid w:val="0028383C"/>
    <w:rsid w:val="002839ED"/>
    <w:rsid w:val="00283A65"/>
    <w:rsid w:val="00283AC0"/>
    <w:rsid w:val="00283C31"/>
    <w:rsid w:val="00283DA3"/>
    <w:rsid w:val="00283FAE"/>
    <w:rsid w:val="0028409D"/>
    <w:rsid w:val="00284154"/>
    <w:rsid w:val="00284297"/>
    <w:rsid w:val="00284C11"/>
    <w:rsid w:val="00284E77"/>
    <w:rsid w:val="002851F6"/>
    <w:rsid w:val="00285217"/>
    <w:rsid w:val="0028522D"/>
    <w:rsid w:val="00285314"/>
    <w:rsid w:val="002857B0"/>
    <w:rsid w:val="002857EA"/>
    <w:rsid w:val="0028581D"/>
    <w:rsid w:val="0028584B"/>
    <w:rsid w:val="00285AD3"/>
    <w:rsid w:val="00285BAA"/>
    <w:rsid w:val="00286168"/>
    <w:rsid w:val="00286333"/>
    <w:rsid w:val="002865E8"/>
    <w:rsid w:val="002867EB"/>
    <w:rsid w:val="00286AFF"/>
    <w:rsid w:val="00286BDA"/>
    <w:rsid w:val="00286DBC"/>
    <w:rsid w:val="00286DE5"/>
    <w:rsid w:val="00286FD0"/>
    <w:rsid w:val="0028705C"/>
    <w:rsid w:val="002872A7"/>
    <w:rsid w:val="00287328"/>
    <w:rsid w:val="002873D9"/>
    <w:rsid w:val="00287622"/>
    <w:rsid w:val="002900DF"/>
    <w:rsid w:val="002903EF"/>
    <w:rsid w:val="00290737"/>
    <w:rsid w:val="00290812"/>
    <w:rsid w:val="00290D9A"/>
    <w:rsid w:val="00290DA8"/>
    <w:rsid w:val="00290DEC"/>
    <w:rsid w:val="002912E0"/>
    <w:rsid w:val="00291460"/>
    <w:rsid w:val="00291656"/>
    <w:rsid w:val="002917AB"/>
    <w:rsid w:val="00291933"/>
    <w:rsid w:val="00291AE1"/>
    <w:rsid w:val="0029206D"/>
    <w:rsid w:val="002922B7"/>
    <w:rsid w:val="002922DF"/>
    <w:rsid w:val="0029236F"/>
    <w:rsid w:val="0029246F"/>
    <w:rsid w:val="00292584"/>
    <w:rsid w:val="002925FD"/>
    <w:rsid w:val="002928CB"/>
    <w:rsid w:val="0029292E"/>
    <w:rsid w:val="00292AAB"/>
    <w:rsid w:val="00292BA1"/>
    <w:rsid w:val="002930D5"/>
    <w:rsid w:val="00293309"/>
    <w:rsid w:val="00293350"/>
    <w:rsid w:val="002934C7"/>
    <w:rsid w:val="00293928"/>
    <w:rsid w:val="002939AD"/>
    <w:rsid w:val="00293B3D"/>
    <w:rsid w:val="00293C87"/>
    <w:rsid w:val="002941BC"/>
    <w:rsid w:val="002943CD"/>
    <w:rsid w:val="00294762"/>
    <w:rsid w:val="002948D9"/>
    <w:rsid w:val="00294A0D"/>
    <w:rsid w:val="00294CF3"/>
    <w:rsid w:val="00294D9C"/>
    <w:rsid w:val="00294DD2"/>
    <w:rsid w:val="00294E5A"/>
    <w:rsid w:val="00294EB9"/>
    <w:rsid w:val="00294F1E"/>
    <w:rsid w:val="00294F54"/>
    <w:rsid w:val="00294F8A"/>
    <w:rsid w:val="002950D9"/>
    <w:rsid w:val="0029519A"/>
    <w:rsid w:val="0029598C"/>
    <w:rsid w:val="00295990"/>
    <w:rsid w:val="002959E7"/>
    <w:rsid w:val="00295AA2"/>
    <w:rsid w:val="00295C18"/>
    <w:rsid w:val="00295CAC"/>
    <w:rsid w:val="00295D25"/>
    <w:rsid w:val="002961FB"/>
    <w:rsid w:val="0029686D"/>
    <w:rsid w:val="002969DE"/>
    <w:rsid w:val="00296A27"/>
    <w:rsid w:val="00296D6B"/>
    <w:rsid w:val="00296DB2"/>
    <w:rsid w:val="0029705D"/>
    <w:rsid w:val="00297103"/>
    <w:rsid w:val="00297314"/>
    <w:rsid w:val="0029746A"/>
    <w:rsid w:val="0029747F"/>
    <w:rsid w:val="0029752D"/>
    <w:rsid w:val="00297646"/>
    <w:rsid w:val="0029776B"/>
    <w:rsid w:val="00297781"/>
    <w:rsid w:val="00297AF6"/>
    <w:rsid w:val="00297BB2"/>
    <w:rsid w:val="00297E76"/>
    <w:rsid w:val="002A0057"/>
    <w:rsid w:val="002A00C2"/>
    <w:rsid w:val="002A0127"/>
    <w:rsid w:val="002A0275"/>
    <w:rsid w:val="002A0409"/>
    <w:rsid w:val="002A06F7"/>
    <w:rsid w:val="002A0737"/>
    <w:rsid w:val="002A09ED"/>
    <w:rsid w:val="002A09FC"/>
    <w:rsid w:val="002A0C39"/>
    <w:rsid w:val="002A142C"/>
    <w:rsid w:val="002A15BF"/>
    <w:rsid w:val="002A1899"/>
    <w:rsid w:val="002A199A"/>
    <w:rsid w:val="002A1DC2"/>
    <w:rsid w:val="002A1E17"/>
    <w:rsid w:val="002A1E43"/>
    <w:rsid w:val="002A1F02"/>
    <w:rsid w:val="002A2165"/>
    <w:rsid w:val="002A2839"/>
    <w:rsid w:val="002A2881"/>
    <w:rsid w:val="002A2A5B"/>
    <w:rsid w:val="002A2B0F"/>
    <w:rsid w:val="002A2C51"/>
    <w:rsid w:val="002A2C91"/>
    <w:rsid w:val="002A2CAB"/>
    <w:rsid w:val="002A2CCF"/>
    <w:rsid w:val="002A2CD2"/>
    <w:rsid w:val="002A2CEE"/>
    <w:rsid w:val="002A2D87"/>
    <w:rsid w:val="002A2EAF"/>
    <w:rsid w:val="002A2ED4"/>
    <w:rsid w:val="002A3347"/>
    <w:rsid w:val="002A33EB"/>
    <w:rsid w:val="002A36EF"/>
    <w:rsid w:val="002A390B"/>
    <w:rsid w:val="002A39A4"/>
    <w:rsid w:val="002A3BF7"/>
    <w:rsid w:val="002A3CCF"/>
    <w:rsid w:val="002A3EF5"/>
    <w:rsid w:val="002A40EA"/>
    <w:rsid w:val="002A41AB"/>
    <w:rsid w:val="002A4323"/>
    <w:rsid w:val="002A432E"/>
    <w:rsid w:val="002A4522"/>
    <w:rsid w:val="002A46F6"/>
    <w:rsid w:val="002A4792"/>
    <w:rsid w:val="002A47FA"/>
    <w:rsid w:val="002A48C4"/>
    <w:rsid w:val="002A4B2D"/>
    <w:rsid w:val="002A4C9F"/>
    <w:rsid w:val="002A5413"/>
    <w:rsid w:val="002A564F"/>
    <w:rsid w:val="002A56C4"/>
    <w:rsid w:val="002A56EE"/>
    <w:rsid w:val="002A5AFD"/>
    <w:rsid w:val="002A5BDA"/>
    <w:rsid w:val="002A5E24"/>
    <w:rsid w:val="002A60F3"/>
    <w:rsid w:val="002A62E3"/>
    <w:rsid w:val="002A6430"/>
    <w:rsid w:val="002A6680"/>
    <w:rsid w:val="002A6E5E"/>
    <w:rsid w:val="002A7117"/>
    <w:rsid w:val="002A71F1"/>
    <w:rsid w:val="002A72A4"/>
    <w:rsid w:val="002A72CD"/>
    <w:rsid w:val="002A72D1"/>
    <w:rsid w:val="002A7C67"/>
    <w:rsid w:val="002A7DD0"/>
    <w:rsid w:val="002B0320"/>
    <w:rsid w:val="002B0A12"/>
    <w:rsid w:val="002B0A6B"/>
    <w:rsid w:val="002B0B26"/>
    <w:rsid w:val="002B0F8E"/>
    <w:rsid w:val="002B1012"/>
    <w:rsid w:val="002B116B"/>
    <w:rsid w:val="002B154B"/>
    <w:rsid w:val="002B15F6"/>
    <w:rsid w:val="002B1910"/>
    <w:rsid w:val="002B215A"/>
    <w:rsid w:val="002B272B"/>
    <w:rsid w:val="002B28CE"/>
    <w:rsid w:val="002B2E0B"/>
    <w:rsid w:val="002B2EFA"/>
    <w:rsid w:val="002B346D"/>
    <w:rsid w:val="002B34A3"/>
    <w:rsid w:val="002B3782"/>
    <w:rsid w:val="002B37AC"/>
    <w:rsid w:val="002B3851"/>
    <w:rsid w:val="002B3CC2"/>
    <w:rsid w:val="002B3FF4"/>
    <w:rsid w:val="002B429E"/>
    <w:rsid w:val="002B43DF"/>
    <w:rsid w:val="002B4436"/>
    <w:rsid w:val="002B46BF"/>
    <w:rsid w:val="002B4750"/>
    <w:rsid w:val="002B48E2"/>
    <w:rsid w:val="002B4C7F"/>
    <w:rsid w:val="002B4E86"/>
    <w:rsid w:val="002B4F6E"/>
    <w:rsid w:val="002B4FB5"/>
    <w:rsid w:val="002B505C"/>
    <w:rsid w:val="002B5061"/>
    <w:rsid w:val="002B506C"/>
    <w:rsid w:val="002B51EC"/>
    <w:rsid w:val="002B5B73"/>
    <w:rsid w:val="002B5CDD"/>
    <w:rsid w:val="002B5D5C"/>
    <w:rsid w:val="002B5EB5"/>
    <w:rsid w:val="002B5F6E"/>
    <w:rsid w:val="002B60EC"/>
    <w:rsid w:val="002B65CA"/>
    <w:rsid w:val="002B662F"/>
    <w:rsid w:val="002B6674"/>
    <w:rsid w:val="002B68FA"/>
    <w:rsid w:val="002B69AF"/>
    <w:rsid w:val="002B69B5"/>
    <w:rsid w:val="002B69B6"/>
    <w:rsid w:val="002B6A6F"/>
    <w:rsid w:val="002B6F57"/>
    <w:rsid w:val="002B6F93"/>
    <w:rsid w:val="002B6FD9"/>
    <w:rsid w:val="002B6FE4"/>
    <w:rsid w:val="002B7345"/>
    <w:rsid w:val="002B759B"/>
    <w:rsid w:val="002B782F"/>
    <w:rsid w:val="002B7BC3"/>
    <w:rsid w:val="002B7C09"/>
    <w:rsid w:val="002B7C87"/>
    <w:rsid w:val="002B7DA7"/>
    <w:rsid w:val="002B7EAD"/>
    <w:rsid w:val="002B7F0E"/>
    <w:rsid w:val="002C0299"/>
    <w:rsid w:val="002C04AD"/>
    <w:rsid w:val="002C04CD"/>
    <w:rsid w:val="002C04D8"/>
    <w:rsid w:val="002C079F"/>
    <w:rsid w:val="002C07B3"/>
    <w:rsid w:val="002C09F0"/>
    <w:rsid w:val="002C0A7E"/>
    <w:rsid w:val="002C0AF3"/>
    <w:rsid w:val="002C0C30"/>
    <w:rsid w:val="002C0FCD"/>
    <w:rsid w:val="002C10F1"/>
    <w:rsid w:val="002C132E"/>
    <w:rsid w:val="002C13CB"/>
    <w:rsid w:val="002C1534"/>
    <w:rsid w:val="002C15E7"/>
    <w:rsid w:val="002C185D"/>
    <w:rsid w:val="002C1DA7"/>
    <w:rsid w:val="002C1DCE"/>
    <w:rsid w:val="002C1E83"/>
    <w:rsid w:val="002C20B6"/>
    <w:rsid w:val="002C22B1"/>
    <w:rsid w:val="002C22B2"/>
    <w:rsid w:val="002C28FA"/>
    <w:rsid w:val="002C2A3E"/>
    <w:rsid w:val="002C2B85"/>
    <w:rsid w:val="002C2DF1"/>
    <w:rsid w:val="002C2EE6"/>
    <w:rsid w:val="002C2F6C"/>
    <w:rsid w:val="002C3339"/>
    <w:rsid w:val="002C37CC"/>
    <w:rsid w:val="002C3AB8"/>
    <w:rsid w:val="002C3ACD"/>
    <w:rsid w:val="002C3AF9"/>
    <w:rsid w:val="002C3D1A"/>
    <w:rsid w:val="002C3E71"/>
    <w:rsid w:val="002C3EA5"/>
    <w:rsid w:val="002C3F46"/>
    <w:rsid w:val="002C3F85"/>
    <w:rsid w:val="002C3F8E"/>
    <w:rsid w:val="002C3FDF"/>
    <w:rsid w:val="002C41D6"/>
    <w:rsid w:val="002C4391"/>
    <w:rsid w:val="002C4CB7"/>
    <w:rsid w:val="002C509A"/>
    <w:rsid w:val="002C55CE"/>
    <w:rsid w:val="002C5652"/>
    <w:rsid w:val="002C574B"/>
    <w:rsid w:val="002C582A"/>
    <w:rsid w:val="002C5F8D"/>
    <w:rsid w:val="002C6048"/>
    <w:rsid w:val="002C60C5"/>
    <w:rsid w:val="002C6176"/>
    <w:rsid w:val="002C6310"/>
    <w:rsid w:val="002C637F"/>
    <w:rsid w:val="002C639C"/>
    <w:rsid w:val="002C64F3"/>
    <w:rsid w:val="002C6563"/>
    <w:rsid w:val="002C6767"/>
    <w:rsid w:val="002C6DAA"/>
    <w:rsid w:val="002C6FA6"/>
    <w:rsid w:val="002C707C"/>
    <w:rsid w:val="002C70B8"/>
    <w:rsid w:val="002C70E3"/>
    <w:rsid w:val="002C73E1"/>
    <w:rsid w:val="002C76DD"/>
    <w:rsid w:val="002C7C98"/>
    <w:rsid w:val="002C7EE1"/>
    <w:rsid w:val="002D0051"/>
    <w:rsid w:val="002D04B0"/>
    <w:rsid w:val="002D04ED"/>
    <w:rsid w:val="002D05E2"/>
    <w:rsid w:val="002D0868"/>
    <w:rsid w:val="002D08F8"/>
    <w:rsid w:val="002D098D"/>
    <w:rsid w:val="002D0CDE"/>
    <w:rsid w:val="002D0E3E"/>
    <w:rsid w:val="002D0F53"/>
    <w:rsid w:val="002D10D9"/>
    <w:rsid w:val="002D1278"/>
    <w:rsid w:val="002D1EA4"/>
    <w:rsid w:val="002D1F95"/>
    <w:rsid w:val="002D2038"/>
    <w:rsid w:val="002D2132"/>
    <w:rsid w:val="002D21C2"/>
    <w:rsid w:val="002D2288"/>
    <w:rsid w:val="002D2524"/>
    <w:rsid w:val="002D253F"/>
    <w:rsid w:val="002D254B"/>
    <w:rsid w:val="002D2768"/>
    <w:rsid w:val="002D27FB"/>
    <w:rsid w:val="002D2A3F"/>
    <w:rsid w:val="002D2A7B"/>
    <w:rsid w:val="002D31D1"/>
    <w:rsid w:val="002D32EF"/>
    <w:rsid w:val="002D3522"/>
    <w:rsid w:val="002D3718"/>
    <w:rsid w:val="002D37E5"/>
    <w:rsid w:val="002D38C6"/>
    <w:rsid w:val="002D38CB"/>
    <w:rsid w:val="002D3B04"/>
    <w:rsid w:val="002D3E88"/>
    <w:rsid w:val="002D41BB"/>
    <w:rsid w:val="002D44C8"/>
    <w:rsid w:val="002D4500"/>
    <w:rsid w:val="002D473E"/>
    <w:rsid w:val="002D49CF"/>
    <w:rsid w:val="002D4EF1"/>
    <w:rsid w:val="002D4EF8"/>
    <w:rsid w:val="002D4F36"/>
    <w:rsid w:val="002D54E3"/>
    <w:rsid w:val="002D5508"/>
    <w:rsid w:val="002D55FB"/>
    <w:rsid w:val="002D5B66"/>
    <w:rsid w:val="002D5B72"/>
    <w:rsid w:val="002D5E45"/>
    <w:rsid w:val="002D6394"/>
    <w:rsid w:val="002D66C0"/>
    <w:rsid w:val="002D6951"/>
    <w:rsid w:val="002D6ABA"/>
    <w:rsid w:val="002D6B3A"/>
    <w:rsid w:val="002D6C7F"/>
    <w:rsid w:val="002D6EE9"/>
    <w:rsid w:val="002D70C1"/>
    <w:rsid w:val="002D7264"/>
    <w:rsid w:val="002D7289"/>
    <w:rsid w:val="002D770C"/>
    <w:rsid w:val="002D7DD9"/>
    <w:rsid w:val="002D7FEE"/>
    <w:rsid w:val="002E0091"/>
    <w:rsid w:val="002E0455"/>
    <w:rsid w:val="002E0847"/>
    <w:rsid w:val="002E0DD3"/>
    <w:rsid w:val="002E0E8B"/>
    <w:rsid w:val="002E1108"/>
    <w:rsid w:val="002E1384"/>
    <w:rsid w:val="002E1444"/>
    <w:rsid w:val="002E151F"/>
    <w:rsid w:val="002E183B"/>
    <w:rsid w:val="002E18A1"/>
    <w:rsid w:val="002E18FF"/>
    <w:rsid w:val="002E197F"/>
    <w:rsid w:val="002E1D07"/>
    <w:rsid w:val="002E1D32"/>
    <w:rsid w:val="002E216D"/>
    <w:rsid w:val="002E23FB"/>
    <w:rsid w:val="002E2500"/>
    <w:rsid w:val="002E265E"/>
    <w:rsid w:val="002E2775"/>
    <w:rsid w:val="002E29B7"/>
    <w:rsid w:val="002E2A2F"/>
    <w:rsid w:val="002E2AE8"/>
    <w:rsid w:val="002E2B9D"/>
    <w:rsid w:val="002E2D28"/>
    <w:rsid w:val="002E2E21"/>
    <w:rsid w:val="002E3083"/>
    <w:rsid w:val="002E30FD"/>
    <w:rsid w:val="002E313F"/>
    <w:rsid w:val="002E392D"/>
    <w:rsid w:val="002E3956"/>
    <w:rsid w:val="002E3A7F"/>
    <w:rsid w:val="002E3B79"/>
    <w:rsid w:val="002E3B7F"/>
    <w:rsid w:val="002E3D3F"/>
    <w:rsid w:val="002E3D84"/>
    <w:rsid w:val="002E3F90"/>
    <w:rsid w:val="002E3FAD"/>
    <w:rsid w:val="002E4155"/>
    <w:rsid w:val="002E42AE"/>
    <w:rsid w:val="002E42E4"/>
    <w:rsid w:val="002E448A"/>
    <w:rsid w:val="002E4627"/>
    <w:rsid w:val="002E4642"/>
    <w:rsid w:val="002E473D"/>
    <w:rsid w:val="002E4A91"/>
    <w:rsid w:val="002E4D29"/>
    <w:rsid w:val="002E4ED5"/>
    <w:rsid w:val="002E50D5"/>
    <w:rsid w:val="002E5246"/>
    <w:rsid w:val="002E52E2"/>
    <w:rsid w:val="002E5381"/>
    <w:rsid w:val="002E5450"/>
    <w:rsid w:val="002E54F3"/>
    <w:rsid w:val="002E5663"/>
    <w:rsid w:val="002E56D4"/>
    <w:rsid w:val="002E5718"/>
    <w:rsid w:val="002E5899"/>
    <w:rsid w:val="002E5A94"/>
    <w:rsid w:val="002E5C43"/>
    <w:rsid w:val="002E6248"/>
    <w:rsid w:val="002E6312"/>
    <w:rsid w:val="002E65F7"/>
    <w:rsid w:val="002E6677"/>
    <w:rsid w:val="002E6816"/>
    <w:rsid w:val="002E6826"/>
    <w:rsid w:val="002E69DB"/>
    <w:rsid w:val="002E6C09"/>
    <w:rsid w:val="002E6D46"/>
    <w:rsid w:val="002E718A"/>
    <w:rsid w:val="002E7218"/>
    <w:rsid w:val="002E742D"/>
    <w:rsid w:val="002E76D3"/>
    <w:rsid w:val="002E778C"/>
    <w:rsid w:val="002E78BD"/>
    <w:rsid w:val="002E78F2"/>
    <w:rsid w:val="002E7BD9"/>
    <w:rsid w:val="002E7E78"/>
    <w:rsid w:val="002E7F5C"/>
    <w:rsid w:val="002F0105"/>
    <w:rsid w:val="002F0118"/>
    <w:rsid w:val="002F02EB"/>
    <w:rsid w:val="002F03CC"/>
    <w:rsid w:val="002F048E"/>
    <w:rsid w:val="002F04C7"/>
    <w:rsid w:val="002F058A"/>
    <w:rsid w:val="002F05C9"/>
    <w:rsid w:val="002F074B"/>
    <w:rsid w:val="002F07EB"/>
    <w:rsid w:val="002F097F"/>
    <w:rsid w:val="002F09A8"/>
    <w:rsid w:val="002F0CCC"/>
    <w:rsid w:val="002F0D1F"/>
    <w:rsid w:val="002F0D45"/>
    <w:rsid w:val="002F0EAC"/>
    <w:rsid w:val="002F0F7F"/>
    <w:rsid w:val="002F12C9"/>
    <w:rsid w:val="002F14FC"/>
    <w:rsid w:val="002F180F"/>
    <w:rsid w:val="002F1ADF"/>
    <w:rsid w:val="002F1DAC"/>
    <w:rsid w:val="002F1F6A"/>
    <w:rsid w:val="002F2108"/>
    <w:rsid w:val="002F218D"/>
    <w:rsid w:val="002F222F"/>
    <w:rsid w:val="002F22C0"/>
    <w:rsid w:val="002F265E"/>
    <w:rsid w:val="002F2668"/>
    <w:rsid w:val="002F29D1"/>
    <w:rsid w:val="002F29F7"/>
    <w:rsid w:val="002F2FDA"/>
    <w:rsid w:val="002F306B"/>
    <w:rsid w:val="002F346D"/>
    <w:rsid w:val="002F347A"/>
    <w:rsid w:val="002F3666"/>
    <w:rsid w:val="002F386F"/>
    <w:rsid w:val="002F38D0"/>
    <w:rsid w:val="002F3A4A"/>
    <w:rsid w:val="002F3C48"/>
    <w:rsid w:val="002F3D80"/>
    <w:rsid w:val="002F3E47"/>
    <w:rsid w:val="002F421C"/>
    <w:rsid w:val="002F42EC"/>
    <w:rsid w:val="002F45FA"/>
    <w:rsid w:val="002F4630"/>
    <w:rsid w:val="002F4842"/>
    <w:rsid w:val="002F4F23"/>
    <w:rsid w:val="002F5607"/>
    <w:rsid w:val="002F568D"/>
    <w:rsid w:val="002F57A0"/>
    <w:rsid w:val="002F57C5"/>
    <w:rsid w:val="002F587C"/>
    <w:rsid w:val="002F5D1F"/>
    <w:rsid w:val="002F6090"/>
    <w:rsid w:val="002F62EE"/>
    <w:rsid w:val="002F6B2E"/>
    <w:rsid w:val="002F6B38"/>
    <w:rsid w:val="002F6B70"/>
    <w:rsid w:val="002F6D0D"/>
    <w:rsid w:val="002F7114"/>
    <w:rsid w:val="002F72A8"/>
    <w:rsid w:val="002F755D"/>
    <w:rsid w:val="002F7C3F"/>
    <w:rsid w:val="002F7C5B"/>
    <w:rsid w:val="00300093"/>
    <w:rsid w:val="003000D8"/>
    <w:rsid w:val="003004FD"/>
    <w:rsid w:val="0030057A"/>
    <w:rsid w:val="00300826"/>
    <w:rsid w:val="00300927"/>
    <w:rsid w:val="00300AD8"/>
    <w:rsid w:val="00300EBA"/>
    <w:rsid w:val="00301114"/>
    <w:rsid w:val="0030114D"/>
    <w:rsid w:val="0030128D"/>
    <w:rsid w:val="00301331"/>
    <w:rsid w:val="0030135D"/>
    <w:rsid w:val="003013E9"/>
    <w:rsid w:val="00301480"/>
    <w:rsid w:val="00301503"/>
    <w:rsid w:val="003015BB"/>
    <w:rsid w:val="00301626"/>
    <w:rsid w:val="003016AC"/>
    <w:rsid w:val="00301943"/>
    <w:rsid w:val="003019E9"/>
    <w:rsid w:val="00301CF3"/>
    <w:rsid w:val="00301EC0"/>
    <w:rsid w:val="00301FE1"/>
    <w:rsid w:val="0030241A"/>
    <w:rsid w:val="00302514"/>
    <w:rsid w:val="00302618"/>
    <w:rsid w:val="003026D4"/>
    <w:rsid w:val="00302B77"/>
    <w:rsid w:val="00302C6D"/>
    <w:rsid w:val="00302E59"/>
    <w:rsid w:val="00302F8F"/>
    <w:rsid w:val="00302FC7"/>
    <w:rsid w:val="0030319D"/>
    <w:rsid w:val="003033AF"/>
    <w:rsid w:val="003033B6"/>
    <w:rsid w:val="003033D8"/>
    <w:rsid w:val="00303533"/>
    <w:rsid w:val="00303565"/>
    <w:rsid w:val="00303688"/>
    <w:rsid w:val="00303713"/>
    <w:rsid w:val="00303791"/>
    <w:rsid w:val="0030391B"/>
    <w:rsid w:val="00303A4A"/>
    <w:rsid w:val="00303B4B"/>
    <w:rsid w:val="00303C2B"/>
    <w:rsid w:val="0030402D"/>
    <w:rsid w:val="00304374"/>
    <w:rsid w:val="00304418"/>
    <w:rsid w:val="00304BA6"/>
    <w:rsid w:val="00304CC3"/>
    <w:rsid w:val="00304D5B"/>
    <w:rsid w:val="00304FC2"/>
    <w:rsid w:val="00305167"/>
    <w:rsid w:val="003051D1"/>
    <w:rsid w:val="00305229"/>
    <w:rsid w:val="00305307"/>
    <w:rsid w:val="00305324"/>
    <w:rsid w:val="00305346"/>
    <w:rsid w:val="003053A8"/>
    <w:rsid w:val="00305511"/>
    <w:rsid w:val="00305A0A"/>
    <w:rsid w:val="00305E8F"/>
    <w:rsid w:val="0030604B"/>
    <w:rsid w:val="003060F7"/>
    <w:rsid w:val="003061AD"/>
    <w:rsid w:val="00306546"/>
    <w:rsid w:val="003066D1"/>
    <w:rsid w:val="0030711C"/>
    <w:rsid w:val="00307157"/>
    <w:rsid w:val="0030718B"/>
    <w:rsid w:val="0030721E"/>
    <w:rsid w:val="003073C9"/>
    <w:rsid w:val="003079FD"/>
    <w:rsid w:val="00307D12"/>
    <w:rsid w:val="00307D92"/>
    <w:rsid w:val="00307DB0"/>
    <w:rsid w:val="00307EFE"/>
    <w:rsid w:val="0031021B"/>
    <w:rsid w:val="0031030C"/>
    <w:rsid w:val="0031031D"/>
    <w:rsid w:val="003104E3"/>
    <w:rsid w:val="003104FE"/>
    <w:rsid w:val="0031061F"/>
    <w:rsid w:val="00310AB4"/>
    <w:rsid w:val="00310B5E"/>
    <w:rsid w:val="00310C4F"/>
    <w:rsid w:val="00310DE8"/>
    <w:rsid w:val="0031150A"/>
    <w:rsid w:val="00311D52"/>
    <w:rsid w:val="00311E0E"/>
    <w:rsid w:val="00311F8E"/>
    <w:rsid w:val="0031200B"/>
    <w:rsid w:val="00312123"/>
    <w:rsid w:val="00312370"/>
    <w:rsid w:val="0031247C"/>
    <w:rsid w:val="003127BB"/>
    <w:rsid w:val="00312874"/>
    <w:rsid w:val="0031298F"/>
    <w:rsid w:val="003129A3"/>
    <w:rsid w:val="00312A64"/>
    <w:rsid w:val="00312B78"/>
    <w:rsid w:val="00312DB7"/>
    <w:rsid w:val="003131B8"/>
    <w:rsid w:val="003132B1"/>
    <w:rsid w:val="0031347A"/>
    <w:rsid w:val="0031374E"/>
    <w:rsid w:val="00313760"/>
    <w:rsid w:val="003138D6"/>
    <w:rsid w:val="00313B54"/>
    <w:rsid w:val="00314135"/>
    <w:rsid w:val="00314152"/>
    <w:rsid w:val="003141D8"/>
    <w:rsid w:val="003143F3"/>
    <w:rsid w:val="003148A8"/>
    <w:rsid w:val="003149D1"/>
    <w:rsid w:val="00314D0A"/>
    <w:rsid w:val="00314DAF"/>
    <w:rsid w:val="00314E82"/>
    <w:rsid w:val="00314F3E"/>
    <w:rsid w:val="00315101"/>
    <w:rsid w:val="003151DB"/>
    <w:rsid w:val="00315251"/>
    <w:rsid w:val="003153BD"/>
    <w:rsid w:val="0031572F"/>
    <w:rsid w:val="00315872"/>
    <w:rsid w:val="00315899"/>
    <w:rsid w:val="003159A3"/>
    <w:rsid w:val="00315AB2"/>
    <w:rsid w:val="00315B23"/>
    <w:rsid w:val="00315CF2"/>
    <w:rsid w:val="00315D88"/>
    <w:rsid w:val="003161F4"/>
    <w:rsid w:val="003163AA"/>
    <w:rsid w:val="0031650C"/>
    <w:rsid w:val="0031658E"/>
    <w:rsid w:val="003167AF"/>
    <w:rsid w:val="00317010"/>
    <w:rsid w:val="00317083"/>
    <w:rsid w:val="003171FF"/>
    <w:rsid w:val="0031742F"/>
    <w:rsid w:val="00317530"/>
    <w:rsid w:val="00317590"/>
    <w:rsid w:val="003177D0"/>
    <w:rsid w:val="003177E7"/>
    <w:rsid w:val="00317DC9"/>
    <w:rsid w:val="00317DD0"/>
    <w:rsid w:val="00317DEE"/>
    <w:rsid w:val="0032048D"/>
    <w:rsid w:val="003207C0"/>
    <w:rsid w:val="00320960"/>
    <w:rsid w:val="00320B3B"/>
    <w:rsid w:val="00320BF0"/>
    <w:rsid w:val="00320F5B"/>
    <w:rsid w:val="00321003"/>
    <w:rsid w:val="00321537"/>
    <w:rsid w:val="003219A1"/>
    <w:rsid w:val="00321BB8"/>
    <w:rsid w:val="00321D16"/>
    <w:rsid w:val="00321F9E"/>
    <w:rsid w:val="0032227E"/>
    <w:rsid w:val="003223C0"/>
    <w:rsid w:val="00322576"/>
    <w:rsid w:val="00322944"/>
    <w:rsid w:val="00322ADA"/>
    <w:rsid w:val="00322C21"/>
    <w:rsid w:val="00322CEE"/>
    <w:rsid w:val="00322DD1"/>
    <w:rsid w:val="00322E17"/>
    <w:rsid w:val="00323201"/>
    <w:rsid w:val="00323AC6"/>
    <w:rsid w:val="00323BA8"/>
    <w:rsid w:val="0032402C"/>
    <w:rsid w:val="003240D9"/>
    <w:rsid w:val="00324501"/>
    <w:rsid w:val="0032450E"/>
    <w:rsid w:val="003246A6"/>
    <w:rsid w:val="0032476A"/>
    <w:rsid w:val="003247F6"/>
    <w:rsid w:val="00324922"/>
    <w:rsid w:val="00324C2D"/>
    <w:rsid w:val="00324DCF"/>
    <w:rsid w:val="003253A0"/>
    <w:rsid w:val="0032543D"/>
    <w:rsid w:val="0032582A"/>
    <w:rsid w:val="00325942"/>
    <w:rsid w:val="003259BA"/>
    <w:rsid w:val="00325C98"/>
    <w:rsid w:val="00325CE7"/>
    <w:rsid w:val="00325E6F"/>
    <w:rsid w:val="0032659D"/>
    <w:rsid w:val="00326615"/>
    <w:rsid w:val="0032673F"/>
    <w:rsid w:val="003267C3"/>
    <w:rsid w:val="00326B45"/>
    <w:rsid w:val="00326CDA"/>
    <w:rsid w:val="00326D11"/>
    <w:rsid w:val="0032711D"/>
    <w:rsid w:val="0032715C"/>
    <w:rsid w:val="00327438"/>
    <w:rsid w:val="003274DC"/>
    <w:rsid w:val="003275C3"/>
    <w:rsid w:val="003275CD"/>
    <w:rsid w:val="003275F0"/>
    <w:rsid w:val="00327608"/>
    <w:rsid w:val="00327A6B"/>
    <w:rsid w:val="00327BE3"/>
    <w:rsid w:val="00327C97"/>
    <w:rsid w:val="00327E5F"/>
    <w:rsid w:val="003300C7"/>
    <w:rsid w:val="003303C3"/>
    <w:rsid w:val="003304B5"/>
    <w:rsid w:val="003306E3"/>
    <w:rsid w:val="00330826"/>
    <w:rsid w:val="00330953"/>
    <w:rsid w:val="0033097F"/>
    <w:rsid w:val="00330B1C"/>
    <w:rsid w:val="00330C54"/>
    <w:rsid w:val="00330DF4"/>
    <w:rsid w:val="00330F3F"/>
    <w:rsid w:val="00330FE1"/>
    <w:rsid w:val="003314A3"/>
    <w:rsid w:val="0033161D"/>
    <w:rsid w:val="0033171E"/>
    <w:rsid w:val="00331720"/>
    <w:rsid w:val="0033197D"/>
    <w:rsid w:val="00331A1C"/>
    <w:rsid w:val="00331B21"/>
    <w:rsid w:val="00331C26"/>
    <w:rsid w:val="00331DA7"/>
    <w:rsid w:val="00331F10"/>
    <w:rsid w:val="00331F98"/>
    <w:rsid w:val="00332053"/>
    <w:rsid w:val="003321EA"/>
    <w:rsid w:val="00332393"/>
    <w:rsid w:val="003328CB"/>
    <w:rsid w:val="00332925"/>
    <w:rsid w:val="00332961"/>
    <w:rsid w:val="00332BB8"/>
    <w:rsid w:val="00332E37"/>
    <w:rsid w:val="00333238"/>
    <w:rsid w:val="00333401"/>
    <w:rsid w:val="00333472"/>
    <w:rsid w:val="0033384B"/>
    <w:rsid w:val="003339F8"/>
    <w:rsid w:val="00333B14"/>
    <w:rsid w:val="00333CB5"/>
    <w:rsid w:val="00333D38"/>
    <w:rsid w:val="00333D8D"/>
    <w:rsid w:val="00334226"/>
    <w:rsid w:val="003342EB"/>
    <w:rsid w:val="00334679"/>
    <w:rsid w:val="00334712"/>
    <w:rsid w:val="00334811"/>
    <w:rsid w:val="00334889"/>
    <w:rsid w:val="00334D08"/>
    <w:rsid w:val="00334EE1"/>
    <w:rsid w:val="00334F36"/>
    <w:rsid w:val="00335138"/>
    <w:rsid w:val="0033515D"/>
    <w:rsid w:val="0033524A"/>
    <w:rsid w:val="003352E6"/>
    <w:rsid w:val="0033559A"/>
    <w:rsid w:val="003356B1"/>
    <w:rsid w:val="00335798"/>
    <w:rsid w:val="00335972"/>
    <w:rsid w:val="00335AB3"/>
    <w:rsid w:val="00335ACC"/>
    <w:rsid w:val="00335AD7"/>
    <w:rsid w:val="003360BA"/>
    <w:rsid w:val="00336402"/>
    <w:rsid w:val="0033649A"/>
    <w:rsid w:val="0033675B"/>
    <w:rsid w:val="00336929"/>
    <w:rsid w:val="00336E03"/>
    <w:rsid w:val="00336EED"/>
    <w:rsid w:val="00336F59"/>
    <w:rsid w:val="00336FA7"/>
    <w:rsid w:val="003370F3"/>
    <w:rsid w:val="00337109"/>
    <w:rsid w:val="0033714F"/>
    <w:rsid w:val="00337395"/>
    <w:rsid w:val="003373B8"/>
    <w:rsid w:val="0033748B"/>
    <w:rsid w:val="00337544"/>
    <w:rsid w:val="00337ACF"/>
    <w:rsid w:val="00337CA6"/>
    <w:rsid w:val="00337D0E"/>
    <w:rsid w:val="00337E94"/>
    <w:rsid w:val="0034014A"/>
    <w:rsid w:val="003401D1"/>
    <w:rsid w:val="0034028A"/>
    <w:rsid w:val="00340301"/>
    <w:rsid w:val="00340AE7"/>
    <w:rsid w:val="00340CA9"/>
    <w:rsid w:val="00340E6D"/>
    <w:rsid w:val="00340FBD"/>
    <w:rsid w:val="003413A1"/>
    <w:rsid w:val="0034150D"/>
    <w:rsid w:val="00341BF2"/>
    <w:rsid w:val="00341C4B"/>
    <w:rsid w:val="00342366"/>
    <w:rsid w:val="0034251F"/>
    <w:rsid w:val="00342A31"/>
    <w:rsid w:val="00342C08"/>
    <w:rsid w:val="00342D82"/>
    <w:rsid w:val="00342DCC"/>
    <w:rsid w:val="00343093"/>
    <w:rsid w:val="003432DF"/>
    <w:rsid w:val="0034365C"/>
    <w:rsid w:val="0034395F"/>
    <w:rsid w:val="003439FE"/>
    <w:rsid w:val="00343EEB"/>
    <w:rsid w:val="00344058"/>
    <w:rsid w:val="00344275"/>
    <w:rsid w:val="0034442F"/>
    <w:rsid w:val="00344683"/>
    <w:rsid w:val="0034469A"/>
    <w:rsid w:val="003448FE"/>
    <w:rsid w:val="00344B48"/>
    <w:rsid w:val="00344F20"/>
    <w:rsid w:val="00345158"/>
    <w:rsid w:val="00345245"/>
    <w:rsid w:val="00345278"/>
    <w:rsid w:val="003456B8"/>
    <w:rsid w:val="00345BB5"/>
    <w:rsid w:val="00345C87"/>
    <w:rsid w:val="00345CBE"/>
    <w:rsid w:val="00346177"/>
    <w:rsid w:val="003464F4"/>
    <w:rsid w:val="0034653B"/>
    <w:rsid w:val="003466D7"/>
    <w:rsid w:val="00346CD7"/>
    <w:rsid w:val="00346F89"/>
    <w:rsid w:val="003472D0"/>
    <w:rsid w:val="00347306"/>
    <w:rsid w:val="0034734F"/>
    <w:rsid w:val="0034750B"/>
    <w:rsid w:val="0034754A"/>
    <w:rsid w:val="00347820"/>
    <w:rsid w:val="00347AC1"/>
    <w:rsid w:val="00347BD8"/>
    <w:rsid w:val="00347C81"/>
    <w:rsid w:val="00347FBD"/>
    <w:rsid w:val="0035010F"/>
    <w:rsid w:val="003502F2"/>
    <w:rsid w:val="0035036B"/>
    <w:rsid w:val="00350565"/>
    <w:rsid w:val="00350590"/>
    <w:rsid w:val="0035066B"/>
    <w:rsid w:val="00350718"/>
    <w:rsid w:val="00350A31"/>
    <w:rsid w:val="00350A40"/>
    <w:rsid w:val="00350D78"/>
    <w:rsid w:val="00350E31"/>
    <w:rsid w:val="00350FF9"/>
    <w:rsid w:val="0035114B"/>
    <w:rsid w:val="003514C5"/>
    <w:rsid w:val="003515A3"/>
    <w:rsid w:val="00351961"/>
    <w:rsid w:val="00351BE1"/>
    <w:rsid w:val="003520C5"/>
    <w:rsid w:val="003521A4"/>
    <w:rsid w:val="003523AC"/>
    <w:rsid w:val="003524B9"/>
    <w:rsid w:val="003525A6"/>
    <w:rsid w:val="003526B5"/>
    <w:rsid w:val="00352746"/>
    <w:rsid w:val="00352A1E"/>
    <w:rsid w:val="00352B69"/>
    <w:rsid w:val="00352BF3"/>
    <w:rsid w:val="00352CB9"/>
    <w:rsid w:val="003532CE"/>
    <w:rsid w:val="0035330A"/>
    <w:rsid w:val="003536CC"/>
    <w:rsid w:val="003537D5"/>
    <w:rsid w:val="003538E0"/>
    <w:rsid w:val="00353975"/>
    <w:rsid w:val="00353DAB"/>
    <w:rsid w:val="00353EA8"/>
    <w:rsid w:val="003542B6"/>
    <w:rsid w:val="003545E3"/>
    <w:rsid w:val="003546ED"/>
    <w:rsid w:val="00354A14"/>
    <w:rsid w:val="00354E3D"/>
    <w:rsid w:val="00354F16"/>
    <w:rsid w:val="00355578"/>
    <w:rsid w:val="0035562F"/>
    <w:rsid w:val="00355716"/>
    <w:rsid w:val="003557D0"/>
    <w:rsid w:val="00355849"/>
    <w:rsid w:val="00355BF4"/>
    <w:rsid w:val="00355C42"/>
    <w:rsid w:val="00355CF4"/>
    <w:rsid w:val="00355D2E"/>
    <w:rsid w:val="00355ED0"/>
    <w:rsid w:val="00356164"/>
    <w:rsid w:val="00356244"/>
    <w:rsid w:val="003563EC"/>
    <w:rsid w:val="00356565"/>
    <w:rsid w:val="0035656F"/>
    <w:rsid w:val="003565BC"/>
    <w:rsid w:val="003566D7"/>
    <w:rsid w:val="003567F9"/>
    <w:rsid w:val="003568E9"/>
    <w:rsid w:val="00356FB3"/>
    <w:rsid w:val="00356FF2"/>
    <w:rsid w:val="00357219"/>
    <w:rsid w:val="003574A7"/>
    <w:rsid w:val="00357593"/>
    <w:rsid w:val="0035776F"/>
    <w:rsid w:val="00357A97"/>
    <w:rsid w:val="00357B21"/>
    <w:rsid w:val="00357CF2"/>
    <w:rsid w:val="00357D20"/>
    <w:rsid w:val="00357E8A"/>
    <w:rsid w:val="00360181"/>
    <w:rsid w:val="003604A6"/>
    <w:rsid w:val="0036051D"/>
    <w:rsid w:val="00360B00"/>
    <w:rsid w:val="00360B34"/>
    <w:rsid w:val="00360BB5"/>
    <w:rsid w:val="00360C3A"/>
    <w:rsid w:val="00360C99"/>
    <w:rsid w:val="00360E92"/>
    <w:rsid w:val="00361256"/>
    <w:rsid w:val="003612BD"/>
    <w:rsid w:val="003612C0"/>
    <w:rsid w:val="003614B0"/>
    <w:rsid w:val="00361929"/>
    <w:rsid w:val="00361A68"/>
    <w:rsid w:val="00361AEF"/>
    <w:rsid w:val="00361C18"/>
    <w:rsid w:val="00362319"/>
    <w:rsid w:val="003624D9"/>
    <w:rsid w:val="00362504"/>
    <w:rsid w:val="003625A7"/>
    <w:rsid w:val="0036291B"/>
    <w:rsid w:val="00362C4B"/>
    <w:rsid w:val="00362F65"/>
    <w:rsid w:val="00362FF4"/>
    <w:rsid w:val="003630B8"/>
    <w:rsid w:val="0036325E"/>
    <w:rsid w:val="003633C4"/>
    <w:rsid w:val="0036368E"/>
    <w:rsid w:val="00363839"/>
    <w:rsid w:val="00363A74"/>
    <w:rsid w:val="00363C06"/>
    <w:rsid w:val="00363CB3"/>
    <w:rsid w:val="00363D20"/>
    <w:rsid w:val="00363FD2"/>
    <w:rsid w:val="00364068"/>
    <w:rsid w:val="003641CA"/>
    <w:rsid w:val="003644B3"/>
    <w:rsid w:val="003646D5"/>
    <w:rsid w:val="00364753"/>
    <w:rsid w:val="00364907"/>
    <w:rsid w:val="00364A7B"/>
    <w:rsid w:val="00364F52"/>
    <w:rsid w:val="0036545C"/>
    <w:rsid w:val="003655AB"/>
    <w:rsid w:val="003658B1"/>
    <w:rsid w:val="00365D2E"/>
    <w:rsid w:val="00365D33"/>
    <w:rsid w:val="003661CD"/>
    <w:rsid w:val="00366242"/>
    <w:rsid w:val="0036627E"/>
    <w:rsid w:val="00366296"/>
    <w:rsid w:val="00366552"/>
    <w:rsid w:val="003668AC"/>
    <w:rsid w:val="00366D56"/>
    <w:rsid w:val="00366E23"/>
    <w:rsid w:val="00366E78"/>
    <w:rsid w:val="003673A5"/>
    <w:rsid w:val="00367674"/>
    <w:rsid w:val="003679CA"/>
    <w:rsid w:val="00367C70"/>
    <w:rsid w:val="00367ED0"/>
    <w:rsid w:val="00367F29"/>
    <w:rsid w:val="00367F84"/>
    <w:rsid w:val="003700E6"/>
    <w:rsid w:val="00370234"/>
    <w:rsid w:val="0037028F"/>
    <w:rsid w:val="00370358"/>
    <w:rsid w:val="003704D0"/>
    <w:rsid w:val="00370582"/>
    <w:rsid w:val="00370696"/>
    <w:rsid w:val="00370704"/>
    <w:rsid w:val="00370722"/>
    <w:rsid w:val="0037072B"/>
    <w:rsid w:val="003709E0"/>
    <w:rsid w:val="00370A0F"/>
    <w:rsid w:val="00370B98"/>
    <w:rsid w:val="00370C7C"/>
    <w:rsid w:val="00370CAE"/>
    <w:rsid w:val="00370F57"/>
    <w:rsid w:val="00371009"/>
    <w:rsid w:val="00371196"/>
    <w:rsid w:val="003714D7"/>
    <w:rsid w:val="00371616"/>
    <w:rsid w:val="00371799"/>
    <w:rsid w:val="00371B59"/>
    <w:rsid w:val="00371F6A"/>
    <w:rsid w:val="003728C0"/>
    <w:rsid w:val="003729ED"/>
    <w:rsid w:val="00372CA6"/>
    <w:rsid w:val="003734E1"/>
    <w:rsid w:val="0037357A"/>
    <w:rsid w:val="00373866"/>
    <w:rsid w:val="00373CAB"/>
    <w:rsid w:val="00373D1F"/>
    <w:rsid w:val="00374636"/>
    <w:rsid w:val="0037472B"/>
    <w:rsid w:val="00374759"/>
    <w:rsid w:val="003748EE"/>
    <w:rsid w:val="00374A4A"/>
    <w:rsid w:val="00374C3A"/>
    <w:rsid w:val="00374E38"/>
    <w:rsid w:val="00374FE5"/>
    <w:rsid w:val="003754C1"/>
    <w:rsid w:val="003754E0"/>
    <w:rsid w:val="0037569A"/>
    <w:rsid w:val="003756BB"/>
    <w:rsid w:val="00375AC5"/>
    <w:rsid w:val="00375B5F"/>
    <w:rsid w:val="00375F47"/>
    <w:rsid w:val="003761E2"/>
    <w:rsid w:val="00376254"/>
    <w:rsid w:val="0037659A"/>
    <w:rsid w:val="00376743"/>
    <w:rsid w:val="00376961"/>
    <w:rsid w:val="00376A66"/>
    <w:rsid w:val="00376C74"/>
    <w:rsid w:val="00376FFB"/>
    <w:rsid w:val="00377097"/>
    <w:rsid w:val="00377427"/>
    <w:rsid w:val="00377437"/>
    <w:rsid w:val="00377513"/>
    <w:rsid w:val="003777E9"/>
    <w:rsid w:val="00377863"/>
    <w:rsid w:val="00377905"/>
    <w:rsid w:val="00377915"/>
    <w:rsid w:val="00377971"/>
    <w:rsid w:val="0038025D"/>
    <w:rsid w:val="00380366"/>
    <w:rsid w:val="00380564"/>
    <w:rsid w:val="00380652"/>
    <w:rsid w:val="003809AD"/>
    <w:rsid w:val="003813F8"/>
    <w:rsid w:val="00381427"/>
    <w:rsid w:val="00381429"/>
    <w:rsid w:val="003814F9"/>
    <w:rsid w:val="003815F5"/>
    <w:rsid w:val="003817AD"/>
    <w:rsid w:val="00381D7E"/>
    <w:rsid w:val="00381FD0"/>
    <w:rsid w:val="00382232"/>
    <w:rsid w:val="00382347"/>
    <w:rsid w:val="003824C6"/>
    <w:rsid w:val="00382B64"/>
    <w:rsid w:val="00382C0C"/>
    <w:rsid w:val="00382CA0"/>
    <w:rsid w:val="00382D05"/>
    <w:rsid w:val="0038313D"/>
    <w:rsid w:val="00383393"/>
    <w:rsid w:val="003833B0"/>
    <w:rsid w:val="00383424"/>
    <w:rsid w:val="00383719"/>
    <w:rsid w:val="003839CC"/>
    <w:rsid w:val="00383AA8"/>
    <w:rsid w:val="00383B6A"/>
    <w:rsid w:val="00383BC7"/>
    <w:rsid w:val="00383CB4"/>
    <w:rsid w:val="00383F58"/>
    <w:rsid w:val="003841D2"/>
    <w:rsid w:val="003845B2"/>
    <w:rsid w:val="003847EA"/>
    <w:rsid w:val="00384A2A"/>
    <w:rsid w:val="00384C28"/>
    <w:rsid w:val="00384E39"/>
    <w:rsid w:val="00384ED6"/>
    <w:rsid w:val="00385159"/>
    <w:rsid w:val="003854DE"/>
    <w:rsid w:val="00385566"/>
    <w:rsid w:val="0038558C"/>
    <w:rsid w:val="003857B9"/>
    <w:rsid w:val="00385AA0"/>
    <w:rsid w:val="00385CB7"/>
    <w:rsid w:val="00386250"/>
    <w:rsid w:val="0038628D"/>
    <w:rsid w:val="0038636D"/>
    <w:rsid w:val="00386A34"/>
    <w:rsid w:val="00386B66"/>
    <w:rsid w:val="00386CBD"/>
    <w:rsid w:val="00386CDB"/>
    <w:rsid w:val="00386E2F"/>
    <w:rsid w:val="00386E8B"/>
    <w:rsid w:val="00386ECB"/>
    <w:rsid w:val="00386F91"/>
    <w:rsid w:val="003872C5"/>
    <w:rsid w:val="00387AB0"/>
    <w:rsid w:val="00387D88"/>
    <w:rsid w:val="00387ED3"/>
    <w:rsid w:val="00387FC2"/>
    <w:rsid w:val="00390240"/>
    <w:rsid w:val="003902ED"/>
    <w:rsid w:val="00390354"/>
    <w:rsid w:val="003903CD"/>
    <w:rsid w:val="003907E6"/>
    <w:rsid w:val="003907E7"/>
    <w:rsid w:val="003907F5"/>
    <w:rsid w:val="0039095D"/>
    <w:rsid w:val="00390A68"/>
    <w:rsid w:val="00390DE6"/>
    <w:rsid w:val="00390DE7"/>
    <w:rsid w:val="00390E56"/>
    <w:rsid w:val="00390F44"/>
    <w:rsid w:val="00391041"/>
    <w:rsid w:val="003918D6"/>
    <w:rsid w:val="003918D8"/>
    <w:rsid w:val="003918DC"/>
    <w:rsid w:val="00391B58"/>
    <w:rsid w:val="00391D38"/>
    <w:rsid w:val="00391E68"/>
    <w:rsid w:val="00391F22"/>
    <w:rsid w:val="00391FF5"/>
    <w:rsid w:val="00392188"/>
    <w:rsid w:val="003928AE"/>
    <w:rsid w:val="00392C74"/>
    <w:rsid w:val="00393148"/>
    <w:rsid w:val="00393328"/>
    <w:rsid w:val="003936DE"/>
    <w:rsid w:val="0039379A"/>
    <w:rsid w:val="003937CF"/>
    <w:rsid w:val="00393BAB"/>
    <w:rsid w:val="00393C1D"/>
    <w:rsid w:val="00393C8C"/>
    <w:rsid w:val="00393DB3"/>
    <w:rsid w:val="00393F7D"/>
    <w:rsid w:val="00394011"/>
    <w:rsid w:val="00394043"/>
    <w:rsid w:val="00394093"/>
    <w:rsid w:val="00394100"/>
    <w:rsid w:val="0039425E"/>
    <w:rsid w:val="0039429B"/>
    <w:rsid w:val="003943D8"/>
    <w:rsid w:val="0039444B"/>
    <w:rsid w:val="00394461"/>
    <w:rsid w:val="00394542"/>
    <w:rsid w:val="003946DA"/>
    <w:rsid w:val="00394718"/>
    <w:rsid w:val="00394767"/>
    <w:rsid w:val="0039493C"/>
    <w:rsid w:val="0039497F"/>
    <w:rsid w:val="00394991"/>
    <w:rsid w:val="00394D04"/>
    <w:rsid w:val="00394D0A"/>
    <w:rsid w:val="00394D78"/>
    <w:rsid w:val="00395070"/>
    <w:rsid w:val="003957B9"/>
    <w:rsid w:val="0039582B"/>
    <w:rsid w:val="00395949"/>
    <w:rsid w:val="00395A5F"/>
    <w:rsid w:val="00395E46"/>
    <w:rsid w:val="00396017"/>
    <w:rsid w:val="00396122"/>
    <w:rsid w:val="0039664F"/>
    <w:rsid w:val="003968A3"/>
    <w:rsid w:val="00396A03"/>
    <w:rsid w:val="00396BE8"/>
    <w:rsid w:val="00396E15"/>
    <w:rsid w:val="003972BC"/>
    <w:rsid w:val="003974ED"/>
    <w:rsid w:val="0039761C"/>
    <w:rsid w:val="0039780D"/>
    <w:rsid w:val="003978FC"/>
    <w:rsid w:val="0039797C"/>
    <w:rsid w:val="00397B2F"/>
    <w:rsid w:val="003A0029"/>
    <w:rsid w:val="003A01AF"/>
    <w:rsid w:val="003A025E"/>
    <w:rsid w:val="003A038E"/>
    <w:rsid w:val="003A05DC"/>
    <w:rsid w:val="003A0771"/>
    <w:rsid w:val="003A0870"/>
    <w:rsid w:val="003A0895"/>
    <w:rsid w:val="003A0A0C"/>
    <w:rsid w:val="003A0C35"/>
    <w:rsid w:val="003A0CD6"/>
    <w:rsid w:val="003A0DB9"/>
    <w:rsid w:val="003A0E6D"/>
    <w:rsid w:val="003A12A8"/>
    <w:rsid w:val="003A15F9"/>
    <w:rsid w:val="003A16FF"/>
    <w:rsid w:val="003A20D9"/>
    <w:rsid w:val="003A22F6"/>
    <w:rsid w:val="003A23DE"/>
    <w:rsid w:val="003A24BA"/>
    <w:rsid w:val="003A25B2"/>
    <w:rsid w:val="003A2692"/>
    <w:rsid w:val="003A2D87"/>
    <w:rsid w:val="003A31F4"/>
    <w:rsid w:val="003A3617"/>
    <w:rsid w:val="003A39FF"/>
    <w:rsid w:val="003A3C86"/>
    <w:rsid w:val="003A3CBD"/>
    <w:rsid w:val="003A3D77"/>
    <w:rsid w:val="003A3F42"/>
    <w:rsid w:val="003A4180"/>
    <w:rsid w:val="003A4278"/>
    <w:rsid w:val="003A4C51"/>
    <w:rsid w:val="003A4D9F"/>
    <w:rsid w:val="003A5344"/>
    <w:rsid w:val="003A54B2"/>
    <w:rsid w:val="003A5557"/>
    <w:rsid w:val="003A55F8"/>
    <w:rsid w:val="003A5E3E"/>
    <w:rsid w:val="003A5E89"/>
    <w:rsid w:val="003A61F9"/>
    <w:rsid w:val="003A6657"/>
    <w:rsid w:val="003A6B49"/>
    <w:rsid w:val="003A6D36"/>
    <w:rsid w:val="003A6F52"/>
    <w:rsid w:val="003A723E"/>
    <w:rsid w:val="003A736E"/>
    <w:rsid w:val="003A7384"/>
    <w:rsid w:val="003A738D"/>
    <w:rsid w:val="003A73FF"/>
    <w:rsid w:val="003A7433"/>
    <w:rsid w:val="003A748D"/>
    <w:rsid w:val="003A7CB1"/>
    <w:rsid w:val="003A7DB1"/>
    <w:rsid w:val="003A7E4A"/>
    <w:rsid w:val="003B022B"/>
    <w:rsid w:val="003B029A"/>
    <w:rsid w:val="003B02DF"/>
    <w:rsid w:val="003B04FB"/>
    <w:rsid w:val="003B065E"/>
    <w:rsid w:val="003B07A5"/>
    <w:rsid w:val="003B07A9"/>
    <w:rsid w:val="003B0A87"/>
    <w:rsid w:val="003B0F54"/>
    <w:rsid w:val="003B15AB"/>
    <w:rsid w:val="003B1AC9"/>
    <w:rsid w:val="003B1DDA"/>
    <w:rsid w:val="003B2CCC"/>
    <w:rsid w:val="003B2E3B"/>
    <w:rsid w:val="003B307A"/>
    <w:rsid w:val="003B3902"/>
    <w:rsid w:val="003B3C45"/>
    <w:rsid w:val="003B3CFE"/>
    <w:rsid w:val="003B3ED7"/>
    <w:rsid w:val="003B3EF2"/>
    <w:rsid w:val="003B3F06"/>
    <w:rsid w:val="003B4713"/>
    <w:rsid w:val="003B4788"/>
    <w:rsid w:val="003B47EE"/>
    <w:rsid w:val="003B49C7"/>
    <w:rsid w:val="003B4CAC"/>
    <w:rsid w:val="003B4CD1"/>
    <w:rsid w:val="003B4E73"/>
    <w:rsid w:val="003B5453"/>
    <w:rsid w:val="003B58DF"/>
    <w:rsid w:val="003B59A2"/>
    <w:rsid w:val="003B59A5"/>
    <w:rsid w:val="003B59D6"/>
    <w:rsid w:val="003B5B46"/>
    <w:rsid w:val="003B5D23"/>
    <w:rsid w:val="003B5E6B"/>
    <w:rsid w:val="003B6051"/>
    <w:rsid w:val="003B664B"/>
    <w:rsid w:val="003B6841"/>
    <w:rsid w:val="003B6AD0"/>
    <w:rsid w:val="003B6C55"/>
    <w:rsid w:val="003B6D38"/>
    <w:rsid w:val="003B6EA9"/>
    <w:rsid w:val="003B7111"/>
    <w:rsid w:val="003B7188"/>
    <w:rsid w:val="003B723E"/>
    <w:rsid w:val="003B7521"/>
    <w:rsid w:val="003B78BC"/>
    <w:rsid w:val="003B7A5E"/>
    <w:rsid w:val="003B7B63"/>
    <w:rsid w:val="003B7FF6"/>
    <w:rsid w:val="003C00B2"/>
    <w:rsid w:val="003C00CD"/>
    <w:rsid w:val="003C03D6"/>
    <w:rsid w:val="003C0497"/>
    <w:rsid w:val="003C0533"/>
    <w:rsid w:val="003C054F"/>
    <w:rsid w:val="003C0623"/>
    <w:rsid w:val="003C06B4"/>
    <w:rsid w:val="003C082B"/>
    <w:rsid w:val="003C084C"/>
    <w:rsid w:val="003C0A66"/>
    <w:rsid w:val="003C0B8D"/>
    <w:rsid w:val="003C0BE1"/>
    <w:rsid w:val="003C0C3B"/>
    <w:rsid w:val="003C1099"/>
    <w:rsid w:val="003C12F4"/>
    <w:rsid w:val="003C164F"/>
    <w:rsid w:val="003C169A"/>
    <w:rsid w:val="003C1897"/>
    <w:rsid w:val="003C1AA6"/>
    <w:rsid w:val="003C1BC6"/>
    <w:rsid w:val="003C2107"/>
    <w:rsid w:val="003C22E5"/>
    <w:rsid w:val="003C256D"/>
    <w:rsid w:val="003C25FB"/>
    <w:rsid w:val="003C2938"/>
    <w:rsid w:val="003C297F"/>
    <w:rsid w:val="003C2A01"/>
    <w:rsid w:val="003C2A19"/>
    <w:rsid w:val="003C2BCC"/>
    <w:rsid w:val="003C2DDC"/>
    <w:rsid w:val="003C314C"/>
    <w:rsid w:val="003C3194"/>
    <w:rsid w:val="003C31AC"/>
    <w:rsid w:val="003C336B"/>
    <w:rsid w:val="003C3471"/>
    <w:rsid w:val="003C3604"/>
    <w:rsid w:val="003C3642"/>
    <w:rsid w:val="003C3A25"/>
    <w:rsid w:val="003C3C68"/>
    <w:rsid w:val="003C3CDB"/>
    <w:rsid w:val="003C3E37"/>
    <w:rsid w:val="003C3F13"/>
    <w:rsid w:val="003C407E"/>
    <w:rsid w:val="003C4224"/>
    <w:rsid w:val="003C466B"/>
    <w:rsid w:val="003C46BB"/>
    <w:rsid w:val="003C4922"/>
    <w:rsid w:val="003C4953"/>
    <w:rsid w:val="003C49A0"/>
    <w:rsid w:val="003C4A95"/>
    <w:rsid w:val="003C4B8F"/>
    <w:rsid w:val="003C5028"/>
    <w:rsid w:val="003C503E"/>
    <w:rsid w:val="003C5188"/>
    <w:rsid w:val="003C5273"/>
    <w:rsid w:val="003C52CC"/>
    <w:rsid w:val="003C5C2D"/>
    <w:rsid w:val="003C5CA7"/>
    <w:rsid w:val="003C5CDB"/>
    <w:rsid w:val="003C5CF4"/>
    <w:rsid w:val="003C5F6E"/>
    <w:rsid w:val="003C61C4"/>
    <w:rsid w:val="003C638E"/>
    <w:rsid w:val="003C6654"/>
    <w:rsid w:val="003C6718"/>
    <w:rsid w:val="003C6787"/>
    <w:rsid w:val="003C6C26"/>
    <w:rsid w:val="003C6F4D"/>
    <w:rsid w:val="003C708B"/>
    <w:rsid w:val="003C77E8"/>
    <w:rsid w:val="003C77F7"/>
    <w:rsid w:val="003C78E0"/>
    <w:rsid w:val="003D009D"/>
    <w:rsid w:val="003D0191"/>
    <w:rsid w:val="003D0361"/>
    <w:rsid w:val="003D0612"/>
    <w:rsid w:val="003D09AE"/>
    <w:rsid w:val="003D0A4F"/>
    <w:rsid w:val="003D0AD3"/>
    <w:rsid w:val="003D0BA7"/>
    <w:rsid w:val="003D0BE2"/>
    <w:rsid w:val="003D0DAD"/>
    <w:rsid w:val="003D0E31"/>
    <w:rsid w:val="003D0F80"/>
    <w:rsid w:val="003D11AC"/>
    <w:rsid w:val="003D1358"/>
    <w:rsid w:val="003D191E"/>
    <w:rsid w:val="003D196C"/>
    <w:rsid w:val="003D1C0D"/>
    <w:rsid w:val="003D1D4D"/>
    <w:rsid w:val="003D1E45"/>
    <w:rsid w:val="003D204F"/>
    <w:rsid w:val="003D24E4"/>
    <w:rsid w:val="003D2A70"/>
    <w:rsid w:val="003D2B84"/>
    <w:rsid w:val="003D2C36"/>
    <w:rsid w:val="003D2DF2"/>
    <w:rsid w:val="003D31E7"/>
    <w:rsid w:val="003D32C7"/>
    <w:rsid w:val="003D340C"/>
    <w:rsid w:val="003D34D2"/>
    <w:rsid w:val="003D39B5"/>
    <w:rsid w:val="003D3A2B"/>
    <w:rsid w:val="003D3DB9"/>
    <w:rsid w:val="003D3DC3"/>
    <w:rsid w:val="003D426F"/>
    <w:rsid w:val="003D45D1"/>
    <w:rsid w:val="003D4602"/>
    <w:rsid w:val="003D4982"/>
    <w:rsid w:val="003D499C"/>
    <w:rsid w:val="003D4A86"/>
    <w:rsid w:val="003D4ACE"/>
    <w:rsid w:val="003D50BB"/>
    <w:rsid w:val="003D5249"/>
    <w:rsid w:val="003D53C7"/>
    <w:rsid w:val="003D5A69"/>
    <w:rsid w:val="003D5D80"/>
    <w:rsid w:val="003D60B5"/>
    <w:rsid w:val="003D6131"/>
    <w:rsid w:val="003D622D"/>
    <w:rsid w:val="003D624E"/>
    <w:rsid w:val="003D6493"/>
    <w:rsid w:val="003D654A"/>
    <w:rsid w:val="003D6598"/>
    <w:rsid w:val="003D6676"/>
    <w:rsid w:val="003D681D"/>
    <w:rsid w:val="003D68FC"/>
    <w:rsid w:val="003D6A6C"/>
    <w:rsid w:val="003D6C4F"/>
    <w:rsid w:val="003D6CDA"/>
    <w:rsid w:val="003D6DA4"/>
    <w:rsid w:val="003D70CC"/>
    <w:rsid w:val="003D733D"/>
    <w:rsid w:val="003D7673"/>
    <w:rsid w:val="003D7969"/>
    <w:rsid w:val="003D7A1D"/>
    <w:rsid w:val="003D7A6A"/>
    <w:rsid w:val="003D7C32"/>
    <w:rsid w:val="003D7E45"/>
    <w:rsid w:val="003E0204"/>
    <w:rsid w:val="003E02A9"/>
    <w:rsid w:val="003E0560"/>
    <w:rsid w:val="003E056A"/>
    <w:rsid w:val="003E07CE"/>
    <w:rsid w:val="003E0AC5"/>
    <w:rsid w:val="003E0BB4"/>
    <w:rsid w:val="003E0CE9"/>
    <w:rsid w:val="003E0D83"/>
    <w:rsid w:val="003E0EB5"/>
    <w:rsid w:val="003E0F08"/>
    <w:rsid w:val="003E0F1A"/>
    <w:rsid w:val="003E0F8F"/>
    <w:rsid w:val="003E15EC"/>
    <w:rsid w:val="003E1669"/>
    <w:rsid w:val="003E1704"/>
    <w:rsid w:val="003E19C2"/>
    <w:rsid w:val="003E1A80"/>
    <w:rsid w:val="003E1EAA"/>
    <w:rsid w:val="003E1FEF"/>
    <w:rsid w:val="003E2232"/>
    <w:rsid w:val="003E2692"/>
    <w:rsid w:val="003E26D9"/>
    <w:rsid w:val="003E2725"/>
    <w:rsid w:val="003E2804"/>
    <w:rsid w:val="003E29B9"/>
    <w:rsid w:val="003E2D82"/>
    <w:rsid w:val="003E2EEC"/>
    <w:rsid w:val="003E326F"/>
    <w:rsid w:val="003E32D2"/>
    <w:rsid w:val="003E32DC"/>
    <w:rsid w:val="003E350F"/>
    <w:rsid w:val="003E372C"/>
    <w:rsid w:val="003E3921"/>
    <w:rsid w:val="003E39DC"/>
    <w:rsid w:val="003E3B5A"/>
    <w:rsid w:val="003E3B73"/>
    <w:rsid w:val="003E3BFD"/>
    <w:rsid w:val="003E3C7D"/>
    <w:rsid w:val="003E3EBF"/>
    <w:rsid w:val="003E4418"/>
    <w:rsid w:val="003E444E"/>
    <w:rsid w:val="003E48BD"/>
    <w:rsid w:val="003E4C79"/>
    <w:rsid w:val="003E5203"/>
    <w:rsid w:val="003E53A0"/>
    <w:rsid w:val="003E5610"/>
    <w:rsid w:val="003E5E8F"/>
    <w:rsid w:val="003E5EFE"/>
    <w:rsid w:val="003E5F32"/>
    <w:rsid w:val="003E5F9B"/>
    <w:rsid w:val="003E606D"/>
    <w:rsid w:val="003E65FC"/>
    <w:rsid w:val="003E66C4"/>
    <w:rsid w:val="003E6736"/>
    <w:rsid w:val="003E6CF1"/>
    <w:rsid w:val="003E6F06"/>
    <w:rsid w:val="003E6F29"/>
    <w:rsid w:val="003E7414"/>
    <w:rsid w:val="003E74D7"/>
    <w:rsid w:val="003E77B2"/>
    <w:rsid w:val="003E791B"/>
    <w:rsid w:val="003E7A0D"/>
    <w:rsid w:val="003E7CEA"/>
    <w:rsid w:val="003E7E9F"/>
    <w:rsid w:val="003E7F33"/>
    <w:rsid w:val="003E7F37"/>
    <w:rsid w:val="003F0012"/>
    <w:rsid w:val="003F0253"/>
    <w:rsid w:val="003F08F7"/>
    <w:rsid w:val="003F093F"/>
    <w:rsid w:val="003F0A87"/>
    <w:rsid w:val="003F0B0D"/>
    <w:rsid w:val="003F0D05"/>
    <w:rsid w:val="003F1165"/>
    <w:rsid w:val="003F118C"/>
    <w:rsid w:val="003F119E"/>
    <w:rsid w:val="003F122F"/>
    <w:rsid w:val="003F12B2"/>
    <w:rsid w:val="003F13DB"/>
    <w:rsid w:val="003F144B"/>
    <w:rsid w:val="003F1647"/>
    <w:rsid w:val="003F1790"/>
    <w:rsid w:val="003F18EE"/>
    <w:rsid w:val="003F1BBA"/>
    <w:rsid w:val="003F1C51"/>
    <w:rsid w:val="003F1D0D"/>
    <w:rsid w:val="003F2581"/>
    <w:rsid w:val="003F2596"/>
    <w:rsid w:val="003F26E8"/>
    <w:rsid w:val="003F2A0F"/>
    <w:rsid w:val="003F2BEA"/>
    <w:rsid w:val="003F2C98"/>
    <w:rsid w:val="003F2ECD"/>
    <w:rsid w:val="003F30C2"/>
    <w:rsid w:val="003F30D4"/>
    <w:rsid w:val="003F3B95"/>
    <w:rsid w:val="003F3C77"/>
    <w:rsid w:val="003F3F69"/>
    <w:rsid w:val="003F402B"/>
    <w:rsid w:val="003F4152"/>
    <w:rsid w:val="003F4787"/>
    <w:rsid w:val="003F49F3"/>
    <w:rsid w:val="003F4F87"/>
    <w:rsid w:val="003F5021"/>
    <w:rsid w:val="003F50E4"/>
    <w:rsid w:val="003F5597"/>
    <w:rsid w:val="003F56FC"/>
    <w:rsid w:val="003F5972"/>
    <w:rsid w:val="003F59B6"/>
    <w:rsid w:val="003F5C54"/>
    <w:rsid w:val="003F5F4C"/>
    <w:rsid w:val="003F5FD2"/>
    <w:rsid w:val="003F6329"/>
    <w:rsid w:val="003F659E"/>
    <w:rsid w:val="003F66EF"/>
    <w:rsid w:val="003F6821"/>
    <w:rsid w:val="003F686C"/>
    <w:rsid w:val="003F6A94"/>
    <w:rsid w:val="003F6CDA"/>
    <w:rsid w:val="003F6DB0"/>
    <w:rsid w:val="003F6DE6"/>
    <w:rsid w:val="003F6E38"/>
    <w:rsid w:val="003F6EBA"/>
    <w:rsid w:val="003F6F72"/>
    <w:rsid w:val="003F6FDD"/>
    <w:rsid w:val="003F7237"/>
    <w:rsid w:val="003F726D"/>
    <w:rsid w:val="003F7298"/>
    <w:rsid w:val="003F746A"/>
    <w:rsid w:val="003F76E2"/>
    <w:rsid w:val="003F7773"/>
    <w:rsid w:val="003F78D6"/>
    <w:rsid w:val="003F7B44"/>
    <w:rsid w:val="003F7F82"/>
    <w:rsid w:val="003F7FB6"/>
    <w:rsid w:val="003F7FC2"/>
    <w:rsid w:val="0040017F"/>
    <w:rsid w:val="004001DE"/>
    <w:rsid w:val="00400584"/>
    <w:rsid w:val="004005A8"/>
    <w:rsid w:val="004009BC"/>
    <w:rsid w:val="004009FC"/>
    <w:rsid w:val="00400B36"/>
    <w:rsid w:val="00400C3D"/>
    <w:rsid w:val="00400E44"/>
    <w:rsid w:val="00400F6D"/>
    <w:rsid w:val="0040110C"/>
    <w:rsid w:val="0040117F"/>
    <w:rsid w:val="00401368"/>
    <w:rsid w:val="0040176A"/>
    <w:rsid w:val="00401989"/>
    <w:rsid w:val="00401AD6"/>
    <w:rsid w:val="00401C14"/>
    <w:rsid w:val="00401F99"/>
    <w:rsid w:val="004023CC"/>
    <w:rsid w:val="0040297F"/>
    <w:rsid w:val="00402B4E"/>
    <w:rsid w:val="00402D0C"/>
    <w:rsid w:val="00402E2F"/>
    <w:rsid w:val="00402FA7"/>
    <w:rsid w:val="0040301B"/>
    <w:rsid w:val="00403143"/>
    <w:rsid w:val="00403195"/>
    <w:rsid w:val="004031D5"/>
    <w:rsid w:val="004031E5"/>
    <w:rsid w:val="004033C0"/>
    <w:rsid w:val="00403B0C"/>
    <w:rsid w:val="00403BD9"/>
    <w:rsid w:val="00403D07"/>
    <w:rsid w:val="00403D50"/>
    <w:rsid w:val="00403F14"/>
    <w:rsid w:val="00404978"/>
    <w:rsid w:val="00404A15"/>
    <w:rsid w:val="00404B3E"/>
    <w:rsid w:val="00404B95"/>
    <w:rsid w:val="00404C54"/>
    <w:rsid w:val="00404C9A"/>
    <w:rsid w:val="00404D84"/>
    <w:rsid w:val="00404D88"/>
    <w:rsid w:val="00405176"/>
    <w:rsid w:val="0040522A"/>
    <w:rsid w:val="00405266"/>
    <w:rsid w:val="004053E2"/>
    <w:rsid w:val="00405450"/>
    <w:rsid w:val="00405623"/>
    <w:rsid w:val="00405809"/>
    <w:rsid w:val="00405BAD"/>
    <w:rsid w:val="00405BC1"/>
    <w:rsid w:val="00405CB0"/>
    <w:rsid w:val="00405CC4"/>
    <w:rsid w:val="00405D44"/>
    <w:rsid w:val="00406009"/>
    <w:rsid w:val="00406062"/>
    <w:rsid w:val="0040626E"/>
    <w:rsid w:val="004062AE"/>
    <w:rsid w:val="0040669D"/>
    <w:rsid w:val="004068D7"/>
    <w:rsid w:val="004069AB"/>
    <w:rsid w:val="00406E87"/>
    <w:rsid w:val="00406FFB"/>
    <w:rsid w:val="0040707D"/>
    <w:rsid w:val="0040707E"/>
    <w:rsid w:val="0040717B"/>
    <w:rsid w:val="00407195"/>
    <w:rsid w:val="0040728E"/>
    <w:rsid w:val="00407523"/>
    <w:rsid w:val="00407534"/>
    <w:rsid w:val="00407634"/>
    <w:rsid w:val="004079A2"/>
    <w:rsid w:val="00407D16"/>
    <w:rsid w:val="00407E46"/>
    <w:rsid w:val="004100C1"/>
    <w:rsid w:val="00410119"/>
    <w:rsid w:val="004102CE"/>
    <w:rsid w:val="004105B5"/>
    <w:rsid w:val="00410620"/>
    <w:rsid w:val="00410804"/>
    <w:rsid w:val="00410C8C"/>
    <w:rsid w:val="00410E0F"/>
    <w:rsid w:val="00410FB7"/>
    <w:rsid w:val="004113C8"/>
    <w:rsid w:val="00411466"/>
    <w:rsid w:val="004115D4"/>
    <w:rsid w:val="00411C9A"/>
    <w:rsid w:val="00411DD1"/>
    <w:rsid w:val="00412179"/>
    <w:rsid w:val="004122B1"/>
    <w:rsid w:val="00412556"/>
    <w:rsid w:val="004126A4"/>
    <w:rsid w:val="0041293F"/>
    <w:rsid w:val="00412D16"/>
    <w:rsid w:val="00412EF1"/>
    <w:rsid w:val="00412F7C"/>
    <w:rsid w:val="00412FB6"/>
    <w:rsid w:val="0041316A"/>
    <w:rsid w:val="004131F4"/>
    <w:rsid w:val="00413379"/>
    <w:rsid w:val="0041341A"/>
    <w:rsid w:val="0041355A"/>
    <w:rsid w:val="004137EF"/>
    <w:rsid w:val="0041388E"/>
    <w:rsid w:val="00413931"/>
    <w:rsid w:val="00413A9C"/>
    <w:rsid w:val="00413C54"/>
    <w:rsid w:val="00413CBA"/>
    <w:rsid w:val="00413D65"/>
    <w:rsid w:val="00413ECF"/>
    <w:rsid w:val="00414367"/>
    <w:rsid w:val="004143E9"/>
    <w:rsid w:val="00414433"/>
    <w:rsid w:val="00414482"/>
    <w:rsid w:val="00414620"/>
    <w:rsid w:val="00414B79"/>
    <w:rsid w:val="00414F60"/>
    <w:rsid w:val="004152C4"/>
    <w:rsid w:val="004152DA"/>
    <w:rsid w:val="004157BA"/>
    <w:rsid w:val="004157EC"/>
    <w:rsid w:val="004157FE"/>
    <w:rsid w:val="00415CA6"/>
    <w:rsid w:val="00416670"/>
    <w:rsid w:val="00416754"/>
    <w:rsid w:val="00416840"/>
    <w:rsid w:val="00416FAA"/>
    <w:rsid w:val="0041731A"/>
    <w:rsid w:val="004173A6"/>
    <w:rsid w:val="004173BC"/>
    <w:rsid w:val="00417532"/>
    <w:rsid w:val="0041767C"/>
    <w:rsid w:val="0041787C"/>
    <w:rsid w:val="00417B95"/>
    <w:rsid w:val="00417C8D"/>
    <w:rsid w:val="00417DA0"/>
    <w:rsid w:val="00417E3F"/>
    <w:rsid w:val="0042007B"/>
    <w:rsid w:val="00420246"/>
    <w:rsid w:val="0042027F"/>
    <w:rsid w:val="00420A77"/>
    <w:rsid w:val="00420C0D"/>
    <w:rsid w:val="00420C22"/>
    <w:rsid w:val="00420EBB"/>
    <w:rsid w:val="004212FF"/>
    <w:rsid w:val="00421A1E"/>
    <w:rsid w:val="00421A4C"/>
    <w:rsid w:val="00421AC1"/>
    <w:rsid w:val="00421C98"/>
    <w:rsid w:val="00421DD8"/>
    <w:rsid w:val="0042205E"/>
    <w:rsid w:val="004224A6"/>
    <w:rsid w:val="004227D8"/>
    <w:rsid w:val="004227F8"/>
    <w:rsid w:val="00422863"/>
    <w:rsid w:val="00422907"/>
    <w:rsid w:val="004229BA"/>
    <w:rsid w:val="00422CC4"/>
    <w:rsid w:val="00422E0A"/>
    <w:rsid w:val="00422E51"/>
    <w:rsid w:val="00422FCD"/>
    <w:rsid w:val="004230B8"/>
    <w:rsid w:val="004233F4"/>
    <w:rsid w:val="004234A7"/>
    <w:rsid w:val="004234B5"/>
    <w:rsid w:val="00423573"/>
    <w:rsid w:val="004237EB"/>
    <w:rsid w:val="00423844"/>
    <w:rsid w:val="00423879"/>
    <w:rsid w:val="00423D1F"/>
    <w:rsid w:val="00424067"/>
    <w:rsid w:val="004243A4"/>
    <w:rsid w:val="0042467C"/>
    <w:rsid w:val="00424816"/>
    <w:rsid w:val="00424C36"/>
    <w:rsid w:val="00424D0D"/>
    <w:rsid w:val="0042515E"/>
    <w:rsid w:val="00425164"/>
    <w:rsid w:val="00425192"/>
    <w:rsid w:val="00425474"/>
    <w:rsid w:val="00425903"/>
    <w:rsid w:val="00425A93"/>
    <w:rsid w:val="00425AE9"/>
    <w:rsid w:val="00425BE0"/>
    <w:rsid w:val="00425C60"/>
    <w:rsid w:val="00425DBC"/>
    <w:rsid w:val="00425DE1"/>
    <w:rsid w:val="00426246"/>
    <w:rsid w:val="00426251"/>
    <w:rsid w:val="004262DC"/>
    <w:rsid w:val="00426363"/>
    <w:rsid w:val="00426662"/>
    <w:rsid w:val="00426719"/>
    <w:rsid w:val="004267B9"/>
    <w:rsid w:val="004267CB"/>
    <w:rsid w:val="004267FF"/>
    <w:rsid w:val="004269A7"/>
    <w:rsid w:val="004273FD"/>
    <w:rsid w:val="00427683"/>
    <w:rsid w:val="004277D3"/>
    <w:rsid w:val="00427834"/>
    <w:rsid w:val="004279AB"/>
    <w:rsid w:val="004279EF"/>
    <w:rsid w:val="00427FE1"/>
    <w:rsid w:val="0043038D"/>
    <w:rsid w:val="00430CB0"/>
    <w:rsid w:val="00430F16"/>
    <w:rsid w:val="00431258"/>
    <w:rsid w:val="00431472"/>
    <w:rsid w:val="00431526"/>
    <w:rsid w:val="0043157F"/>
    <w:rsid w:val="00431894"/>
    <w:rsid w:val="0043196C"/>
    <w:rsid w:val="00431A6F"/>
    <w:rsid w:val="00431BFF"/>
    <w:rsid w:val="00431D30"/>
    <w:rsid w:val="00431D3D"/>
    <w:rsid w:val="00431D94"/>
    <w:rsid w:val="00431E12"/>
    <w:rsid w:val="00431F57"/>
    <w:rsid w:val="00432084"/>
    <w:rsid w:val="004321F3"/>
    <w:rsid w:val="004324E8"/>
    <w:rsid w:val="00432884"/>
    <w:rsid w:val="004329C1"/>
    <w:rsid w:val="00432CF2"/>
    <w:rsid w:val="00432D56"/>
    <w:rsid w:val="00432D85"/>
    <w:rsid w:val="00433215"/>
    <w:rsid w:val="00433334"/>
    <w:rsid w:val="00433470"/>
    <w:rsid w:val="00433558"/>
    <w:rsid w:val="0043364B"/>
    <w:rsid w:val="00433B3B"/>
    <w:rsid w:val="00433BFD"/>
    <w:rsid w:val="00433C38"/>
    <w:rsid w:val="00433DDC"/>
    <w:rsid w:val="00433E97"/>
    <w:rsid w:val="004340A2"/>
    <w:rsid w:val="0043434A"/>
    <w:rsid w:val="0043435D"/>
    <w:rsid w:val="0043444B"/>
    <w:rsid w:val="00434661"/>
    <w:rsid w:val="0043470A"/>
    <w:rsid w:val="00434BF9"/>
    <w:rsid w:val="004350A1"/>
    <w:rsid w:val="00435217"/>
    <w:rsid w:val="00435394"/>
    <w:rsid w:val="004353FE"/>
    <w:rsid w:val="00435557"/>
    <w:rsid w:val="004357CF"/>
    <w:rsid w:val="004359BF"/>
    <w:rsid w:val="004359D5"/>
    <w:rsid w:val="00435A9B"/>
    <w:rsid w:val="00435C9A"/>
    <w:rsid w:val="00435EFA"/>
    <w:rsid w:val="00436430"/>
    <w:rsid w:val="00436A28"/>
    <w:rsid w:val="00436BAC"/>
    <w:rsid w:val="0043712B"/>
    <w:rsid w:val="00437218"/>
    <w:rsid w:val="004374D5"/>
    <w:rsid w:val="00437727"/>
    <w:rsid w:val="004377E9"/>
    <w:rsid w:val="00437916"/>
    <w:rsid w:val="00437E11"/>
    <w:rsid w:val="004405DA"/>
    <w:rsid w:val="00440781"/>
    <w:rsid w:val="0044086D"/>
    <w:rsid w:val="00440DA0"/>
    <w:rsid w:val="00440EEA"/>
    <w:rsid w:val="0044146B"/>
    <w:rsid w:val="00441705"/>
    <w:rsid w:val="00441AB7"/>
    <w:rsid w:val="00441C70"/>
    <w:rsid w:val="00442324"/>
    <w:rsid w:val="00442521"/>
    <w:rsid w:val="0044254B"/>
    <w:rsid w:val="00442B34"/>
    <w:rsid w:val="00442BA2"/>
    <w:rsid w:val="00442F47"/>
    <w:rsid w:val="0044318C"/>
    <w:rsid w:val="0044338B"/>
    <w:rsid w:val="0044360F"/>
    <w:rsid w:val="004436FC"/>
    <w:rsid w:val="00443BAA"/>
    <w:rsid w:val="00443EE7"/>
    <w:rsid w:val="00444004"/>
    <w:rsid w:val="00444040"/>
    <w:rsid w:val="0044412C"/>
    <w:rsid w:val="0044438F"/>
    <w:rsid w:val="004443A7"/>
    <w:rsid w:val="00444400"/>
    <w:rsid w:val="00444440"/>
    <w:rsid w:val="00444786"/>
    <w:rsid w:val="00444A83"/>
    <w:rsid w:val="00444AE2"/>
    <w:rsid w:val="00444AF7"/>
    <w:rsid w:val="00444DAE"/>
    <w:rsid w:val="004456D6"/>
    <w:rsid w:val="00445AE6"/>
    <w:rsid w:val="00445C3E"/>
    <w:rsid w:val="00445F93"/>
    <w:rsid w:val="004460F4"/>
    <w:rsid w:val="00446205"/>
    <w:rsid w:val="00446547"/>
    <w:rsid w:val="004465F6"/>
    <w:rsid w:val="0044674D"/>
    <w:rsid w:val="00446782"/>
    <w:rsid w:val="00446BAC"/>
    <w:rsid w:val="00446BF2"/>
    <w:rsid w:val="00446E5A"/>
    <w:rsid w:val="00446EAF"/>
    <w:rsid w:val="0044702E"/>
    <w:rsid w:val="0044713B"/>
    <w:rsid w:val="00447414"/>
    <w:rsid w:val="004476DD"/>
    <w:rsid w:val="004477AB"/>
    <w:rsid w:val="004477CA"/>
    <w:rsid w:val="0044791A"/>
    <w:rsid w:val="0045010A"/>
    <w:rsid w:val="0045061C"/>
    <w:rsid w:val="00450660"/>
    <w:rsid w:val="00450706"/>
    <w:rsid w:val="00450941"/>
    <w:rsid w:val="004509E0"/>
    <w:rsid w:val="00450BC9"/>
    <w:rsid w:val="00450CE6"/>
    <w:rsid w:val="00450D0C"/>
    <w:rsid w:val="00450D3B"/>
    <w:rsid w:val="00450DDE"/>
    <w:rsid w:val="00450E55"/>
    <w:rsid w:val="0045100E"/>
    <w:rsid w:val="004511C8"/>
    <w:rsid w:val="00451269"/>
    <w:rsid w:val="0045136C"/>
    <w:rsid w:val="004514BF"/>
    <w:rsid w:val="0045183F"/>
    <w:rsid w:val="00451D2F"/>
    <w:rsid w:val="00451E61"/>
    <w:rsid w:val="004520D4"/>
    <w:rsid w:val="00452129"/>
    <w:rsid w:val="004522BF"/>
    <w:rsid w:val="00452644"/>
    <w:rsid w:val="004526B6"/>
    <w:rsid w:val="004527AD"/>
    <w:rsid w:val="004527DE"/>
    <w:rsid w:val="00452F76"/>
    <w:rsid w:val="00453073"/>
    <w:rsid w:val="004530FB"/>
    <w:rsid w:val="00453659"/>
    <w:rsid w:val="00453C42"/>
    <w:rsid w:val="00453D84"/>
    <w:rsid w:val="00453E56"/>
    <w:rsid w:val="004542B1"/>
    <w:rsid w:val="004543FB"/>
    <w:rsid w:val="00454500"/>
    <w:rsid w:val="004545DC"/>
    <w:rsid w:val="00454A17"/>
    <w:rsid w:val="00454AB0"/>
    <w:rsid w:val="00454BA7"/>
    <w:rsid w:val="00454BDB"/>
    <w:rsid w:val="00454E3B"/>
    <w:rsid w:val="00455176"/>
    <w:rsid w:val="004551BE"/>
    <w:rsid w:val="004557D4"/>
    <w:rsid w:val="00455A94"/>
    <w:rsid w:val="00455C6E"/>
    <w:rsid w:val="00455CC3"/>
    <w:rsid w:val="00455D43"/>
    <w:rsid w:val="0045621A"/>
    <w:rsid w:val="0045663C"/>
    <w:rsid w:val="00456692"/>
    <w:rsid w:val="00456C02"/>
    <w:rsid w:val="00456EF7"/>
    <w:rsid w:val="00456F12"/>
    <w:rsid w:val="00456FEB"/>
    <w:rsid w:val="004574FB"/>
    <w:rsid w:val="00457990"/>
    <w:rsid w:val="004579FA"/>
    <w:rsid w:val="00457AC1"/>
    <w:rsid w:val="00457D5A"/>
    <w:rsid w:val="00460393"/>
    <w:rsid w:val="0046056C"/>
    <w:rsid w:val="0046093B"/>
    <w:rsid w:val="004609DB"/>
    <w:rsid w:val="00460EB3"/>
    <w:rsid w:val="00460F12"/>
    <w:rsid w:val="00460FD2"/>
    <w:rsid w:val="00461497"/>
    <w:rsid w:val="00461AD9"/>
    <w:rsid w:val="00461B8F"/>
    <w:rsid w:val="00461BD7"/>
    <w:rsid w:val="004620C6"/>
    <w:rsid w:val="004621C5"/>
    <w:rsid w:val="004624D3"/>
    <w:rsid w:val="0046269B"/>
    <w:rsid w:val="0046279C"/>
    <w:rsid w:val="00462A00"/>
    <w:rsid w:val="00462B01"/>
    <w:rsid w:val="00462BDC"/>
    <w:rsid w:val="00462DAE"/>
    <w:rsid w:val="00463565"/>
    <w:rsid w:val="004638FA"/>
    <w:rsid w:val="00463D01"/>
    <w:rsid w:val="00463ED2"/>
    <w:rsid w:val="00464111"/>
    <w:rsid w:val="004643C8"/>
    <w:rsid w:val="00464441"/>
    <w:rsid w:val="0046495E"/>
    <w:rsid w:val="00464999"/>
    <w:rsid w:val="00464EA0"/>
    <w:rsid w:val="00465150"/>
    <w:rsid w:val="0046526B"/>
    <w:rsid w:val="0046596B"/>
    <w:rsid w:val="00465A61"/>
    <w:rsid w:val="00465A71"/>
    <w:rsid w:val="00465AC0"/>
    <w:rsid w:val="00465C74"/>
    <w:rsid w:val="0046642D"/>
    <w:rsid w:val="00466548"/>
    <w:rsid w:val="0046682A"/>
    <w:rsid w:val="0046698A"/>
    <w:rsid w:val="00466F9D"/>
    <w:rsid w:val="00467236"/>
    <w:rsid w:val="004672A3"/>
    <w:rsid w:val="00467875"/>
    <w:rsid w:val="00467A2E"/>
    <w:rsid w:val="00467CB2"/>
    <w:rsid w:val="00467F2F"/>
    <w:rsid w:val="00470092"/>
    <w:rsid w:val="00470164"/>
    <w:rsid w:val="004702CA"/>
    <w:rsid w:val="0047083D"/>
    <w:rsid w:val="00470970"/>
    <w:rsid w:val="00470C63"/>
    <w:rsid w:val="00470CEB"/>
    <w:rsid w:val="00470DB6"/>
    <w:rsid w:val="00470EBE"/>
    <w:rsid w:val="004711B2"/>
    <w:rsid w:val="00471478"/>
    <w:rsid w:val="00471490"/>
    <w:rsid w:val="004714DE"/>
    <w:rsid w:val="004718B3"/>
    <w:rsid w:val="00471BF7"/>
    <w:rsid w:val="00471C28"/>
    <w:rsid w:val="00471D28"/>
    <w:rsid w:val="00471DFD"/>
    <w:rsid w:val="00471E15"/>
    <w:rsid w:val="00472075"/>
    <w:rsid w:val="00472186"/>
    <w:rsid w:val="004725B3"/>
    <w:rsid w:val="004725E0"/>
    <w:rsid w:val="00472708"/>
    <w:rsid w:val="00472885"/>
    <w:rsid w:val="00472B29"/>
    <w:rsid w:val="00472C3A"/>
    <w:rsid w:val="00473060"/>
    <w:rsid w:val="004730F5"/>
    <w:rsid w:val="00473127"/>
    <w:rsid w:val="0047357C"/>
    <w:rsid w:val="00473599"/>
    <w:rsid w:val="004735EE"/>
    <w:rsid w:val="00473967"/>
    <w:rsid w:val="00473EB2"/>
    <w:rsid w:val="004741A6"/>
    <w:rsid w:val="004742CE"/>
    <w:rsid w:val="00474346"/>
    <w:rsid w:val="004743FD"/>
    <w:rsid w:val="00474990"/>
    <w:rsid w:val="00474A37"/>
    <w:rsid w:val="00474CA5"/>
    <w:rsid w:val="00474D77"/>
    <w:rsid w:val="0047500B"/>
    <w:rsid w:val="0047535D"/>
    <w:rsid w:val="00475933"/>
    <w:rsid w:val="00475AB9"/>
    <w:rsid w:val="00475CAE"/>
    <w:rsid w:val="00475E49"/>
    <w:rsid w:val="00475F71"/>
    <w:rsid w:val="0047618E"/>
    <w:rsid w:val="00476211"/>
    <w:rsid w:val="0047647F"/>
    <w:rsid w:val="0047664D"/>
    <w:rsid w:val="0047665A"/>
    <w:rsid w:val="00476A22"/>
    <w:rsid w:val="00476A36"/>
    <w:rsid w:val="00476DE1"/>
    <w:rsid w:val="00476FD7"/>
    <w:rsid w:val="00477075"/>
    <w:rsid w:val="00477345"/>
    <w:rsid w:val="0047766E"/>
    <w:rsid w:val="004778C3"/>
    <w:rsid w:val="00477A47"/>
    <w:rsid w:val="00477AE5"/>
    <w:rsid w:val="00477D4B"/>
    <w:rsid w:val="00477D4F"/>
    <w:rsid w:val="00477FCF"/>
    <w:rsid w:val="00480075"/>
    <w:rsid w:val="004800FD"/>
    <w:rsid w:val="0048011C"/>
    <w:rsid w:val="004805A5"/>
    <w:rsid w:val="00480810"/>
    <w:rsid w:val="00480880"/>
    <w:rsid w:val="00480907"/>
    <w:rsid w:val="004809FF"/>
    <w:rsid w:val="00480B8A"/>
    <w:rsid w:val="00480D67"/>
    <w:rsid w:val="00480F2F"/>
    <w:rsid w:val="00480FBD"/>
    <w:rsid w:val="00480FE8"/>
    <w:rsid w:val="0048155C"/>
    <w:rsid w:val="004815CE"/>
    <w:rsid w:val="00481881"/>
    <w:rsid w:val="00481B72"/>
    <w:rsid w:val="00481D18"/>
    <w:rsid w:val="00481D27"/>
    <w:rsid w:val="00481E0A"/>
    <w:rsid w:val="00481E22"/>
    <w:rsid w:val="00481EE5"/>
    <w:rsid w:val="00481FCA"/>
    <w:rsid w:val="0048251D"/>
    <w:rsid w:val="00482861"/>
    <w:rsid w:val="00482878"/>
    <w:rsid w:val="004828C8"/>
    <w:rsid w:val="00482936"/>
    <w:rsid w:val="00482A22"/>
    <w:rsid w:val="0048314B"/>
    <w:rsid w:val="00483184"/>
    <w:rsid w:val="004833A2"/>
    <w:rsid w:val="0048346C"/>
    <w:rsid w:val="004834C6"/>
    <w:rsid w:val="004835D0"/>
    <w:rsid w:val="0048381D"/>
    <w:rsid w:val="00483FAF"/>
    <w:rsid w:val="00484152"/>
    <w:rsid w:val="004841AD"/>
    <w:rsid w:val="004842B3"/>
    <w:rsid w:val="004843D5"/>
    <w:rsid w:val="004844C9"/>
    <w:rsid w:val="00484817"/>
    <w:rsid w:val="00484A05"/>
    <w:rsid w:val="00484D7E"/>
    <w:rsid w:val="00485012"/>
    <w:rsid w:val="00485124"/>
    <w:rsid w:val="004856A0"/>
    <w:rsid w:val="004856DE"/>
    <w:rsid w:val="0048579B"/>
    <w:rsid w:val="004858EE"/>
    <w:rsid w:val="00485BE0"/>
    <w:rsid w:val="00485FA8"/>
    <w:rsid w:val="0048656E"/>
    <w:rsid w:val="00486618"/>
    <w:rsid w:val="00486A04"/>
    <w:rsid w:val="00486A4B"/>
    <w:rsid w:val="00486B01"/>
    <w:rsid w:val="00486DD3"/>
    <w:rsid w:val="00486DFB"/>
    <w:rsid w:val="00486EC9"/>
    <w:rsid w:val="00487277"/>
    <w:rsid w:val="00487469"/>
    <w:rsid w:val="00487599"/>
    <w:rsid w:val="00487B62"/>
    <w:rsid w:val="00487F4A"/>
    <w:rsid w:val="00490171"/>
    <w:rsid w:val="00490239"/>
    <w:rsid w:val="004903F2"/>
    <w:rsid w:val="00490518"/>
    <w:rsid w:val="004907AD"/>
    <w:rsid w:val="004909A7"/>
    <w:rsid w:val="00490A1F"/>
    <w:rsid w:val="00490C6B"/>
    <w:rsid w:val="00490F7A"/>
    <w:rsid w:val="00491809"/>
    <w:rsid w:val="00491AEF"/>
    <w:rsid w:val="0049217F"/>
    <w:rsid w:val="00492244"/>
    <w:rsid w:val="0049249B"/>
    <w:rsid w:val="00492525"/>
    <w:rsid w:val="00492608"/>
    <w:rsid w:val="0049262D"/>
    <w:rsid w:val="00492983"/>
    <w:rsid w:val="00492AF3"/>
    <w:rsid w:val="00492B7D"/>
    <w:rsid w:val="00492C49"/>
    <w:rsid w:val="00492EDC"/>
    <w:rsid w:val="004930BE"/>
    <w:rsid w:val="004931E7"/>
    <w:rsid w:val="0049324C"/>
    <w:rsid w:val="00493A25"/>
    <w:rsid w:val="00493AAE"/>
    <w:rsid w:val="00493C14"/>
    <w:rsid w:val="00493CFD"/>
    <w:rsid w:val="00493E3A"/>
    <w:rsid w:val="00493EDE"/>
    <w:rsid w:val="00494298"/>
    <w:rsid w:val="00494474"/>
    <w:rsid w:val="00494568"/>
    <w:rsid w:val="00494AA6"/>
    <w:rsid w:val="00494B82"/>
    <w:rsid w:val="00494B93"/>
    <w:rsid w:val="00494C2A"/>
    <w:rsid w:val="00494DCF"/>
    <w:rsid w:val="0049513C"/>
    <w:rsid w:val="00495268"/>
    <w:rsid w:val="004956E8"/>
    <w:rsid w:val="00495843"/>
    <w:rsid w:val="004958D9"/>
    <w:rsid w:val="00495B04"/>
    <w:rsid w:val="00496123"/>
    <w:rsid w:val="00496259"/>
    <w:rsid w:val="00496294"/>
    <w:rsid w:val="00496330"/>
    <w:rsid w:val="00496499"/>
    <w:rsid w:val="00496A11"/>
    <w:rsid w:val="00496D9F"/>
    <w:rsid w:val="004970D4"/>
    <w:rsid w:val="004973BB"/>
    <w:rsid w:val="004973FB"/>
    <w:rsid w:val="00497621"/>
    <w:rsid w:val="004977EC"/>
    <w:rsid w:val="00497A89"/>
    <w:rsid w:val="00497E41"/>
    <w:rsid w:val="00497EB2"/>
    <w:rsid w:val="004A01FD"/>
    <w:rsid w:val="004A0325"/>
    <w:rsid w:val="004A035B"/>
    <w:rsid w:val="004A0383"/>
    <w:rsid w:val="004A0431"/>
    <w:rsid w:val="004A0657"/>
    <w:rsid w:val="004A0B5E"/>
    <w:rsid w:val="004A0C3C"/>
    <w:rsid w:val="004A0DE9"/>
    <w:rsid w:val="004A12FC"/>
    <w:rsid w:val="004A147B"/>
    <w:rsid w:val="004A14FB"/>
    <w:rsid w:val="004A1629"/>
    <w:rsid w:val="004A1673"/>
    <w:rsid w:val="004A1D3B"/>
    <w:rsid w:val="004A1E6C"/>
    <w:rsid w:val="004A1EF4"/>
    <w:rsid w:val="004A1FF9"/>
    <w:rsid w:val="004A235E"/>
    <w:rsid w:val="004A25C0"/>
    <w:rsid w:val="004A270F"/>
    <w:rsid w:val="004A2CD2"/>
    <w:rsid w:val="004A2D5F"/>
    <w:rsid w:val="004A2E56"/>
    <w:rsid w:val="004A336F"/>
    <w:rsid w:val="004A3473"/>
    <w:rsid w:val="004A3604"/>
    <w:rsid w:val="004A3982"/>
    <w:rsid w:val="004A3A81"/>
    <w:rsid w:val="004A3B47"/>
    <w:rsid w:val="004A3B8F"/>
    <w:rsid w:val="004A3C4E"/>
    <w:rsid w:val="004A3EC4"/>
    <w:rsid w:val="004A3FE0"/>
    <w:rsid w:val="004A4093"/>
    <w:rsid w:val="004A46A6"/>
    <w:rsid w:val="004A484F"/>
    <w:rsid w:val="004A48F7"/>
    <w:rsid w:val="004A4A78"/>
    <w:rsid w:val="004A4CFF"/>
    <w:rsid w:val="004A4E33"/>
    <w:rsid w:val="004A4F59"/>
    <w:rsid w:val="004A4F7F"/>
    <w:rsid w:val="004A5389"/>
    <w:rsid w:val="004A53F7"/>
    <w:rsid w:val="004A55C7"/>
    <w:rsid w:val="004A581D"/>
    <w:rsid w:val="004A592D"/>
    <w:rsid w:val="004A5B88"/>
    <w:rsid w:val="004A5BFC"/>
    <w:rsid w:val="004A5E00"/>
    <w:rsid w:val="004A5E28"/>
    <w:rsid w:val="004A5EA5"/>
    <w:rsid w:val="004A6121"/>
    <w:rsid w:val="004A617B"/>
    <w:rsid w:val="004A61A5"/>
    <w:rsid w:val="004A62CB"/>
    <w:rsid w:val="004A658B"/>
    <w:rsid w:val="004A65AA"/>
    <w:rsid w:val="004A6B00"/>
    <w:rsid w:val="004A7196"/>
    <w:rsid w:val="004A74AC"/>
    <w:rsid w:val="004A7586"/>
    <w:rsid w:val="004A776B"/>
    <w:rsid w:val="004A7AC7"/>
    <w:rsid w:val="004A7B37"/>
    <w:rsid w:val="004A7B4C"/>
    <w:rsid w:val="004A7F13"/>
    <w:rsid w:val="004A7F84"/>
    <w:rsid w:val="004B02B3"/>
    <w:rsid w:val="004B0303"/>
    <w:rsid w:val="004B062E"/>
    <w:rsid w:val="004B068B"/>
    <w:rsid w:val="004B07F1"/>
    <w:rsid w:val="004B098A"/>
    <w:rsid w:val="004B09E2"/>
    <w:rsid w:val="004B0ED8"/>
    <w:rsid w:val="004B0F80"/>
    <w:rsid w:val="004B110D"/>
    <w:rsid w:val="004B16A4"/>
    <w:rsid w:val="004B19AF"/>
    <w:rsid w:val="004B1A2E"/>
    <w:rsid w:val="004B1AD7"/>
    <w:rsid w:val="004B1BA7"/>
    <w:rsid w:val="004B1C3B"/>
    <w:rsid w:val="004B1C63"/>
    <w:rsid w:val="004B1D28"/>
    <w:rsid w:val="004B1FD1"/>
    <w:rsid w:val="004B2232"/>
    <w:rsid w:val="004B22C3"/>
    <w:rsid w:val="004B243C"/>
    <w:rsid w:val="004B24A6"/>
    <w:rsid w:val="004B27EF"/>
    <w:rsid w:val="004B2932"/>
    <w:rsid w:val="004B2B22"/>
    <w:rsid w:val="004B2B7B"/>
    <w:rsid w:val="004B2CB0"/>
    <w:rsid w:val="004B2E70"/>
    <w:rsid w:val="004B32A6"/>
    <w:rsid w:val="004B349E"/>
    <w:rsid w:val="004B3653"/>
    <w:rsid w:val="004B3BE3"/>
    <w:rsid w:val="004B3D02"/>
    <w:rsid w:val="004B3DC3"/>
    <w:rsid w:val="004B3EF5"/>
    <w:rsid w:val="004B436C"/>
    <w:rsid w:val="004B43E4"/>
    <w:rsid w:val="004B46A2"/>
    <w:rsid w:val="004B46C7"/>
    <w:rsid w:val="004B476B"/>
    <w:rsid w:val="004B4A43"/>
    <w:rsid w:val="004B4C58"/>
    <w:rsid w:val="004B4E22"/>
    <w:rsid w:val="004B4E57"/>
    <w:rsid w:val="004B4EA0"/>
    <w:rsid w:val="004B4FAD"/>
    <w:rsid w:val="004B51CE"/>
    <w:rsid w:val="004B5356"/>
    <w:rsid w:val="004B53C8"/>
    <w:rsid w:val="004B5930"/>
    <w:rsid w:val="004B5ACE"/>
    <w:rsid w:val="004B5C13"/>
    <w:rsid w:val="004B5C89"/>
    <w:rsid w:val="004B5FBC"/>
    <w:rsid w:val="004B6072"/>
    <w:rsid w:val="004B6084"/>
    <w:rsid w:val="004B622C"/>
    <w:rsid w:val="004B6256"/>
    <w:rsid w:val="004B64DE"/>
    <w:rsid w:val="004B6635"/>
    <w:rsid w:val="004B6780"/>
    <w:rsid w:val="004B67E7"/>
    <w:rsid w:val="004B69FC"/>
    <w:rsid w:val="004B6B1B"/>
    <w:rsid w:val="004B6C18"/>
    <w:rsid w:val="004B6ECB"/>
    <w:rsid w:val="004B706D"/>
    <w:rsid w:val="004B7136"/>
    <w:rsid w:val="004B71A6"/>
    <w:rsid w:val="004B7A28"/>
    <w:rsid w:val="004B7C94"/>
    <w:rsid w:val="004B7CE3"/>
    <w:rsid w:val="004B7EB1"/>
    <w:rsid w:val="004B7EB8"/>
    <w:rsid w:val="004B7F5E"/>
    <w:rsid w:val="004C09E0"/>
    <w:rsid w:val="004C0A2E"/>
    <w:rsid w:val="004C0D23"/>
    <w:rsid w:val="004C0D4D"/>
    <w:rsid w:val="004C104F"/>
    <w:rsid w:val="004C11B1"/>
    <w:rsid w:val="004C1287"/>
    <w:rsid w:val="004C12D1"/>
    <w:rsid w:val="004C150F"/>
    <w:rsid w:val="004C1569"/>
    <w:rsid w:val="004C1A3B"/>
    <w:rsid w:val="004C1AF5"/>
    <w:rsid w:val="004C1DFF"/>
    <w:rsid w:val="004C206E"/>
    <w:rsid w:val="004C21B7"/>
    <w:rsid w:val="004C23A5"/>
    <w:rsid w:val="004C24FD"/>
    <w:rsid w:val="004C2594"/>
    <w:rsid w:val="004C2617"/>
    <w:rsid w:val="004C2815"/>
    <w:rsid w:val="004C28FD"/>
    <w:rsid w:val="004C29E6"/>
    <w:rsid w:val="004C2AAE"/>
    <w:rsid w:val="004C31CC"/>
    <w:rsid w:val="004C32D5"/>
    <w:rsid w:val="004C3323"/>
    <w:rsid w:val="004C3401"/>
    <w:rsid w:val="004C34C1"/>
    <w:rsid w:val="004C395D"/>
    <w:rsid w:val="004C41BC"/>
    <w:rsid w:val="004C41DF"/>
    <w:rsid w:val="004C47E0"/>
    <w:rsid w:val="004C4C1D"/>
    <w:rsid w:val="004C5172"/>
    <w:rsid w:val="004C51A0"/>
    <w:rsid w:val="004C51BB"/>
    <w:rsid w:val="004C547D"/>
    <w:rsid w:val="004C5595"/>
    <w:rsid w:val="004C55DC"/>
    <w:rsid w:val="004C59A3"/>
    <w:rsid w:val="004C59B0"/>
    <w:rsid w:val="004C5A51"/>
    <w:rsid w:val="004C5F3A"/>
    <w:rsid w:val="004C5F71"/>
    <w:rsid w:val="004C60EB"/>
    <w:rsid w:val="004C61C8"/>
    <w:rsid w:val="004C6455"/>
    <w:rsid w:val="004C64E0"/>
    <w:rsid w:val="004C65E4"/>
    <w:rsid w:val="004C6620"/>
    <w:rsid w:val="004C6784"/>
    <w:rsid w:val="004C67E1"/>
    <w:rsid w:val="004C6A47"/>
    <w:rsid w:val="004C6AF7"/>
    <w:rsid w:val="004C6CEE"/>
    <w:rsid w:val="004C6DA8"/>
    <w:rsid w:val="004C6F23"/>
    <w:rsid w:val="004C6F9D"/>
    <w:rsid w:val="004C6FAE"/>
    <w:rsid w:val="004C70EE"/>
    <w:rsid w:val="004C7390"/>
    <w:rsid w:val="004C7501"/>
    <w:rsid w:val="004C783A"/>
    <w:rsid w:val="004C795E"/>
    <w:rsid w:val="004C7C2E"/>
    <w:rsid w:val="004C7E00"/>
    <w:rsid w:val="004C7F13"/>
    <w:rsid w:val="004D0139"/>
    <w:rsid w:val="004D0270"/>
    <w:rsid w:val="004D047C"/>
    <w:rsid w:val="004D04AE"/>
    <w:rsid w:val="004D0731"/>
    <w:rsid w:val="004D089A"/>
    <w:rsid w:val="004D0B8F"/>
    <w:rsid w:val="004D0CCA"/>
    <w:rsid w:val="004D0D89"/>
    <w:rsid w:val="004D0D99"/>
    <w:rsid w:val="004D0DCD"/>
    <w:rsid w:val="004D0E1E"/>
    <w:rsid w:val="004D105A"/>
    <w:rsid w:val="004D10DF"/>
    <w:rsid w:val="004D11ED"/>
    <w:rsid w:val="004D15DA"/>
    <w:rsid w:val="004D168D"/>
    <w:rsid w:val="004D17DB"/>
    <w:rsid w:val="004D221F"/>
    <w:rsid w:val="004D2369"/>
    <w:rsid w:val="004D23A1"/>
    <w:rsid w:val="004D2585"/>
    <w:rsid w:val="004D2587"/>
    <w:rsid w:val="004D266E"/>
    <w:rsid w:val="004D27C5"/>
    <w:rsid w:val="004D28A3"/>
    <w:rsid w:val="004D2A3E"/>
    <w:rsid w:val="004D2B16"/>
    <w:rsid w:val="004D2C95"/>
    <w:rsid w:val="004D2D77"/>
    <w:rsid w:val="004D2E8F"/>
    <w:rsid w:val="004D332C"/>
    <w:rsid w:val="004D3349"/>
    <w:rsid w:val="004D375D"/>
    <w:rsid w:val="004D3872"/>
    <w:rsid w:val="004D3D83"/>
    <w:rsid w:val="004D41E1"/>
    <w:rsid w:val="004D4299"/>
    <w:rsid w:val="004D4616"/>
    <w:rsid w:val="004D4BB6"/>
    <w:rsid w:val="004D4E79"/>
    <w:rsid w:val="004D4E7B"/>
    <w:rsid w:val="004D4F4D"/>
    <w:rsid w:val="004D4F6F"/>
    <w:rsid w:val="004D5280"/>
    <w:rsid w:val="004D56C5"/>
    <w:rsid w:val="004D59B7"/>
    <w:rsid w:val="004D5C75"/>
    <w:rsid w:val="004D5E51"/>
    <w:rsid w:val="004D6125"/>
    <w:rsid w:val="004D6518"/>
    <w:rsid w:val="004D6793"/>
    <w:rsid w:val="004D6D4C"/>
    <w:rsid w:val="004D6D77"/>
    <w:rsid w:val="004D6E53"/>
    <w:rsid w:val="004D6F0C"/>
    <w:rsid w:val="004D7237"/>
    <w:rsid w:val="004D725C"/>
    <w:rsid w:val="004D72A0"/>
    <w:rsid w:val="004D74AE"/>
    <w:rsid w:val="004D74B0"/>
    <w:rsid w:val="004D769B"/>
    <w:rsid w:val="004D775E"/>
    <w:rsid w:val="004D7856"/>
    <w:rsid w:val="004D7949"/>
    <w:rsid w:val="004D7A8D"/>
    <w:rsid w:val="004D7D5D"/>
    <w:rsid w:val="004E008E"/>
    <w:rsid w:val="004E034F"/>
    <w:rsid w:val="004E0733"/>
    <w:rsid w:val="004E0B50"/>
    <w:rsid w:val="004E0DDF"/>
    <w:rsid w:val="004E0F55"/>
    <w:rsid w:val="004E1159"/>
    <w:rsid w:val="004E14B8"/>
    <w:rsid w:val="004E16A2"/>
    <w:rsid w:val="004E1745"/>
    <w:rsid w:val="004E19D0"/>
    <w:rsid w:val="004E19DA"/>
    <w:rsid w:val="004E19F5"/>
    <w:rsid w:val="004E1C5F"/>
    <w:rsid w:val="004E1CF1"/>
    <w:rsid w:val="004E204A"/>
    <w:rsid w:val="004E225E"/>
    <w:rsid w:val="004E266F"/>
    <w:rsid w:val="004E27EE"/>
    <w:rsid w:val="004E2861"/>
    <w:rsid w:val="004E28ED"/>
    <w:rsid w:val="004E2DA7"/>
    <w:rsid w:val="004E30B9"/>
    <w:rsid w:val="004E380D"/>
    <w:rsid w:val="004E382B"/>
    <w:rsid w:val="004E386C"/>
    <w:rsid w:val="004E390C"/>
    <w:rsid w:val="004E3A94"/>
    <w:rsid w:val="004E3B6F"/>
    <w:rsid w:val="004E43F0"/>
    <w:rsid w:val="004E4432"/>
    <w:rsid w:val="004E4BBB"/>
    <w:rsid w:val="004E4D1F"/>
    <w:rsid w:val="004E504A"/>
    <w:rsid w:val="004E52CA"/>
    <w:rsid w:val="004E5ABC"/>
    <w:rsid w:val="004E5E60"/>
    <w:rsid w:val="004E60C8"/>
    <w:rsid w:val="004E610C"/>
    <w:rsid w:val="004E64C1"/>
    <w:rsid w:val="004E6CEC"/>
    <w:rsid w:val="004E7499"/>
    <w:rsid w:val="004E7735"/>
    <w:rsid w:val="004E783E"/>
    <w:rsid w:val="004E789A"/>
    <w:rsid w:val="004E7A78"/>
    <w:rsid w:val="004E7B62"/>
    <w:rsid w:val="004F012B"/>
    <w:rsid w:val="004F0159"/>
    <w:rsid w:val="004F0247"/>
    <w:rsid w:val="004F02B7"/>
    <w:rsid w:val="004F0371"/>
    <w:rsid w:val="004F039B"/>
    <w:rsid w:val="004F08AA"/>
    <w:rsid w:val="004F08F9"/>
    <w:rsid w:val="004F0940"/>
    <w:rsid w:val="004F0D18"/>
    <w:rsid w:val="004F12BC"/>
    <w:rsid w:val="004F12BE"/>
    <w:rsid w:val="004F1347"/>
    <w:rsid w:val="004F14F1"/>
    <w:rsid w:val="004F1667"/>
    <w:rsid w:val="004F16BC"/>
    <w:rsid w:val="004F17AE"/>
    <w:rsid w:val="004F17D8"/>
    <w:rsid w:val="004F1DFF"/>
    <w:rsid w:val="004F212F"/>
    <w:rsid w:val="004F260A"/>
    <w:rsid w:val="004F27D9"/>
    <w:rsid w:val="004F282E"/>
    <w:rsid w:val="004F2B09"/>
    <w:rsid w:val="004F308E"/>
    <w:rsid w:val="004F30A3"/>
    <w:rsid w:val="004F3320"/>
    <w:rsid w:val="004F3E22"/>
    <w:rsid w:val="004F43C9"/>
    <w:rsid w:val="004F4622"/>
    <w:rsid w:val="004F47FE"/>
    <w:rsid w:val="004F4A58"/>
    <w:rsid w:val="004F4D6A"/>
    <w:rsid w:val="004F5390"/>
    <w:rsid w:val="004F57B5"/>
    <w:rsid w:val="004F58BB"/>
    <w:rsid w:val="004F5BAC"/>
    <w:rsid w:val="004F5CB5"/>
    <w:rsid w:val="004F5D9A"/>
    <w:rsid w:val="004F5E34"/>
    <w:rsid w:val="004F5ED3"/>
    <w:rsid w:val="004F6496"/>
    <w:rsid w:val="004F68A3"/>
    <w:rsid w:val="004F68F9"/>
    <w:rsid w:val="004F6A92"/>
    <w:rsid w:val="004F6B15"/>
    <w:rsid w:val="004F6BDE"/>
    <w:rsid w:val="004F6FC8"/>
    <w:rsid w:val="004F6FE6"/>
    <w:rsid w:val="004F6FEE"/>
    <w:rsid w:val="004F7261"/>
    <w:rsid w:val="004F74BB"/>
    <w:rsid w:val="004F7681"/>
    <w:rsid w:val="004F7C13"/>
    <w:rsid w:val="004F7E14"/>
    <w:rsid w:val="004F7EBB"/>
    <w:rsid w:val="004F7EF8"/>
    <w:rsid w:val="0050016C"/>
    <w:rsid w:val="00500367"/>
    <w:rsid w:val="00500485"/>
    <w:rsid w:val="005006A0"/>
    <w:rsid w:val="005009FD"/>
    <w:rsid w:val="00500C99"/>
    <w:rsid w:val="005010B1"/>
    <w:rsid w:val="005010BA"/>
    <w:rsid w:val="005012BC"/>
    <w:rsid w:val="00501417"/>
    <w:rsid w:val="00501598"/>
    <w:rsid w:val="00501903"/>
    <w:rsid w:val="00501A6E"/>
    <w:rsid w:val="00501C21"/>
    <w:rsid w:val="00501C40"/>
    <w:rsid w:val="00501F75"/>
    <w:rsid w:val="00502570"/>
    <w:rsid w:val="005025DF"/>
    <w:rsid w:val="00502875"/>
    <w:rsid w:val="00502A45"/>
    <w:rsid w:val="00502ABF"/>
    <w:rsid w:val="00502CB4"/>
    <w:rsid w:val="00502F45"/>
    <w:rsid w:val="00503059"/>
    <w:rsid w:val="005030A6"/>
    <w:rsid w:val="005031F4"/>
    <w:rsid w:val="005031FC"/>
    <w:rsid w:val="00503300"/>
    <w:rsid w:val="00503B97"/>
    <w:rsid w:val="00503E5B"/>
    <w:rsid w:val="00503E71"/>
    <w:rsid w:val="0050420F"/>
    <w:rsid w:val="005043DF"/>
    <w:rsid w:val="00504447"/>
    <w:rsid w:val="00504504"/>
    <w:rsid w:val="005045F4"/>
    <w:rsid w:val="00504902"/>
    <w:rsid w:val="00504A73"/>
    <w:rsid w:val="00504A7A"/>
    <w:rsid w:val="00504D22"/>
    <w:rsid w:val="005050AD"/>
    <w:rsid w:val="00505487"/>
    <w:rsid w:val="00505682"/>
    <w:rsid w:val="005056A2"/>
    <w:rsid w:val="005056AB"/>
    <w:rsid w:val="005056D3"/>
    <w:rsid w:val="0050579D"/>
    <w:rsid w:val="00505C47"/>
    <w:rsid w:val="00505DE2"/>
    <w:rsid w:val="0050644D"/>
    <w:rsid w:val="0050677F"/>
    <w:rsid w:val="00506782"/>
    <w:rsid w:val="00506C1C"/>
    <w:rsid w:val="00506FC2"/>
    <w:rsid w:val="00507167"/>
    <w:rsid w:val="005071D1"/>
    <w:rsid w:val="00507571"/>
    <w:rsid w:val="00507650"/>
    <w:rsid w:val="0050770C"/>
    <w:rsid w:val="00507828"/>
    <w:rsid w:val="00507D8E"/>
    <w:rsid w:val="00507FE7"/>
    <w:rsid w:val="005101A0"/>
    <w:rsid w:val="0051068A"/>
    <w:rsid w:val="00510742"/>
    <w:rsid w:val="00510748"/>
    <w:rsid w:val="00510A4E"/>
    <w:rsid w:val="00510B45"/>
    <w:rsid w:val="00511044"/>
    <w:rsid w:val="0051104F"/>
    <w:rsid w:val="0051119C"/>
    <w:rsid w:val="005111C5"/>
    <w:rsid w:val="005113FB"/>
    <w:rsid w:val="00511493"/>
    <w:rsid w:val="0051168E"/>
    <w:rsid w:val="0051181A"/>
    <w:rsid w:val="00511892"/>
    <w:rsid w:val="0051193D"/>
    <w:rsid w:val="00511AAA"/>
    <w:rsid w:val="00511B07"/>
    <w:rsid w:val="00511B57"/>
    <w:rsid w:val="00511FEB"/>
    <w:rsid w:val="0051217B"/>
    <w:rsid w:val="005121CE"/>
    <w:rsid w:val="005129E7"/>
    <w:rsid w:val="00512A64"/>
    <w:rsid w:val="00512F02"/>
    <w:rsid w:val="00513153"/>
    <w:rsid w:val="00513160"/>
    <w:rsid w:val="00513311"/>
    <w:rsid w:val="005134AC"/>
    <w:rsid w:val="00513A87"/>
    <w:rsid w:val="00513D48"/>
    <w:rsid w:val="005140D2"/>
    <w:rsid w:val="0051431F"/>
    <w:rsid w:val="00514416"/>
    <w:rsid w:val="005145DB"/>
    <w:rsid w:val="00514834"/>
    <w:rsid w:val="0051499A"/>
    <w:rsid w:val="00514B77"/>
    <w:rsid w:val="00514DEE"/>
    <w:rsid w:val="00514E3F"/>
    <w:rsid w:val="00514E74"/>
    <w:rsid w:val="005151C0"/>
    <w:rsid w:val="005151E1"/>
    <w:rsid w:val="00515AEE"/>
    <w:rsid w:val="00515B9A"/>
    <w:rsid w:val="00515C00"/>
    <w:rsid w:val="00515C63"/>
    <w:rsid w:val="00515C92"/>
    <w:rsid w:val="00515CD2"/>
    <w:rsid w:val="00515F05"/>
    <w:rsid w:val="005163B3"/>
    <w:rsid w:val="00516469"/>
    <w:rsid w:val="005169C5"/>
    <w:rsid w:val="00516AAA"/>
    <w:rsid w:val="00516AD4"/>
    <w:rsid w:val="00516CB2"/>
    <w:rsid w:val="00516E74"/>
    <w:rsid w:val="00516F25"/>
    <w:rsid w:val="005171CA"/>
    <w:rsid w:val="005172DE"/>
    <w:rsid w:val="00517657"/>
    <w:rsid w:val="005176A2"/>
    <w:rsid w:val="0051773E"/>
    <w:rsid w:val="0051791C"/>
    <w:rsid w:val="0051794D"/>
    <w:rsid w:val="00517B0B"/>
    <w:rsid w:val="00517E02"/>
    <w:rsid w:val="00517E61"/>
    <w:rsid w:val="005200B1"/>
    <w:rsid w:val="005202ED"/>
    <w:rsid w:val="00520423"/>
    <w:rsid w:val="005205CD"/>
    <w:rsid w:val="00520707"/>
    <w:rsid w:val="00520851"/>
    <w:rsid w:val="005208D2"/>
    <w:rsid w:val="00520A8F"/>
    <w:rsid w:val="00520A9A"/>
    <w:rsid w:val="00520B5B"/>
    <w:rsid w:val="00520BAC"/>
    <w:rsid w:val="00520C4A"/>
    <w:rsid w:val="00520FDF"/>
    <w:rsid w:val="00521096"/>
    <w:rsid w:val="0052114E"/>
    <w:rsid w:val="0052156C"/>
    <w:rsid w:val="0052177F"/>
    <w:rsid w:val="005217FB"/>
    <w:rsid w:val="00521A25"/>
    <w:rsid w:val="00521BCB"/>
    <w:rsid w:val="00521DE6"/>
    <w:rsid w:val="00521ED9"/>
    <w:rsid w:val="0052200C"/>
    <w:rsid w:val="00522212"/>
    <w:rsid w:val="005223A9"/>
    <w:rsid w:val="00522588"/>
    <w:rsid w:val="00522657"/>
    <w:rsid w:val="00522939"/>
    <w:rsid w:val="005229D8"/>
    <w:rsid w:val="00522C2C"/>
    <w:rsid w:val="00522DE2"/>
    <w:rsid w:val="00522E4B"/>
    <w:rsid w:val="00522F59"/>
    <w:rsid w:val="00522FFC"/>
    <w:rsid w:val="00523220"/>
    <w:rsid w:val="005233D9"/>
    <w:rsid w:val="005235F4"/>
    <w:rsid w:val="0052361F"/>
    <w:rsid w:val="00523911"/>
    <w:rsid w:val="00523966"/>
    <w:rsid w:val="00523994"/>
    <w:rsid w:val="00523DAD"/>
    <w:rsid w:val="00523F34"/>
    <w:rsid w:val="0052404A"/>
    <w:rsid w:val="0052416A"/>
    <w:rsid w:val="00524301"/>
    <w:rsid w:val="005243A7"/>
    <w:rsid w:val="00524603"/>
    <w:rsid w:val="005246D4"/>
    <w:rsid w:val="005248B9"/>
    <w:rsid w:val="00524A58"/>
    <w:rsid w:val="00524A97"/>
    <w:rsid w:val="00524CD4"/>
    <w:rsid w:val="00525060"/>
    <w:rsid w:val="00525325"/>
    <w:rsid w:val="0052557E"/>
    <w:rsid w:val="00525615"/>
    <w:rsid w:val="00525666"/>
    <w:rsid w:val="005257A8"/>
    <w:rsid w:val="00525860"/>
    <w:rsid w:val="00525F50"/>
    <w:rsid w:val="00525FE7"/>
    <w:rsid w:val="00526087"/>
    <w:rsid w:val="00526975"/>
    <w:rsid w:val="00526AA0"/>
    <w:rsid w:val="00526B3F"/>
    <w:rsid w:val="00526D72"/>
    <w:rsid w:val="00526E10"/>
    <w:rsid w:val="00526FFE"/>
    <w:rsid w:val="0052705A"/>
    <w:rsid w:val="0052714C"/>
    <w:rsid w:val="00527554"/>
    <w:rsid w:val="00527920"/>
    <w:rsid w:val="00527949"/>
    <w:rsid w:val="00527AC3"/>
    <w:rsid w:val="00527EFB"/>
    <w:rsid w:val="00530032"/>
    <w:rsid w:val="0053021A"/>
    <w:rsid w:val="00530269"/>
    <w:rsid w:val="00530274"/>
    <w:rsid w:val="00530442"/>
    <w:rsid w:val="00530481"/>
    <w:rsid w:val="005305C6"/>
    <w:rsid w:val="00530D80"/>
    <w:rsid w:val="00530EC5"/>
    <w:rsid w:val="005312EB"/>
    <w:rsid w:val="005313C1"/>
    <w:rsid w:val="005314E8"/>
    <w:rsid w:val="00531542"/>
    <w:rsid w:val="00531621"/>
    <w:rsid w:val="005316EA"/>
    <w:rsid w:val="00531B4C"/>
    <w:rsid w:val="00531F2F"/>
    <w:rsid w:val="005320FC"/>
    <w:rsid w:val="0053210B"/>
    <w:rsid w:val="0053239A"/>
    <w:rsid w:val="005323CF"/>
    <w:rsid w:val="005324C3"/>
    <w:rsid w:val="0053267A"/>
    <w:rsid w:val="005327A4"/>
    <w:rsid w:val="00532973"/>
    <w:rsid w:val="005329D5"/>
    <w:rsid w:val="00532A29"/>
    <w:rsid w:val="00532D0A"/>
    <w:rsid w:val="0053308E"/>
    <w:rsid w:val="005335FD"/>
    <w:rsid w:val="005336D9"/>
    <w:rsid w:val="00533872"/>
    <w:rsid w:val="00533A64"/>
    <w:rsid w:val="00533C48"/>
    <w:rsid w:val="00533DA4"/>
    <w:rsid w:val="00533FD7"/>
    <w:rsid w:val="00534105"/>
    <w:rsid w:val="00534287"/>
    <w:rsid w:val="0053447A"/>
    <w:rsid w:val="0053496B"/>
    <w:rsid w:val="00534E2E"/>
    <w:rsid w:val="00534E93"/>
    <w:rsid w:val="00535083"/>
    <w:rsid w:val="005351DF"/>
    <w:rsid w:val="00535318"/>
    <w:rsid w:val="005353DB"/>
    <w:rsid w:val="00535473"/>
    <w:rsid w:val="0053566D"/>
    <w:rsid w:val="00535682"/>
    <w:rsid w:val="00535E65"/>
    <w:rsid w:val="00536400"/>
    <w:rsid w:val="00536792"/>
    <w:rsid w:val="0053695A"/>
    <w:rsid w:val="00536A23"/>
    <w:rsid w:val="00536D16"/>
    <w:rsid w:val="00536F54"/>
    <w:rsid w:val="00537515"/>
    <w:rsid w:val="005376DA"/>
    <w:rsid w:val="005377CF"/>
    <w:rsid w:val="00537999"/>
    <w:rsid w:val="00537D2D"/>
    <w:rsid w:val="00537DC0"/>
    <w:rsid w:val="00537F6A"/>
    <w:rsid w:val="005400E5"/>
    <w:rsid w:val="00540356"/>
    <w:rsid w:val="00540A6A"/>
    <w:rsid w:val="00540CD8"/>
    <w:rsid w:val="00540DFB"/>
    <w:rsid w:val="00540E20"/>
    <w:rsid w:val="00540F4B"/>
    <w:rsid w:val="00541062"/>
    <w:rsid w:val="00541081"/>
    <w:rsid w:val="0054118F"/>
    <w:rsid w:val="005411E2"/>
    <w:rsid w:val="0054122E"/>
    <w:rsid w:val="0054129A"/>
    <w:rsid w:val="0054145D"/>
    <w:rsid w:val="00541668"/>
    <w:rsid w:val="0054177A"/>
    <w:rsid w:val="00541974"/>
    <w:rsid w:val="00541BB8"/>
    <w:rsid w:val="00541C8B"/>
    <w:rsid w:val="00541D28"/>
    <w:rsid w:val="005420A5"/>
    <w:rsid w:val="005420CC"/>
    <w:rsid w:val="00542345"/>
    <w:rsid w:val="00542383"/>
    <w:rsid w:val="00542547"/>
    <w:rsid w:val="005427C1"/>
    <w:rsid w:val="00542860"/>
    <w:rsid w:val="00542A49"/>
    <w:rsid w:val="00542B66"/>
    <w:rsid w:val="00542E0A"/>
    <w:rsid w:val="00543031"/>
    <w:rsid w:val="005430B7"/>
    <w:rsid w:val="00543116"/>
    <w:rsid w:val="005432CE"/>
    <w:rsid w:val="005433E9"/>
    <w:rsid w:val="0054340E"/>
    <w:rsid w:val="0054378C"/>
    <w:rsid w:val="00543AC0"/>
    <w:rsid w:val="00544288"/>
    <w:rsid w:val="00544408"/>
    <w:rsid w:val="0054446C"/>
    <w:rsid w:val="00544598"/>
    <w:rsid w:val="00544951"/>
    <w:rsid w:val="00544A8F"/>
    <w:rsid w:val="00544C0D"/>
    <w:rsid w:val="00544C9B"/>
    <w:rsid w:val="00544FA2"/>
    <w:rsid w:val="00545110"/>
    <w:rsid w:val="005452F4"/>
    <w:rsid w:val="00545322"/>
    <w:rsid w:val="0054540C"/>
    <w:rsid w:val="00545FFB"/>
    <w:rsid w:val="00546050"/>
    <w:rsid w:val="00546198"/>
    <w:rsid w:val="005463F2"/>
    <w:rsid w:val="00546541"/>
    <w:rsid w:val="00546CAB"/>
    <w:rsid w:val="00546F0D"/>
    <w:rsid w:val="0054705C"/>
    <w:rsid w:val="00547143"/>
    <w:rsid w:val="0054722C"/>
    <w:rsid w:val="0054766D"/>
    <w:rsid w:val="00547CCE"/>
    <w:rsid w:val="0055019E"/>
    <w:rsid w:val="0055025C"/>
    <w:rsid w:val="005502C3"/>
    <w:rsid w:val="00550697"/>
    <w:rsid w:val="00550C5A"/>
    <w:rsid w:val="00550D7D"/>
    <w:rsid w:val="00550F0B"/>
    <w:rsid w:val="00551832"/>
    <w:rsid w:val="00551846"/>
    <w:rsid w:val="00551AD3"/>
    <w:rsid w:val="00551C86"/>
    <w:rsid w:val="00551CD9"/>
    <w:rsid w:val="005522BC"/>
    <w:rsid w:val="005523A2"/>
    <w:rsid w:val="00552593"/>
    <w:rsid w:val="005528D1"/>
    <w:rsid w:val="0055299F"/>
    <w:rsid w:val="00552AD5"/>
    <w:rsid w:val="00553354"/>
    <w:rsid w:val="005534D2"/>
    <w:rsid w:val="005534E2"/>
    <w:rsid w:val="00553606"/>
    <w:rsid w:val="00553841"/>
    <w:rsid w:val="00553A6F"/>
    <w:rsid w:val="00553ACF"/>
    <w:rsid w:val="00553B9E"/>
    <w:rsid w:val="00553C56"/>
    <w:rsid w:val="00553E7B"/>
    <w:rsid w:val="00554118"/>
    <w:rsid w:val="00554234"/>
    <w:rsid w:val="00554252"/>
    <w:rsid w:val="005543F0"/>
    <w:rsid w:val="005546FE"/>
    <w:rsid w:val="005547C9"/>
    <w:rsid w:val="00554897"/>
    <w:rsid w:val="00554A0B"/>
    <w:rsid w:val="00554A2E"/>
    <w:rsid w:val="00554C38"/>
    <w:rsid w:val="00554CE2"/>
    <w:rsid w:val="0055514C"/>
    <w:rsid w:val="005551CE"/>
    <w:rsid w:val="005553C7"/>
    <w:rsid w:val="0055551C"/>
    <w:rsid w:val="00555713"/>
    <w:rsid w:val="00555A25"/>
    <w:rsid w:val="00555BAB"/>
    <w:rsid w:val="00555E27"/>
    <w:rsid w:val="00555F09"/>
    <w:rsid w:val="005562BB"/>
    <w:rsid w:val="005562EF"/>
    <w:rsid w:val="00556457"/>
    <w:rsid w:val="00556467"/>
    <w:rsid w:val="005566FB"/>
    <w:rsid w:val="00556AAF"/>
    <w:rsid w:val="00556D7D"/>
    <w:rsid w:val="00557075"/>
    <w:rsid w:val="00557262"/>
    <w:rsid w:val="00557475"/>
    <w:rsid w:val="00557490"/>
    <w:rsid w:val="005574FD"/>
    <w:rsid w:val="0055766D"/>
    <w:rsid w:val="0055767D"/>
    <w:rsid w:val="005577FF"/>
    <w:rsid w:val="00557B1F"/>
    <w:rsid w:val="00557BD8"/>
    <w:rsid w:val="00557C0C"/>
    <w:rsid w:val="00557FCD"/>
    <w:rsid w:val="005603EA"/>
    <w:rsid w:val="0056044E"/>
    <w:rsid w:val="00560747"/>
    <w:rsid w:val="00560750"/>
    <w:rsid w:val="00560913"/>
    <w:rsid w:val="00560A2F"/>
    <w:rsid w:val="00560AAC"/>
    <w:rsid w:val="00560ADF"/>
    <w:rsid w:val="00560E6D"/>
    <w:rsid w:val="00560E8A"/>
    <w:rsid w:val="00561129"/>
    <w:rsid w:val="00561213"/>
    <w:rsid w:val="0056125F"/>
    <w:rsid w:val="005612C3"/>
    <w:rsid w:val="005612CA"/>
    <w:rsid w:val="0056149B"/>
    <w:rsid w:val="005614D7"/>
    <w:rsid w:val="00561602"/>
    <w:rsid w:val="005617C2"/>
    <w:rsid w:val="00561BDE"/>
    <w:rsid w:val="00561D60"/>
    <w:rsid w:val="00561D8C"/>
    <w:rsid w:val="00561F06"/>
    <w:rsid w:val="005621A0"/>
    <w:rsid w:val="00562295"/>
    <w:rsid w:val="0056260A"/>
    <w:rsid w:val="005627A6"/>
    <w:rsid w:val="00562BBF"/>
    <w:rsid w:val="00562BF6"/>
    <w:rsid w:val="00562C4F"/>
    <w:rsid w:val="00562DFC"/>
    <w:rsid w:val="00562E73"/>
    <w:rsid w:val="00562FA3"/>
    <w:rsid w:val="00562FBF"/>
    <w:rsid w:val="0056300C"/>
    <w:rsid w:val="0056325C"/>
    <w:rsid w:val="0056326B"/>
    <w:rsid w:val="00563388"/>
    <w:rsid w:val="00563574"/>
    <w:rsid w:val="005636F2"/>
    <w:rsid w:val="00563AA4"/>
    <w:rsid w:val="00563AF9"/>
    <w:rsid w:val="00563B67"/>
    <w:rsid w:val="00563CC9"/>
    <w:rsid w:val="00563D2F"/>
    <w:rsid w:val="00564421"/>
    <w:rsid w:val="005644F2"/>
    <w:rsid w:val="005645A0"/>
    <w:rsid w:val="005645EE"/>
    <w:rsid w:val="0056468A"/>
    <w:rsid w:val="00564788"/>
    <w:rsid w:val="00564816"/>
    <w:rsid w:val="00564981"/>
    <w:rsid w:val="00564AF0"/>
    <w:rsid w:val="00564CC8"/>
    <w:rsid w:val="00564E71"/>
    <w:rsid w:val="00564F11"/>
    <w:rsid w:val="00564F39"/>
    <w:rsid w:val="00565496"/>
    <w:rsid w:val="00565634"/>
    <w:rsid w:val="0056567E"/>
    <w:rsid w:val="005659E8"/>
    <w:rsid w:val="00565C94"/>
    <w:rsid w:val="00565ECF"/>
    <w:rsid w:val="0056612B"/>
    <w:rsid w:val="005663C2"/>
    <w:rsid w:val="00566471"/>
    <w:rsid w:val="0056658F"/>
    <w:rsid w:val="00566686"/>
    <w:rsid w:val="0056691F"/>
    <w:rsid w:val="005669C7"/>
    <w:rsid w:val="005675DE"/>
    <w:rsid w:val="005678CF"/>
    <w:rsid w:val="00567D85"/>
    <w:rsid w:val="0057010E"/>
    <w:rsid w:val="005701B0"/>
    <w:rsid w:val="00570252"/>
    <w:rsid w:val="005706F9"/>
    <w:rsid w:val="00570DA4"/>
    <w:rsid w:val="00570E36"/>
    <w:rsid w:val="00570F98"/>
    <w:rsid w:val="0057112B"/>
    <w:rsid w:val="00571238"/>
    <w:rsid w:val="005713D8"/>
    <w:rsid w:val="005714F7"/>
    <w:rsid w:val="00571526"/>
    <w:rsid w:val="00571918"/>
    <w:rsid w:val="00571AEE"/>
    <w:rsid w:val="00571BAF"/>
    <w:rsid w:val="00571BF0"/>
    <w:rsid w:val="00571C70"/>
    <w:rsid w:val="00571CDF"/>
    <w:rsid w:val="00571F22"/>
    <w:rsid w:val="00572072"/>
    <w:rsid w:val="005720CD"/>
    <w:rsid w:val="005721E8"/>
    <w:rsid w:val="005722A8"/>
    <w:rsid w:val="0057232B"/>
    <w:rsid w:val="0057236E"/>
    <w:rsid w:val="005723EB"/>
    <w:rsid w:val="005726EB"/>
    <w:rsid w:val="00572702"/>
    <w:rsid w:val="00572894"/>
    <w:rsid w:val="00572896"/>
    <w:rsid w:val="00572A3B"/>
    <w:rsid w:val="00572B27"/>
    <w:rsid w:val="00572B4D"/>
    <w:rsid w:val="005733DB"/>
    <w:rsid w:val="005737E4"/>
    <w:rsid w:val="005738D6"/>
    <w:rsid w:val="00573968"/>
    <w:rsid w:val="00573B81"/>
    <w:rsid w:val="00573ED7"/>
    <w:rsid w:val="00574158"/>
    <w:rsid w:val="005742E8"/>
    <w:rsid w:val="00574365"/>
    <w:rsid w:val="00574425"/>
    <w:rsid w:val="0057469D"/>
    <w:rsid w:val="005749D9"/>
    <w:rsid w:val="00574E0C"/>
    <w:rsid w:val="0057518A"/>
    <w:rsid w:val="005752C5"/>
    <w:rsid w:val="005753C6"/>
    <w:rsid w:val="005756F9"/>
    <w:rsid w:val="00575753"/>
    <w:rsid w:val="00575756"/>
    <w:rsid w:val="00575B26"/>
    <w:rsid w:val="00575BB3"/>
    <w:rsid w:val="00575C15"/>
    <w:rsid w:val="00575CE4"/>
    <w:rsid w:val="00575FA3"/>
    <w:rsid w:val="00576202"/>
    <w:rsid w:val="00576312"/>
    <w:rsid w:val="00576435"/>
    <w:rsid w:val="00576DAA"/>
    <w:rsid w:val="00576EB7"/>
    <w:rsid w:val="0057719B"/>
    <w:rsid w:val="005772D5"/>
    <w:rsid w:val="00577479"/>
    <w:rsid w:val="0057756A"/>
    <w:rsid w:val="00577633"/>
    <w:rsid w:val="00577646"/>
    <w:rsid w:val="005776DC"/>
    <w:rsid w:val="00577F9C"/>
    <w:rsid w:val="00577FBB"/>
    <w:rsid w:val="0058079C"/>
    <w:rsid w:val="005808F4"/>
    <w:rsid w:val="0058090D"/>
    <w:rsid w:val="00580E09"/>
    <w:rsid w:val="00581075"/>
    <w:rsid w:val="005811AC"/>
    <w:rsid w:val="005811ED"/>
    <w:rsid w:val="00581208"/>
    <w:rsid w:val="00581582"/>
    <w:rsid w:val="00581640"/>
    <w:rsid w:val="00581736"/>
    <w:rsid w:val="005817DF"/>
    <w:rsid w:val="00581AC5"/>
    <w:rsid w:val="00581BCA"/>
    <w:rsid w:val="00581E89"/>
    <w:rsid w:val="005825DA"/>
    <w:rsid w:val="00582949"/>
    <w:rsid w:val="00582CCE"/>
    <w:rsid w:val="00582EC0"/>
    <w:rsid w:val="00582F4F"/>
    <w:rsid w:val="0058310F"/>
    <w:rsid w:val="005832C1"/>
    <w:rsid w:val="005834A9"/>
    <w:rsid w:val="00583730"/>
    <w:rsid w:val="0058379F"/>
    <w:rsid w:val="00583B44"/>
    <w:rsid w:val="00583F42"/>
    <w:rsid w:val="00583FE9"/>
    <w:rsid w:val="0058421D"/>
    <w:rsid w:val="005842E6"/>
    <w:rsid w:val="005846FE"/>
    <w:rsid w:val="00584879"/>
    <w:rsid w:val="00584AB2"/>
    <w:rsid w:val="00584C9E"/>
    <w:rsid w:val="00584EBD"/>
    <w:rsid w:val="00584F99"/>
    <w:rsid w:val="005851A5"/>
    <w:rsid w:val="005852A1"/>
    <w:rsid w:val="00585668"/>
    <w:rsid w:val="00585872"/>
    <w:rsid w:val="00585932"/>
    <w:rsid w:val="00585D20"/>
    <w:rsid w:val="00585DE0"/>
    <w:rsid w:val="00585DE9"/>
    <w:rsid w:val="00585E3D"/>
    <w:rsid w:val="00585E85"/>
    <w:rsid w:val="00586233"/>
    <w:rsid w:val="00586328"/>
    <w:rsid w:val="00586B23"/>
    <w:rsid w:val="00586F57"/>
    <w:rsid w:val="00587062"/>
    <w:rsid w:val="00587570"/>
    <w:rsid w:val="005875CA"/>
    <w:rsid w:val="005876AC"/>
    <w:rsid w:val="00587A46"/>
    <w:rsid w:val="00587A5B"/>
    <w:rsid w:val="00587B6C"/>
    <w:rsid w:val="00587C04"/>
    <w:rsid w:val="0059002D"/>
    <w:rsid w:val="00590057"/>
    <w:rsid w:val="00590138"/>
    <w:rsid w:val="00590184"/>
    <w:rsid w:val="00590686"/>
    <w:rsid w:val="00590947"/>
    <w:rsid w:val="00590964"/>
    <w:rsid w:val="00590B88"/>
    <w:rsid w:val="00590FDE"/>
    <w:rsid w:val="00591155"/>
    <w:rsid w:val="005914C5"/>
    <w:rsid w:val="005914FC"/>
    <w:rsid w:val="00591541"/>
    <w:rsid w:val="0059175C"/>
    <w:rsid w:val="005918E5"/>
    <w:rsid w:val="00591D09"/>
    <w:rsid w:val="00591DD7"/>
    <w:rsid w:val="0059206A"/>
    <w:rsid w:val="005920DF"/>
    <w:rsid w:val="005921E4"/>
    <w:rsid w:val="00592219"/>
    <w:rsid w:val="005922AC"/>
    <w:rsid w:val="005925F4"/>
    <w:rsid w:val="00592609"/>
    <w:rsid w:val="00592724"/>
    <w:rsid w:val="005928B6"/>
    <w:rsid w:val="00592B71"/>
    <w:rsid w:val="00592E77"/>
    <w:rsid w:val="00593083"/>
    <w:rsid w:val="0059337C"/>
    <w:rsid w:val="00593F06"/>
    <w:rsid w:val="00593FC3"/>
    <w:rsid w:val="005940A1"/>
    <w:rsid w:val="0059420A"/>
    <w:rsid w:val="00594280"/>
    <w:rsid w:val="005942BD"/>
    <w:rsid w:val="005943B2"/>
    <w:rsid w:val="005945E3"/>
    <w:rsid w:val="00594758"/>
    <w:rsid w:val="00594829"/>
    <w:rsid w:val="00594A3B"/>
    <w:rsid w:val="00594EA7"/>
    <w:rsid w:val="0059516A"/>
    <w:rsid w:val="00595195"/>
    <w:rsid w:val="0059536C"/>
    <w:rsid w:val="00595743"/>
    <w:rsid w:val="00595908"/>
    <w:rsid w:val="00595A1F"/>
    <w:rsid w:val="00596025"/>
    <w:rsid w:val="0059637A"/>
    <w:rsid w:val="005964C4"/>
    <w:rsid w:val="005966B6"/>
    <w:rsid w:val="00596CC0"/>
    <w:rsid w:val="00596D3C"/>
    <w:rsid w:val="00596E65"/>
    <w:rsid w:val="0059742E"/>
    <w:rsid w:val="0059744D"/>
    <w:rsid w:val="00597863"/>
    <w:rsid w:val="0059799F"/>
    <w:rsid w:val="00597C24"/>
    <w:rsid w:val="005A0008"/>
    <w:rsid w:val="005A0009"/>
    <w:rsid w:val="005A0099"/>
    <w:rsid w:val="005A00F5"/>
    <w:rsid w:val="005A01C7"/>
    <w:rsid w:val="005A095D"/>
    <w:rsid w:val="005A0A21"/>
    <w:rsid w:val="005A0B92"/>
    <w:rsid w:val="005A0BCC"/>
    <w:rsid w:val="005A0DE9"/>
    <w:rsid w:val="005A10EC"/>
    <w:rsid w:val="005A1118"/>
    <w:rsid w:val="005A18E8"/>
    <w:rsid w:val="005A1A90"/>
    <w:rsid w:val="005A1BCF"/>
    <w:rsid w:val="005A1C58"/>
    <w:rsid w:val="005A1CD7"/>
    <w:rsid w:val="005A1E66"/>
    <w:rsid w:val="005A1F32"/>
    <w:rsid w:val="005A2008"/>
    <w:rsid w:val="005A2198"/>
    <w:rsid w:val="005A227C"/>
    <w:rsid w:val="005A2288"/>
    <w:rsid w:val="005A2390"/>
    <w:rsid w:val="005A252A"/>
    <w:rsid w:val="005A2644"/>
    <w:rsid w:val="005A2702"/>
    <w:rsid w:val="005A2769"/>
    <w:rsid w:val="005A28FB"/>
    <w:rsid w:val="005A2939"/>
    <w:rsid w:val="005A29DD"/>
    <w:rsid w:val="005A2A84"/>
    <w:rsid w:val="005A2AA3"/>
    <w:rsid w:val="005A2AAE"/>
    <w:rsid w:val="005A2B92"/>
    <w:rsid w:val="005A2BD8"/>
    <w:rsid w:val="005A2FEE"/>
    <w:rsid w:val="005A3134"/>
    <w:rsid w:val="005A33D9"/>
    <w:rsid w:val="005A3449"/>
    <w:rsid w:val="005A3538"/>
    <w:rsid w:val="005A35CF"/>
    <w:rsid w:val="005A385E"/>
    <w:rsid w:val="005A3899"/>
    <w:rsid w:val="005A3A26"/>
    <w:rsid w:val="005A3CCA"/>
    <w:rsid w:val="005A3DB1"/>
    <w:rsid w:val="005A3EA9"/>
    <w:rsid w:val="005A3EB2"/>
    <w:rsid w:val="005A43BC"/>
    <w:rsid w:val="005A45E1"/>
    <w:rsid w:val="005A477A"/>
    <w:rsid w:val="005A4793"/>
    <w:rsid w:val="005A49F9"/>
    <w:rsid w:val="005A4B49"/>
    <w:rsid w:val="005A4C4A"/>
    <w:rsid w:val="005A4E49"/>
    <w:rsid w:val="005A5277"/>
    <w:rsid w:val="005A52B6"/>
    <w:rsid w:val="005A54FE"/>
    <w:rsid w:val="005A5621"/>
    <w:rsid w:val="005A5786"/>
    <w:rsid w:val="005A5866"/>
    <w:rsid w:val="005A58D8"/>
    <w:rsid w:val="005A5B13"/>
    <w:rsid w:val="005A5DFD"/>
    <w:rsid w:val="005A5E33"/>
    <w:rsid w:val="005A5E80"/>
    <w:rsid w:val="005A61E0"/>
    <w:rsid w:val="005A6223"/>
    <w:rsid w:val="005A6472"/>
    <w:rsid w:val="005A674D"/>
    <w:rsid w:val="005A679B"/>
    <w:rsid w:val="005A6938"/>
    <w:rsid w:val="005A69B0"/>
    <w:rsid w:val="005A6A6D"/>
    <w:rsid w:val="005A6BF3"/>
    <w:rsid w:val="005A6C52"/>
    <w:rsid w:val="005A7008"/>
    <w:rsid w:val="005A70C1"/>
    <w:rsid w:val="005A7238"/>
    <w:rsid w:val="005A7871"/>
    <w:rsid w:val="005A7BE0"/>
    <w:rsid w:val="005A7F6E"/>
    <w:rsid w:val="005B00DD"/>
    <w:rsid w:val="005B015F"/>
    <w:rsid w:val="005B017F"/>
    <w:rsid w:val="005B0232"/>
    <w:rsid w:val="005B05DB"/>
    <w:rsid w:val="005B0627"/>
    <w:rsid w:val="005B06A1"/>
    <w:rsid w:val="005B0798"/>
    <w:rsid w:val="005B08FC"/>
    <w:rsid w:val="005B0979"/>
    <w:rsid w:val="005B0D58"/>
    <w:rsid w:val="005B106F"/>
    <w:rsid w:val="005B10EE"/>
    <w:rsid w:val="005B1407"/>
    <w:rsid w:val="005B1590"/>
    <w:rsid w:val="005B15D8"/>
    <w:rsid w:val="005B1CC8"/>
    <w:rsid w:val="005B1E15"/>
    <w:rsid w:val="005B2245"/>
    <w:rsid w:val="005B2538"/>
    <w:rsid w:val="005B2683"/>
    <w:rsid w:val="005B2966"/>
    <w:rsid w:val="005B2D03"/>
    <w:rsid w:val="005B2DF1"/>
    <w:rsid w:val="005B2F0F"/>
    <w:rsid w:val="005B318A"/>
    <w:rsid w:val="005B3A84"/>
    <w:rsid w:val="005B3BAB"/>
    <w:rsid w:val="005B3D76"/>
    <w:rsid w:val="005B3DBD"/>
    <w:rsid w:val="005B425D"/>
    <w:rsid w:val="005B4298"/>
    <w:rsid w:val="005B45EC"/>
    <w:rsid w:val="005B46ED"/>
    <w:rsid w:val="005B4863"/>
    <w:rsid w:val="005B48DD"/>
    <w:rsid w:val="005B4965"/>
    <w:rsid w:val="005B4967"/>
    <w:rsid w:val="005B4C28"/>
    <w:rsid w:val="005B4E09"/>
    <w:rsid w:val="005B4F62"/>
    <w:rsid w:val="005B504F"/>
    <w:rsid w:val="005B50EA"/>
    <w:rsid w:val="005B531B"/>
    <w:rsid w:val="005B546D"/>
    <w:rsid w:val="005B54AA"/>
    <w:rsid w:val="005B5543"/>
    <w:rsid w:val="005B5738"/>
    <w:rsid w:val="005B5938"/>
    <w:rsid w:val="005B5A97"/>
    <w:rsid w:val="005B5BCD"/>
    <w:rsid w:val="005B5C82"/>
    <w:rsid w:val="005B5DC6"/>
    <w:rsid w:val="005B6304"/>
    <w:rsid w:val="005B6570"/>
    <w:rsid w:val="005B6772"/>
    <w:rsid w:val="005B6C25"/>
    <w:rsid w:val="005B6DCF"/>
    <w:rsid w:val="005B6DD5"/>
    <w:rsid w:val="005B6F06"/>
    <w:rsid w:val="005B7049"/>
    <w:rsid w:val="005B70C5"/>
    <w:rsid w:val="005B70C9"/>
    <w:rsid w:val="005B70DC"/>
    <w:rsid w:val="005B724C"/>
    <w:rsid w:val="005B72A7"/>
    <w:rsid w:val="005B7333"/>
    <w:rsid w:val="005B7395"/>
    <w:rsid w:val="005B742C"/>
    <w:rsid w:val="005B7436"/>
    <w:rsid w:val="005B7450"/>
    <w:rsid w:val="005B75C1"/>
    <w:rsid w:val="005B7609"/>
    <w:rsid w:val="005B7718"/>
    <w:rsid w:val="005B7872"/>
    <w:rsid w:val="005B78BF"/>
    <w:rsid w:val="005B7BEC"/>
    <w:rsid w:val="005C009F"/>
    <w:rsid w:val="005C00C0"/>
    <w:rsid w:val="005C00CF"/>
    <w:rsid w:val="005C0277"/>
    <w:rsid w:val="005C0747"/>
    <w:rsid w:val="005C07EF"/>
    <w:rsid w:val="005C0844"/>
    <w:rsid w:val="005C0A15"/>
    <w:rsid w:val="005C0AE5"/>
    <w:rsid w:val="005C0CCF"/>
    <w:rsid w:val="005C0D86"/>
    <w:rsid w:val="005C0E50"/>
    <w:rsid w:val="005C0E61"/>
    <w:rsid w:val="005C0E6D"/>
    <w:rsid w:val="005C0E9C"/>
    <w:rsid w:val="005C0F92"/>
    <w:rsid w:val="005C12F1"/>
    <w:rsid w:val="005C12FA"/>
    <w:rsid w:val="005C135D"/>
    <w:rsid w:val="005C148A"/>
    <w:rsid w:val="005C189F"/>
    <w:rsid w:val="005C1DF1"/>
    <w:rsid w:val="005C1F33"/>
    <w:rsid w:val="005C2236"/>
    <w:rsid w:val="005C22E5"/>
    <w:rsid w:val="005C2589"/>
    <w:rsid w:val="005C275E"/>
    <w:rsid w:val="005C28A1"/>
    <w:rsid w:val="005C30A4"/>
    <w:rsid w:val="005C3167"/>
    <w:rsid w:val="005C3306"/>
    <w:rsid w:val="005C35C3"/>
    <w:rsid w:val="005C38F3"/>
    <w:rsid w:val="005C396B"/>
    <w:rsid w:val="005C3BF7"/>
    <w:rsid w:val="005C3D15"/>
    <w:rsid w:val="005C3E8A"/>
    <w:rsid w:val="005C4264"/>
    <w:rsid w:val="005C4287"/>
    <w:rsid w:val="005C442C"/>
    <w:rsid w:val="005C4446"/>
    <w:rsid w:val="005C4547"/>
    <w:rsid w:val="005C46DA"/>
    <w:rsid w:val="005C481A"/>
    <w:rsid w:val="005C48CE"/>
    <w:rsid w:val="005C4A9D"/>
    <w:rsid w:val="005C4AD6"/>
    <w:rsid w:val="005C4B39"/>
    <w:rsid w:val="005C4C55"/>
    <w:rsid w:val="005C4DBE"/>
    <w:rsid w:val="005C4FB3"/>
    <w:rsid w:val="005C511B"/>
    <w:rsid w:val="005C5616"/>
    <w:rsid w:val="005C58DD"/>
    <w:rsid w:val="005C60F5"/>
    <w:rsid w:val="005C6145"/>
    <w:rsid w:val="005C618B"/>
    <w:rsid w:val="005C63A5"/>
    <w:rsid w:val="005C6412"/>
    <w:rsid w:val="005C69F2"/>
    <w:rsid w:val="005C6DD5"/>
    <w:rsid w:val="005C6E73"/>
    <w:rsid w:val="005C6EC9"/>
    <w:rsid w:val="005C6F4C"/>
    <w:rsid w:val="005C6FA8"/>
    <w:rsid w:val="005C6FBD"/>
    <w:rsid w:val="005C7072"/>
    <w:rsid w:val="005C7095"/>
    <w:rsid w:val="005C74CF"/>
    <w:rsid w:val="005C754B"/>
    <w:rsid w:val="005C77FA"/>
    <w:rsid w:val="005C7934"/>
    <w:rsid w:val="005C7CAA"/>
    <w:rsid w:val="005C7F3C"/>
    <w:rsid w:val="005C7FC4"/>
    <w:rsid w:val="005D0246"/>
    <w:rsid w:val="005D02E3"/>
    <w:rsid w:val="005D04CF"/>
    <w:rsid w:val="005D0605"/>
    <w:rsid w:val="005D061C"/>
    <w:rsid w:val="005D072C"/>
    <w:rsid w:val="005D0891"/>
    <w:rsid w:val="005D0927"/>
    <w:rsid w:val="005D0A6F"/>
    <w:rsid w:val="005D0CBA"/>
    <w:rsid w:val="005D113C"/>
    <w:rsid w:val="005D12AE"/>
    <w:rsid w:val="005D1453"/>
    <w:rsid w:val="005D149A"/>
    <w:rsid w:val="005D1736"/>
    <w:rsid w:val="005D1774"/>
    <w:rsid w:val="005D1782"/>
    <w:rsid w:val="005D188A"/>
    <w:rsid w:val="005D195B"/>
    <w:rsid w:val="005D1C5B"/>
    <w:rsid w:val="005D1E01"/>
    <w:rsid w:val="005D1FD3"/>
    <w:rsid w:val="005D29DA"/>
    <w:rsid w:val="005D2CD9"/>
    <w:rsid w:val="005D3071"/>
    <w:rsid w:val="005D3437"/>
    <w:rsid w:val="005D3DC1"/>
    <w:rsid w:val="005D41D0"/>
    <w:rsid w:val="005D4296"/>
    <w:rsid w:val="005D4356"/>
    <w:rsid w:val="005D4877"/>
    <w:rsid w:val="005D49C9"/>
    <w:rsid w:val="005D5282"/>
    <w:rsid w:val="005D53BA"/>
    <w:rsid w:val="005D55AE"/>
    <w:rsid w:val="005D57F9"/>
    <w:rsid w:val="005D5C6E"/>
    <w:rsid w:val="005D5D12"/>
    <w:rsid w:val="005D5D55"/>
    <w:rsid w:val="005D6121"/>
    <w:rsid w:val="005D642C"/>
    <w:rsid w:val="005D6635"/>
    <w:rsid w:val="005D6687"/>
    <w:rsid w:val="005D6A12"/>
    <w:rsid w:val="005D6AE6"/>
    <w:rsid w:val="005D6DF2"/>
    <w:rsid w:val="005D700F"/>
    <w:rsid w:val="005D712F"/>
    <w:rsid w:val="005D7582"/>
    <w:rsid w:val="005D76AE"/>
    <w:rsid w:val="005D79B9"/>
    <w:rsid w:val="005D79DE"/>
    <w:rsid w:val="005D7A11"/>
    <w:rsid w:val="005D7A88"/>
    <w:rsid w:val="005D7ACA"/>
    <w:rsid w:val="005D7E64"/>
    <w:rsid w:val="005E0135"/>
    <w:rsid w:val="005E017E"/>
    <w:rsid w:val="005E0203"/>
    <w:rsid w:val="005E0282"/>
    <w:rsid w:val="005E0308"/>
    <w:rsid w:val="005E04A5"/>
    <w:rsid w:val="005E055F"/>
    <w:rsid w:val="005E09A0"/>
    <w:rsid w:val="005E09F7"/>
    <w:rsid w:val="005E0AE5"/>
    <w:rsid w:val="005E0D9E"/>
    <w:rsid w:val="005E0E2F"/>
    <w:rsid w:val="005E0E4D"/>
    <w:rsid w:val="005E0F66"/>
    <w:rsid w:val="005E1005"/>
    <w:rsid w:val="005E11BE"/>
    <w:rsid w:val="005E1416"/>
    <w:rsid w:val="005E16CD"/>
    <w:rsid w:val="005E1C8D"/>
    <w:rsid w:val="005E1E8C"/>
    <w:rsid w:val="005E2369"/>
    <w:rsid w:val="005E24F3"/>
    <w:rsid w:val="005E2506"/>
    <w:rsid w:val="005E252B"/>
    <w:rsid w:val="005E25E0"/>
    <w:rsid w:val="005E28EB"/>
    <w:rsid w:val="005E2902"/>
    <w:rsid w:val="005E2A3A"/>
    <w:rsid w:val="005E2A53"/>
    <w:rsid w:val="005E2BD5"/>
    <w:rsid w:val="005E3004"/>
    <w:rsid w:val="005E30D8"/>
    <w:rsid w:val="005E318C"/>
    <w:rsid w:val="005E3195"/>
    <w:rsid w:val="005E31C9"/>
    <w:rsid w:val="005E329C"/>
    <w:rsid w:val="005E32AE"/>
    <w:rsid w:val="005E3337"/>
    <w:rsid w:val="005E3512"/>
    <w:rsid w:val="005E385E"/>
    <w:rsid w:val="005E3970"/>
    <w:rsid w:val="005E3A40"/>
    <w:rsid w:val="005E3F81"/>
    <w:rsid w:val="005E3FDC"/>
    <w:rsid w:val="005E40C8"/>
    <w:rsid w:val="005E4184"/>
    <w:rsid w:val="005E418A"/>
    <w:rsid w:val="005E41CF"/>
    <w:rsid w:val="005E4279"/>
    <w:rsid w:val="005E42CD"/>
    <w:rsid w:val="005E4611"/>
    <w:rsid w:val="005E46F3"/>
    <w:rsid w:val="005E49D9"/>
    <w:rsid w:val="005E4AD0"/>
    <w:rsid w:val="005E4F2D"/>
    <w:rsid w:val="005E5096"/>
    <w:rsid w:val="005E53AF"/>
    <w:rsid w:val="005E544E"/>
    <w:rsid w:val="005E5AC1"/>
    <w:rsid w:val="005E5B3F"/>
    <w:rsid w:val="005E5C01"/>
    <w:rsid w:val="005E5C89"/>
    <w:rsid w:val="005E5FC1"/>
    <w:rsid w:val="005E6130"/>
    <w:rsid w:val="005E618A"/>
    <w:rsid w:val="005E667F"/>
    <w:rsid w:val="005E6794"/>
    <w:rsid w:val="005E67F6"/>
    <w:rsid w:val="005E6964"/>
    <w:rsid w:val="005E69B4"/>
    <w:rsid w:val="005E69CB"/>
    <w:rsid w:val="005E6B63"/>
    <w:rsid w:val="005E6C52"/>
    <w:rsid w:val="005E70CC"/>
    <w:rsid w:val="005E7544"/>
    <w:rsid w:val="005E75AC"/>
    <w:rsid w:val="005E7683"/>
    <w:rsid w:val="005E76A3"/>
    <w:rsid w:val="005E7726"/>
    <w:rsid w:val="005E77AB"/>
    <w:rsid w:val="005E77C5"/>
    <w:rsid w:val="005E7950"/>
    <w:rsid w:val="005E7A0A"/>
    <w:rsid w:val="005E7A61"/>
    <w:rsid w:val="005E7A80"/>
    <w:rsid w:val="005E7B73"/>
    <w:rsid w:val="005E7D3E"/>
    <w:rsid w:val="005E7F15"/>
    <w:rsid w:val="005F0485"/>
    <w:rsid w:val="005F0530"/>
    <w:rsid w:val="005F07C7"/>
    <w:rsid w:val="005F09C9"/>
    <w:rsid w:val="005F0A93"/>
    <w:rsid w:val="005F0B81"/>
    <w:rsid w:val="005F115F"/>
    <w:rsid w:val="005F1229"/>
    <w:rsid w:val="005F12AE"/>
    <w:rsid w:val="005F13A3"/>
    <w:rsid w:val="005F159B"/>
    <w:rsid w:val="005F1602"/>
    <w:rsid w:val="005F163A"/>
    <w:rsid w:val="005F164F"/>
    <w:rsid w:val="005F16AE"/>
    <w:rsid w:val="005F1C7E"/>
    <w:rsid w:val="005F1C87"/>
    <w:rsid w:val="005F1D94"/>
    <w:rsid w:val="005F25B4"/>
    <w:rsid w:val="005F25C0"/>
    <w:rsid w:val="005F25E0"/>
    <w:rsid w:val="005F2726"/>
    <w:rsid w:val="005F284B"/>
    <w:rsid w:val="005F28F3"/>
    <w:rsid w:val="005F2D3A"/>
    <w:rsid w:val="005F2D82"/>
    <w:rsid w:val="005F3080"/>
    <w:rsid w:val="005F30BD"/>
    <w:rsid w:val="005F3714"/>
    <w:rsid w:val="005F378B"/>
    <w:rsid w:val="005F37AD"/>
    <w:rsid w:val="005F38DC"/>
    <w:rsid w:val="005F39AA"/>
    <w:rsid w:val="005F3D21"/>
    <w:rsid w:val="005F3EC4"/>
    <w:rsid w:val="005F3ED8"/>
    <w:rsid w:val="005F3EDC"/>
    <w:rsid w:val="005F41B4"/>
    <w:rsid w:val="005F41F4"/>
    <w:rsid w:val="005F439F"/>
    <w:rsid w:val="005F441D"/>
    <w:rsid w:val="005F472B"/>
    <w:rsid w:val="005F47CD"/>
    <w:rsid w:val="005F48A8"/>
    <w:rsid w:val="005F49E7"/>
    <w:rsid w:val="005F4AA7"/>
    <w:rsid w:val="005F4EFC"/>
    <w:rsid w:val="005F4FD1"/>
    <w:rsid w:val="005F51C1"/>
    <w:rsid w:val="005F5209"/>
    <w:rsid w:val="005F525D"/>
    <w:rsid w:val="005F53BB"/>
    <w:rsid w:val="005F5431"/>
    <w:rsid w:val="005F5481"/>
    <w:rsid w:val="005F565E"/>
    <w:rsid w:val="005F5913"/>
    <w:rsid w:val="005F596C"/>
    <w:rsid w:val="005F5B89"/>
    <w:rsid w:val="005F5D1B"/>
    <w:rsid w:val="005F5F1F"/>
    <w:rsid w:val="005F63D8"/>
    <w:rsid w:val="005F66F9"/>
    <w:rsid w:val="005F69BA"/>
    <w:rsid w:val="005F69ED"/>
    <w:rsid w:val="005F6A55"/>
    <w:rsid w:val="005F6B2C"/>
    <w:rsid w:val="005F6D12"/>
    <w:rsid w:val="005F6DBB"/>
    <w:rsid w:val="005F7412"/>
    <w:rsid w:val="005F74B8"/>
    <w:rsid w:val="005F7582"/>
    <w:rsid w:val="005F75A9"/>
    <w:rsid w:val="005F79DF"/>
    <w:rsid w:val="005F7B5C"/>
    <w:rsid w:val="005F7BCB"/>
    <w:rsid w:val="005F7C62"/>
    <w:rsid w:val="005F7CB4"/>
    <w:rsid w:val="005F7F03"/>
    <w:rsid w:val="00600103"/>
    <w:rsid w:val="00600464"/>
    <w:rsid w:val="00600752"/>
    <w:rsid w:val="00600948"/>
    <w:rsid w:val="006009A7"/>
    <w:rsid w:val="00600A8B"/>
    <w:rsid w:val="00600BBB"/>
    <w:rsid w:val="00600D8B"/>
    <w:rsid w:val="00601458"/>
    <w:rsid w:val="00601600"/>
    <w:rsid w:val="006017D8"/>
    <w:rsid w:val="00601852"/>
    <w:rsid w:val="006019A5"/>
    <w:rsid w:val="00601A35"/>
    <w:rsid w:val="00601E0A"/>
    <w:rsid w:val="00601F3F"/>
    <w:rsid w:val="00601FFD"/>
    <w:rsid w:val="006021C5"/>
    <w:rsid w:val="006028EE"/>
    <w:rsid w:val="00602A3D"/>
    <w:rsid w:val="00602C9B"/>
    <w:rsid w:val="00602D11"/>
    <w:rsid w:val="00602E15"/>
    <w:rsid w:val="00602E98"/>
    <w:rsid w:val="00603060"/>
    <w:rsid w:val="0060363F"/>
    <w:rsid w:val="006037CE"/>
    <w:rsid w:val="00603911"/>
    <w:rsid w:val="00603B83"/>
    <w:rsid w:val="00603BD0"/>
    <w:rsid w:val="00603E8A"/>
    <w:rsid w:val="006040CC"/>
    <w:rsid w:val="00604179"/>
    <w:rsid w:val="00604571"/>
    <w:rsid w:val="006045B4"/>
    <w:rsid w:val="006047BD"/>
    <w:rsid w:val="006048AE"/>
    <w:rsid w:val="006049D4"/>
    <w:rsid w:val="00604AE5"/>
    <w:rsid w:val="00604BC0"/>
    <w:rsid w:val="00604C00"/>
    <w:rsid w:val="0060515A"/>
    <w:rsid w:val="006052A7"/>
    <w:rsid w:val="00605302"/>
    <w:rsid w:val="0060548B"/>
    <w:rsid w:val="0060589F"/>
    <w:rsid w:val="00605C78"/>
    <w:rsid w:val="00605D76"/>
    <w:rsid w:val="00605E2F"/>
    <w:rsid w:val="00605FC8"/>
    <w:rsid w:val="0060629F"/>
    <w:rsid w:val="006064C0"/>
    <w:rsid w:val="006065C9"/>
    <w:rsid w:val="006065D4"/>
    <w:rsid w:val="00606AF2"/>
    <w:rsid w:val="00606C8D"/>
    <w:rsid w:val="00606D38"/>
    <w:rsid w:val="006075DF"/>
    <w:rsid w:val="006078CC"/>
    <w:rsid w:val="00607A5B"/>
    <w:rsid w:val="00607AB8"/>
    <w:rsid w:val="00607AD3"/>
    <w:rsid w:val="00607B3C"/>
    <w:rsid w:val="00607DAD"/>
    <w:rsid w:val="0061017B"/>
    <w:rsid w:val="0061029A"/>
    <w:rsid w:val="006102C1"/>
    <w:rsid w:val="0061067B"/>
    <w:rsid w:val="00610834"/>
    <w:rsid w:val="00610926"/>
    <w:rsid w:val="00610F61"/>
    <w:rsid w:val="0061170F"/>
    <w:rsid w:val="00611776"/>
    <w:rsid w:val="00611D0F"/>
    <w:rsid w:val="00611E36"/>
    <w:rsid w:val="00611E8B"/>
    <w:rsid w:val="00611EA0"/>
    <w:rsid w:val="00611F4A"/>
    <w:rsid w:val="00611FFA"/>
    <w:rsid w:val="006120D8"/>
    <w:rsid w:val="006121FF"/>
    <w:rsid w:val="0061223A"/>
    <w:rsid w:val="006123B6"/>
    <w:rsid w:val="00612590"/>
    <w:rsid w:val="006127E9"/>
    <w:rsid w:val="00612838"/>
    <w:rsid w:val="00612A93"/>
    <w:rsid w:val="00612C3D"/>
    <w:rsid w:val="00612E15"/>
    <w:rsid w:val="00613203"/>
    <w:rsid w:val="006134FC"/>
    <w:rsid w:val="006138B0"/>
    <w:rsid w:val="006139C3"/>
    <w:rsid w:val="00613C1D"/>
    <w:rsid w:val="00613F68"/>
    <w:rsid w:val="00614146"/>
    <w:rsid w:val="006143C3"/>
    <w:rsid w:val="00614835"/>
    <w:rsid w:val="006149F9"/>
    <w:rsid w:val="00614D6A"/>
    <w:rsid w:val="00614E09"/>
    <w:rsid w:val="00614E78"/>
    <w:rsid w:val="0061500F"/>
    <w:rsid w:val="006154DB"/>
    <w:rsid w:val="00615583"/>
    <w:rsid w:val="00615606"/>
    <w:rsid w:val="006159ED"/>
    <w:rsid w:val="00615DA4"/>
    <w:rsid w:val="00615DED"/>
    <w:rsid w:val="00615F6A"/>
    <w:rsid w:val="00616250"/>
    <w:rsid w:val="006162D4"/>
    <w:rsid w:val="0061649C"/>
    <w:rsid w:val="006165E8"/>
    <w:rsid w:val="0061662E"/>
    <w:rsid w:val="00616959"/>
    <w:rsid w:val="0061699F"/>
    <w:rsid w:val="00616A3B"/>
    <w:rsid w:val="00616B02"/>
    <w:rsid w:val="00616B5A"/>
    <w:rsid w:val="00616BB1"/>
    <w:rsid w:val="00616C1F"/>
    <w:rsid w:val="00616C23"/>
    <w:rsid w:val="00616E29"/>
    <w:rsid w:val="00617078"/>
    <w:rsid w:val="0061740D"/>
    <w:rsid w:val="00617524"/>
    <w:rsid w:val="0061755F"/>
    <w:rsid w:val="006176B4"/>
    <w:rsid w:val="006177E9"/>
    <w:rsid w:val="00617AEF"/>
    <w:rsid w:val="00617F27"/>
    <w:rsid w:val="0062043C"/>
    <w:rsid w:val="00620998"/>
    <w:rsid w:val="00620C36"/>
    <w:rsid w:val="00620CA3"/>
    <w:rsid w:val="00620D6C"/>
    <w:rsid w:val="00621058"/>
    <w:rsid w:val="0062156B"/>
    <w:rsid w:val="006215B5"/>
    <w:rsid w:val="0062162B"/>
    <w:rsid w:val="006217D9"/>
    <w:rsid w:val="0062190B"/>
    <w:rsid w:val="006219E3"/>
    <w:rsid w:val="00621CAB"/>
    <w:rsid w:val="00621DB4"/>
    <w:rsid w:val="00622064"/>
    <w:rsid w:val="006220FE"/>
    <w:rsid w:val="00622452"/>
    <w:rsid w:val="0062250D"/>
    <w:rsid w:val="0062257C"/>
    <w:rsid w:val="00622F52"/>
    <w:rsid w:val="00622F9E"/>
    <w:rsid w:val="006230CC"/>
    <w:rsid w:val="0062314A"/>
    <w:rsid w:val="006232FD"/>
    <w:rsid w:val="00623362"/>
    <w:rsid w:val="00623394"/>
    <w:rsid w:val="006233E2"/>
    <w:rsid w:val="0062357C"/>
    <w:rsid w:val="00623648"/>
    <w:rsid w:val="00623696"/>
    <w:rsid w:val="00623AC9"/>
    <w:rsid w:val="00623CE6"/>
    <w:rsid w:val="00623F04"/>
    <w:rsid w:val="006240F6"/>
    <w:rsid w:val="00624267"/>
    <w:rsid w:val="00624502"/>
    <w:rsid w:val="00624588"/>
    <w:rsid w:val="006245A9"/>
    <w:rsid w:val="00624A72"/>
    <w:rsid w:val="00624C84"/>
    <w:rsid w:val="00624EEB"/>
    <w:rsid w:val="00624FFE"/>
    <w:rsid w:val="0062516A"/>
    <w:rsid w:val="006251A5"/>
    <w:rsid w:val="00625558"/>
    <w:rsid w:val="0062571F"/>
    <w:rsid w:val="006257C0"/>
    <w:rsid w:val="006258CB"/>
    <w:rsid w:val="00625948"/>
    <w:rsid w:val="00625D4F"/>
    <w:rsid w:val="00625E1C"/>
    <w:rsid w:val="00625FB5"/>
    <w:rsid w:val="0062668F"/>
    <w:rsid w:val="00626C4B"/>
    <w:rsid w:val="0062721C"/>
    <w:rsid w:val="00627427"/>
    <w:rsid w:val="0062743A"/>
    <w:rsid w:val="0062755B"/>
    <w:rsid w:val="006276DB"/>
    <w:rsid w:val="00627A99"/>
    <w:rsid w:val="00627D28"/>
    <w:rsid w:val="00627DD9"/>
    <w:rsid w:val="00630032"/>
    <w:rsid w:val="00630129"/>
    <w:rsid w:val="00630156"/>
    <w:rsid w:val="006302F6"/>
    <w:rsid w:val="006304D9"/>
    <w:rsid w:val="006305FD"/>
    <w:rsid w:val="00630BB7"/>
    <w:rsid w:val="00630D3C"/>
    <w:rsid w:val="00630DB2"/>
    <w:rsid w:val="0063103B"/>
    <w:rsid w:val="006311D1"/>
    <w:rsid w:val="00631273"/>
    <w:rsid w:val="0063148F"/>
    <w:rsid w:val="00631496"/>
    <w:rsid w:val="0063182D"/>
    <w:rsid w:val="00631868"/>
    <w:rsid w:val="00631A6B"/>
    <w:rsid w:val="00631A92"/>
    <w:rsid w:val="00631A98"/>
    <w:rsid w:val="00631C3F"/>
    <w:rsid w:val="00631F4D"/>
    <w:rsid w:val="00632290"/>
    <w:rsid w:val="0063248E"/>
    <w:rsid w:val="006326C6"/>
    <w:rsid w:val="0063274A"/>
    <w:rsid w:val="00632911"/>
    <w:rsid w:val="0063306E"/>
    <w:rsid w:val="00633279"/>
    <w:rsid w:val="006332DB"/>
    <w:rsid w:val="0063330B"/>
    <w:rsid w:val="006335FE"/>
    <w:rsid w:val="0063373C"/>
    <w:rsid w:val="006338DD"/>
    <w:rsid w:val="006338E6"/>
    <w:rsid w:val="00633959"/>
    <w:rsid w:val="00633ADF"/>
    <w:rsid w:val="00633BCD"/>
    <w:rsid w:val="00633D9A"/>
    <w:rsid w:val="00634048"/>
    <w:rsid w:val="0063406B"/>
    <w:rsid w:val="0063425B"/>
    <w:rsid w:val="00634893"/>
    <w:rsid w:val="00634B68"/>
    <w:rsid w:val="00634C6E"/>
    <w:rsid w:val="00634D6E"/>
    <w:rsid w:val="00634D87"/>
    <w:rsid w:val="00634F2E"/>
    <w:rsid w:val="00635092"/>
    <w:rsid w:val="00635180"/>
    <w:rsid w:val="0063544A"/>
    <w:rsid w:val="006354EF"/>
    <w:rsid w:val="00635561"/>
    <w:rsid w:val="00635606"/>
    <w:rsid w:val="006356C1"/>
    <w:rsid w:val="00635800"/>
    <w:rsid w:val="00635A02"/>
    <w:rsid w:val="00635AF7"/>
    <w:rsid w:val="00635C7B"/>
    <w:rsid w:val="00635E9D"/>
    <w:rsid w:val="00635F2A"/>
    <w:rsid w:val="0063607E"/>
    <w:rsid w:val="00636349"/>
    <w:rsid w:val="00636401"/>
    <w:rsid w:val="00636486"/>
    <w:rsid w:val="006366BA"/>
    <w:rsid w:val="006368A9"/>
    <w:rsid w:val="006368DD"/>
    <w:rsid w:val="00636BAE"/>
    <w:rsid w:val="00636FA7"/>
    <w:rsid w:val="00637073"/>
    <w:rsid w:val="006370AE"/>
    <w:rsid w:val="00637246"/>
    <w:rsid w:val="0063738B"/>
    <w:rsid w:val="0063741E"/>
    <w:rsid w:val="0063753D"/>
    <w:rsid w:val="006375B6"/>
    <w:rsid w:val="006377CD"/>
    <w:rsid w:val="00637BC9"/>
    <w:rsid w:val="00637BCE"/>
    <w:rsid w:val="00637F90"/>
    <w:rsid w:val="00640202"/>
    <w:rsid w:val="0064023F"/>
    <w:rsid w:val="00640528"/>
    <w:rsid w:val="0064069C"/>
    <w:rsid w:val="006406E4"/>
    <w:rsid w:val="00640865"/>
    <w:rsid w:val="00640B1D"/>
    <w:rsid w:val="00640BEA"/>
    <w:rsid w:val="00640E23"/>
    <w:rsid w:val="00640F0C"/>
    <w:rsid w:val="00640F9E"/>
    <w:rsid w:val="00640FF0"/>
    <w:rsid w:val="00641027"/>
    <w:rsid w:val="00641282"/>
    <w:rsid w:val="0064130E"/>
    <w:rsid w:val="006414E3"/>
    <w:rsid w:val="0064173B"/>
    <w:rsid w:val="00641787"/>
    <w:rsid w:val="006417F6"/>
    <w:rsid w:val="006418B4"/>
    <w:rsid w:val="00641904"/>
    <w:rsid w:val="00641969"/>
    <w:rsid w:val="00641989"/>
    <w:rsid w:val="00641A4F"/>
    <w:rsid w:val="00641A9B"/>
    <w:rsid w:val="00641C2F"/>
    <w:rsid w:val="00641F04"/>
    <w:rsid w:val="00641F31"/>
    <w:rsid w:val="00642400"/>
    <w:rsid w:val="00642859"/>
    <w:rsid w:val="006428E6"/>
    <w:rsid w:val="00642B09"/>
    <w:rsid w:val="00642B24"/>
    <w:rsid w:val="00642C03"/>
    <w:rsid w:val="00642C81"/>
    <w:rsid w:val="00642D37"/>
    <w:rsid w:val="006430A7"/>
    <w:rsid w:val="0064342B"/>
    <w:rsid w:val="00643609"/>
    <w:rsid w:val="00643A8D"/>
    <w:rsid w:val="00643E75"/>
    <w:rsid w:val="006445BC"/>
    <w:rsid w:val="00644745"/>
    <w:rsid w:val="0064483D"/>
    <w:rsid w:val="00644A02"/>
    <w:rsid w:val="00644A0D"/>
    <w:rsid w:val="00644CC5"/>
    <w:rsid w:val="00644E4B"/>
    <w:rsid w:val="00644F00"/>
    <w:rsid w:val="0064536B"/>
    <w:rsid w:val="00645467"/>
    <w:rsid w:val="0064558A"/>
    <w:rsid w:val="006455B5"/>
    <w:rsid w:val="00645776"/>
    <w:rsid w:val="006458E5"/>
    <w:rsid w:val="00645C8C"/>
    <w:rsid w:val="00645FEA"/>
    <w:rsid w:val="006462A5"/>
    <w:rsid w:val="0064631D"/>
    <w:rsid w:val="0064671B"/>
    <w:rsid w:val="00646742"/>
    <w:rsid w:val="006468EB"/>
    <w:rsid w:val="00646BD2"/>
    <w:rsid w:val="00646CB4"/>
    <w:rsid w:val="00646CEB"/>
    <w:rsid w:val="00646D84"/>
    <w:rsid w:val="00646FCF"/>
    <w:rsid w:val="00647368"/>
    <w:rsid w:val="006473D4"/>
    <w:rsid w:val="006474AD"/>
    <w:rsid w:val="00647724"/>
    <w:rsid w:val="00647BED"/>
    <w:rsid w:val="00647CA2"/>
    <w:rsid w:val="00647EDE"/>
    <w:rsid w:val="0065012E"/>
    <w:rsid w:val="006502D2"/>
    <w:rsid w:val="00650547"/>
    <w:rsid w:val="00650573"/>
    <w:rsid w:val="00650810"/>
    <w:rsid w:val="006508FB"/>
    <w:rsid w:val="00650B4F"/>
    <w:rsid w:val="00650BF0"/>
    <w:rsid w:val="00650D23"/>
    <w:rsid w:val="00650DD4"/>
    <w:rsid w:val="00650E8A"/>
    <w:rsid w:val="00650E91"/>
    <w:rsid w:val="00650F08"/>
    <w:rsid w:val="00650F4E"/>
    <w:rsid w:val="006510CD"/>
    <w:rsid w:val="00651427"/>
    <w:rsid w:val="00651592"/>
    <w:rsid w:val="006516B5"/>
    <w:rsid w:val="006516BA"/>
    <w:rsid w:val="0065179E"/>
    <w:rsid w:val="0065183D"/>
    <w:rsid w:val="00651A4F"/>
    <w:rsid w:val="00651B51"/>
    <w:rsid w:val="00651B7B"/>
    <w:rsid w:val="00651F01"/>
    <w:rsid w:val="00651FE3"/>
    <w:rsid w:val="00652093"/>
    <w:rsid w:val="006522FF"/>
    <w:rsid w:val="0065242B"/>
    <w:rsid w:val="006527EC"/>
    <w:rsid w:val="006527FD"/>
    <w:rsid w:val="00652C76"/>
    <w:rsid w:val="00652CA9"/>
    <w:rsid w:val="00652CCC"/>
    <w:rsid w:val="00652D68"/>
    <w:rsid w:val="00652FBE"/>
    <w:rsid w:val="006534CC"/>
    <w:rsid w:val="006535B7"/>
    <w:rsid w:val="0065369D"/>
    <w:rsid w:val="006536A1"/>
    <w:rsid w:val="00653739"/>
    <w:rsid w:val="0065376F"/>
    <w:rsid w:val="00653980"/>
    <w:rsid w:val="00653B0A"/>
    <w:rsid w:val="00653B74"/>
    <w:rsid w:val="00653D7F"/>
    <w:rsid w:val="00653D9E"/>
    <w:rsid w:val="0065405C"/>
    <w:rsid w:val="00654319"/>
    <w:rsid w:val="00654342"/>
    <w:rsid w:val="0065439E"/>
    <w:rsid w:val="0065469F"/>
    <w:rsid w:val="006548D0"/>
    <w:rsid w:val="00654A17"/>
    <w:rsid w:val="00654BDC"/>
    <w:rsid w:val="00654BE1"/>
    <w:rsid w:val="00654DFC"/>
    <w:rsid w:val="00654E88"/>
    <w:rsid w:val="00654E9F"/>
    <w:rsid w:val="0065520A"/>
    <w:rsid w:val="006553FF"/>
    <w:rsid w:val="00655BA4"/>
    <w:rsid w:val="00655BAB"/>
    <w:rsid w:val="00655C4C"/>
    <w:rsid w:val="00655E44"/>
    <w:rsid w:val="00655EE3"/>
    <w:rsid w:val="00655F94"/>
    <w:rsid w:val="0065603A"/>
    <w:rsid w:val="00656575"/>
    <w:rsid w:val="0065666D"/>
    <w:rsid w:val="006569CC"/>
    <w:rsid w:val="00656A62"/>
    <w:rsid w:val="00656D6B"/>
    <w:rsid w:val="00657315"/>
    <w:rsid w:val="006577B0"/>
    <w:rsid w:val="00660103"/>
    <w:rsid w:val="006601CB"/>
    <w:rsid w:val="0066037B"/>
    <w:rsid w:val="00660893"/>
    <w:rsid w:val="00660977"/>
    <w:rsid w:val="00660C71"/>
    <w:rsid w:val="00660D8D"/>
    <w:rsid w:val="00660F39"/>
    <w:rsid w:val="00660F68"/>
    <w:rsid w:val="006610F7"/>
    <w:rsid w:val="006611F6"/>
    <w:rsid w:val="006612CF"/>
    <w:rsid w:val="00661322"/>
    <w:rsid w:val="006617A7"/>
    <w:rsid w:val="00661ADA"/>
    <w:rsid w:val="00662129"/>
    <w:rsid w:val="006621B1"/>
    <w:rsid w:val="0066220E"/>
    <w:rsid w:val="006623D9"/>
    <w:rsid w:val="00662541"/>
    <w:rsid w:val="00662658"/>
    <w:rsid w:val="00662737"/>
    <w:rsid w:val="00662903"/>
    <w:rsid w:val="00662D6C"/>
    <w:rsid w:val="00662D82"/>
    <w:rsid w:val="00662E12"/>
    <w:rsid w:val="00662F4C"/>
    <w:rsid w:val="0066334B"/>
    <w:rsid w:val="006633BA"/>
    <w:rsid w:val="00663509"/>
    <w:rsid w:val="006636C0"/>
    <w:rsid w:val="006636E9"/>
    <w:rsid w:val="0066396C"/>
    <w:rsid w:val="00663E28"/>
    <w:rsid w:val="006642A0"/>
    <w:rsid w:val="006643B3"/>
    <w:rsid w:val="0066441A"/>
    <w:rsid w:val="00664731"/>
    <w:rsid w:val="0066473C"/>
    <w:rsid w:val="00664763"/>
    <w:rsid w:val="00664A8F"/>
    <w:rsid w:val="00664F2C"/>
    <w:rsid w:val="006650DE"/>
    <w:rsid w:val="00665307"/>
    <w:rsid w:val="00665461"/>
    <w:rsid w:val="00665CFC"/>
    <w:rsid w:val="00665F90"/>
    <w:rsid w:val="00665FA4"/>
    <w:rsid w:val="006662F2"/>
    <w:rsid w:val="006664F9"/>
    <w:rsid w:val="0066680D"/>
    <w:rsid w:val="0066685B"/>
    <w:rsid w:val="00666CF0"/>
    <w:rsid w:val="00666D9E"/>
    <w:rsid w:val="00666DB3"/>
    <w:rsid w:val="00666E0B"/>
    <w:rsid w:val="00666E66"/>
    <w:rsid w:val="00666F7C"/>
    <w:rsid w:val="00666FA1"/>
    <w:rsid w:val="006670C5"/>
    <w:rsid w:val="006670F9"/>
    <w:rsid w:val="006671A2"/>
    <w:rsid w:val="00667223"/>
    <w:rsid w:val="0066739F"/>
    <w:rsid w:val="00667488"/>
    <w:rsid w:val="006676D1"/>
    <w:rsid w:val="00667735"/>
    <w:rsid w:val="006678BF"/>
    <w:rsid w:val="006678F3"/>
    <w:rsid w:val="00667985"/>
    <w:rsid w:val="0067047A"/>
    <w:rsid w:val="006704F5"/>
    <w:rsid w:val="006705FD"/>
    <w:rsid w:val="00670613"/>
    <w:rsid w:val="0067063A"/>
    <w:rsid w:val="0067072C"/>
    <w:rsid w:val="00670A88"/>
    <w:rsid w:val="00670DAD"/>
    <w:rsid w:val="00670E87"/>
    <w:rsid w:val="00670FDA"/>
    <w:rsid w:val="00671103"/>
    <w:rsid w:val="00671172"/>
    <w:rsid w:val="006712A9"/>
    <w:rsid w:val="00671410"/>
    <w:rsid w:val="00671805"/>
    <w:rsid w:val="00671BD6"/>
    <w:rsid w:val="00671CB8"/>
    <w:rsid w:val="00671D05"/>
    <w:rsid w:val="00671DDB"/>
    <w:rsid w:val="00671DEC"/>
    <w:rsid w:val="00671F0C"/>
    <w:rsid w:val="00672073"/>
    <w:rsid w:val="00672224"/>
    <w:rsid w:val="006723A0"/>
    <w:rsid w:val="006723EA"/>
    <w:rsid w:val="0067274E"/>
    <w:rsid w:val="0067281F"/>
    <w:rsid w:val="00672D23"/>
    <w:rsid w:val="00672DD2"/>
    <w:rsid w:val="00672F98"/>
    <w:rsid w:val="00673150"/>
    <w:rsid w:val="006732CF"/>
    <w:rsid w:val="00673388"/>
    <w:rsid w:val="0067344E"/>
    <w:rsid w:val="006734D7"/>
    <w:rsid w:val="00673524"/>
    <w:rsid w:val="006738EF"/>
    <w:rsid w:val="0067399D"/>
    <w:rsid w:val="006739F3"/>
    <w:rsid w:val="00673C8C"/>
    <w:rsid w:val="00673CB3"/>
    <w:rsid w:val="00673E08"/>
    <w:rsid w:val="00673E19"/>
    <w:rsid w:val="00674056"/>
    <w:rsid w:val="006743D1"/>
    <w:rsid w:val="006748C7"/>
    <w:rsid w:val="00674F1B"/>
    <w:rsid w:val="00675207"/>
    <w:rsid w:val="0067544B"/>
    <w:rsid w:val="006754DE"/>
    <w:rsid w:val="006756B4"/>
    <w:rsid w:val="00675766"/>
    <w:rsid w:val="0067578F"/>
    <w:rsid w:val="00675868"/>
    <w:rsid w:val="00675E84"/>
    <w:rsid w:val="00676063"/>
    <w:rsid w:val="006760D2"/>
    <w:rsid w:val="006765F0"/>
    <w:rsid w:val="006766C7"/>
    <w:rsid w:val="006767F8"/>
    <w:rsid w:val="00676952"/>
    <w:rsid w:val="00676EA1"/>
    <w:rsid w:val="006771CF"/>
    <w:rsid w:val="00677435"/>
    <w:rsid w:val="00677687"/>
    <w:rsid w:val="00677702"/>
    <w:rsid w:val="00677708"/>
    <w:rsid w:val="00677BCC"/>
    <w:rsid w:val="00677CAF"/>
    <w:rsid w:val="00677D93"/>
    <w:rsid w:val="00677FCB"/>
    <w:rsid w:val="00680041"/>
    <w:rsid w:val="0068026E"/>
    <w:rsid w:val="0068027D"/>
    <w:rsid w:val="006802F2"/>
    <w:rsid w:val="00680B24"/>
    <w:rsid w:val="00680CD5"/>
    <w:rsid w:val="00680CDA"/>
    <w:rsid w:val="00680D19"/>
    <w:rsid w:val="00680DB2"/>
    <w:rsid w:val="00680E84"/>
    <w:rsid w:val="00681059"/>
    <w:rsid w:val="00681581"/>
    <w:rsid w:val="00681767"/>
    <w:rsid w:val="00681837"/>
    <w:rsid w:val="00681942"/>
    <w:rsid w:val="00681AC8"/>
    <w:rsid w:val="00681F9F"/>
    <w:rsid w:val="0068201C"/>
    <w:rsid w:val="00682228"/>
    <w:rsid w:val="006822A5"/>
    <w:rsid w:val="006822C0"/>
    <w:rsid w:val="0068250F"/>
    <w:rsid w:val="00682D38"/>
    <w:rsid w:val="006830AC"/>
    <w:rsid w:val="00683132"/>
    <w:rsid w:val="006837C3"/>
    <w:rsid w:val="0068395C"/>
    <w:rsid w:val="00683AE1"/>
    <w:rsid w:val="00683B03"/>
    <w:rsid w:val="00683E55"/>
    <w:rsid w:val="006844C1"/>
    <w:rsid w:val="00684827"/>
    <w:rsid w:val="00684C39"/>
    <w:rsid w:val="00684CD4"/>
    <w:rsid w:val="00685070"/>
    <w:rsid w:val="00685A9E"/>
    <w:rsid w:val="00685E44"/>
    <w:rsid w:val="0068620F"/>
    <w:rsid w:val="00686323"/>
    <w:rsid w:val="006863EC"/>
    <w:rsid w:val="0068695B"/>
    <w:rsid w:val="006869D4"/>
    <w:rsid w:val="00686BF8"/>
    <w:rsid w:val="00686CDD"/>
    <w:rsid w:val="00686D41"/>
    <w:rsid w:val="00686EAE"/>
    <w:rsid w:val="00687687"/>
    <w:rsid w:val="006876B7"/>
    <w:rsid w:val="006878E5"/>
    <w:rsid w:val="006879B8"/>
    <w:rsid w:val="00687A47"/>
    <w:rsid w:val="00687B0B"/>
    <w:rsid w:val="00687BF7"/>
    <w:rsid w:val="00687C15"/>
    <w:rsid w:val="00687DB6"/>
    <w:rsid w:val="00690051"/>
    <w:rsid w:val="006900B5"/>
    <w:rsid w:val="006901A1"/>
    <w:rsid w:val="006901FD"/>
    <w:rsid w:val="00690211"/>
    <w:rsid w:val="006903E8"/>
    <w:rsid w:val="00690A41"/>
    <w:rsid w:val="00690B21"/>
    <w:rsid w:val="00690B2F"/>
    <w:rsid w:val="00690DF3"/>
    <w:rsid w:val="00690F66"/>
    <w:rsid w:val="00690F91"/>
    <w:rsid w:val="006912DE"/>
    <w:rsid w:val="00691393"/>
    <w:rsid w:val="006913F3"/>
    <w:rsid w:val="00691739"/>
    <w:rsid w:val="00691857"/>
    <w:rsid w:val="00691D17"/>
    <w:rsid w:val="00691F80"/>
    <w:rsid w:val="00691FA8"/>
    <w:rsid w:val="00692221"/>
    <w:rsid w:val="00692445"/>
    <w:rsid w:val="00692473"/>
    <w:rsid w:val="0069250D"/>
    <w:rsid w:val="00692929"/>
    <w:rsid w:val="00692DD5"/>
    <w:rsid w:val="00692F79"/>
    <w:rsid w:val="00693113"/>
    <w:rsid w:val="00693183"/>
    <w:rsid w:val="006931D6"/>
    <w:rsid w:val="00693502"/>
    <w:rsid w:val="00693E88"/>
    <w:rsid w:val="00693F03"/>
    <w:rsid w:val="00693F91"/>
    <w:rsid w:val="0069414B"/>
    <w:rsid w:val="006944A7"/>
    <w:rsid w:val="00694686"/>
    <w:rsid w:val="006947FA"/>
    <w:rsid w:val="00694CD4"/>
    <w:rsid w:val="00694E1B"/>
    <w:rsid w:val="0069507B"/>
    <w:rsid w:val="006951CC"/>
    <w:rsid w:val="0069533A"/>
    <w:rsid w:val="00695537"/>
    <w:rsid w:val="00695AB3"/>
    <w:rsid w:val="00695ABA"/>
    <w:rsid w:val="00695AD0"/>
    <w:rsid w:val="00695E4D"/>
    <w:rsid w:val="00695FB0"/>
    <w:rsid w:val="006960CB"/>
    <w:rsid w:val="0069614F"/>
    <w:rsid w:val="0069618A"/>
    <w:rsid w:val="00696B58"/>
    <w:rsid w:val="00696B82"/>
    <w:rsid w:val="00696C6F"/>
    <w:rsid w:val="00697027"/>
    <w:rsid w:val="0069729C"/>
    <w:rsid w:val="0069767C"/>
    <w:rsid w:val="006977DC"/>
    <w:rsid w:val="006979A5"/>
    <w:rsid w:val="00697BD3"/>
    <w:rsid w:val="00697DE5"/>
    <w:rsid w:val="00697DF2"/>
    <w:rsid w:val="00697FFC"/>
    <w:rsid w:val="006A068E"/>
    <w:rsid w:val="006A07FD"/>
    <w:rsid w:val="006A0879"/>
    <w:rsid w:val="006A094D"/>
    <w:rsid w:val="006A0A33"/>
    <w:rsid w:val="006A0A90"/>
    <w:rsid w:val="006A0C29"/>
    <w:rsid w:val="006A0F5C"/>
    <w:rsid w:val="006A0FF7"/>
    <w:rsid w:val="006A143C"/>
    <w:rsid w:val="006A147A"/>
    <w:rsid w:val="006A148E"/>
    <w:rsid w:val="006A169C"/>
    <w:rsid w:val="006A17A6"/>
    <w:rsid w:val="006A17B2"/>
    <w:rsid w:val="006A19DB"/>
    <w:rsid w:val="006A1D6B"/>
    <w:rsid w:val="006A1DF2"/>
    <w:rsid w:val="006A201F"/>
    <w:rsid w:val="006A2547"/>
    <w:rsid w:val="006A275E"/>
    <w:rsid w:val="006A2907"/>
    <w:rsid w:val="006A2978"/>
    <w:rsid w:val="006A2E76"/>
    <w:rsid w:val="006A3060"/>
    <w:rsid w:val="006A341E"/>
    <w:rsid w:val="006A3774"/>
    <w:rsid w:val="006A37FD"/>
    <w:rsid w:val="006A38F3"/>
    <w:rsid w:val="006A3988"/>
    <w:rsid w:val="006A3A41"/>
    <w:rsid w:val="006A3A7D"/>
    <w:rsid w:val="006A3C11"/>
    <w:rsid w:val="006A3D05"/>
    <w:rsid w:val="006A3FDF"/>
    <w:rsid w:val="006A3FFD"/>
    <w:rsid w:val="006A4028"/>
    <w:rsid w:val="006A4071"/>
    <w:rsid w:val="006A433B"/>
    <w:rsid w:val="006A467F"/>
    <w:rsid w:val="006A46F9"/>
    <w:rsid w:val="006A4A0C"/>
    <w:rsid w:val="006A4CB7"/>
    <w:rsid w:val="006A4E46"/>
    <w:rsid w:val="006A4EB3"/>
    <w:rsid w:val="006A4FC4"/>
    <w:rsid w:val="006A4FFC"/>
    <w:rsid w:val="006A546E"/>
    <w:rsid w:val="006A5472"/>
    <w:rsid w:val="006A5473"/>
    <w:rsid w:val="006A5562"/>
    <w:rsid w:val="006A55D5"/>
    <w:rsid w:val="006A577B"/>
    <w:rsid w:val="006A5A18"/>
    <w:rsid w:val="006A623D"/>
    <w:rsid w:val="006A62CF"/>
    <w:rsid w:val="006A62FC"/>
    <w:rsid w:val="006A66D7"/>
    <w:rsid w:val="006A6753"/>
    <w:rsid w:val="006A6812"/>
    <w:rsid w:val="006A686F"/>
    <w:rsid w:val="006A6EEE"/>
    <w:rsid w:val="006A6F3B"/>
    <w:rsid w:val="006A7388"/>
    <w:rsid w:val="006A749E"/>
    <w:rsid w:val="006A74CF"/>
    <w:rsid w:val="006A7515"/>
    <w:rsid w:val="006A75D5"/>
    <w:rsid w:val="006A781E"/>
    <w:rsid w:val="006A7C8D"/>
    <w:rsid w:val="006B01B5"/>
    <w:rsid w:val="006B02BB"/>
    <w:rsid w:val="006B035B"/>
    <w:rsid w:val="006B043A"/>
    <w:rsid w:val="006B06BC"/>
    <w:rsid w:val="006B0F25"/>
    <w:rsid w:val="006B0F86"/>
    <w:rsid w:val="006B0FAB"/>
    <w:rsid w:val="006B107D"/>
    <w:rsid w:val="006B10B4"/>
    <w:rsid w:val="006B10BD"/>
    <w:rsid w:val="006B10D1"/>
    <w:rsid w:val="006B1335"/>
    <w:rsid w:val="006B146A"/>
    <w:rsid w:val="006B169D"/>
    <w:rsid w:val="006B1791"/>
    <w:rsid w:val="006B198C"/>
    <w:rsid w:val="006B1A46"/>
    <w:rsid w:val="006B1B0E"/>
    <w:rsid w:val="006B1B20"/>
    <w:rsid w:val="006B22AB"/>
    <w:rsid w:val="006B2366"/>
    <w:rsid w:val="006B2560"/>
    <w:rsid w:val="006B2629"/>
    <w:rsid w:val="006B27E0"/>
    <w:rsid w:val="006B2C75"/>
    <w:rsid w:val="006B2D74"/>
    <w:rsid w:val="006B30FC"/>
    <w:rsid w:val="006B322E"/>
    <w:rsid w:val="006B3518"/>
    <w:rsid w:val="006B35C8"/>
    <w:rsid w:val="006B36DF"/>
    <w:rsid w:val="006B3702"/>
    <w:rsid w:val="006B389C"/>
    <w:rsid w:val="006B39DF"/>
    <w:rsid w:val="006B3A08"/>
    <w:rsid w:val="006B3B7F"/>
    <w:rsid w:val="006B3BDD"/>
    <w:rsid w:val="006B3D5A"/>
    <w:rsid w:val="006B4206"/>
    <w:rsid w:val="006B459B"/>
    <w:rsid w:val="006B4882"/>
    <w:rsid w:val="006B48FD"/>
    <w:rsid w:val="006B4DF2"/>
    <w:rsid w:val="006B5048"/>
    <w:rsid w:val="006B5384"/>
    <w:rsid w:val="006B544C"/>
    <w:rsid w:val="006B5629"/>
    <w:rsid w:val="006B5B92"/>
    <w:rsid w:val="006B5CAB"/>
    <w:rsid w:val="006B5FCA"/>
    <w:rsid w:val="006B60A5"/>
    <w:rsid w:val="006B638E"/>
    <w:rsid w:val="006B6450"/>
    <w:rsid w:val="006B65A0"/>
    <w:rsid w:val="006B6762"/>
    <w:rsid w:val="006B679F"/>
    <w:rsid w:val="006B68F0"/>
    <w:rsid w:val="006B6A07"/>
    <w:rsid w:val="006B6EA8"/>
    <w:rsid w:val="006B71DB"/>
    <w:rsid w:val="006B773A"/>
    <w:rsid w:val="006B79B5"/>
    <w:rsid w:val="006B7AE8"/>
    <w:rsid w:val="006B7C18"/>
    <w:rsid w:val="006B7C9D"/>
    <w:rsid w:val="006B7D1B"/>
    <w:rsid w:val="006B7DC8"/>
    <w:rsid w:val="006B7FB6"/>
    <w:rsid w:val="006C0340"/>
    <w:rsid w:val="006C06F1"/>
    <w:rsid w:val="006C08D3"/>
    <w:rsid w:val="006C0B11"/>
    <w:rsid w:val="006C0E53"/>
    <w:rsid w:val="006C0EE8"/>
    <w:rsid w:val="006C11C4"/>
    <w:rsid w:val="006C1690"/>
    <w:rsid w:val="006C18B3"/>
    <w:rsid w:val="006C19EB"/>
    <w:rsid w:val="006C1A6F"/>
    <w:rsid w:val="006C1EA4"/>
    <w:rsid w:val="006C20E2"/>
    <w:rsid w:val="006C2123"/>
    <w:rsid w:val="006C2184"/>
    <w:rsid w:val="006C2373"/>
    <w:rsid w:val="006C23A2"/>
    <w:rsid w:val="006C23EC"/>
    <w:rsid w:val="006C2810"/>
    <w:rsid w:val="006C2AD5"/>
    <w:rsid w:val="006C2CE1"/>
    <w:rsid w:val="006C3107"/>
    <w:rsid w:val="006C336F"/>
    <w:rsid w:val="006C3413"/>
    <w:rsid w:val="006C3482"/>
    <w:rsid w:val="006C3748"/>
    <w:rsid w:val="006C39A4"/>
    <w:rsid w:val="006C3B62"/>
    <w:rsid w:val="006C3C95"/>
    <w:rsid w:val="006C3CFB"/>
    <w:rsid w:val="006C3DC3"/>
    <w:rsid w:val="006C3EE9"/>
    <w:rsid w:val="006C3F12"/>
    <w:rsid w:val="006C429D"/>
    <w:rsid w:val="006C4563"/>
    <w:rsid w:val="006C4608"/>
    <w:rsid w:val="006C4A0B"/>
    <w:rsid w:val="006C4C16"/>
    <w:rsid w:val="006C4DD4"/>
    <w:rsid w:val="006C4E1C"/>
    <w:rsid w:val="006C508F"/>
    <w:rsid w:val="006C5119"/>
    <w:rsid w:val="006C5328"/>
    <w:rsid w:val="006C5874"/>
    <w:rsid w:val="006C59D7"/>
    <w:rsid w:val="006C5C52"/>
    <w:rsid w:val="006C5CA6"/>
    <w:rsid w:val="006C6229"/>
    <w:rsid w:val="006C63C8"/>
    <w:rsid w:val="006C6439"/>
    <w:rsid w:val="006C6718"/>
    <w:rsid w:val="006C68BA"/>
    <w:rsid w:val="006C69D2"/>
    <w:rsid w:val="006C6ADC"/>
    <w:rsid w:val="006C739C"/>
    <w:rsid w:val="006C75A2"/>
    <w:rsid w:val="006C7679"/>
    <w:rsid w:val="006C7841"/>
    <w:rsid w:val="006C7933"/>
    <w:rsid w:val="006C7939"/>
    <w:rsid w:val="006C79A2"/>
    <w:rsid w:val="006C7B49"/>
    <w:rsid w:val="006C7BDC"/>
    <w:rsid w:val="006C7D3A"/>
    <w:rsid w:val="006D00A5"/>
    <w:rsid w:val="006D03A7"/>
    <w:rsid w:val="006D0588"/>
    <w:rsid w:val="006D058F"/>
    <w:rsid w:val="006D05DF"/>
    <w:rsid w:val="006D087B"/>
    <w:rsid w:val="006D0C95"/>
    <w:rsid w:val="006D1404"/>
    <w:rsid w:val="006D1483"/>
    <w:rsid w:val="006D188D"/>
    <w:rsid w:val="006D1937"/>
    <w:rsid w:val="006D1955"/>
    <w:rsid w:val="006D1AF0"/>
    <w:rsid w:val="006D1C7D"/>
    <w:rsid w:val="006D1D38"/>
    <w:rsid w:val="006D1E90"/>
    <w:rsid w:val="006D2215"/>
    <w:rsid w:val="006D278F"/>
    <w:rsid w:val="006D27F2"/>
    <w:rsid w:val="006D2B48"/>
    <w:rsid w:val="006D2FB9"/>
    <w:rsid w:val="006D31B0"/>
    <w:rsid w:val="006D31DE"/>
    <w:rsid w:val="006D3292"/>
    <w:rsid w:val="006D33EB"/>
    <w:rsid w:val="006D3427"/>
    <w:rsid w:val="006D3660"/>
    <w:rsid w:val="006D37AB"/>
    <w:rsid w:val="006D3896"/>
    <w:rsid w:val="006D3B97"/>
    <w:rsid w:val="006D3BFE"/>
    <w:rsid w:val="006D3C95"/>
    <w:rsid w:val="006D3D5C"/>
    <w:rsid w:val="006D3D7F"/>
    <w:rsid w:val="006D4387"/>
    <w:rsid w:val="006D4427"/>
    <w:rsid w:val="006D49BA"/>
    <w:rsid w:val="006D4A57"/>
    <w:rsid w:val="006D4B9D"/>
    <w:rsid w:val="006D4F0E"/>
    <w:rsid w:val="006D5291"/>
    <w:rsid w:val="006D588C"/>
    <w:rsid w:val="006D58EF"/>
    <w:rsid w:val="006D5EBA"/>
    <w:rsid w:val="006D601A"/>
    <w:rsid w:val="006D6126"/>
    <w:rsid w:val="006D616E"/>
    <w:rsid w:val="006D632D"/>
    <w:rsid w:val="006D6433"/>
    <w:rsid w:val="006D6448"/>
    <w:rsid w:val="006D652B"/>
    <w:rsid w:val="006D6758"/>
    <w:rsid w:val="006D6FC5"/>
    <w:rsid w:val="006D7047"/>
    <w:rsid w:val="006D72C7"/>
    <w:rsid w:val="006D76A0"/>
    <w:rsid w:val="006D7955"/>
    <w:rsid w:val="006D7AA6"/>
    <w:rsid w:val="006D7C02"/>
    <w:rsid w:val="006D7C55"/>
    <w:rsid w:val="006D7C7D"/>
    <w:rsid w:val="006D7F2C"/>
    <w:rsid w:val="006E01B3"/>
    <w:rsid w:val="006E0268"/>
    <w:rsid w:val="006E0482"/>
    <w:rsid w:val="006E0626"/>
    <w:rsid w:val="006E08A3"/>
    <w:rsid w:val="006E0917"/>
    <w:rsid w:val="006E09E2"/>
    <w:rsid w:val="006E0AE8"/>
    <w:rsid w:val="006E0DD1"/>
    <w:rsid w:val="006E0E95"/>
    <w:rsid w:val="006E1156"/>
    <w:rsid w:val="006E17A9"/>
    <w:rsid w:val="006E1BAB"/>
    <w:rsid w:val="006E1C24"/>
    <w:rsid w:val="006E1CA8"/>
    <w:rsid w:val="006E1CD6"/>
    <w:rsid w:val="006E1FCC"/>
    <w:rsid w:val="006E2094"/>
    <w:rsid w:val="006E21DB"/>
    <w:rsid w:val="006E27B3"/>
    <w:rsid w:val="006E2BAE"/>
    <w:rsid w:val="006E2D73"/>
    <w:rsid w:val="006E2E81"/>
    <w:rsid w:val="006E2EBE"/>
    <w:rsid w:val="006E2F04"/>
    <w:rsid w:val="006E30E2"/>
    <w:rsid w:val="006E3271"/>
    <w:rsid w:val="006E32DA"/>
    <w:rsid w:val="006E38E5"/>
    <w:rsid w:val="006E3B78"/>
    <w:rsid w:val="006E3ECF"/>
    <w:rsid w:val="006E408A"/>
    <w:rsid w:val="006E4198"/>
    <w:rsid w:val="006E41AD"/>
    <w:rsid w:val="006E41D0"/>
    <w:rsid w:val="006E43AB"/>
    <w:rsid w:val="006E46D0"/>
    <w:rsid w:val="006E4BC9"/>
    <w:rsid w:val="006E4C7A"/>
    <w:rsid w:val="006E4D73"/>
    <w:rsid w:val="006E50D4"/>
    <w:rsid w:val="006E5225"/>
    <w:rsid w:val="006E538E"/>
    <w:rsid w:val="006E563C"/>
    <w:rsid w:val="006E5889"/>
    <w:rsid w:val="006E5939"/>
    <w:rsid w:val="006E5B48"/>
    <w:rsid w:val="006E5E52"/>
    <w:rsid w:val="006E5F70"/>
    <w:rsid w:val="006E5FB4"/>
    <w:rsid w:val="006E6142"/>
    <w:rsid w:val="006E62E7"/>
    <w:rsid w:val="006E64A1"/>
    <w:rsid w:val="006E64D6"/>
    <w:rsid w:val="006E6862"/>
    <w:rsid w:val="006E68FA"/>
    <w:rsid w:val="006E6AD6"/>
    <w:rsid w:val="006E6D28"/>
    <w:rsid w:val="006E6D80"/>
    <w:rsid w:val="006E7131"/>
    <w:rsid w:val="006E7162"/>
    <w:rsid w:val="006E71B6"/>
    <w:rsid w:val="006E71D1"/>
    <w:rsid w:val="006E71F4"/>
    <w:rsid w:val="006E73C7"/>
    <w:rsid w:val="006E7749"/>
    <w:rsid w:val="006E7C08"/>
    <w:rsid w:val="006E7E7B"/>
    <w:rsid w:val="006F0089"/>
    <w:rsid w:val="006F00CD"/>
    <w:rsid w:val="006F018A"/>
    <w:rsid w:val="006F043A"/>
    <w:rsid w:val="006F0826"/>
    <w:rsid w:val="006F096D"/>
    <w:rsid w:val="006F0A04"/>
    <w:rsid w:val="006F0B3D"/>
    <w:rsid w:val="006F0DE8"/>
    <w:rsid w:val="006F13B2"/>
    <w:rsid w:val="006F183F"/>
    <w:rsid w:val="006F18B0"/>
    <w:rsid w:val="006F18F6"/>
    <w:rsid w:val="006F1AF5"/>
    <w:rsid w:val="006F1EC4"/>
    <w:rsid w:val="006F1FF7"/>
    <w:rsid w:val="006F22AF"/>
    <w:rsid w:val="006F2533"/>
    <w:rsid w:val="006F25B7"/>
    <w:rsid w:val="006F284A"/>
    <w:rsid w:val="006F29A2"/>
    <w:rsid w:val="006F2D1C"/>
    <w:rsid w:val="006F2D71"/>
    <w:rsid w:val="006F2F90"/>
    <w:rsid w:val="006F32DE"/>
    <w:rsid w:val="006F371E"/>
    <w:rsid w:val="006F3983"/>
    <w:rsid w:val="006F3EC4"/>
    <w:rsid w:val="006F4555"/>
    <w:rsid w:val="006F495B"/>
    <w:rsid w:val="006F4D84"/>
    <w:rsid w:val="006F5104"/>
    <w:rsid w:val="006F57F5"/>
    <w:rsid w:val="006F5913"/>
    <w:rsid w:val="006F5B6B"/>
    <w:rsid w:val="006F5C09"/>
    <w:rsid w:val="006F5D11"/>
    <w:rsid w:val="006F5F18"/>
    <w:rsid w:val="006F60B7"/>
    <w:rsid w:val="006F654E"/>
    <w:rsid w:val="006F6D78"/>
    <w:rsid w:val="006F6DD9"/>
    <w:rsid w:val="006F7021"/>
    <w:rsid w:val="006F739C"/>
    <w:rsid w:val="006F7AAB"/>
    <w:rsid w:val="006F7B5B"/>
    <w:rsid w:val="006F7BAA"/>
    <w:rsid w:val="006F7D60"/>
    <w:rsid w:val="006F7E7A"/>
    <w:rsid w:val="006F7EA1"/>
    <w:rsid w:val="006F7F1D"/>
    <w:rsid w:val="006F7FB2"/>
    <w:rsid w:val="0070006B"/>
    <w:rsid w:val="00700070"/>
    <w:rsid w:val="0070009F"/>
    <w:rsid w:val="007002A8"/>
    <w:rsid w:val="007003B3"/>
    <w:rsid w:val="007005E9"/>
    <w:rsid w:val="00700773"/>
    <w:rsid w:val="00700CB6"/>
    <w:rsid w:val="00701946"/>
    <w:rsid w:val="007021B8"/>
    <w:rsid w:val="00702592"/>
    <w:rsid w:val="007025E7"/>
    <w:rsid w:val="00702835"/>
    <w:rsid w:val="00702836"/>
    <w:rsid w:val="00702932"/>
    <w:rsid w:val="00702BF1"/>
    <w:rsid w:val="007031D2"/>
    <w:rsid w:val="007032CF"/>
    <w:rsid w:val="00703505"/>
    <w:rsid w:val="00703892"/>
    <w:rsid w:val="00703D0E"/>
    <w:rsid w:val="00703E10"/>
    <w:rsid w:val="00703FF6"/>
    <w:rsid w:val="0070423F"/>
    <w:rsid w:val="0070437A"/>
    <w:rsid w:val="007044BC"/>
    <w:rsid w:val="00704813"/>
    <w:rsid w:val="00704AB6"/>
    <w:rsid w:val="00704CCF"/>
    <w:rsid w:val="00704E26"/>
    <w:rsid w:val="0070516B"/>
    <w:rsid w:val="007051B2"/>
    <w:rsid w:val="007052B6"/>
    <w:rsid w:val="0070531F"/>
    <w:rsid w:val="00705659"/>
    <w:rsid w:val="0070569D"/>
    <w:rsid w:val="007056AC"/>
    <w:rsid w:val="007056B6"/>
    <w:rsid w:val="007056BF"/>
    <w:rsid w:val="00705735"/>
    <w:rsid w:val="0070574C"/>
    <w:rsid w:val="007057A1"/>
    <w:rsid w:val="007059CB"/>
    <w:rsid w:val="00705AC8"/>
    <w:rsid w:val="00705B64"/>
    <w:rsid w:val="00705C7F"/>
    <w:rsid w:val="00705DA2"/>
    <w:rsid w:val="00705E0C"/>
    <w:rsid w:val="00705E5D"/>
    <w:rsid w:val="00706393"/>
    <w:rsid w:val="00706455"/>
    <w:rsid w:val="007064B1"/>
    <w:rsid w:val="00706918"/>
    <w:rsid w:val="007069F0"/>
    <w:rsid w:val="00706E74"/>
    <w:rsid w:val="00706F03"/>
    <w:rsid w:val="00706F74"/>
    <w:rsid w:val="00706FFD"/>
    <w:rsid w:val="0070748E"/>
    <w:rsid w:val="00707495"/>
    <w:rsid w:val="0070753A"/>
    <w:rsid w:val="007075DA"/>
    <w:rsid w:val="00707608"/>
    <w:rsid w:val="0070764F"/>
    <w:rsid w:val="00707666"/>
    <w:rsid w:val="00707710"/>
    <w:rsid w:val="0070791B"/>
    <w:rsid w:val="007079AF"/>
    <w:rsid w:val="00707DF6"/>
    <w:rsid w:val="00707FDA"/>
    <w:rsid w:val="0071006D"/>
    <w:rsid w:val="007101CE"/>
    <w:rsid w:val="00710672"/>
    <w:rsid w:val="007108B7"/>
    <w:rsid w:val="00710A01"/>
    <w:rsid w:val="00710A6B"/>
    <w:rsid w:val="00710E33"/>
    <w:rsid w:val="00711021"/>
    <w:rsid w:val="0071114B"/>
    <w:rsid w:val="007115C6"/>
    <w:rsid w:val="007116E0"/>
    <w:rsid w:val="007117A1"/>
    <w:rsid w:val="007117A4"/>
    <w:rsid w:val="007117B6"/>
    <w:rsid w:val="007119B3"/>
    <w:rsid w:val="00711C44"/>
    <w:rsid w:val="00711D5E"/>
    <w:rsid w:val="00711E3C"/>
    <w:rsid w:val="00711EBE"/>
    <w:rsid w:val="0071200F"/>
    <w:rsid w:val="00712203"/>
    <w:rsid w:val="00712304"/>
    <w:rsid w:val="007123D1"/>
    <w:rsid w:val="0071247E"/>
    <w:rsid w:val="00712858"/>
    <w:rsid w:val="00712950"/>
    <w:rsid w:val="00712EB1"/>
    <w:rsid w:val="007130A8"/>
    <w:rsid w:val="007131F1"/>
    <w:rsid w:val="00713489"/>
    <w:rsid w:val="0071349C"/>
    <w:rsid w:val="0071384E"/>
    <w:rsid w:val="00713958"/>
    <w:rsid w:val="00713B0D"/>
    <w:rsid w:val="00713D44"/>
    <w:rsid w:val="00713EBA"/>
    <w:rsid w:val="0071434F"/>
    <w:rsid w:val="007149C1"/>
    <w:rsid w:val="007149C2"/>
    <w:rsid w:val="00714A87"/>
    <w:rsid w:val="00714BE2"/>
    <w:rsid w:val="00714C04"/>
    <w:rsid w:val="00714D46"/>
    <w:rsid w:val="00714E36"/>
    <w:rsid w:val="0071512A"/>
    <w:rsid w:val="00715215"/>
    <w:rsid w:val="007156A0"/>
    <w:rsid w:val="007156ED"/>
    <w:rsid w:val="007158FC"/>
    <w:rsid w:val="00715B95"/>
    <w:rsid w:val="00715FB0"/>
    <w:rsid w:val="00716454"/>
    <w:rsid w:val="007164B7"/>
    <w:rsid w:val="0071666E"/>
    <w:rsid w:val="00716734"/>
    <w:rsid w:val="00716972"/>
    <w:rsid w:val="00716983"/>
    <w:rsid w:val="00716B86"/>
    <w:rsid w:val="00716C23"/>
    <w:rsid w:val="00716CF7"/>
    <w:rsid w:val="00716D3A"/>
    <w:rsid w:val="00716F3A"/>
    <w:rsid w:val="007170B1"/>
    <w:rsid w:val="00717279"/>
    <w:rsid w:val="007172FF"/>
    <w:rsid w:val="0071748F"/>
    <w:rsid w:val="007177B3"/>
    <w:rsid w:val="007177D9"/>
    <w:rsid w:val="00717A5C"/>
    <w:rsid w:val="00717A61"/>
    <w:rsid w:val="00717AA7"/>
    <w:rsid w:val="00717B7F"/>
    <w:rsid w:val="007200CD"/>
    <w:rsid w:val="00720516"/>
    <w:rsid w:val="00720720"/>
    <w:rsid w:val="00720AE3"/>
    <w:rsid w:val="00720B0F"/>
    <w:rsid w:val="00721059"/>
    <w:rsid w:val="0072143C"/>
    <w:rsid w:val="007216F5"/>
    <w:rsid w:val="00721872"/>
    <w:rsid w:val="00721959"/>
    <w:rsid w:val="00721FDB"/>
    <w:rsid w:val="007220C3"/>
    <w:rsid w:val="007222D7"/>
    <w:rsid w:val="007224F5"/>
    <w:rsid w:val="00722673"/>
    <w:rsid w:val="0072275E"/>
    <w:rsid w:val="00722799"/>
    <w:rsid w:val="0072288B"/>
    <w:rsid w:val="0072290B"/>
    <w:rsid w:val="00722B08"/>
    <w:rsid w:val="00722D9D"/>
    <w:rsid w:val="00722F29"/>
    <w:rsid w:val="007230D1"/>
    <w:rsid w:val="0072340C"/>
    <w:rsid w:val="0072342E"/>
    <w:rsid w:val="00723486"/>
    <w:rsid w:val="007237FA"/>
    <w:rsid w:val="00723CD4"/>
    <w:rsid w:val="00723F21"/>
    <w:rsid w:val="00724025"/>
    <w:rsid w:val="00724369"/>
    <w:rsid w:val="00724559"/>
    <w:rsid w:val="00724593"/>
    <w:rsid w:val="007246B7"/>
    <w:rsid w:val="00724881"/>
    <w:rsid w:val="00724A10"/>
    <w:rsid w:val="00724BCD"/>
    <w:rsid w:val="00724E2F"/>
    <w:rsid w:val="00724EF9"/>
    <w:rsid w:val="00724F6F"/>
    <w:rsid w:val="00724FB8"/>
    <w:rsid w:val="00725002"/>
    <w:rsid w:val="00725606"/>
    <w:rsid w:val="00725C4C"/>
    <w:rsid w:val="00725D27"/>
    <w:rsid w:val="00725D5E"/>
    <w:rsid w:val="00725D86"/>
    <w:rsid w:val="00725E87"/>
    <w:rsid w:val="00725F75"/>
    <w:rsid w:val="00726261"/>
    <w:rsid w:val="007265A0"/>
    <w:rsid w:val="00726E39"/>
    <w:rsid w:val="00726EF8"/>
    <w:rsid w:val="00726F14"/>
    <w:rsid w:val="00726F22"/>
    <w:rsid w:val="00727059"/>
    <w:rsid w:val="007270E8"/>
    <w:rsid w:val="00727621"/>
    <w:rsid w:val="007276D7"/>
    <w:rsid w:val="007276ED"/>
    <w:rsid w:val="0072790D"/>
    <w:rsid w:val="00727AAD"/>
    <w:rsid w:val="00727B7C"/>
    <w:rsid w:val="00727E97"/>
    <w:rsid w:val="007301AB"/>
    <w:rsid w:val="00730252"/>
    <w:rsid w:val="0073065C"/>
    <w:rsid w:val="007307E7"/>
    <w:rsid w:val="00730888"/>
    <w:rsid w:val="0073094A"/>
    <w:rsid w:val="00730E6C"/>
    <w:rsid w:val="007310D5"/>
    <w:rsid w:val="00731123"/>
    <w:rsid w:val="007311F5"/>
    <w:rsid w:val="0073153D"/>
    <w:rsid w:val="007316A3"/>
    <w:rsid w:val="0073173E"/>
    <w:rsid w:val="007317D7"/>
    <w:rsid w:val="00731891"/>
    <w:rsid w:val="007319A0"/>
    <w:rsid w:val="00731E05"/>
    <w:rsid w:val="00731E89"/>
    <w:rsid w:val="00731F21"/>
    <w:rsid w:val="00731F5D"/>
    <w:rsid w:val="007320BD"/>
    <w:rsid w:val="007320C3"/>
    <w:rsid w:val="0073258D"/>
    <w:rsid w:val="0073274E"/>
    <w:rsid w:val="00732FAF"/>
    <w:rsid w:val="00732FDE"/>
    <w:rsid w:val="007330CF"/>
    <w:rsid w:val="0073312C"/>
    <w:rsid w:val="0073353F"/>
    <w:rsid w:val="007335D7"/>
    <w:rsid w:val="00733A9B"/>
    <w:rsid w:val="00733B43"/>
    <w:rsid w:val="00733C45"/>
    <w:rsid w:val="00733FFF"/>
    <w:rsid w:val="00734022"/>
    <w:rsid w:val="00734402"/>
    <w:rsid w:val="00734572"/>
    <w:rsid w:val="00734596"/>
    <w:rsid w:val="007345FC"/>
    <w:rsid w:val="007346E1"/>
    <w:rsid w:val="00734823"/>
    <w:rsid w:val="0073488C"/>
    <w:rsid w:val="00734A8A"/>
    <w:rsid w:val="00734B31"/>
    <w:rsid w:val="00734EB3"/>
    <w:rsid w:val="00734F77"/>
    <w:rsid w:val="00734FEB"/>
    <w:rsid w:val="00735234"/>
    <w:rsid w:val="007352C7"/>
    <w:rsid w:val="00735329"/>
    <w:rsid w:val="007354CA"/>
    <w:rsid w:val="0073563D"/>
    <w:rsid w:val="00735C82"/>
    <w:rsid w:val="00735DA9"/>
    <w:rsid w:val="00736005"/>
    <w:rsid w:val="0073619B"/>
    <w:rsid w:val="007362CE"/>
    <w:rsid w:val="007365E5"/>
    <w:rsid w:val="00736AC0"/>
    <w:rsid w:val="00736B67"/>
    <w:rsid w:val="00736C57"/>
    <w:rsid w:val="00736E3F"/>
    <w:rsid w:val="00736EAC"/>
    <w:rsid w:val="00736F58"/>
    <w:rsid w:val="00737056"/>
    <w:rsid w:val="00737198"/>
    <w:rsid w:val="007373EF"/>
    <w:rsid w:val="00737497"/>
    <w:rsid w:val="00737560"/>
    <w:rsid w:val="007377A1"/>
    <w:rsid w:val="00737C43"/>
    <w:rsid w:val="00737FC0"/>
    <w:rsid w:val="007400AD"/>
    <w:rsid w:val="007401D9"/>
    <w:rsid w:val="0074046A"/>
    <w:rsid w:val="007404F9"/>
    <w:rsid w:val="00740865"/>
    <w:rsid w:val="00740FEA"/>
    <w:rsid w:val="0074113E"/>
    <w:rsid w:val="00741387"/>
    <w:rsid w:val="007413AC"/>
    <w:rsid w:val="007416AB"/>
    <w:rsid w:val="00741A01"/>
    <w:rsid w:val="007420FE"/>
    <w:rsid w:val="007426BC"/>
    <w:rsid w:val="007429A8"/>
    <w:rsid w:val="00742BA5"/>
    <w:rsid w:val="00742E6F"/>
    <w:rsid w:val="00742EBF"/>
    <w:rsid w:val="00742F5C"/>
    <w:rsid w:val="00742FB1"/>
    <w:rsid w:val="0074314B"/>
    <w:rsid w:val="007433FD"/>
    <w:rsid w:val="00743451"/>
    <w:rsid w:val="0074397C"/>
    <w:rsid w:val="00743EC1"/>
    <w:rsid w:val="007440A1"/>
    <w:rsid w:val="00744198"/>
    <w:rsid w:val="007442CC"/>
    <w:rsid w:val="00744605"/>
    <w:rsid w:val="007448A9"/>
    <w:rsid w:val="00744DDF"/>
    <w:rsid w:val="00744F7A"/>
    <w:rsid w:val="00745543"/>
    <w:rsid w:val="007457E7"/>
    <w:rsid w:val="00745BCF"/>
    <w:rsid w:val="00745BD9"/>
    <w:rsid w:val="00745F13"/>
    <w:rsid w:val="00745FED"/>
    <w:rsid w:val="0074614B"/>
    <w:rsid w:val="007461B2"/>
    <w:rsid w:val="00746255"/>
    <w:rsid w:val="00746986"/>
    <w:rsid w:val="00746A0B"/>
    <w:rsid w:val="00746CBB"/>
    <w:rsid w:val="00746D26"/>
    <w:rsid w:val="00746D9F"/>
    <w:rsid w:val="00747003"/>
    <w:rsid w:val="007471ED"/>
    <w:rsid w:val="00747373"/>
    <w:rsid w:val="0074747E"/>
    <w:rsid w:val="007475CB"/>
    <w:rsid w:val="0074775A"/>
    <w:rsid w:val="007479D9"/>
    <w:rsid w:val="00747B40"/>
    <w:rsid w:val="00747BE3"/>
    <w:rsid w:val="00747D0B"/>
    <w:rsid w:val="00747FD1"/>
    <w:rsid w:val="0075048B"/>
    <w:rsid w:val="00750C58"/>
    <w:rsid w:val="00750D66"/>
    <w:rsid w:val="007510FF"/>
    <w:rsid w:val="007511DB"/>
    <w:rsid w:val="00751259"/>
    <w:rsid w:val="007512D2"/>
    <w:rsid w:val="007513C7"/>
    <w:rsid w:val="007516B5"/>
    <w:rsid w:val="0075172A"/>
    <w:rsid w:val="00751A75"/>
    <w:rsid w:val="00751CDA"/>
    <w:rsid w:val="00751D02"/>
    <w:rsid w:val="00751F44"/>
    <w:rsid w:val="00752409"/>
    <w:rsid w:val="00752511"/>
    <w:rsid w:val="0075270F"/>
    <w:rsid w:val="00752AE8"/>
    <w:rsid w:val="00752C25"/>
    <w:rsid w:val="00752D12"/>
    <w:rsid w:val="00752D9E"/>
    <w:rsid w:val="00752F4B"/>
    <w:rsid w:val="007531EE"/>
    <w:rsid w:val="0075325D"/>
    <w:rsid w:val="00753300"/>
    <w:rsid w:val="00753561"/>
    <w:rsid w:val="007538B2"/>
    <w:rsid w:val="007542C9"/>
    <w:rsid w:val="00754346"/>
    <w:rsid w:val="007544BC"/>
    <w:rsid w:val="007545F7"/>
    <w:rsid w:val="00754772"/>
    <w:rsid w:val="00754789"/>
    <w:rsid w:val="007547A2"/>
    <w:rsid w:val="00754913"/>
    <w:rsid w:val="00754A0C"/>
    <w:rsid w:val="00754B67"/>
    <w:rsid w:val="00754B78"/>
    <w:rsid w:val="00754C4A"/>
    <w:rsid w:val="00754F9E"/>
    <w:rsid w:val="00754FA4"/>
    <w:rsid w:val="00755358"/>
    <w:rsid w:val="0075580B"/>
    <w:rsid w:val="00755930"/>
    <w:rsid w:val="00755C86"/>
    <w:rsid w:val="00755D04"/>
    <w:rsid w:val="00755F24"/>
    <w:rsid w:val="00755FE2"/>
    <w:rsid w:val="007562AA"/>
    <w:rsid w:val="00756368"/>
    <w:rsid w:val="007566CC"/>
    <w:rsid w:val="00756BAB"/>
    <w:rsid w:val="00756BAF"/>
    <w:rsid w:val="00756EE7"/>
    <w:rsid w:val="00757039"/>
    <w:rsid w:val="00757116"/>
    <w:rsid w:val="00757324"/>
    <w:rsid w:val="00757504"/>
    <w:rsid w:val="00757573"/>
    <w:rsid w:val="007576DA"/>
    <w:rsid w:val="0075797F"/>
    <w:rsid w:val="00757C66"/>
    <w:rsid w:val="00760150"/>
    <w:rsid w:val="007602BA"/>
    <w:rsid w:val="007604EC"/>
    <w:rsid w:val="007607F8"/>
    <w:rsid w:val="007608C2"/>
    <w:rsid w:val="00760A6B"/>
    <w:rsid w:val="00760D4A"/>
    <w:rsid w:val="00760D87"/>
    <w:rsid w:val="00760DD8"/>
    <w:rsid w:val="00760DE6"/>
    <w:rsid w:val="007610CE"/>
    <w:rsid w:val="00761318"/>
    <w:rsid w:val="007617E5"/>
    <w:rsid w:val="007617FB"/>
    <w:rsid w:val="00761839"/>
    <w:rsid w:val="0076198F"/>
    <w:rsid w:val="00761A1D"/>
    <w:rsid w:val="00761C0A"/>
    <w:rsid w:val="00761D2E"/>
    <w:rsid w:val="00761EA5"/>
    <w:rsid w:val="00761EAC"/>
    <w:rsid w:val="007621D9"/>
    <w:rsid w:val="007624D8"/>
    <w:rsid w:val="007626FC"/>
    <w:rsid w:val="00762812"/>
    <w:rsid w:val="007632BA"/>
    <w:rsid w:val="0076362E"/>
    <w:rsid w:val="00763A34"/>
    <w:rsid w:val="00763AF8"/>
    <w:rsid w:val="00763C4C"/>
    <w:rsid w:val="00763E12"/>
    <w:rsid w:val="00763F04"/>
    <w:rsid w:val="00763F3E"/>
    <w:rsid w:val="00764370"/>
    <w:rsid w:val="00764578"/>
    <w:rsid w:val="007646A6"/>
    <w:rsid w:val="00764749"/>
    <w:rsid w:val="00764914"/>
    <w:rsid w:val="00764B3A"/>
    <w:rsid w:val="00764F0C"/>
    <w:rsid w:val="00764FEF"/>
    <w:rsid w:val="00765348"/>
    <w:rsid w:val="007654BB"/>
    <w:rsid w:val="007655AF"/>
    <w:rsid w:val="007655B0"/>
    <w:rsid w:val="00765705"/>
    <w:rsid w:val="00765A97"/>
    <w:rsid w:val="00766094"/>
    <w:rsid w:val="0076624E"/>
    <w:rsid w:val="007664DF"/>
    <w:rsid w:val="0076661D"/>
    <w:rsid w:val="00766751"/>
    <w:rsid w:val="00766BB0"/>
    <w:rsid w:val="00766D70"/>
    <w:rsid w:val="00766E04"/>
    <w:rsid w:val="00766FAE"/>
    <w:rsid w:val="007672B8"/>
    <w:rsid w:val="00767665"/>
    <w:rsid w:val="00767690"/>
    <w:rsid w:val="00767859"/>
    <w:rsid w:val="0076792C"/>
    <w:rsid w:val="00767C1B"/>
    <w:rsid w:val="00767FBA"/>
    <w:rsid w:val="00770247"/>
    <w:rsid w:val="007703A0"/>
    <w:rsid w:val="007705DA"/>
    <w:rsid w:val="0077099A"/>
    <w:rsid w:val="007709ED"/>
    <w:rsid w:val="0077105D"/>
    <w:rsid w:val="00771369"/>
    <w:rsid w:val="0077140C"/>
    <w:rsid w:val="007714DC"/>
    <w:rsid w:val="0077182B"/>
    <w:rsid w:val="00771912"/>
    <w:rsid w:val="00771E75"/>
    <w:rsid w:val="00772255"/>
    <w:rsid w:val="0077293B"/>
    <w:rsid w:val="00772A36"/>
    <w:rsid w:val="00773376"/>
    <w:rsid w:val="007734E3"/>
    <w:rsid w:val="0077356C"/>
    <w:rsid w:val="007736FC"/>
    <w:rsid w:val="0077396B"/>
    <w:rsid w:val="007739AB"/>
    <w:rsid w:val="00773A12"/>
    <w:rsid w:val="00773FBD"/>
    <w:rsid w:val="00774248"/>
    <w:rsid w:val="007743FC"/>
    <w:rsid w:val="00774624"/>
    <w:rsid w:val="00774C6E"/>
    <w:rsid w:val="00774C9D"/>
    <w:rsid w:val="00774E22"/>
    <w:rsid w:val="00774F7F"/>
    <w:rsid w:val="00774FCB"/>
    <w:rsid w:val="0077521D"/>
    <w:rsid w:val="00775496"/>
    <w:rsid w:val="00775556"/>
    <w:rsid w:val="00775746"/>
    <w:rsid w:val="00775F44"/>
    <w:rsid w:val="0077605E"/>
    <w:rsid w:val="0077631B"/>
    <w:rsid w:val="007763EC"/>
    <w:rsid w:val="007766F2"/>
    <w:rsid w:val="00776737"/>
    <w:rsid w:val="007769A7"/>
    <w:rsid w:val="00776BB9"/>
    <w:rsid w:val="00776DCF"/>
    <w:rsid w:val="00776F1A"/>
    <w:rsid w:val="00776F3A"/>
    <w:rsid w:val="00776F60"/>
    <w:rsid w:val="0077727C"/>
    <w:rsid w:val="007772FE"/>
    <w:rsid w:val="00777906"/>
    <w:rsid w:val="00777A02"/>
    <w:rsid w:val="00777A75"/>
    <w:rsid w:val="00777AAF"/>
    <w:rsid w:val="00777DB6"/>
    <w:rsid w:val="007803C2"/>
    <w:rsid w:val="0078040B"/>
    <w:rsid w:val="007804BC"/>
    <w:rsid w:val="0078053B"/>
    <w:rsid w:val="0078071E"/>
    <w:rsid w:val="007808BE"/>
    <w:rsid w:val="00780ECB"/>
    <w:rsid w:val="0078103B"/>
    <w:rsid w:val="007812A6"/>
    <w:rsid w:val="007812EE"/>
    <w:rsid w:val="007814EA"/>
    <w:rsid w:val="00781729"/>
    <w:rsid w:val="007817C2"/>
    <w:rsid w:val="007818A6"/>
    <w:rsid w:val="007818EC"/>
    <w:rsid w:val="00781B91"/>
    <w:rsid w:val="00781E08"/>
    <w:rsid w:val="00781F66"/>
    <w:rsid w:val="0078210A"/>
    <w:rsid w:val="00782198"/>
    <w:rsid w:val="0078229C"/>
    <w:rsid w:val="00782787"/>
    <w:rsid w:val="007828D3"/>
    <w:rsid w:val="007828D7"/>
    <w:rsid w:val="0078299F"/>
    <w:rsid w:val="007829D7"/>
    <w:rsid w:val="00782C4D"/>
    <w:rsid w:val="00783021"/>
    <w:rsid w:val="0078304E"/>
    <w:rsid w:val="007831BD"/>
    <w:rsid w:val="00783392"/>
    <w:rsid w:val="00783847"/>
    <w:rsid w:val="00783CAC"/>
    <w:rsid w:val="00783F9E"/>
    <w:rsid w:val="00784119"/>
    <w:rsid w:val="007843D1"/>
    <w:rsid w:val="00784665"/>
    <w:rsid w:val="00784EDE"/>
    <w:rsid w:val="00784F44"/>
    <w:rsid w:val="007850DB"/>
    <w:rsid w:val="007850FD"/>
    <w:rsid w:val="00785526"/>
    <w:rsid w:val="007855A8"/>
    <w:rsid w:val="0078583A"/>
    <w:rsid w:val="007858DF"/>
    <w:rsid w:val="00785B42"/>
    <w:rsid w:val="00785BBC"/>
    <w:rsid w:val="0078637D"/>
    <w:rsid w:val="0078662A"/>
    <w:rsid w:val="00786742"/>
    <w:rsid w:val="0078683A"/>
    <w:rsid w:val="00786AE9"/>
    <w:rsid w:val="00786C17"/>
    <w:rsid w:val="00786C63"/>
    <w:rsid w:val="00786CD2"/>
    <w:rsid w:val="00787126"/>
    <w:rsid w:val="007872F4"/>
    <w:rsid w:val="00787854"/>
    <w:rsid w:val="007878C1"/>
    <w:rsid w:val="00787B94"/>
    <w:rsid w:val="00787D46"/>
    <w:rsid w:val="00787F0D"/>
    <w:rsid w:val="007900DC"/>
    <w:rsid w:val="00790275"/>
    <w:rsid w:val="0079057A"/>
    <w:rsid w:val="00790850"/>
    <w:rsid w:val="0079115E"/>
    <w:rsid w:val="007911C8"/>
    <w:rsid w:val="00791371"/>
    <w:rsid w:val="007913C3"/>
    <w:rsid w:val="00791536"/>
    <w:rsid w:val="00791666"/>
    <w:rsid w:val="007916C2"/>
    <w:rsid w:val="00791D9B"/>
    <w:rsid w:val="00791E5A"/>
    <w:rsid w:val="007920F4"/>
    <w:rsid w:val="00792113"/>
    <w:rsid w:val="0079229A"/>
    <w:rsid w:val="007924AA"/>
    <w:rsid w:val="00792992"/>
    <w:rsid w:val="00792ACF"/>
    <w:rsid w:val="00792BB7"/>
    <w:rsid w:val="00792C06"/>
    <w:rsid w:val="00792EB3"/>
    <w:rsid w:val="00792FF5"/>
    <w:rsid w:val="00793275"/>
    <w:rsid w:val="00793651"/>
    <w:rsid w:val="00793837"/>
    <w:rsid w:val="00793DE6"/>
    <w:rsid w:val="00793DF7"/>
    <w:rsid w:val="007941AE"/>
    <w:rsid w:val="007944E8"/>
    <w:rsid w:val="0079461B"/>
    <w:rsid w:val="00794745"/>
    <w:rsid w:val="0079492D"/>
    <w:rsid w:val="007949E0"/>
    <w:rsid w:val="00794B06"/>
    <w:rsid w:val="00794D4B"/>
    <w:rsid w:val="00795074"/>
    <w:rsid w:val="00795397"/>
    <w:rsid w:val="0079567F"/>
    <w:rsid w:val="00795837"/>
    <w:rsid w:val="00795AAA"/>
    <w:rsid w:val="00795CB7"/>
    <w:rsid w:val="007961B7"/>
    <w:rsid w:val="00796398"/>
    <w:rsid w:val="00796618"/>
    <w:rsid w:val="0079666B"/>
    <w:rsid w:val="0079687E"/>
    <w:rsid w:val="00796F8F"/>
    <w:rsid w:val="007975BD"/>
    <w:rsid w:val="007975C2"/>
    <w:rsid w:val="00797636"/>
    <w:rsid w:val="007976AA"/>
    <w:rsid w:val="007976EF"/>
    <w:rsid w:val="007979A3"/>
    <w:rsid w:val="00797A17"/>
    <w:rsid w:val="00797C19"/>
    <w:rsid w:val="00797DFE"/>
    <w:rsid w:val="00797E88"/>
    <w:rsid w:val="007A017C"/>
    <w:rsid w:val="007A0635"/>
    <w:rsid w:val="007A0687"/>
    <w:rsid w:val="007A07B8"/>
    <w:rsid w:val="007A0851"/>
    <w:rsid w:val="007A0B83"/>
    <w:rsid w:val="007A0F02"/>
    <w:rsid w:val="007A130F"/>
    <w:rsid w:val="007A1454"/>
    <w:rsid w:val="007A146D"/>
    <w:rsid w:val="007A1479"/>
    <w:rsid w:val="007A15A7"/>
    <w:rsid w:val="007A1605"/>
    <w:rsid w:val="007A1789"/>
    <w:rsid w:val="007A1842"/>
    <w:rsid w:val="007A1C3E"/>
    <w:rsid w:val="007A23D9"/>
    <w:rsid w:val="007A2754"/>
    <w:rsid w:val="007A2810"/>
    <w:rsid w:val="007A2887"/>
    <w:rsid w:val="007A2B41"/>
    <w:rsid w:val="007A2BBF"/>
    <w:rsid w:val="007A2D8F"/>
    <w:rsid w:val="007A2DF3"/>
    <w:rsid w:val="007A2F81"/>
    <w:rsid w:val="007A2F82"/>
    <w:rsid w:val="007A3330"/>
    <w:rsid w:val="007A33A8"/>
    <w:rsid w:val="007A33BA"/>
    <w:rsid w:val="007A34D8"/>
    <w:rsid w:val="007A3B4E"/>
    <w:rsid w:val="007A3E1A"/>
    <w:rsid w:val="007A3EC9"/>
    <w:rsid w:val="007A41A1"/>
    <w:rsid w:val="007A41EC"/>
    <w:rsid w:val="007A4225"/>
    <w:rsid w:val="007A42B9"/>
    <w:rsid w:val="007A462D"/>
    <w:rsid w:val="007A466A"/>
    <w:rsid w:val="007A46FF"/>
    <w:rsid w:val="007A4927"/>
    <w:rsid w:val="007A49DB"/>
    <w:rsid w:val="007A4BE5"/>
    <w:rsid w:val="007A4F2E"/>
    <w:rsid w:val="007A503B"/>
    <w:rsid w:val="007A512B"/>
    <w:rsid w:val="007A54D2"/>
    <w:rsid w:val="007A568B"/>
    <w:rsid w:val="007A58F4"/>
    <w:rsid w:val="007A59D9"/>
    <w:rsid w:val="007A5A12"/>
    <w:rsid w:val="007A5AA4"/>
    <w:rsid w:val="007A5BC5"/>
    <w:rsid w:val="007A5C06"/>
    <w:rsid w:val="007A5D81"/>
    <w:rsid w:val="007A5F3C"/>
    <w:rsid w:val="007A6532"/>
    <w:rsid w:val="007A68D0"/>
    <w:rsid w:val="007A6B8D"/>
    <w:rsid w:val="007A6E08"/>
    <w:rsid w:val="007A6E8E"/>
    <w:rsid w:val="007A6FD8"/>
    <w:rsid w:val="007A701F"/>
    <w:rsid w:val="007A75C8"/>
    <w:rsid w:val="007A765E"/>
    <w:rsid w:val="007A7A08"/>
    <w:rsid w:val="007A7A38"/>
    <w:rsid w:val="007A7A9D"/>
    <w:rsid w:val="007A7BA5"/>
    <w:rsid w:val="007A7CB2"/>
    <w:rsid w:val="007B0193"/>
    <w:rsid w:val="007B0512"/>
    <w:rsid w:val="007B092F"/>
    <w:rsid w:val="007B0B05"/>
    <w:rsid w:val="007B0D3A"/>
    <w:rsid w:val="007B10BD"/>
    <w:rsid w:val="007B1459"/>
    <w:rsid w:val="007B1DB2"/>
    <w:rsid w:val="007B1F36"/>
    <w:rsid w:val="007B2009"/>
    <w:rsid w:val="007B2388"/>
    <w:rsid w:val="007B243B"/>
    <w:rsid w:val="007B2445"/>
    <w:rsid w:val="007B24DF"/>
    <w:rsid w:val="007B282F"/>
    <w:rsid w:val="007B2AE6"/>
    <w:rsid w:val="007B2B45"/>
    <w:rsid w:val="007B2C3E"/>
    <w:rsid w:val="007B2CF1"/>
    <w:rsid w:val="007B31AE"/>
    <w:rsid w:val="007B37A0"/>
    <w:rsid w:val="007B39BC"/>
    <w:rsid w:val="007B3B2D"/>
    <w:rsid w:val="007B3CAA"/>
    <w:rsid w:val="007B3D25"/>
    <w:rsid w:val="007B3E42"/>
    <w:rsid w:val="007B4298"/>
    <w:rsid w:val="007B4378"/>
    <w:rsid w:val="007B46BD"/>
    <w:rsid w:val="007B474B"/>
    <w:rsid w:val="007B485F"/>
    <w:rsid w:val="007B49E0"/>
    <w:rsid w:val="007B4A2D"/>
    <w:rsid w:val="007B4BD1"/>
    <w:rsid w:val="007B4D1F"/>
    <w:rsid w:val="007B4EE8"/>
    <w:rsid w:val="007B53AA"/>
    <w:rsid w:val="007B53DB"/>
    <w:rsid w:val="007B561B"/>
    <w:rsid w:val="007B5AE7"/>
    <w:rsid w:val="007B5D39"/>
    <w:rsid w:val="007B5ED0"/>
    <w:rsid w:val="007B653E"/>
    <w:rsid w:val="007B6C69"/>
    <w:rsid w:val="007B6CE2"/>
    <w:rsid w:val="007B6EA5"/>
    <w:rsid w:val="007B701A"/>
    <w:rsid w:val="007B7053"/>
    <w:rsid w:val="007B7127"/>
    <w:rsid w:val="007B71B3"/>
    <w:rsid w:val="007B71D0"/>
    <w:rsid w:val="007B73E5"/>
    <w:rsid w:val="007B74C0"/>
    <w:rsid w:val="007B7523"/>
    <w:rsid w:val="007B758D"/>
    <w:rsid w:val="007B75B3"/>
    <w:rsid w:val="007B7836"/>
    <w:rsid w:val="007B7AE0"/>
    <w:rsid w:val="007B7BBC"/>
    <w:rsid w:val="007B7F14"/>
    <w:rsid w:val="007C02CF"/>
    <w:rsid w:val="007C03E5"/>
    <w:rsid w:val="007C0453"/>
    <w:rsid w:val="007C04A8"/>
    <w:rsid w:val="007C0641"/>
    <w:rsid w:val="007C0809"/>
    <w:rsid w:val="007C082C"/>
    <w:rsid w:val="007C0866"/>
    <w:rsid w:val="007C0A78"/>
    <w:rsid w:val="007C11F9"/>
    <w:rsid w:val="007C14EE"/>
    <w:rsid w:val="007C1703"/>
    <w:rsid w:val="007C170E"/>
    <w:rsid w:val="007C172D"/>
    <w:rsid w:val="007C1A38"/>
    <w:rsid w:val="007C1A6B"/>
    <w:rsid w:val="007C1BCE"/>
    <w:rsid w:val="007C1CE6"/>
    <w:rsid w:val="007C1FA8"/>
    <w:rsid w:val="007C214D"/>
    <w:rsid w:val="007C25A8"/>
    <w:rsid w:val="007C28A7"/>
    <w:rsid w:val="007C2A97"/>
    <w:rsid w:val="007C2DFA"/>
    <w:rsid w:val="007C2F2A"/>
    <w:rsid w:val="007C2F41"/>
    <w:rsid w:val="007C3202"/>
    <w:rsid w:val="007C3221"/>
    <w:rsid w:val="007C35C6"/>
    <w:rsid w:val="007C3750"/>
    <w:rsid w:val="007C3A33"/>
    <w:rsid w:val="007C3CE3"/>
    <w:rsid w:val="007C3CE6"/>
    <w:rsid w:val="007C3D92"/>
    <w:rsid w:val="007C40AD"/>
    <w:rsid w:val="007C40C2"/>
    <w:rsid w:val="007C41EA"/>
    <w:rsid w:val="007C4225"/>
    <w:rsid w:val="007C4790"/>
    <w:rsid w:val="007C4873"/>
    <w:rsid w:val="007C487A"/>
    <w:rsid w:val="007C4895"/>
    <w:rsid w:val="007C4919"/>
    <w:rsid w:val="007C4EA4"/>
    <w:rsid w:val="007C507E"/>
    <w:rsid w:val="007C53B8"/>
    <w:rsid w:val="007C56C5"/>
    <w:rsid w:val="007C5A28"/>
    <w:rsid w:val="007C5A38"/>
    <w:rsid w:val="007C5ADD"/>
    <w:rsid w:val="007C5B79"/>
    <w:rsid w:val="007C5C1E"/>
    <w:rsid w:val="007C5C62"/>
    <w:rsid w:val="007C5E37"/>
    <w:rsid w:val="007C6274"/>
    <w:rsid w:val="007C6639"/>
    <w:rsid w:val="007C66A8"/>
    <w:rsid w:val="007C6A13"/>
    <w:rsid w:val="007C6CD6"/>
    <w:rsid w:val="007C6EE3"/>
    <w:rsid w:val="007C6FE4"/>
    <w:rsid w:val="007C7180"/>
    <w:rsid w:val="007C71ED"/>
    <w:rsid w:val="007C78D0"/>
    <w:rsid w:val="007C7914"/>
    <w:rsid w:val="007C7A98"/>
    <w:rsid w:val="007C7B60"/>
    <w:rsid w:val="007C7E22"/>
    <w:rsid w:val="007C7FB8"/>
    <w:rsid w:val="007C7FC8"/>
    <w:rsid w:val="007D02BE"/>
    <w:rsid w:val="007D0331"/>
    <w:rsid w:val="007D054E"/>
    <w:rsid w:val="007D076C"/>
    <w:rsid w:val="007D084A"/>
    <w:rsid w:val="007D1067"/>
    <w:rsid w:val="007D18CF"/>
    <w:rsid w:val="007D1921"/>
    <w:rsid w:val="007D1F77"/>
    <w:rsid w:val="007D22C5"/>
    <w:rsid w:val="007D2398"/>
    <w:rsid w:val="007D2476"/>
    <w:rsid w:val="007D28B4"/>
    <w:rsid w:val="007D2917"/>
    <w:rsid w:val="007D2A27"/>
    <w:rsid w:val="007D2C8E"/>
    <w:rsid w:val="007D2F38"/>
    <w:rsid w:val="007D2F92"/>
    <w:rsid w:val="007D3059"/>
    <w:rsid w:val="007D30E1"/>
    <w:rsid w:val="007D3366"/>
    <w:rsid w:val="007D33D7"/>
    <w:rsid w:val="007D3521"/>
    <w:rsid w:val="007D3D74"/>
    <w:rsid w:val="007D3DEA"/>
    <w:rsid w:val="007D426A"/>
    <w:rsid w:val="007D46BA"/>
    <w:rsid w:val="007D47E5"/>
    <w:rsid w:val="007D48CA"/>
    <w:rsid w:val="007D4C61"/>
    <w:rsid w:val="007D4DAE"/>
    <w:rsid w:val="007D4ECC"/>
    <w:rsid w:val="007D4F0C"/>
    <w:rsid w:val="007D52CE"/>
    <w:rsid w:val="007D5467"/>
    <w:rsid w:val="007D5B09"/>
    <w:rsid w:val="007D5D73"/>
    <w:rsid w:val="007D6035"/>
    <w:rsid w:val="007D608A"/>
    <w:rsid w:val="007D61C7"/>
    <w:rsid w:val="007D633D"/>
    <w:rsid w:val="007D65E6"/>
    <w:rsid w:val="007D6D49"/>
    <w:rsid w:val="007D6E80"/>
    <w:rsid w:val="007D7075"/>
    <w:rsid w:val="007D708C"/>
    <w:rsid w:val="007D70D1"/>
    <w:rsid w:val="007D735E"/>
    <w:rsid w:val="007D7671"/>
    <w:rsid w:val="007D7892"/>
    <w:rsid w:val="007D78A9"/>
    <w:rsid w:val="007D78C6"/>
    <w:rsid w:val="007D793B"/>
    <w:rsid w:val="007D7C4D"/>
    <w:rsid w:val="007D7EDB"/>
    <w:rsid w:val="007E0009"/>
    <w:rsid w:val="007E00BA"/>
    <w:rsid w:val="007E0145"/>
    <w:rsid w:val="007E0273"/>
    <w:rsid w:val="007E0797"/>
    <w:rsid w:val="007E0962"/>
    <w:rsid w:val="007E097A"/>
    <w:rsid w:val="007E0BB8"/>
    <w:rsid w:val="007E0CF7"/>
    <w:rsid w:val="007E0D59"/>
    <w:rsid w:val="007E0E81"/>
    <w:rsid w:val="007E0EF1"/>
    <w:rsid w:val="007E0F78"/>
    <w:rsid w:val="007E1101"/>
    <w:rsid w:val="007E138F"/>
    <w:rsid w:val="007E1615"/>
    <w:rsid w:val="007E16DE"/>
    <w:rsid w:val="007E1A26"/>
    <w:rsid w:val="007E1A91"/>
    <w:rsid w:val="007E1A93"/>
    <w:rsid w:val="007E1AA4"/>
    <w:rsid w:val="007E1B1D"/>
    <w:rsid w:val="007E1DFD"/>
    <w:rsid w:val="007E2187"/>
    <w:rsid w:val="007E23C4"/>
    <w:rsid w:val="007E2466"/>
    <w:rsid w:val="007E2811"/>
    <w:rsid w:val="007E2D96"/>
    <w:rsid w:val="007E2DB5"/>
    <w:rsid w:val="007E2E59"/>
    <w:rsid w:val="007E3063"/>
    <w:rsid w:val="007E311A"/>
    <w:rsid w:val="007E35A6"/>
    <w:rsid w:val="007E37D5"/>
    <w:rsid w:val="007E3ACA"/>
    <w:rsid w:val="007E3E33"/>
    <w:rsid w:val="007E3EA7"/>
    <w:rsid w:val="007E3F47"/>
    <w:rsid w:val="007E415D"/>
    <w:rsid w:val="007E41AF"/>
    <w:rsid w:val="007E41EF"/>
    <w:rsid w:val="007E41F2"/>
    <w:rsid w:val="007E42A7"/>
    <w:rsid w:val="007E4353"/>
    <w:rsid w:val="007E451D"/>
    <w:rsid w:val="007E45F5"/>
    <w:rsid w:val="007E49AA"/>
    <w:rsid w:val="007E4A02"/>
    <w:rsid w:val="007E4DF2"/>
    <w:rsid w:val="007E5253"/>
    <w:rsid w:val="007E52E1"/>
    <w:rsid w:val="007E5458"/>
    <w:rsid w:val="007E55A1"/>
    <w:rsid w:val="007E564C"/>
    <w:rsid w:val="007E59F8"/>
    <w:rsid w:val="007E5F04"/>
    <w:rsid w:val="007E5FD8"/>
    <w:rsid w:val="007E6258"/>
    <w:rsid w:val="007E661F"/>
    <w:rsid w:val="007E673E"/>
    <w:rsid w:val="007E6921"/>
    <w:rsid w:val="007E692B"/>
    <w:rsid w:val="007E6B0D"/>
    <w:rsid w:val="007E6B79"/>
    <w:rsid w:val="007E6BAB"/>
    <w:rsid w:val="007E6E58"/>
    <w:rsid w:val="007E71B3"/>
    <w:rsid w:val="007E7403"/>
    <w:rsid w:val="007E7469"/>
    <w:rsid w:val="007E74AB"/>
    <w:rsid w:val="007E7904"/>
    <w:rsid w:val="007E796D"/>
    <w:rsid w:val="007E79E7"/>
    <w:rsid w:val="007E7BD4"/>
    <w:rsid w:val="007E7D46"/>
    <w:rsid w:val="007E7ED7"/>
    <w:rsid w:val="007F08CD"/>
    <w:rsid w:val="007F08D2"/>
    <w:rsid w:val="007F093A"/>
    <w:rsid w:val="007F0A5A"/>
    <w:rsid w:val="007F0AB8"/>
    <w:rsid w:val="007F0D33"/>
    <w:rsid w:val="007F0D69"/>
    <w:rsid w:val="007F1018"/>
    <w:rsid w:val="007F108B"/>
    <w:rsid w:val="007F1375"/>
    <w:rsid w:val="007F1392"/>
    <w:rsid w:val="007F13A1"/>
    <w:rsid w:val="007F13C4"/>
    <w:rsid w:val="007F1559"/>
    <w:rsid w:val="007F1813"/>
    <w:rsid w:val="007F1A41"/>
    <w:rsid w:val="007F1DB9"/>
    <w:rsid w:val="007F20C5"/>
    <w:rsid w:val="007F20FB"/>
    <w:rsid w:val="007F2118"/>
    <w:rsid w:val="007F2534"/>
    <w:rsid w:val="007F26CC"/>
    <w:rsid w:val="007F27CB"/>
    <w:rsid w:val="007F282E"/>
    <w:rsid w:val="007F29B7"/>
    <w:rsid w:val="007F2DE8"/>
    <w:rsid w:val="007F2E1D"/>
    <w:rsid w:val="007F32D5"/>
    <w:rsid w:val="007F33CE"/>
    <w:rsid w:val="007F3699"/>
    <w:rsid w:val="007F3A49"/>
    <w:rsid w:val="007F3D02"/>
    <w:rsid w:val="007F3E97"/>
    <w:rsid w:val="007F42AD"/>
    <w:rsid w:val="007F458A"/>
    <w:rsid w:val="007F467E"/>
    <w:rsid w:val="007F46ED"/>
    <w:rsid w:val="007F4727"/>
    <w:rsid w:val="007F4B35"/>
    <w:rsid w:val="007F4B3A"/>
    <w:rsid w:val="007F4EBA"/>
    <w:rsid w:val="007F5232"/>
    <w:rsid w:val="007F5236"/>
    <w:rsid w:val="007F5247"/>
    <w:rsid w:val="007F528E"/>
    <w:rsid w:val="007F535C"/>
    <w:rsid w:val="007F537F"/>
    <w:rsid w:val="007F5558"/>
    <w:rsid w:val="007F5562"/>
    <w:rsid w:val="007F566A"/>
    <w:rsid w:val="007F5855"/>
    <w:rsid w:val="007F5870"/>
    <w:rsid w:val="007F58C9"/>
    <w:rsid w:val="007F5AAF"/>
    <w:rsid w:val="007F5BFF"/>
    <w:rsid w:val="007F5C32"/>
    <w:rsid w:val="007F5E99"/>
    <w:rsid w:val="007F60A3"/>
    <w:rsid w:val="007F642A"/>
    <w:rsid w:val="007F6545"/>
    <w:rsid w:val="007F660D"/>
    <w:rsid w:val="007F6CD1"/>
    <w:rsid w:val="007F6D3F"/>
    <w:rsid w:val="007F769C"/>
    <w:rsid w:val="007F775A"/>
    <w:rsid w:val="007F79BC"/>
    <w:rsid w:val="008002F1"/>
    <w:rsid w:val="0080099E"/>
    <w:rsid w:val="00800DDA"/>
    <w:rsid w:val="00801157"/>
    <w:rsid w:val="008014DF"/>
    <w:rsid w:val="0080157E"/>
    <w:rsid w:val="00801740"/>
    <w:rsid w:val="00801782"/>
    <w:rsid w:val="00801A3A"/>
    <w:rsid w:val="00801B6D"/>
    <w:rsid w:val="00801D91"/>
    <w:rsid w:val="00801E48"/>
    <w:rsid w:val="00801E4D"/>
    <w:rsid w:val="008021E3"/>
    <w:rsid w:val="008024C0"/>
    <w:rsid w:val="008025C0"/>
    <w:rsid w:val="00802975"/>
    <w:rsid w:val="00802B3F"/>
    <w:rsid w:val="00802B8D"/>
    <w:rsid w:val="00802BBB"/>
    <w:rsid w:val="00802C52"/>
    <w:rsid w:val="00802CD3"/>
    <w:rsid w:val="00802DE8"/>
    <w:rsid w:val="0080311B"/>
    <w:rsid w:val="00803131"/>
    <w:rsid w:val="00803261"/>
    <w:rsid w:val="008033C6"/>
    <w:rsid w:val="008036E6"/>
    <w:rsid w:val="00803868"/>
    <w:rsid w:val="00803907"/>
    <w:rsid w:val="008039A5"/>
    <w:rsid w:val="00803E91"/>
    <w:rsid w:val="00804016"/>
    <w:rsid w:val="008042AE"/>
    <w:rsid w:val="00804422"/>
    <w:rsid w:val="0080499E"/>
    <w:rsid w:val="008049F7"/>
    <w:rsid w:val="00804C44"/>
    <w:rsid w:val="00804CA9"/>
    <w:rsid w:val="00804CB8"/>
    <w:rsid w:val="008055B5"/>
    <w:rsid w:val="008056E9"/>
    <w:rsid w:val="00805800"/>
    <w:rsid w:val="00805895"/>
    <w:rsid w:val="00805C17"/>
    <w:rsid w:val="00805D4A"/>
    <w:rsid w:val="00805D8F"/>
    <w:rsid w:val="00805F64"/>
    <w:rsid w:val="00805F8A"/>
    <w:rsid w:val="00806070"/>
    <w:rsid w:val="00806308"/>
    <w:rsid w:val="00806363"/>
    <w:rsid w:val="00806533"/>
    <w:rsid w:val="008067C3"/>
    <w:rsid w:val="00806A18"/>
    <w:rsid w:val="00806ACE"/>
    <w:rsid w:val="00806BFA"/>
    <w:rsid w:val="00806D30"/>
    <w:rsid w:val="00806E94"/>
    <w:rsid w:val="00807186"/>
    <w:rsid w:val="0080718C"/>
    <w:rsid w:val="00807273"/>
    <w:rsid w:val="008072D9"/>
    <w:rsid w:val="008076A3"/>
    <w:rsid w:val="008076BC"/>
    <w:rsid w:val="0080793E"/>
    <w:rsid w:val="00807A0E"/>
    <w:rsid w:val="00807B5E"/>
    <w:rsid w:val="00807BB0"/>
    <w:rsid w:val="00807BEB"/>
    <w:rsid w:val="00807D1B"/>
    <w:rsid w:val="00807FDC"/>
    <w:rsid w:val="008100AE"/>
    <w:rsid w:val="008102F6"/>
    <w:rsid w:val="008107D7"/>
    <w:rsid w:val="008109C1"/>
    <w:rsid w:val="00810A38"/>
    <w:rsid w:val="00810AFB"/>
    <w:rsid w:val="008110AD"/>
    <w:rsid w:val="008110C1"/>
    <w:rsid w:val="0081119D"/>
    <w:rsid w:val="0081121E"/>
    <w:rsid w:val="00811222"/>
    <w:rsid w:val="0081128D"/>
    <w:rsid w:val="00811543"/>
    <w:rsid w:val="00811640"/>
    <w:rsid w:val="00811D38"/>
    <w:rsid w:val="008122C2"/>
    <w:rsid w:val="008123A5"/>
    <w:rsid w:val="0081258B"/>
    <w:rsid w:val="00812835"/>
    <w:rsid w:val="0081285E"/>
    <w:rsid w:val="00812875"/>
    <w:rsid w:val="00812E61"/>
    <w:rsid w:val="00812E76"/>
    <w:rsid w:val="00812F58"/>
    <w:rsid w:val="008132EF"/>
    <w:rsid w:val="00813373"/>
    <w:rsid w:val="00813519"/>
    <w:rsid w:val="008136A3"/>
    <w:rsid w:val="00813809"/>
    <w:rsid w:val="00813E12"/>
    <w:rsid w:val="00813E53"/>
    <w:rsid w:val="00813E6A"/>
    <w:rsid w:val="00814156"/>
    <w:rsid w:val="0081433F"/>
    <w:rsid w:val="00814424"/>
    <w:rsid w:val="008146DB"/>
    <w:rsid w:val="008147CD"/>
    <w:rsid w:val="00814C23"/>
    <w:rsid w:val="00814CFC"/>
    <w:rsid w:val="00814E1A"/>
    <w:rsid w:val="00814E4A"/>
    <w:rsid w:val="00814ECB"/>
    <w:rsid w:val="00815397"/>
    <w:rsid w:val="00815429"/>
    <w:rsid w:val="0081548E"/>
    <w:rsid w:val="008155FF"/>
    <w:rsid w:val="00815A0F"/>
    <w:rsid w:val="00815C1A"/>
    <w:rsid w:val="00815D2C"/>
    <w:rsid w:val="00816216"/>
    <w:rsid w:val="00816270"/>
    <w:rsid w:val="008162E1"/>
    <w:rsid w:val="0081660E"/>
    <w:rsid w:val="00816752"/>
    <w:rsid w:val="00816811"/>
    <w:rsid w:val="00816981"/>
    <w:rsid w:val="00816B1D"/>
    <w:rsid w:val="00817180"/>
    <w:rsid w:val="0081740E"/>
    <w:rsid w:val="0081749F"/>
    <w:rsid w:val="008178C2"/>
    <w:rsid w:val="008179AF"/>
    <w:rsid w:val="00817AE0"/>
    <w:rsid w:val="00817AE8"/>
    <w:rsid w:val="00817B96"/>
    <w:rsid w:val="00817E96"/>
    <w:rsid w:val="0082012A"/>
    <w:rsid w:val="008201BE"/>
    <w:rsid w:val="00820264"/>
    <w:rsid w:val="008202D4"/>
    <w:rsid w:val="0082048F"/>
    <w:rsid w:val="00820594"/>
    <w:rsid w:val="008206B8"/>
    <w:rsid w:val="00820704"/>
    <w:rsid w:val="008208BE"/>
    <w:rsid w:val="008209BA"/>
    <w:rsid w:val="00820A76"/>
    <w:rsid w:val="008212C3"/>
    <w:rsid w:val="008214E9"/>
    <w:rsid w:val="00821720"/>
    <w:rsid w:val="008217D0"/>
    <w:rsid w:val="0082190E"/>
    <w:rsid w:val="00821AB1"/>
    <w:rsid w:val="00821BA9"/>
    <w:rsid w:val="00821CAF"/>
    <w:rsid w:val="0082208B"/>
    <w:rsid w:val="0082208D"/>
    <w:rsid w:val="0082210A"/>
    <w:rsid w:val="008221CC"/>
    <w:rsid w:val="008229D0"/>
    <w:rsid w:val="00822A84"/>
    <w:rsid w:val="00822D59"/>
    <w:rsid w:val="00823183"/>
    <w:rsid w:val="0082380F"/>
    <w:rsid w:val="00823822"/>
    <w:rsid w:val="00823CF2"/>
    <w:rsid w:val="00823D05"/>
    <w:rsid w:val="00823E01"/>
    <w:rsid w:val="00823FF0"/>
    <w:rsid w:val="00824118"/>
    <w:rsid w:val="00824A4E"/>
    <w:rsid w:val="00824B4F"/>
    <w:rsid w:val="00824C2F"/>
    <w:rsid w:val="00824C90"/>
    <w:rsid w:val="00824CC0"/>
    <w:rsid w:val="00824D13"/>
    <w:rsid w:val="00824DE2"/>
    <w:rsid w:val="0082538F"/>
    <w:rsid w:val="008253E8"/>
    <w:rsid w:val="00825596"/>
    <w:rsid w:val="008259C1"/>
    <w:rsid w:val="008259D1"/>
    <w:rsid w:val="00825B91"/>
    <w:rsid w:val="00825D3A"/>
    <w:rsid w:val="00825D62"/>
    <w:rsid w:val="0082600C"/>
    <w:rsid w:val="00826128"/>
    <w:rsid w:val="008263B1"/>
    <w:rsid w:val="0082659E"/>
    <w:rsid w:val="008265A6"/>
    <w:rsid w:val="00826BC0"/>
    <w:rsid w:val="00827005"/>
    <w:rsid w:val="008272C7"/>
    <w:rsid w:val="00827391"/>
    <w:rsid w:val="00827460"/>
    <w:rsid w:val="00827896"/>
    <w:rsid w:val="00827D13"/>
    <w:rsid w:val="00827DCA"/>
    <w:rsid w:val="008301C9"/>
    <w:rsid w:val="00830284"/>
    <w:rsid w:val="008302AE"/>
    <w:rsid w:val="00830AB9"/>
    <w:rsid w:val="00830AD3"/>
    <w:rsid w:val="00830C64"/>
    <w:rsid w:val="00830F62"/>
    <w:rsid w:val="00830FB4"/>
    <w:rsid w:val="0083137D"/>
    <w:rsid w:val="00831387"/>
    <w:rsid w:val="008316C5"/>
    <w:rsid w:val="00831B4F"/>
    <w:rsid w:val="00831BC2"/>
    <w:rsid w:val="00831CC2"/>
    <w:rsid w:val="00831E84"/>
    <w:rsid w:val="0083202F"/>
    <w:rsid w:val="00832061"/>
    <w:rsid w:val="008321CE"/>
    <w:rsid w:val="00832380"/>
    <w:rsid w:val="00832D98"/>
    <w:rsid w:val="00832E0D"/>
    <w:rsid w:val="00832F09"/>
    <w:rsid w:val="00833206"/>
    <w:rsid w:val="0083350E"/>
    <w:rsid w:val="0083355B"/>
    <w:rsid w:val="008336DE"/>
    <w:rsid w:val="008337F3"/>
    <w:rsid w:val="00833994"/>
    <w:rsid w:val="00833A00"/>
    <w:rsid w:val="00833BD3"/>
    <w:rsid w:val="00833D09"/>
    <w:rsid w:val="00833DBF"/>
    <w:rsid w:val="00833E6F"/>
    <w:rsid w:val="00833EA5"/>
    <w:rsid w:val="00833F73"/>
    <w:rsid w:val="008340FC"/>
    <w:rsid w:val="00834250"/>
    <w:rsid w:val="0083437B"/>
    <w:rsid w:val="00834486"/>
    <w:rsid w:val="00834660"/>
    <w:rsid w:val="008347A7"/>
    <w:rsid w:val="00834C45"/>
    <w:rsid w:val="00834CDB"/>
    <w:rsid w:val="00834DD6"/>
    <w:rsid w:val="00834E77"/>
    <w:rsid w:val="00834F7D"/>
    <w:rsid w:val="00835189"/>
    <w:rsid w:val="0083559A"/>
    <w:rsid w:val="008355C8"/>
    <w:rsid w:val="008355F6"/>
    <w:rsid w:val="00835B31"/>
    <w:rsid w:val="00835B41"/>
    <w:rsid w:val="0083606B"/>
    <w:rsid w:val="00836086"/>
    <w:rsid w:val="008360A6"/>
    <w:rsid w:val="00836485"/>
    <w:rsid w:val="00836851"/>
    <w:rsid w:val="00836D01"/>
    <w:rsid w:val="00836DD1"/>
    <w:rsid w:val="00837294"/>
    <w:rsid w:val="00837317"/>
    <w:rsid w:val="0083738D"/>
    <w:rsid w:val="0083775B"/>
    <w:rsid w:val="008402EE"/>
    <w:rsid w:val="00840504"/>
    <w:rsid w:val="008405DE"/>
    <w:rsid w:val="00840636"/>
    <w:rsid w:val="008408EA"/>
    <w:rsid w:val="00841044"/>
    <w:rsid w:val="008410AE"/>
    <w:rsid w:val="0084136C"/>
    <w:rsid w:val="0084177A"/>
    <w:rsid w:val="0084197D"/>
    <w:rsid w:val="00841B83"/>
    <w:rsid w:val="00841C75"/>
    <w:rsid w:val="00841C79"/>
    <w:rsid w:val="00841E6A"/>
    <w:rsid w:val="00841F17"/>
    <w:rsid w:val="00842038"/>
    <w:rsid w:val="0084278C"/>
    <w:rsid w:val="008427E8"/>
    <w:rsid w:val="00842AC9"/>
    <w:rsid w:val="00842F8D"/>
    <w:rsid w:val="00842FB9"/>
    <w:rsid w:val="0084335B"/>
    <w:rsid w:val="0084340E"/>
    <w:rsid w:val="00843552"/>
    <w:rsid w:val="00843A7C"/>
    <w:rsid w:val="00844125"/>
    <w:rsid w:val="00844388"/>
    <w:rsid w:val="00844522"/>
    <w:rsid w:val="0084468D"/>
    <w:rsid w:val="008447FF"/>
    <w:rsid w:val="00844CF8"/>
    <w:rsid w:val="00844D4D"/>
    <w:rsid w:val="00845228"/>
    <w:rsid w:val="008453D4"/>
    <w:rsid w:val="008453FC"/>
    <w:rsid w:val="0084542B"/>
    <w:rsid w:val="00845637"/>
    <w:rsid w:val="00845743"/>
    <w:rsid w:val="008457AF"/>
    <w:rsid w:val="008457C0"/>
    <w:rsid w:val="008459E2"/>
    <w:rsid w:val="00845BC3"/>
    <w:rsid w:val="008463BB"/>
    <w:rsid w:val="00846902"/>
    <w:rsid w:val="00846EEE"/>
    <w:rsid w:val="00846EF2"/>
    <w:rsid w:val="00846F3B"/>
    <w:rsid w:val="0084723A"/>
    <w:rsid w:val="008472A5"/>
    <w:rsid w:val="0084750A"/>
    <w:rsid w:val="008475DD"/>
    <w:rsid w:val="008477A8"/>
    <w:rsid w:val="008478B8"/>
    <w:rsid w:val="00847AD8"/>
    <w:rsid w:val="00847B5C"/>
    <w:rsid w:val="00847B7A"/>
    <w:rsid w:val="00850381"/>
    <w:rsid w:val="008505D8"/>
    <w:rsid w:val="00850614"/>
    <w:rsid w:val="00850639"/>
    <w:rsid w:val="008506BC"/>
    <w:rsid w:val="008507C8"/>
    <w:rsid w:val="008508C9"/>
    <w:rsid w:val="00850916"/>
    <w:rsid w:val="00850BF6"/>
    <w:rsid w:val="00850CAC"/>
    <w:rsid w:val="00850E67"/>
    <w:rsid w:val="0085126B"/>
    <w:rsid w:val="008516F6"/>
    <w:rsid w:val="00851BD2"/>
    <w:rsid w:val="00851DCC"/>
    <w:rsid w:val="00852059"/>
    <w:rsid w:val="008520E7"/>
    <w:rsid w:val="00852136"/>
    <w:rsid w:val="00852243"/>
    <w:rsid w:val="008523BA"/>
    <w:rsid w:val="0085245D"/>
    <w:rsid w:val="0085247B"/>
    <w:rsid w:val="0085254E"/>
    <w:rsid w:val="00852A70"/>
    <w:rsid w:val="00852D47"/>
    <w:rsid w:val="00852DB9"/>
    <w:rsid w:val="00852DC5"/>
    <w:rsid w:val="0085305D"/>
    <w:rsid w:val="0085338B"/>
    <w:rsid w:val="008533E3"/>
    <w:rsid w:val="00853423"/>
    <w:rsid w:val="00853486"/>
    <w:rsid w:val="008534B7"/>
    <w:rsid w:val="008536DE"/>
    <w:rsid w:val="00853A5E"/>
    <w:rsid w:val="00853D01"/>
    <w:rsid w:val="00854234"/>
    <w:rsid w:val="00854696"/>
    <w:rsid w:val="008546DA"/>
    <w:rsid w:val="00854769"/>
    <w:rsid w:val="00854AA7"/>
    <w:rsid w:val="00854C9D"/>
    <w:rsid w:val="00854FBD"/>
    <w:rsid w:val="008554BD"/>
    <w:rsid w:val="00855C01"/>
    <w:rsid w:val="00855C9F"/>
    <w:rsid w:val="00856090"/>
    <w:rsid w:val="008560AB"/>
    <w:rsid w:val="00856274"/>
    <w:rsid w:val="0085658B"/>
    <w:rsid w:val="008566F3"/>
    <w:rsid w:val="008569E5"/>
    <w:rsid w:val="00856AE8"/>
    <w:rsid w:val="00856B70"/>
    <w:rsid w:val="00857300"/>
    <w:rsid w:val="0085746E"/>
    <w:rsid w:val="008575E4"/>
    <w:rsid w:val="00857697"/>
    <w:rsid w:val="008576A7"/>
    <w:rsid w:val="008576BE"/>
    <w:rsid w:val="008576FB"/>
    <w:rsid w:val="0085798C"/>
    <w:rsid w:val="00857C19"/>
    <w:rsid w:val="00857D36"/>
    <w:rsid w:val="00857E0C"/>
    <w:rsid w:val="00857FFA"/>
    <w:rsid w:val="00860072"/>
    <w:rsid w:val="0086007B"/>
    <w:rsid w:val="008601EA"/>
    <w:rsid w:val="008603E6"/>
    <w:rsid w:val="00860425"/>
    <w:rsid w:val="00860514"/>
    <w:rsid w:val="0086067D"/>
    <w:rsid w:val="0086085A"/>
    <w:rsid w:val="00860A02"/>
    <w:rsid w:val="00860B22"/>
    <w:rsid w:val="00860CAD"/>
    <w:rsid w:val="00860CED"/>
    <w:rsid w:val="00860FDD"/>
    <w:rsid w:val="0086108B"/>
    <w:rsid w:val="008610FA"/>
    <w:rsid w:val="0086130F"/>
    <w:rsid w:val="008615E1"/>
    <w:rsid w:val="00861690"/>
    <w:rsid w:val="008616A6"/>
    <w:rsid w:val="00861704"/>
    <w:rsid w:val="0086197D"/>
    <w:rsid w:val="00861AEC"/>
    <w:rsid w:val="00861BF3"/>
    <w:rsid w:val="00861FE0"/>
    <w:rsid w:val="00862355"/>
    <w:rsid w:val="008623A1"/>
    <w:rsid w:val="008623DC"/>
    <w:rsid w:val="008623F8"/>
    <w:rsid w:val="0086271B"/>
    <w:rsid w:val="00862847"/>
    <w:rsid w:val="00862ACA"/>
    <w:rsid w:val="00862C55"/>
    <w:rsid w:val="00862DFA"/>
    <w:rsid w:val="00862E08"/>
    <w:rsid w:val="00862EFF"/>
    <w:rsid w:val="00862FF0"/>
    <w:rsid w:val="008631BE"/>
    <w:rsid w:val="008632A3"/>
    <w:rsid w:val="008633B8"/>
    <w:rsid w:val="00863B63"/>
    <w:rsid w:val="00863B76"/>
    <w:rsid w:val="00863D94"/>
    <w:rsid w:val="008641EF"/>
    <w:rsid w:val="008642F4"/>
    <w:rsid w:val="00864321"/>
    <w:rsid w:val="0086432B"/>
    <w:rsid w:val="008643F3"/>
    <w:rsid w:val="00864554"/>
    <w:rsid w:val="00864866"/>
    <w:rsid w:val="00864D71"/>
    <w:rsid w:val="00864DDE"/>
    <w:rsid w:val="00865003"/>
    <w:rsid w:val="0086503C"/>
    <w:rsid w:val="00865276"/>
    <w:rsid w:val="008656EE"/>
    <w:rsid w:val="0086591B"/>
    <w:rsid w:val="00865922"/>
    <w:rsid w:val="00865B05"/>
    <w:rsid w:val="00865B25"/>
    <w:rsid w:val="00865B29"/>
    <w:rsid w:val="00865D03"/>
    <w:rsid w:val="00865F30"/>
    <w:rsid w:val="0086617F"/>
    <w:rsid w:val="008661B7"/>
    <w:rsid w:val="0086635E"/>
    <w:rsid w:val="0086658B"/>
    <w:rsid w:val="008665C4"/>
    <w:rsid w:val="00866673"/>
    <w:rsid w:val="00866785"/>
    <w:rsid w:val="00866BD8"/>
    <w:rsid w:val="00866C18"/>
    <w:rsid w:val="00866DBA"/>
    <w:rsid w:val="00867122"/>
    <w:rsid w:val="0086733D"/>
    <w:rsid w:val="008676A5"/>
    <w:rsid w:val="00867948"/>
    <w:rsid w:val="00867A70"/>
    <w:rsid w:val="00867D65"/>
    <w:rsid w:val="00870021"/>
    <w:rsid w:val="00870156"/>
    <w:rsid w:val="008701C4"/>
    <w:rsid w:val="0087026B"/>
    <w:rsid w:val="008704EB"/>
    <w:rsid w:val="008708E2"/>
    <w:rsid w:val="00870A25"/>
    <w:rsid w:val="00871351"/>
    <w:rsid w:val="008713F5"/>
    <w:rsid w:val="008715BF"/>
    <w:rsid w:val="0087177E"/>
    <w:rsid w:val="008717ED"/>
    <w:rsid w:val="00871812"/>
    <w:rsid w:val="00871977"/>
    <w:rsid w:val="00871B0B"/>
    <w:rsid w:val="00871B6C"/>
    <w:rsid w:val="00871DB4"/>
    <w:rsid w:val="00871EA8"/>
    <w:rsid w:val="00871F70"/>
    <w:rsid w:val="00871FC1"/>
    <w:rsid w:val="008721B8"/>
    <w:rsid w:val="00872260"/>
    <w:rsid w:val="008723B4"/>
    <w:rsid w:val="008725FA"/>
    <w:rsid w:val="00872B83"/>
    <w:rsid w:val="00872BC0"/>
    <w:rsid w:val="00872D20"/>
    <w:rsid w:val="00872E3F"/>
    <w:rsid w:val="008730A6"/>
    <w:rsid w:val="008730CD"/>
    <w:rsid w:val="0087315E"/>
    <w:rsid w:val="008733A0"/>
    <w:rsid w:val="0087341A"/>
    <w:rsid w:val="0087357C"/>
    <w:rsid w:val="0087365D"/>
    <w:rsid w:val="00873662"/>
    <w:rsid w:val="00873961"/>
    <w:rsid w:val="00873B61"/>
    <w:rsid w:val="00873F68"/>
    <w:rsid w:val="00874200"/>
    <w:rsid w:val="008742F0"/>
    <w:rsid w:val="008743C4"/>
    <w:rsid w:val="00874443"/>
    <w:rsid w:val="00874553"/>
    <w:rsid w:val="008745CB"/>
    <w:rsid w:val="008747F2"/>
    <w:rsid w:val="00874B10"/>
    <w:rsid w:val="00874C67"/>
    <w:rsid w:val="00874D42"/>
    <w:rsid w:val="00874DA4"/>
    <w:rsid w:val="008753E6"/>
    <w:rsid w:val="0087549F"/>
    <w:rsid w:val="00875529"/>
    <w:rsid w:val="008756A2"/>
    <w:rsid w:val="008759C0"/>
    <w:rsid w:val="00875A10"/>
    <w:rsid w:val="00875B52"/>
    <w:rsid w:val="00875E49"/>
    <w:rsid w:val="00875F5B"/>
    <w:rsid w:val="00875FA7"/>
    <w:rsid w:val="00875FB2"/>
    <w:rsid w:val="00876127"/>
    <w:rsid w:val="00876779"/>
    <w:rsid w:val="00876A48"/>
    <w:rsid w:val="00876A7F"/>
    <w:rsid w:val="00876D4A"/>
    <w:rsid w:val="00877148"/>
    <w:rsid w:val="008772AF"/>
    <w:rsid w:val="00877327"/>
    <w:rsid w:val="008774D0"/>
    <w:rsid w:val="0087750B"/>
    <w:rsid w:val="008775BD"/>
    <w:rsid w:val="00877672"/>
    <w:rsid w:val="008777BD"/>
    <w:rsid w:val="008779CD"/>
    <w:rsid w:val="00877BC9"/>
    <w:rsid w:val="00877DC4"/>
    <w:rsid w:val="00880237"/>
    <w:rsid w:val="008802EA"/>
    <w:rsid w:val="00880372"/>
    <w:rsid w:val="00880682"/>
    <w:rsid w:val="008809F8"/>
    <w:rsid w:val="00880A40"/>
    <w:rsid w:val="00880B71"/>
    <w:rsid w:val="008810BF"/>
    <w:rsid w:val="00881115"/>
    <w:rsid w:val="008813DB"/>
    <w:rsid w:val="008815BF"/>
    <w:rsid w:val="00881695"/>
    <w:rsid w:val="0088186E"/>
    <w:rsid w:val="008820B1"/>
    <w:rsid w:val="00882289"/>
    <w:rsid w:val="00882337"/>
    <w:rsid w:val="008825EB"/>
    <w:rsid w:val="008827A3"/>
    <w:rsid w:val="00882C60"/>
    <w:rsid w:val="00882DDA"/>
    <w:rsid w:val="00882DF4"/>
    <w:rsid w:val="00882EF7"/>
    <w:rsid w:val="008830B9"/>
    <w:rsid w:val="0088310F"/>
    <w:rsid w:val="008831F6"/>
    <w:rsid w:val="00883646"/>
    <w:rsid w:val="00883679"/>
    <w:rsid w:val="00883972"/>
    <w:rsid w:val="00883A02"/>
    <w:rsid w:val="00883A16"/>
    <w:rsid w:val="00883B27"/>
    <w:rsid w:val="00883D41"/>
    <w:rsid w:val="00883D4D"/>
    <w:rsid w:val="0088437B"/>
    <w:rsid w:val="00884538"/>
    <w:rsid w:val="008845FE"/>
    <w:rsid w:val="0088470D"/>
    <w:rsid w:val="008849B6"/>
    <w:rsid w:val="00884A94"/>
    <w:rsid w:val="00884BC7"/>
    <w:rsid w:val="00884D4F"/>
    <w:rsid w:val="00884EDA"/>
    <w:rsid w:val="00884F13"/>
    <w:rsid w:val="00885035"/>
    <w:rsid w:val="00885052"/>
    <w:rsid w:val="0088536E"/>
    <w:rsid w:val="00885389"/>
    <w:rsid w:val="00885498"/>
    <w:rsid w:val="008854E4"/>
    <w:rsid w:val="00885523"/>
    <w:rsid w:val="008857B1"/>
    <w:rsid w:val="008857E0"/>
    <w:rsid w:val="00885B75"/>
    <w:rsid w:val="00885F42"/>
    <w:rsid w:val="00886020"/>
    <w:rsid w:val="00886214"/>
    <w:rsid w:val="008864B5"/>
    <w:rsid w:val="00886750"/>
    <w:rsid w:val="00886753"/>
    <w:rsid w:val="00886869"/>
    <w:rsid w:val="008868CC"/>
    <w:rsid w:val="008869FC"/>
    <w:rsid w:val="00886DA8"/>
    <w:rsid w:val="0088722D"/>
    <w:rsid w:val="0088737D"/>
    <w:rsid w:val="0088757E"/>
    <w:rsid w:val="00887AC7"/>
    <w:rsid w:val="00887AE2"/>
    <w:rsid w:val="00887D96"/>
    <w:rsid w:val="0089002B"/>
    <w:rsid w:val="008901EF"/>
    <w:rsid w:val="00890851"/>
    <w:rsid w:val="00890BC0"/>
    <w:rsid w:val="00890E3A"/>
    <w:rsid w:val="00890E8B"/>
    <w:rsid w:val="00890F10"/>
    <w:rsid w:val="00891612"/>
    <w:rsid w:val="008916ED"/>
    <w:rsid w:val="008917EF"/>
    <w:rsid w:val="0089185F"/>
    <w:rsid w:val="00891891"/>
    <w:rsid w:val="00891A66"/>
    <w:rsid w:val="00891CA9"/>
    <w:rsid w:val="00891CE5"/>
    <w:rsid w:val="00891CFB"/>
    <w:rsid w:val="008920B7"/>
    <w:rsid w:val="008926DB"/>
    <w:rsid w:val="00892758"/>
    <w:rsid w:val="00892A1D"/>
    <w:rsid w:val="00892BAA"/>
    <w:rsid w:val="00892DD1"/>
    <w:rsid w:val="00892F11"/>
    <w:rsid w:val="0089327C"/>
    <w:rsid w:val="00893DE9"/>
    <w:rsid w:val="00894058"/>
    <w:rsid w:val="008945FC"/>
    <w:rsid w:val="00894641"/>
    <w:rsid w:val="00894682"/>
    <w:rsid w:val="008946D5"/>
    <w:rsid w:val="00894AC1"/>
    <w:rsid w:val="00894CB6"/>
    <w:rsid w:val="00894DA8"/>
    <w:rsid w:val="00894FD2"/>
    <w:rsid w:val="008954ED"/>
    <w:rsid w:val="008955C1"/>
    <w:rsid w:val="008957F4"/>
    <w:rsid w:val="00895A75"/>
    <w:rsid w:val="00895B65"/>
    <w:rsid w:val="00895F98"/>
    <w:rsid w:val="0089617F"/>
    <w:rsid w:val="00896998"/>
    <w:rsid w:val="00896B4F"/>
    <w:rsid w:val="00896E5E"/>
    <w:rsid w:val="008973C9"/>
    <w:rsid w:val="00897B09"/>
    <w:rsid w:val="00897B79"/>
    <w:rsid w:val="00897CE6"/>
    <w:rsid w:val="00897D7C"/>
    <w:rsid w:val="00897FCD"/>
    <w:rsid w:val="008A0044"/>
    <w:rsid w:val="008A015A"/>
    <w:rsid w:val="008A02AF"/>
    <w:rsid w:val="008A05E4"/>
    <w:rsid w:val="008A0600"/>
    <w:rsid w:val="008A0819"/>
    <w:rsid w:val="008A08A1"/>
    <w:rsid w:val="008A0A0C"/>
    <w:rsid w:val="008A0A71"/>
    <w:rsid w:val="008A0C11"/>
    <w:rsid w:val="008A0DAD"/>
    <w:rsid w:val="008A1002"/>
    <w:rsid w:val="008A14B0"/>
    <w:rsid w:val="008A151E"/>
    <w:rsid w:val="008A1723"/>
    <w:rsid w:val="008A19D8"/>
    <w:rsid w:val="008A1A3A"/>
    <w:rsid w:val="008A1A52"/>
    <w:rsid w:val="008A1C89"/>
    <w:rsid w:val="008A1D9F"/>
    <w:rsid w:val="008A1DCE"/>
    <w:rsid w:val="008A2B94"/>
    <w:rsid w:val="008A3769"/>
    <w:rsid w:val="008A39D8"/>
    <w:rsid w:val="008A3C03"/>
    <w:rsid w:val="008A3CE3"/>
    <w:rsid w:val="008A3D7E"/>
    <w:rsid w:val="008A3ECE"/>
    <w:rsid w:val="008A4043"/>
    <w:rsid w:val="008A4188"/>
    <w:rsid w:val="008A4386"/>
    <w:rsid w:val="008A43F9"/>
    <w:rsid w:val="008A44D9"/>
    <w:rsid w:val="008A4516"/>
    <w:rsid w:val="008A47B5"/>
    <w:rsid w:val="008A4947"/>
    <w:rsid w:val="008A4BAB"/>
    <w:rsid w:val="008A4E5A"/>
    <w:rsid w:val="008A4EA2"/>
    <w:rsid w:val="008A5282"/>
    <w:rsid w:val="008A5A0B"/>
    <w:rsid w:val="008A6278"/>
    <w:rsid w:val="008A62DE"/>
    <w:rsid w:val="008A6481"/>
    <w:rsid w:val="008A6709"/>
    <w:rsid w:val="008A68C5"/>
    <w:rsid w:val="008A69AF"/>
    <w:rsid w:val="008A6C36"/>
    <w:rsid w:val="008A6E50"/>
    <w:rsid w:val="008A71A5"/>
    <w:rsid w:val="008A71A8"/>
    <w:rsid w:val="008A7207"/>
    <w:rsid w:val="008A7261"/>
    <w:rsid w:val="008A75F1"/>
    <w:rsid w:val="008A77D1"/>
    <w:rsid w:val="008A7883"/>
    <w:rsid w:val="008A7B67"/>
    <w:rsid w:val="008A7C4D"/>
    <w:rsid w:val="008A7CF7"/>
    <w:rsid w:val="008B0420"/>
    <w:rsid w:val="008B0816"/>
    <w:rsid w:val="008B0C87"/>
    <w:rsid w:val="008B0D1F"/>
    <w:rsid w:val="008B0F00"/>
    <w:rsid w:val="008B1104"/>
    <w:rsid w:val="008B1273"/>
    <w:rsid w:val="008B1719"/>
    <w:rsid w:val="008B195F"/>
    <w:rsid w:val="008B19D7"/>
    <w:rsid w:val="008B1C66"/>
    <w:rsid w:val="008B1CAA"/>
    <w:rsid w:val="008B1DC8"/>
    <w:rsid w:val="008B217D"/>
    <w:rsid w:val="008B2299"/>
    <w:rsid w:val="008B2373"/>
    <w:rsid w:val="008B27FB"/>
    <w:rsid w:val="008B2882"/>
    <w:rsid w:val="008B2886"/>
    <w:rsid w:val="008B2890"/>
    <w:rsid w:val="008B2CE0"/>
    <w:rsid w:val="008B2E3A"/>
    <w:rsid w:val="008B2F93"/>
    <w:rsid w:val="008B2F94"/>
    <w:rsid w:val="008B33A9"/>
    <w:rsid w:val="008B33EB"/>
    <w:rsid w:val="008B34AC"/>
    <w:rsid w:val="008B373B"/>
    <w:rsid w:val="008B374E"/>
    <w:rsid w:val="008B3771"/>
    <w:rsid w:val="008B380D"/>
    <w:rsid w:val="008B3AF8"/>
    <w:rsid w:val="008B3DFC"/>
    <w:rsid w:val="008B3EED"/>
    <w:rsid w:val="008B41FE"/>
    <w:rsid w:val="008B42D6"/>
    <w:rsid w:val="008B437D"/>
    <w:rsid w:val="008B45BE"/>
    <w:rsid w:val="008B4719"/>
    <w:rsid w:val="008B4AA8"/>
    <w:rsid w:val="008B4AFA"/>
    <w:rsid w:val="008B4AFF"/>
    <w:rsid w:val="008B4B8D"/>
    <w:rsid w:val="008B4BD8"/>
    <w:rsid w:val="008B4E4E"/>
    <w:rsid w:val="008B4F58"/>
    <w:rsid w:val="008B51BB"/>
    <w:rsid w:val="008B529B"/>
    <w:rsid w:val="008B52F6"/>
    <w:rsid w:val="008B5401"/>
    <w:rsid w:val="008B579D"/>
    <w:rsid w:val="008B57B4"/>
    <w:rsid w:val="008B5AB8"/>
    <w:rsid w:val="008B5B50"/>
    <w:rsid w:val="008B5C47"/>
    <w:rsid w:val="008B5D36"/>
    <w:rsid w:val="008B5F06"/>
    <w:rsid w:val="008B5F3E"/>
    <w:rsid w:val="008B6027"/>
    <w:rsid w:val="008B62F6"/>
    <w:rsid w:val="008B651E"/>
    <w:rsid w:val="008B65F1"/>
    <w:rsid w:val="008B65FE"/>
    <w:rsid w:val="008B687F"/>
    <w:rsid w:val="008B6C01"/>
    <w:rsid w:val="008B6D1E"/>
    <w:rsid w:val="008B6E09"/>
    <w:rsid w:val="008B6F30"/>
    <w:rsid w:val="008B6F6A"/>
    <w:rsid w:val="008B6FDC"/>
    <w:rsid w:val="008B70D5"/>
    <w:rsid w:val="008B72F2"/>
    <w:rsid w:val="008B744C"/>
    <w:rsid w:val="008B75A9"/>
    <w:rsid w:val="008B79FC"/>
    <w:rsid w:val="008B7E5A"/>
    <w:rsid w:val="008C0309"/>
    <w:rsid w:val="008C04A4"/>
    <w:rsid w:val="008C0528"/>
    <w:rsid w:val="008C0C90"/>
    <w:rsid w:val="008C0CD4"/>
    <w:rsid w:val="008C0DCB"/>
    <w:rsid w:val="008C0F3C"/>
    <w:rsid w:val="008C1012"/>
    <w:rsid w:val="008C17C3"/>
    <w:rsid w:val="008C1ABE"/>
    <w:rsid w:val="008C1D7C"/>
    <w:rsid w:val="008C1DCA"/>
    <w:rsid w:val="008C1F47"/>
    <w:rsid w:val="008C2189"/>
    <w:rsid w:val="008C2204"/>
    <w:rsid w:val="008C2613"/>
    <w:rsid w:val="008C2851"/>
    <w:rsid w:val="008C2952"/>
    <w:rsid w:val="008C2970"/>
    <w:rsid w:val="008C2D85"/>
    <w:rsid w:val="008C2F56"/>
    <w:rsid w:val="008C3494"/>
    <w:rsid w:val="008C3560"/>
    <w:rsid w:val="008C3624"/>
    <w:rsid w:val="008C36B3"/>
    <w:rsid w:val="008C37AF"/>
    <w:rsid w:val="008C394D"/>
    <w:rsid w:val="008C3B1A"/>
    <w:rsid w:val="008C3C1B"/>
    <w:rsid w:val="008C3E36"/>
    <w:rsid w:val="008C40F2"/>
    <w:rsid w:val="008C4513"/>
    <w:rsid w:val="008C4B0A"/>
    <w:rsid w:val="008C4C30"/>
    <w:rsid w:val="008C4C7D"/>
    <w:rsid w:val="008C4CE4"/>
    <w:rsid w:val="008C4E34"/>
    <w:rsid w:val="008C4F75"/>
    <w:rsid w:val="008C5098"/>
    <w:rsid w:val="008C51B9"/>
    <w:rsid w:val="008C51E6"/>
    <w:rsid w:val="008C53F1"/>
    <w:rsid w:val="008C579A"/>
    <w:rsid w:val="008C5C8E"/>
    <w:rsid w:val="008C5D08"/>
    <w:rsid w:val="008C5D60"/>
    <w:rsid w:val="008C5DD0"/>
    <w:rsid w:val="008C5E6C"/>
    <w:rsid w:val="008C6020"/>
    <w:rsid w:val="008C62BB"/>
    <w:rsid w:val="008C6726"/>
    <w:rsid w:val="008C6858"/>
    <w:rsid w:val="008C68EA"/>
    <w:rsid w:val="008C6BD3"/>
    <w:rsid w:val="008C6FF8"/>
    <w:rsid w:val="008C718C"/>
    <w:rsid w:val="008C72D6"/>
    <w:rsid w:val="008C7437"/>
    <w:rsid w:val="008C75D8"/>
    <w:rsid w:val="008C7783"/>
    <w:rsid w:val="008C790C"/>
    <w:rsid w:val="008C7939"/>
    <w:rsid w:val="008C7944"/>
    <w:rsid w:val="008C7953"/>
    <w:rsid w:val="008C7D0E"/>
    <w:rsid w:val="008C7F37"/>
    <w:rsid w:val="008C7FA0"/>
    <w:rsid w:val="008D0080"/>
    <w:rsid w:val="008D0181"/>
    <w:rsid w:val="008D0713"/>
    <w:rsid w:val="008D0ADB"/>
    <w:rsid w:val="008D0D4B"/>
    <w:rsid w:val="008D0D6A"/>
    <w:rsid w:val="008D0E58"/>
    <w:rsid w:val="008D0EBD"/>
    <w:rsid w:val="008D10BE"/>
    <w:rsid w:val="008D1270"/>
    <w:rsid w:val="008D12D1"/>
    <w:rsid w:val="008D13B0"/>
    <w:rsid w:val="008D170E"/>
    <w:rsid w:val="008D17A8"/>
    <w:rsid w:val="008D1866"/>
    <w:rsid w:val="008D1A15"/>
    <w:rsid w:val="008D1A58"/>
    <w:rsid w:val="008D1B0A"/>
    <w:rsid w:val="008D1B70"/>
    <w:rsid w:val="008D1D5F"/>
    <w:rsid w:val="008D1D7D"/>
    <w:rsid w:val="008D1F1B"/>
    <w:rsid w:val="008D1FC8"/>
    <w:rsid w:val="008D1FC9"/>
    <w:rsid w:val="008D21DA"/>
    <w:rsid w:val="008D21E0"/>
    <w:rsid w:val="008D27F5"/>
    <w:rsid w:val="008D284E"/>
    <w:rsid w:val="008D2A03"/>
    <w:rsid w:val="008D2B85"/>
    <w:rsid w:val="008D2BBC"/>
    <w:rsid w:val="008D2BC7"/>
    <w:rsid w:val="008D2C40"/>
    <w:rsid w:val="008D2C98"/>
    <w:rsid w:val="008D2E48"/>
    <w:rsid w:val="008D2F7E"/>
    <w:rsid w:val="008D36D0"/>
    <w:rsid w:val="008D3B71"/>
    <w:rsid w:val="008D3C56"/>
    <w:rsid w:val="008D3E36"/>
    <w:rsid w:val="008D3F4D"/>
    <w:rsid w:val="008D42FF"/>
    <w:rsid w:val="008D4513"/>
    <w:rsid w:val="008D453D"/>
    <w:rsid w:val="008D4585"/>
    <w:rsid w:val="008D464A"/>
    <w:rsid w:val="008D48C3"/>
    <w:rsid w:val="008D4903"/>
    <w:rsid w:val="008D496B"/>
    <w:rsid w:val="008D4C11"/>
    <w:rsid w:val="008D5659"/>
    <w:rsid w:val="008D5828"/>
    <w:rsid w:val="008D5A93"/>
    <w:rsid w:val="008D5B84"/>
    <w:rsid w:val="008D5C30"/>
    <w:rsid w:val="008D5C35"/>
    <w:rsid w:val="008D5E6B"/>
    <w:rsid w:val="008D60E3"/>
    <w:rsid w:val="008D62AA"/>
    <w:rsid w:val="008D647A"/>
    <w:rsid w:val="008D6480"/>
    <w:rsid w:val="008D6659"/>
    <w:rsid w:val="008D6679"/>
    <w:rsid w:val="008D68A8"/>
    <w:rsid w:val="008D6B1E"/>
    <w:rsid w:val="008D6B64"/>
    <w:rsid w:val="008D6D85"/>
    <w:rsid w:val="008D6E91"/>
    <w:rsid w:val="008D6FBC"/>
    <w:rsid w:val="008D7368"/>
    <w:rsid w:val="008D75F2"/>
    <w:rsid w:val="008D7620"/>
    <w:rsid w:val="008D77A6"/>
    <w:rsid w:val="008D77AC"/>
    <w:rsid w:val="008D7B57"/>
    <w:rsid w:val="008D7B85"/>
    <w:rsid w:val="008D7BA7"/>
    <w:rsid w:val="008D7D34"/>
    <w:rsid w:val="008D7E4A"/>
    <w:rsid w:val="008D7FA1"/>
    <w:rsid w:val="008E011D"/>
    <w:rsid w:val="008E0245"/>
    <w:rsid w:val="008E0292"/>
    <w:rsid w:val="008E03CC"/>
    <w:rsid w:val="008E0449"/>
    <w:rsid w:val="008E045C"/>
    <w:rsid w:val="008E0614"/>
    <w:rsid w:val="008E0857"/>
    <w:rsid w:val="008E088E"/>
    <w:rsid w:val="008E092D"/>
    <w:rsid w:val="008E09FC"/>
    <w:rsid w:val="008E0BF4"/>
    <w:rsid w:val="008E0C42"/>
    <w:rsid w:val="008E0DB9"/>
    <w:rsid w:val="008E0ED1"/>
    <w:rsid w:val="008E10EB"/>
    <w:rsid w:val="008E12F8"/>
    <w:rsid w:val="008E1344"/>
    <w:rsid w:val="008E1433"/>
    <w:rsid w:val="008E1ACB"/>
    <w:rsid w:val="008E23FC"/>
    <w:rsid w:val="008E243A"/>
    <w:rsid w:val="008E2446"/>
    <w:rsid w:val="008E296F"/>
    <w:rsid w:val="008E2CA8"/>
    <w:rsid w:val="008E2CDA"/>
    <w:rsid w:val="008E2E06"/>
    <w:rsid w:val="008E3363"/>
    <w:rsid w:val="008E3874"/>
    <w:rsid w:val="008E38B2"/>
    <w:rsid w:val="008E3958"/>
    <w:rsid w:val="008E3B09"/>
    <w:rsid w:val="008E3C6C"/>
    <w:rsid w:val="008E3E13"/>
    <w:rsid w:val="008E3E62"/>
    <w:rsid w:val="008E3FAD"/>
    <w:rsid w:val="008E4186"/>
    <w:rsid w:val="008E4200"/>
    <w:rsid w:val="008E4387"/>
    <w:rsid w:val="008E4590"/>
    <w:rsid w:val="008E473A"/>
    <w:rsid w:val="008E50DA"/>
    <w:rsid w:val="008E51A0"/>
    <w:rsid w:val="008E52D5"/>
    <w:rsid w:val="008E52E7"/>
    <w:rsid w:val="008E53A7"/>
    <w:rsid w:val="008E53C9"/>
    <w:rsid w:val="008E54F9"/>
    <w:rsid w:val="008E562A"/>
    <w:rsid w:val="008E56E1"/>
    <w:rsid w:val="008E58FA"/>
    <w:rsid w:val="008E5975"/>
    <w:rsid w:val="008E5D50"/>
    <w:rsid w:val="008E5FB5"/>
    <w:rsid w:val="008E6153"/>
    <w:rsid w:val="008E6184"/>
    <w:rsid w:val="008E626C"/>
    <w:rsid w:val="008E642A"/>
    <w:rsid w:val="008E6494"/>
    <w:rsid w:val="008E6680"/>
    <w:rsid w:val="008E66DD"/>
    <w:rsid w:val="008E6848"/>
    <w:rsid w:val="008E6986"/>
    <w:rsid w:val="008E6A6D"/>
    <w:rsid w:val="008E6DAF"/>
    <w:rsid w:val="008E6E98"/>
    <w:rsid w:val="008E6F22"/>
    <w:rsid w:val="008E746B"/>
    <w:rsid w:val="008E7599"/>
    <w:rsid w:val="008E795D"/>
    <w:rsid w:val="008E7EBD"/>
    <w:rsid w:val="008F0558"/>
    <w:rsid w:val="008F07FB"/>
    <w:rsid w:val="008F0E10"/>
    <w:rsid w:val="008F10E2"/>
    <w:rsid w:val="008F11FB"/>
    <w:rsid w:val="008F1468"/>
    <w:rsid w:val="008F15A1"/>
    <w:rsid w:val="008F1614"/>
    <w:rsid w:val="008F1CF7"/>
    <w:rsid w:val="008F1F7C"/>
    <w:rsid w:val="008F25D7"/>
    <w:rsid w:val="008F2B49"/>
    <w:rsid w:val="008F30F5"/>
    <w:rsid w:val="008F31FD"/>
    <w:rsid w:val="008F327E"/>
    <w:rsid w:val="008F32C2"/>
    <w:rsid w:val="008F332C"/>
    <w:rsid w:val="008F3356"/>
    <w:rsid w:val="008F338B"/>
    <w:rsid w:val="008F3627"/>
    <w:rsid w:val="008F370E"/>
    <w:rsid w:val="008F3C4C"/>
    <w:rsid w:val="008F3E09"/>
    <w:rsid w:val="008F3F67"/>
    <w:rsid w:val="008F4647"/>
    <w:rsid w:val="008F4986"/>
    <w:rsid w:val="008F4BF5"/>
    <w:rsid w:val="008F5140"/>
    <w:rsid w:val="008F51B5"/>
    <w:rsid w:val="008F52CD"/>
    <w:rsid w:val="008F54D0"/>
    <w:rsid w:val="008F55AD"/>
    <w:rsid w:val="008F583F"/>
    <w:rsid w:val="008F5AB1"/>
    <w:rsid w:val="008F5C66"/>
    <w:rsid w:val="008F5C93"/>
    <w:rsid w:val="008F5D47"/>
    <w:rsid w:val="008F5F07"/>
    <w:rsid w:val="008F5FB4"/>
    <w:rsid w:val="008F601C"/>
    <w:rsid w:val="008F601D"/>
    <w:rsid w:val="008F61CC"/>
    <w:rsid w:val="008F62B8"/>
    <w:rsid w:val="008F67BF"/>
    <w:rsid w:val="008F6882"/>
    <w:rsid w:val="008F6939"/>
    <w:rsid w:val="008F6E83"/>
    <w:rsid w:val="008F702F"/>
    <w:rsid w:val="008F71EB"/>
    <w:rsid w:val="008F7835"/>
    <w:rsid w:val="008F7BC7"/>
    <w:rsid w:val="008F7DF3"/>
    <w:rsid w:val="008F7E20"/>
    <w:rsid w:val="008F7F8B"/>
    <w:rsid w:val="009002A9"/>
    <w:rsid w:val="0090065E"/>
    <w:rsid w:val="009009D7"/>
    <w:rsid w:val="00900AEB"/>
    <w:rsid w:val="00900E2E"/>
    <w:rsid w:val="009010CB"/>
    <w:rsid w:val="00901356"/>
    <w:rsid w:val="00901674"/>
    <w:rsid w:val="00901747"/>
    <w:rsid w:val="00901B23"/>
    <w:rsid w:val="00901C9D"/>
    <w:rsid w:val="009020B7"/>
    <w:rsid w:val="009021A8"/>
    <w:rsid w:val="009021FE"/>
    <w:rsid w:val="009029B9"/>
    <w:rsid w:val="009029D6"/>
    <w:rsid w:val="009030E1"/>
    <w:rsid w:val="00903351"/>
    <w:rsid w:val="009033A8"/>
    <w:rsid w:val="00903494"/>
    <w:rsid w:val="0090396E"/>
    <w:rsid w:val="00903C54"/>
    <w:rsid w:val="00903CB8"/>
    <w:rsid w:val="00903FDF"/>
    <w:rsid w:val="00904142"/>
    <w:rsid w:val="00904330"/>
    <w:rsid w:val="00904378"/>
    <w:rsid w:val="00904517"/>
    <w:rsid w:val="009047E9"/>
    <w:rsid w:val="00904859"/>
    <w:rsid w:val="00904A0D"/>
    <w:rsid w:val="00904AD1"/>
    <w:rsid w:val="00904DBF"/>
    <w:rsid w:val="00904F77"/>
    <w:rsid w:val="00904FC3"/>
    <w:rsid w:val="00904FFE"/>
    <w:rsid w:val="0090504F"/>
    <w:rsid w:val="009052C0"/>
    <w:rsid w:val="0090573E"/>
    <w:rsid w:val="00905B34"/>
    <w:rsid w:val="00905B66"/>
    <w:rsid w:val="009062BC"/>
    <w:rsid w:val="00906372"/>
    <w:rsid w:val="0090642E"/>
    <w:rsid w:val="009065E4"/>
    <w:rsid w:val="009066BA"/>
    <w:rsid w:val="009066E3"/>
    <w:rsid w:val="0090673C"/>
    <w:rsid w:val="0090692E"/>
    <w:rsid w:val="00906944"/>
    <w:rsid w:val="0090697A"/>
    <w:rsid w:val="00906D0B"/>
    <w:rsid w:val="00906FD7"/>
    <w:rsid w:val="00907259"/>
    <w:rsid w:val="009074F3"/>
    <w:rsid w:val="00907A19"/>
    <w:rsid w:val="00907A20"/>
    <w:rsid w:val="00907CF9"/>
    <w:rsid w:val="00907E21"/>
    <w:rsid w:val="00910201"/>
    <w:rsid w:val="009102DF"/>
    <w:rsid w:val="00910355"/>
    <w:rsid w:val="00910376"/>
    <w:rsid w:val="0091039A"/>
    <w:rsid w:val="0091053F"/>
    <w:rsid w:val="00910642"/>
    <w:rsid w:val="009108A7"/>
    <w:rsid w:val="00910D4E"/>
    <w:rsid w:val="00910E26"/>
    <w:rsid w:val="00910FCF"/>
    <w:rsid w:val="009114E3"/>
    <w:rsid w:val="00911610"/>
    <w:rsid w:val="00911745"/>
    <w:rsid w:val="009117E2"/>
    <w:rsid w:val="00911E42"/>
    <w:rsid w:val="00911E89"/>
    <w:rsid w:val="00912145"/>
    <w:rsid w:val="009121BA"/>
    <w:rsid w:val="00912407"/>
    <w:rsid w:val="009127C4"/>
    <w:rsid w:val="00912C1D"/>
    <w:rsid w:val="00912DE6"/>
    <w:rsid w:val="00912E14"/>
    <w:rsid w:val="00912EB3"/>
    <w:rsid w:val="00912F07"/>
    <w:rsid w:val="00913089"/>
    <w:rsid w:val="009133F2"/>
    <w:rsid w:val="009134B4"/>
    <w:rsid w:val="00913A96"/>
    <w:rsid w:val="00913AE8"/>
    <w:rsid w:val="00913B32"/>
    <w:rsid w:val="00913D32"/>
    <w:rsid w:val="00914124"/>
    <w:rsid w:val="00914230"/>
    <w:rsid w:val="0091453C"/>
    <w:rsid w:val="00914758"/>
    <w:rsid w:val="0091495B"/>
    <w:rsid w:val="00914A03"/>
    <w:rsid w:val="00914A6C"/>
    <w:rsid w:val="00914B91"/>
    <w:rsid w:val="00914DCA"/>
    <w:rsid w:val="00914E43"/>
    <w:rsid w:val="00914E7A"/>
    <w:rsid w:val="00914EC5"/>
    <w:rsid w:val="00915724"/>
    <w:rsid w:val="00915B25"/>
    <w:rsid w:val="00915FFB"/>
    <w:rsid w:val="00916016"/>
    <w:rsid w:val="009161F0"/>
    <w:rsid w:val="009161FC"/>
    <w:rsid w:val="009163A0"/>
    <w:rsid w:val="00916491"/>
    <w:rsid w:val="009165B6"/>
    <w:rsid w:val="009166F0"/>
    <w:rsid w:val="00916704"/>
    <w:rsid w:val="00916711"/>
    <w:rsid w:val="009168F1"/>
    <w:rsid w:val="009169D6"/>
    <w:rsid w:val="00916E1A"/>
    <w:rsid w:val="00916FD8"/>
    <w:rsid w:val="00917168"/>
    <w:rsid w:val="00917560"/>
    <w:rsid w:val="009177A6"/>
    <w:rsid w:val="00917958"/>
    <w:rsid w:val="00917D67"/>
    <w:rsid w:val="009200EE"/>
    <w:rsid w:val="009203CA"/>
    <w:rsid w:val="0092048B"/>
    <w:rsid w:val="009207D2"/>
    <w:rsid w:val="00920BD2"/>
    <w:rsid w:val="00920E99"/>
    <w:rsid w:val="00920F23"/>
    <w:rsid w:val="00921551"/>
    <w:rsid w:val="009216A5"/>
    <w:rsid w:val="0092171A"/>
    <w:rsid w:val="00921B0B"/>
    <w:rsid w:val="00921CB4"/>
    <w:rsid w:val="00921E2E"/>
    <w:rsid w:val="00921E41"/>
    <w:rsid w:val="00922440"/>
    <w:rsid w:val="0092255E"/>
    <w:rsid w:val="009225E8"/>
    <w:rsid w:val="00922AD6"/>
    <w:rsid w:val="00922F7A"/>
    <w:rsid w:val="009230E9"/>
    <w:rsid w:val="00923119"/>
    <w:rsid w:val="00923293"/>
    <w:rsid w:val="00923399"/>
    <w:rsid w:val="009233DA"/>
    <w:rsid w:val="00923485"/>
    <w:rsid w:val="009234AB"/>
    <w:rsid w:val="009236EC"/>
    <w:rsid w:val="0092386B"/>
    <w:rsid w:val="00923B4F"/>
    <w:rsid w:val="00923D51"/>
    <w:rsid w:val="00924177"/>
    <w:rsid w:val="009242F8"/>
    <w:rsid w:val="0092447E"/>
    <w:rsid w:val="0092452A"/>
    <w:rsid w:val="009247DF"/>
    <w:rsid w:val="00925479"/>
    <w:rsid w:val="009254B9"/>
    <w:rsid w:val="009254C6"/>
    <w:rsid w:val="00925558"/>
    <w:rsid w:val="009256BB"/>
    <w:rsid w:val="00925B9D"/>
    <w:rsid w:val="00925CEF"/>
    <w:rsid w:val="00925D40"/>
    <w:rsid w:val="0092665B"/>
    <w:rsid w:val="00926678"/>
    <w:rsid w:val="0092667B"/>
    <w:rsid w:val="0092675E"/>
    <w:rsid w:val="00926908"/>
    <w:rsid w:val="00926B22"/>
    <w:rsid w:val="00926BB4"/>
    <w:rsid w:val="009273DF"/>
    <w:rsid w:val="0092742E"/>
    <w:rsid w:val="009274A2"/>
    <w:rsid w:val="009274B5"/>
    <w:rsid w:val="009276CB"/>
    <w:rsid w:val="0092774C"/>
    <w:rsid w:val="0092783B"/>
    <w:rsid w:val="00927A6D"/>
    <w:rsid w:val="00927AA9"/>
    <w:rsid w:val="00927B27"/>
    <w:rsid w:val="00927D03"/>
    <w:rsid w:val="00927ECF"/>
    <w:rsid w:val="00927FA2"/>
    <w:rsid w:val="009300B0"/>
    <w:rsid w:val="009300B4"/>
    <w:rsid w:val="009305DB"/>
    <w:rsid w:val="0093066A"/>
    <w:rsid w:val="00930913"/>
    <w:rsid w:val="00930EA4"/>
    <w:rsid w:val="00930FA7"/>
    <w:rsid w:val="009313B1"/>
    <w:rsid w:val="009314A7"/>
    <w:rsid w:val="009314FD"/>
    <w:rsid w:val="0093157C"/>
    <w:rsid w:val="00931AA4"/>
    <w:rsid w:val="00931AFE"/>
    <w:rsid w:val="00931F1B"/>
    <w:rsid w:val="00932169"/>
    <w:rsid w:val="009321E8"/>
    <w:rsid w:val="0093222E"/>
    <w:rsid w:val="0093258E"/>
    <w:rsid w:val="00932599"/>
    <w:rsid w:val="009325D9"/>
    <w:rsid w:val="00932A04"/>
    <w:rsid w:val="00932B4A"/>
    <w:rsid w:val="00932D03"/>
    <w:rsid w:val="00932ED1"/>
    <w:rsid w:val="0093322F"/>
    <w:rsid w:val="00933368"/>
    <w:rsid w:val="0093347E"/>
    <w:rsid w:val="009335B7"/>
    <w:rsid w:val="0093367D"/>
    <w:rsid w:val="0093370A"/>
    <w:rsid w:val="0093387C"/>
    <w:rsid w:val="00934041"/>
    <w:rsid w:val="009344B8"/>
    <w:rsid w:val="009348BC"/>
    <w:rsid w:val="00934977"/>
    <w:rsid w:val="00934A29"/>
    <w:rsid w:val="00934A4D"/>
    <w:rsid w:val="00934B39"/>
    <w:rsid w:val="00934CEF"/>
    <w:rsid w:val="0093500B"/>
    <w:rsid w:val="009354E0"/>
    <w:rsid w:val="00935871"/>
    <w:rsid w:val="0093597D"/>
    <w:rsid w:val="00935C61"/>
    <w:rsid w:val="00935D71"/>
    <w:rsid w:val="00935F19"/>
    <w:rsid w:val="00935FDE"/>
    <w:rsid w:val="009369CA"/>
    <w:rsid w:val="00936B0A"/>
    <w:rsid w:val="00936F72"/>
    <w:rsid w:val="00936FCA"/>
    <w:rsid w:val="009370F3"/>
    <w:rsid w:val="00937121"/>
    <w:rsid w:val="009371D0"/>
    <w:rsid w:val="0093725C"/>
    <w:rsid w:val="0093726C"/>
    <w:rsid w:val="00937353"/>
    <w:rsid w:val="0093774A"/>
    <w:rsid w:val="00937A09"/>
    <w:rsid w:val="00937BE0"/>
    <w:rsid w:val="00937C9F"/>
    <w:rsid w:val="00937F79"/>
    <w:rsid w:val="0094014F"/>
    <w:rsid w:val="009402A8"/>
    <w:rsid w:val="009403D5"/>
    <w:rsid w:val="009405F4"/>
    <w:rsid w:val="009407EC"/>
    <w:rsid w:val="0094093B"/>
    <w:rsid w:val="009409F8"/>
    <w:rsid w:val="0094120A"/>
    <w:rsid w:val="0094124D"/>
    <w:rsid w:val="00941279"/>
    <w:rsid w:val="009412BB"/>
    <w:rsid w:val="009414A0"/>
    <w:rsid w:val="009415AC"/>
    <w:rsid w:val="00941644"/>
    <w:rsid w:val="00941783"/>
    <w:rsid w:val="009417A5"/>
    <w:rsid w:val="009417D8"/>
    <w:rsid w:val="00941966"/>
    <w:rsid w:val="00941CC7"/>
    <w:rsid w:val="00941D71"/>
    <w:rsid w:val="009420C6"/>
    <w:rsid w:val="009423FD"/>
    <w:rsid w:val="0094245E"/>
    <w:rsid w:val="00942494"/>
    <w:rsid w:val="009429D2"/>
    <w:rsid w:val="00942A0A"/>
    <w:rsid w:val="00942A57"/>
    <w:rsid w:val="00942F5D"/>
    <w:rsid w:val="00943B2C"/>
    <w:rsid w:val="00943ED5"/>
    <w:rsid w:val="00944374"/>
    <w:rsid w:val="009444C8"/>
    <w:rsid w:val="009444F9"/>
    <w:rsid w:val="00944542"/>
    <w:rsid w:val="009448A4"/>
    <w:rsid w:val="00944AE0"/>
    <w:rsid w:val="00944C5D"/>
    <w:rsid w:val="00944FFD"/>
    <w:rsid w:val="0094510F"/>
    <w:rsid w:val="009452F2"/>
    <w:rsid w:val="009454E2"/>
    <w:rsid w:val="00945502"/>
    <w:rsid w:val="0094585F"/>
    <w:rsid w:val="00945945"/>
    <w:rsid w:val="00945E39"/>
    <w:rsid w:val="009462BD"/>
    <w:rsid w:val="009464BC"/>
    <w:rsid w:val="009464F1"/>
    <w:rsid w:val="00946813"/>
    <w:rsid w:val="00946922"/>
    <w:rsid w:val="009469D7"/>
    <w:rsid w:val="00946BE6"/>
    <w:rsid w:val="00946C0A"/>
    <w:rsid w:val="00946CC0"/>
    <w:rsid w:val="00946E5B"/>
    <w:rsid w:val="00946EC3"/>
    <w:rsid w:val="0094738E"/>
    <w:rsid w:val="009473B8"/>
    <w:rsid w:val="009474AC"/>
    <w:rsid w:val="00947763"/>
    <w:rsid w:val="0094788B"/>
    <w:rsid w:val="00947A9E"/>
    <w:rsid w:val="00947CAE"/>
    <w:rsid w:val="00947D0B"/>
    <w:rsid w:val="00950040"/>
    <w:rsid w:val="00950232"/>
    <w:rsid w:val="00950299"/>
    <w:rsid w:val="009502F7"/>
    <w:rsid w:val="0095041F"/>
    <w:rsid w:val="009507F9"/>
    <w:rsid w:val="00950A63"/>
    <w:rsid w:val="00950B0E"/>
    <w:rsid w:val="00950CA4"/>
    <w:rsid w:val="009510F6"/>
    <w:rsid w:val="00951328"/>
    <w:rsid w:val="009516A4"/>
    <w:rsid w:val="00951747"/>
    <w:rsid w:val="0095175F"/>
    <w:rsid w:val="00951837"/>
    <w:rsid w:val="00951A89"/>
    <w:rsid w:val="00951C28"/>
    <w:rsid w:val="00951D0A"/>
    <w:rsid w:val="00951F92"/>
    <w:rsid w:val="00952113"/>
    <w:rsid w:val="0095217F"/>
    <w:rsid w:val="0095234A"/>
    <w:rsid w:val="00952416"/>
    <w:rsid w:val="00952579"/>
    <w:rsid w:val="009527C8"/>
    <w:rsid w:val="00952852"/>
    <w:rsid w:val="00952857"/>
    <w:rsid w:val="00952B37"/>
    <w:rsid w:val="00952DCC"/>
    <w:rsid w:val="009530B7"/>
    <w:rsid w:val="00953157"/>
    <w:rsid w:val="00953162"/>
    <w:rsid w:val="009531B2"/>
    <w:rsid w:val="00953302"/>
    <w:rsid w:val="00953354"/>
    <w:rsid w:val="0095340C"/>
    <w:rsid w:val="00953429"/>
    <w:rsid w:val="00953443"/>
    <w:rsid w:val="00953470"/>
    <w:rsid w:val="00953511"/>
    <w:rsid w:val="00953526"/>
    <w:rsid w:val="00953563"/>
    <w:rsid w:val="00953722"/>
    <w:rsid w:val="009538F6"/>
    <w:rsid w:val="009539EF"/>
    <w:rsid w:val="00953B5B"/>
    <w:rsid w:val="00953D52"/>
    <w:rsid w:val="00954026"/>
    <w:rsid w:val="00954092"/>
    <w:rsid w:val="00954122"/>
    <w:rsid w:val="00954349"/>
    <w:rsid w:val="0095442C"/>
    <w:rsid w:val="0095446A"/>
    <w:rsid w:val="00954541"/>
    <w:rsid w:val="009546EF"/>
    <w:rsid w:val="00954873"/>
    <w:rsid w:val="0095495A"/>
    <w:rsid w:val="00954B47"/>
    <w:rsid w:val="00954E8F"/>
    <w:rsid w:val="0095513B"/>
    <w:rsid w:val="0095530E"/>
    <w:rsid w:val="00955367"/>
    <w:rsid w:val="0095565E"/>
    <w:rsid w:val="0095573D"/>
    <w:rsid w:val="00955A2E"/>
    <w:rsid w:val="00955E18"/>
    <w:rsid w:val="00956484"/>
    <w:rsid w:val="009566FB"/>
    <w:rsid w:val="00956750"/>
    <w:rsid w:val="009567C6"/>
    <w:rsid w:val="0095692B"/>
    <w:rsid w:val="00956B4D"/>
    <w:rsid w:val="00956B6C"/>
    <w:rsid w:val="00956CD2"/>
    <w:rsid w:val="00956E15"/>
    <w:rsid w:val="00956EF7"/>
    <w:rsid w:val="009570D5"/>
    <w:rsid w:val="00957116"/>
    <w:rsid w:val="00957330"/>
    <w:rsid w:val="0095738C"/>
    <w:rsid w:val="00957439"/>
    <w:rsid w:val="009575D1"/>
    <w:rsid w:val="009576E3"/>
    <w:rsid w:val="00957880"/>
    <w:rsid w:val="00957A4F"/>
    <w:rsid w:val="00957D9E"/>
    <w:rsid w:val="00957E41"/>
    <w:rsid w:val="00957EAF"/>
    <w:rsid w:val="00960046"/>
    <w:rsid w:val="009601B1"/>
    <w:rsid w:val="0096048D"/>
    <w:rsid w:val="009604A1"/>
    <w:rsid w:val="009604AA"/>
    <w:rsid w:val="009606D6"/>
    <w:rsid w:val="009607AA"/>
    <w:rsid w:val="009607B5"/>
    <w:rsid w:val="00960C5C"/>
    <w:rsid w:val="00960DDB"/>
    <w:rsid w:val="00960E5D"/>
    <w:rsid w:val="00960F7A"/>
    <w:rsid w:val="00961160"/>
    <w:rsid w:val="00961394"/>
    <w:rsid w:val="009614F0"/>
    <w:rsid w:val="009614F5"/>
    <w:rsid w:val="009615BE"/>
    <w:rsid w:val="0096174B"/>
    <w:rsid w:val="0096188B"/>
    <w:rsid w:val="009619CC"/>
    <w:rsid w:val="00961A69"/>
    <w:rsid w:val="0096241C"/>
    <w:rsid w:val="00962740"/>
    <w:rsid w:val="0096288F"/>
    <w:rsid w:val="00962953"/>
    <w:rsid w:val="00962959"/>
    <w:rsid w:val="00962A4B"/>
    <w:rsid w:val="00962AD0"/>
    <w:rsid w:val="00962B03"/>
    <w:rsid w:val="00962D63"/>
    <w:rsid w:val="00962FA4"/>
    <w:rsid w:val="00962FAA"/>
    <w:rsid w:val="00963453"/>
    <w:rsid w:val="00963795"/>
    <w:rsid w:val="00963888"/>
    <w:rsid w:val="009638E7"/>
    <w:rsid w:val="00963A39"/>
    <w:rsid w:val="00963CFF"/>
    <w:rsid w:val="00963F0C"/>
    <w:rsid w:val="00963F80"/>
    <w:rsid w:val="0096406F"/>
    <w:rsid w:val="00964149"/>
    <w:rsid w:val="00964468"/>
    <w:rsid w:val="0096460D"/>
    <w:rsid w:val="00964724"/>
    <w:rsid w:val="00964862"/>
    <w:rsid w:val="0096487E"/>
    <w:rsid w:val="00964974"/>
    <w:rsid w:val="00964A39"/>
    <w:rsid w:val="00964BE2"/>
    <w:rsid w:val="00964C5E"/>
    <w:rsid w:val="00964D43"/>
    <w:rsid w:val="00964FC3"/>
    <w:rsid w:val="009652BF"/>
    <w:rsid w:val="009654B8"/>
    <w:rsid w:val="00965583"/>
    <w:rsid w:val="00965A34"/>
    <w:rsid w:val="00965B29"/>
    <w:rsid w:val="00965B3E"/>
    <w:rsid w:val="00965D1E"/>
    <w:rsid w:val="00965DC9"/>
    <w:rsid w:val="00965EEA"/>
    <w:rsid w:val="00966241"/>
    <w:rsid w:val="009668E7"/>
    <w:rsid w:val="009669FA"/>
    <w:rsid w:val="00966AB1"/>
    <w:rsid w:val="00966BDE"/>
    <w:rsid w:val="00966DA5"/>
    <w:rsid w:val="009673DB"/>
    <w:rsid w:val="0096744F"/>
    <w:rsid w:val="00967451"/>
    <w:rsid w:val="009675E2"/>
    <w:rsid w:val="00967742"/>
    <w:rsid w:val="00967B43"/>
    <w:rsid w:val="00967C84"/>
    <w:rsid w:val="00967D1F"/>
    <w:rsid w:val="00967E27"/>
    <w:rsid w:val="00970352"/>
    <w:rsid w:val="009703D3"/>
    <w:rsid w:val="009705F3"/>
    <w:rsid w:val="00970639"/>
    <w:rsid w:val="00970A3D"/>
    <w:rsid w:val="00970C8F"/>
    <w:rsid w:val="00970D31"/>
    <w:rsid w:val="00971094"/>
    <w:rsid w:val="00971187"/>
    <w:rsid w:val="009711C1"/>
    <w:rsid w:val="009712EE"/>
    <w:rsid w:val="009714AF"/>
    <w:rsid w:val="00971716"/>
    <w:rsid w:val="00971777"/>
    <w:rsid w:val="009718A0"/>
    <w:rsid w:val="0097193A"/>
    <w:rsid w:val="009719D0"/>
    <w:rsid w:val="00971BBB"/>
    <w:rsid w:val="00971CA1"/>
    <w:rsid w:val="00971E89"/>
    <w:rsid w:val="00971F57"/>
    <w:rsid w:val="00972227"/>
    <w:rsid w:val="0097222A"/>
    <w:rsid w:val="00972436"/>
    <w:rsid w:val="0097255D"/>
    <w:rsid w:val="00972971"/>
    <w:rsid w:val="009729C8"/>
    <w:rsid w:val="00972AAD"/>
    <w:rsid w:val="00972B79"/>
    <w:rsid w:val="00972FEC"/>
    <w:rsid w:val="00973161"/>
    <w:rsid w:val="0097326D"/>
    <w:rsid w:val="00973292"/>
    <w:rsid w:val="009733DE"/>
    <w:rsid w:val="0097350C"/>
    <w:rsid w:val="00973517"/>
    <w:rsid w:val="0097372A"/>
    <w:rsid w:val="0097386C"/>
    <w:rsid w:val="00973940"/>
    <w:rsid w:val="00973A0A"/>
    <w:rsid w:val="00973C7A"/>
    <w:rsid w:val="00973E7E"/>
    <w:rsid w:val="009743AF"/>
    <w:rsid w:val="009743F8"/>
    <w:rsid w:val="00974694"/>
    <w:rsid w:val="00974CE4"/>
    <w:rsid w:val="00975066"/>
    <w:rsid w:val="0097506E"/>
    <w:rsid w:val="00975638"/>
    <w:rsid w:val="009756C4"/>
    <w:rsid w:val="00975A09"/>
    <w:rsid w:val="00975C59"/>
    <w:rsid w:val="00975CAE"/>
    <w:rsid w:val="00975CDC"/>
    <w:rsid w:val="00975FD5"/>
    <w:rsid w:val="00976017"/>
    <w:rsid w:val="00976082"/>
    <w:rsid w:val="009760F1"/>
    <w:rsid w:val="00976209"/>
    <w:rsid w:val="0097653B"/>
    <w:rsid w:val="0097658C"/>
    <w:rsid w:val="00976751"/>
    <w:rsid w:val="00976865"/>
    <w:rsid w:val="00976910"/>
    <w:rsid w:val="00976DBD"/>
    <w:rsid w:val="009772DE"/>
    <w:rsid w:val="00977362"/>
    <w:rsid w:val="00977491"/>
    <w:rsid w:val="009774F4"/>
    <w:rsid w:val="009779AF"/>
    <w:rsid w:val="0098005C"/>
    <w:rsid w:val="00980268"/>
    <w:rsid w:val="0098028A"/>
    <w:rsid w:val="00980340"/>
    <w:rsid w:val="00980456"/>
    <w:rsid w:val="00980461"/>
    <w:rsid w:val="009805B3"/>
    <w:rsid w:val="0098071F"/>
    <w:rsid w:val="009808CA"/>
    <w:rsid w:val="00980A21"/>
    <w:rsid w:val="00980CE4"/>
    <w:rsid w:val="00980DE5"/>
    <w:rsid w:val="00980F6A"/>
    <w:rsid w:val="00981204"/>
    <w:rsid w:val="0098140C"/>
    <w:rsid w:val="00981610"/>
    <w:rsid w:val="00981C7D"/>
    <w:rsid w:val="00981D17"/>
    <w:rsid w:val="00981D81"/>
    <w:rsid w:val="00981F3F"/>
    <w:rsid w:val="0098203D"/>
    <w:rsid w:val="009820F0"/>
    <w:rsid w:val="00982181"/>
    <w:rsid w:val="00982444"/>
    <w:rsid w:val="00982570"/>
    <w:rsid w:val="00982658"/>
    <w:rsid w:val="00982A1B"/>
    <w:rsid w:val="00982CA1"/>
    <w:rsid w:val="00982CB1"/>
    <w:rsid w:val="00982E1C"/>
    <w:rsid w:val="00983037"/>
    <w:rsid w:val="009835B5"/>
    <w:rsid w:val="0098363A"/>
    <w:rsid w:val="0098371A"/>
    <w:rsid w:val="00983B1F"/>
    <w:rsid w:val="00983B2E"/>
    <w:rsid w:val="00983C29"/>
    <w:rsid w:val="00983DCD"/>
    <w:rsid w:val="00983E2E"/>
    <w:rsid w:val="00983F14"/>
    <w:rsid w:val="00984001"/>
    <w:rsid w:val="009843CC"/>
    <w:rsid w:val="00984498"/>
    <w:rsid w:val="009846DC"/>
    <w:rsid w:val="009847CF"/>
    <w:rsid w:val="00984898"/>
    <w:rsid w:val="0098495D"/>
    <w:rsid w:val="00984B93"/>
    <w:rsid w:val="00984CA6"/>
    <w:rsid w:val="00984DBB"/>
    <w:rsid w:val="00984E59"/>
    <w:rsid w:val="00984E5B"/>
    <w:rsid w:val="009851EB"/>
    <w:rsid w:val="0098520D"/>
    <w:rsid w:val="009858EF"/>
    <w:rsid w:val="00985A07"/>
    <w:rsid w:val="00985B63"/>
    <w:rsid w:val="0098632D"/>
    <w:rsid w:val="009863BD"/>
    <w:rsid w:val="00986659"/>
    <w:rsid w:val="00986A9B"/>
    <w:rsid w:val="00987239"/>
    <w:rsid w:val="00987357"/>
    <w:rsid w:val="009875B6"/>
    <w:rsid w:val="00987658"/>
    <w:rsid w:val="00987E00"/>
    <w:rsid w:val="00987EF6"/>
    <w:rsid w:val="00990256"/>
    <w:rsid w:val="009902BD"/>
    <w:rsid w:val="0099069B"/>
    <w:rsid w:val="00990874"/>
    <w:rsid w:val="00990D0C"/>
    <w:rsid w:val="00991292"/>
    <w:rsid w:val="0099131E"/>
    <w:rsid w:val="00991333"/>
    <w:rsid w:val="0099134D"/>
    <w:rsid w:val="00991527"/>
    <w:rsid w:val="0099157F"/>
    <w:rsid w:val="00991663"/>
    <w:rsid w:val="00991679"/>
    <w:rsid w:val="009917A8"/>
    <w:rsid w:val="0099182B"/>
    <w:rsid w:val="009919E6"/>
    <w:rsid w:val="00991A2A"/>
    <w:rsid w:val="00991FD9"/>
    <w:rsid w:val="00992936"/>
    <w:rsid w:val="0099293D"/>
    <w:rsid w:val="009929A1"/>
    <w:rsid w:val="00992C73"/>
    <w:rsid w:val="0099357E"/>
    <w:rsid w:val="009935B5"/>
    <w:rsid w:val="0099364B"/>
    <w:rsid w:val="009937ED"/>
    <w:rsid w:val="009938DE"/>
    <w:rsid w:val="009938E9"/>
    <w:rsid w:val="00993B32"/>
    <w:rsid w:val="00993C07"/>
    <w:rsid w:val="00993D31"/>
    <w:rsid w:val="00993E9C"/>
    <w:rsid w:val="00994039"/>
    <w:rsid w:val="00994537"/>
    <w:rsid w:val="009945FA"/>
    <w:rsid w:val="0099468D"/>
    <w:rsid w:val="00994A11"/>
    <w:rsid w:val="00994C44"/>
    <w:rsid w:val="00994E18"/>
    <w:rsid w:val="00994E6A"/>
    <w:rsid w:val="009950A9"/>
    <w:rsid w:val="009951EA"/>
    <w:rsid w:val="0099573B"/>
    <w:rsid w:val="009957EE"/>
    <w:rsid w:val="00995A05"/>
    <w:rsid w:val="00996192"/>
    <w:rsid w:val="0099620A"/>
    <w:rsid w:val="009963C4"/>
    <w:rsid w:val="009964F3"/>
    <w:rsid w:val="00996570"/>
    <w:rsid w:val="0099658E"/>
    <w:rsid w:val="00996725"/>
    <w:rsid w:val="009967AD"/>
    <w:rsid w:val="00996928"/>
    <w:rsid w:val="009969A5"/>
    <w:rsid w:val="00996D65"/>
    <w:rsid w:val="00996E17"/>
    <w:rsid w:val="00996E54"/>
    <w:rsid w:val="00997006"/>
    <w:rsid w:val="00997139"/>
    <w:rsid w:val="009975A8"/>
    <w:rsid w:val="0099786A"/>
    <w:rsid w:val="00997985"/>
    <w:rsid w:val="00997CB9"/>
    <w:rsid w:val="00997E35"/>
    <w:rsid w:val="00997FFB"/>
    <w:rsid w:val="009A00A4"/>
    <w:rsid w:val="009A0128"/>
    <w:rsid w:val="009A02C6"/>
    <w:rsid w:val="009A0360"/>
    <w:rsid w:val="009A0431"/>
    <w:rsid w:val="009A04C2"/>
    <w:rsid w:val="009A0676"/>
    <w:rsid w:val="009A070D"/>
    <w:rsid w:val="009A0942"/>
    <w:rsid w:val="009A0B21"/>
    <w:rsid w:val="009A0C62"/>
    <w:rsid w:val="009A0F42"/>
    <w:rsid w:val="009A0FD2"/>
    <w:rsid w:val="009A13EB"/>
    <w:rsid w:val="009A1413"/>
    <w:rsid w:val="009A1451"/>
    <w:rsid w:val="009A14E8"/>
    <w:rsid w:val="009A155A"/>
    <w:rsid w:val="009A170E"/>
    <w:rsid w:val="009A17A4"/>
    <w:rsid w:val="009A1B5E"/>
    <w:rsid w:val="009A1B6F"/>
    <w:rsid w:val="009A1E31"/>
    <w:rsid w:val="009A1EB5"/>
    <w:rsid w:val="009A1FBE"/>
    <w:rsid w:val="009A2009"/>
    <w:rsid w:val="009A20EF"/>
    <w:rsid w:val="009A2527"/>
    <w:rsid w:val="009A2736"/>
    <w:rsid w:val="009A28E8"/>
    <w:rsid w:val="009A2AC3"/>
    <w:rsid w:val="009A2BBE"/>
    <w:rsid w:val="009A2DBC"/>
    <w:rsid w:val="009A3193"/>
    <w:rsid w:val="009A3415"/>
    <w:rsid w:val="009A3495"/>
    <w:rsid w:val="009A3909"/>
    <w:rsid w:val="009A3A15"/>
    <w:rsid w:val="009A3C26"/>
    <w:rsid w:val="009A3D2E"/>
    <w:rsid w:val="009A3D80"/>
    <w:rsid w:val="009A3E39"/>
    <w:rsid w:val="009A3F0A"/>
    <w:rsid w:val="009A3F33"/>
    <w:rsid w:val="009A4014"/>
    <w:rsid w:val="009A410A"/>
    <w:rsid w:val="009A4131"/>
    <w:rsid w:val="009A43B0"/>
    <w:rsid w:val="009A4470"/>
    <w:rsid w:val="009A4505"/>
    <w:rsid w:val="009A4621"/>
    <w:rsid w:val="009A48B6"/>
    <w:rsid w:val="009A4A40"/>
    <w:rsid w:val="009A4D5F"/>
    <w:rsid w:val="009A4DD7"/>
    <w:rsid w:val="009A515C"/>
    <w:rsid w:val="009A5562"/>
    <w:rsid w:val="009A55BC"/>
    <w:rsid w:val="009A55F5"/>
    <w:rsid w:val="009A568B"/>
    <w:rsid w:val="009A57F0"/>
    <w:rsid w:val="009A5D93"/>
    <w:rsid w:val="009A614D"/>
    <w:rsid w:val="009A62C8"/>
    <w:rsid w:val="009A6489"/>
    <w:rsid w:val="009A6531"/>
    <w:rsid w:val="009A6705"/>
    <w:rsid w:val="009A68CF"/>
    <w:rsid w:val="009A6C37"/>
    <w:rsid w:val="009A6D75"/>
    <w:rsid w:val="009A6EA9"/>
    <w:rsid w:val="009A6F13"/>
    <w:rsid w:val="009A7117"/>
    <w:rsid w:val="009A715D"/>
    <w:rsid w:val="009A71A3"/>
    <w:rsid w:val="009A71BD"/>
    <w:rsid w:val="009A738B"/>
    <w:rsid w:val="009A73A4"/>
    <w:rsid w:val="009A740A"/>
    <w:rsid w:val="009A746A"/>
    <w:rsid w:val="009A75B8"/>
    <w:rsid w:val="009A7634"/>
    <w:rsid w:val="009A7877"/>
    <w:rsid w:val="009A792B"/>
    <w:rsid w:val="009A795F"/>
    <w:rsid w:val="009A7A2E"/>
    <w:rsid w:val="009A7A99"/>
    <w:rsid w:val="009A7C46"/>
    <w:rsid w:val="009A7CBE"/>
    <w:rsid w:val="009A7CD6"/>
    <w:rsid w:val="009A7F80"/>
    <w:rsid w:val="009B006A"/>
    <w:rsid w:val="009B024F"/>
    <w:rsid w:val="009B04B9"/>
    <w:rsid w:val="009B0528"/>
    <w:rsid w:val="009B0A80"/>
    <w:rsid w:val="009B0BE3"/>
    <w:rsid w:val="009B108B"/>
    <w:rsid w:val="009B12B7"/>
    <w:rsid w:val="009B15F2"/>
    <w:rsid w:val="009B1629"/>
    <w:rsid w:val="009B168C"/>
    <w:rsid w:val="009B185D"/>
    <w:rsid w:val="009B1AC0"/>
    <w:rsid w:val="009B1AC6"/>
    <w:rsid w:val="009B1CE7"/>
    <w:rsid w:val="009B1D45"/>
    <w:rsid w:val="009B1FE1"/>
    <w:rsid w:val="009B2109"/>
    <w:rsid w:val="009B2178"/>
    <w:rsid w:val="009B224F"/>
    <w:rsid w:val="009B2505"/>
    <w:rsid w:val="009B270E"/>
    <w:rsid w:val="009B2913"/>
    <w:rsid w:val="009B2EB5"/>
    <w:rsid w:val="009B3219"/>
    <w:rsid w:val="009B328A"/>
    <w:rsid w:val="009B33CF"/>
    <w:rsid w:val="009B34AF"/>
    <w:rsid w:val="009B35D1"/>
    <w:rsid w:val="009B3780"/>
    <w:rsid w:val="009B3A42"/>
    <w:rsid w:val="009B3DC8"/>
    <w:rsid w:val="009B3FDA"/>
    <w:rsid w:val="009B4093"/>
    <w:rsid w:val="009B41A1"/>
    <w:rsid w:val="009B4223"/>
    <w:rsid w:val="009B4284"/>
    <w:rsid w:val="009B438C"/>
    <w:rsid w:val="009B447C"/>
    <w:rsid w:val="009B4747"/>
    <w:rsid w:val="009B5045"/>
    <w:rsid w:val="009B551C"/>
    <w:rsid w:val="009B55FA"/>
    <w:rsid w:val="009B581C"/>
    <w:rsid w:val="009B5D0E"/>
    <w:rsid w:val="009B5E88"/>
    <w:rsid w:val="009B5F13"/>
    <w:rsid w:val="009B6156"/>
    <w:rsid w:val="009B64F5"/>
    <w:rsid w:val="009B653B"/>
    <w:rsid w:val="009B65CD"/>
    <w:rsid w:val="009B6741"/>
    <w:rsid w:val="009B6BB2"/>
    <w:rsid w:val="009B6EAD"/>
    <w:rsid w:val="009B72C2"/>
    <w:rsid w:val="009B73EE"/>
    <w:rsid w:val="009B79A9"/>
    <w:rsid w:val="009B79B8"/>
    <w:rsid w:val="009B7B52"/>
    <w:rsid w:val="009B7EF7"/>
    <w:rsid w:val="009B7F63"/>
    <w:rsid w:val="009C0006"/>
    <w:rsid w:val="009C06BF"/>
    <w:rsid w:val="009C1222"/>
    <w:rsid w:val="009C1435"/>
    <w:rsid w:val="009C167B"/>
    <w:rsid w:val="009C16C6"/>
    <w:rsid w:val="009C1801"/>
    <w:rsid w:val="009C18D3"/>
    <w:rsid w:val="009C1AB6"/>
    <w:rsid w:val="009C1BD5"/>
    <w:rsid w:val="009C229E"/>
    <w:rsid w:val="009C22B2"/>
    <w:rsid w:val="009C265B"/>
    <w:rsid w:val="009C2747"/>
    <w:rsid w:val="009C2C85"/>
    <w:rsid w:val="009C2D9B"/>
    <w:rsid w:val="009C2ED0"/>
    <w:rsid w:val="009C2ED7"/>
    <w:rsid w:val="009C3153"/>
    <w:rsid w:val="009C33A1"/>
    <w:rsid w:val="009C33C0"/>
    <w:rsid w:val="009C3A65"/>
    <w:rsid w:val="009C3A8C"/>
    <w:rsid w:val="009C3C1F"/>
    <w:rsid w:val="009C41FD"/>
    <w:rsid w:val="009C435C"/>
    <w:rsid w:val="009C4543"/>
    <w:rsid w:val="009C473B"/>
    <w:rsid w:val="009C4790"/>
    <w:rsid w:val="009C48D6"/>
    <w:rsid w:val="009C4B1F"/>
    <w:rsid w:val="009C4B76"/>
    <w:rsid w:val="009C4D44"/>
    <w:rsid w:val="009C4F63"/>
    <w:rsid w:val="009C4FFC"/>
    <w:rsid w:val="009C50B5"/>
    <w:rsid w:val="009C50F0"/>
    <w:rsid w:val="009C52BF"/>
    <w:rsid w:val="009C53E1"/>
    <w:rsid w:val="009C566C"/>
    <w:rsid w:val="009C5852"/>
    <w:rsid w:val="009C5B88"/>
    <w:rsid w:val="009C5ED7"/>
    <w:rsid w:val="009C5EF6"/>
    <w:rsid w:val="009C62BB"/>
    <w:rsid w:val="009C64EF"/>
    <w:rsid w:val="009C676D"/>
    <w:rsid w:val="009C680C"/>
    <w:rsid w:val="009C6863"/>
    <w:rsid w:val="009C6B07"/>
    <w:rsid w:val="009C6BA0"/>
    <w:rsid w:val="009C6E21"/>
    <w:rsid w:val="009C731E"/>
    <w:rsid w:val="009C75A5"/>
    <w:rsid w:val="009C7710"/>
    <w:rsid w:val="009C7FC8"/>
    <w:rsid w:val="009C7FDE"/>
    <w:rsid w:val="009D00C2"/>
    <w:rsid w:val="009D021D"/>
    <w:rsid w:val="009D0240"/>
    <w:rsid w:val="009D0360"/>
    <w:rsid w:val="009D0426"/>
    <w:rsid w:val="009D04A4"/>
    <w:rsid w:val="009D04C1"/>
    <w:rsid w:val="009D0530"/>
    <w:rsid w:val="009D0671"/>
    <w:rsid w:val="009D077D"/>
    <w:rsid w:val="009D0B57"/>
    <w:rsid w:val="009D0C87"/>
    <w:rsid w:val="009D0E82"/>
    <w:rsid w:val="009D0F30"/>
    <w:rsid w:val="009D120A"/>
    <w:rsid w:val="009D12BC"/>
    <w:rsid w:val="009D15DD"/>
    <w:rsid w:val="009D1B5E"/>
    <w:rsid w:val="009D1CD0"/>
    <w:rsid w:val="009D1D7F"/>
    <w:rsid w:val="009D1E84"/>
    <w:rsid w:val="009D1EF3"/>
    <w:rsid w:val="009D1F13"/>
    <w:rsid w:val="009D212F"/>
    <w:rsid w:val="009D2208"/>
    <w:rsid w:val="009D22DE"/>
    <w:rsid w:val="009D2480"/>
    <w:rsid w:val="009D262F"/>
    <w:rsid w:val="009D2832"/>
    <w:rsid w:val="009D2907"/>
    <w:rsid w:val="009D2BE3"/>
    <w:rsid w:val="009D2C32"/>
    <w:rsid w:val="009D2FFD"/>
    <w:rsid w:val="009D32B1"/>
    <w:rsid w:val="009D3367"/>
    <w:rsid w:val="009D34B0"/>
    <w:rsid w:val="009D3622"/>
    <w:rsid w:val="009D3764"/>
    <w:rsid w:val="009D39CA"/>
    <w:rsid w:val="009D3C3F"/>
    <w:rsid w:val="009D3EE8"/>
    <w:rsid w:val="009D418C"/>
    <w:rsid w:val="009D41C0"/>
    <w:rsid w:val="009D42B9"/>
    <w:rsid w:val="009D467C"/>
    <w:rsid w:val="009D4BFC"/>
    <w:rsid w:val="009D4D5B"/>
    <w:rsid w:val="009D4EA0"/>
    <w:rsid w:val="009D4F55"/>
    <w:rsid w:val="009D50F4"/>
    <w:rsid w:val="009D54FE"/>
    <w:rsid w:val="009D57D1"/>
    <w:rsid w:val="009D58E8"/>
    <w:rsid w:val="009D5BCE"/>
    <w:rsid w:val="009D5DAB"/>
    <w:rsid w:val="009D5EA9"/>
    <w:rsid w:val="009D60AC"/>
    <w:rsid w:val="009D6290"/>
    <w:rsid w:val="009D6318"/>
    <w:rsid w:val="009D684E"/>
    <w:rsid w:val="009D6B09"/>
    <w:rsid w:val="009D6D3D"/>
    <w:rsid w:val="009D6D5B"/>
    <w:rsid w:val="009D6ED4"/>
    <w:rsid w:val="009D7148"/>
    <w:rsid w:val="009D71F3"/>
    <w:rsid w:val="009D7222"/>
    <w:rsid w:val="009D73B2"/>
    <w:rsid w:val="009D7440"/>
    <w:rsid w:val="009D7595"/>
    <w:rsid w:val="009D7828"/>
    <w:rsid w:val="009D78CF"/>
    <w:rsid w:val="009D78E9"/>
    <w:rsid w:val="009D7A66"/>
    <w:rsid w:val="009D7C54"/>
    <w:rsid w:val="009D7D04"/>
    <w:rsid w:val="009E0055"/>
    <w:rsid w:val="009E05EE"/>
    <w:rsid w:val="009E05F0"/>
    <w:rsid w:val="009E0731"/>
    <w:rsid w:val="009E08CA"/>
    <w:rsid w:val="009E0C08"/>
    <w:rsid w:val="009E0C0A"/>
    <w:rsid w:val="009E0C66"/>
    <w:rsid w:val="009E0D7F"/>
    <w:rsid w:val="009E0DD9"/>
    <w:rsid w:val="009E0EE5"/>
    <w:rsid w:val="009E0F6B"/>
    <w:rsid w:val="009E10F6"/>
    <w:rsid w:val="009E14EA"/>
    <w:rsid w:val="009E151E"/>
    <w:rsid w:val="009E16C7"/>
    <w:rsid w:val="009E1756"/>
    <w:rsid w:val="009E1843"/>
    <w:rsid w:val="009E193A"/>
    <w:rsid w:val="009E1984"/>
    <w:rsid w:val="009E1B4C"/>
    <w:rsid w:val="009E1B6F"/>
    <w:rsid w:val="009E1C61"/>
    <w:rsid w:val="009E1F34"/>
    <w:rsid w:val="009E1F38"/>
    <w:rsid w:val="009E1FF8"/>
    <w:rsid w:val="009E20E6"/>
    <w:rsid w:val="009E21BA"/>
    <w:rsid w:val="009E21CF"/>
    <w:rsid w:val="009E2307"/>
    <w:rsid w:val="009E238F"/>
    <w:rsid w:val="009E23F3"/>
    <w:rsid w:val="009E24EB"/>
    <w:rsid w:val="009E2E14"/>
    <w:rsid w:val="009E346E"/>
    <w:rsid w:val="009E3ABC"/>
    <w:rsid w:val="009E3BF2"/>
    <w:rsid w:val="009E3BF4"/>
    <w:rsid w:val="009E43B9"/>
    <w:rsid w:val="009E46A5"/>
    <w:rsid w:val="009E4765"/>
    <w:rsid w:val="009E4916"/>
    <w:rsid w:val="009E497A"/>
    <w:rsid w:val="009E4B2C"/>
    <w:rsid w:val="009E4B65"/>
    <w:rsid w:val="009E4BC7"/>
    <w:rsid w:val="009E4BDD"/>
    <w:rsid w:val="009E4C45"/>
    <w:rsid w:val="009E4E6F"/>
    <w:rsid w:val="009E51CD"/>
    <w:rsid w:val="009E532C"/>
    <w:rsid w:val="009E552E"/>
    <w:rsid w:val="009E5607"/>
    <w:rsid w:val="009E5649"/>
    <w:rsid w:val="009E56D0"/>
    <w:rsid w:val="009E56E2"/>
    <w:rsid w:val="009E5C3B"/>
    <w:rsid w:val="009E5CF6"/>
    <w:rsid w:val="009E5CF7"/>
    <w:rsid w:val="009E5E9D"/>
    <w:rsid w:val="009E5F94"/>
    <w:rsid w:val="009E6404"/>
    <w:rsid w:val="009E6760"/>
    <w:rsid w:val="009E6870"/>
    <w:rsid w:val="009E68F9"/>
    <w:rsid w:val="009E6D5D"/>
    <w:rsid w:val="009E7332"/>
    <w:rsid w:val="009E73A6"/>
    <w:rsid w:val="009E759E"/>
    <w:rsid w:val="009E7832"/>
    <w:rsid w:val="009E7B80"/>
    <w:rsid w:val="009E7BEC"/>
    <w:rsid w:val="009E7CD7"/>
    <w:rsid w:val="009E7E74"/>
    <w:rsid w:val="009E7E84"/>
    <w:rsid w:val="009E7F82"/>
    <w:rsid w:val="009F0076"/>
    <w:rsid w:val="009F027C"/>
    <w:rsid w:val="009F0497"/>
    <w:rsid w:val="009F05C5"/>
    <w:rsid w:val="009F07E7"/>
    <w:rsid w:val="009F0A33"/>
    <w:rsid w:val="009F0DEA"/>
    <w:rsid w:val="009F0E0A"/>
    <w:rsid w:val="009F0F08"/>
    <w:rsid w:val="009F0F3F"/>
    <w:rsid w:val="009F0F93"/>
    <w:rsid w:val="009F0FEB"/>
    <w:rsid w:val="009F10B0"/>
    <w:rsid w:val="009F10E6"/>
    <w:rsid w:val="009F1173"/>
    <w:rsid w:val="009F126A"/>
    <w:rsid w:val="009F12E4"/>
    <w:rsid w:val="009F15C1"/>
    <w:rsid w:val="009F1921"/>
    <w:rsid w:val="009F21FC"/>
    <w:rsid w:val="009F2240"/>
    <w:rsid w:val="009F2307"/>
    <w:rsid w:val="009F2915"/>
    <w:rsid w:val="009F2A1B"/>
    <w:rsid w:val="009F2A3E"/>
    <w:rsid w:val="009F2AF7"/>
    <w:rsid w:val="009F3073"/>
    <w:rsid w:val="009F3271"/>
    <w:rsid w:val="009F3351"/>
    <w:rsid w:val="009F3695"/>
    <w:rsid w:val="009F370E"/>
    <w:rsid w:val="009F3AC2"/>
    <w:rsid w:val="009F4352"/>
    <w:rsid w:val="009F43F8"/>
    <w:rsid w:val="009F440C"/>
    <w:rsid w:val="009F47F8"/>
    <w:rsid w:val="009F4D06"/>
    <w:rsid w:val="009F4E94"/>
    <w:rsid w:val="009F4EB6"/>
    <w:rsid w:val="009F4F40"/>
    <w:rsid w:val="009F4F8B"/>
    <w:rsid w:val="009F5355"/>
    <w:rsid w:val="009F56D4"/>
    <w:rsid w:val="009F57C5"/>
    <w:rsid w:val="009F5947"/>
    <w:rsid w:val="009F5B1A"/>
    <w:rsid w:val="009F5C82"/>
    <w:rsid w:val="009F5F57"/>
    <w:rsid w:val="009F603F"/>
    <w:rsid w:val="009F613E"/>
    <w:rsid w:val="009F622F"/>
    <w:rsid w:val="009F6274"/>
    <w:rsid w:val="009F628E"/>
    <w:rsid w:val="009F62E0"/>
    <w:rsid w:val="009F6752"/>
    <w:rsid w:val="009F6943"/>
    <w:rsid w:val="009F6D1B"/>
    <w:rsid w:val="009F70C8"/>
    <w:rsid w:val="009F723C"/>
    <w:rsid w:val="009F7343"/>
    <w:rsid w:val="009F743A"/>
    <w:rsid w:val="009F77DB"/>
    <w:rsid w:val="009F7879"/>
    <w:rsid w:val="009F7B8D"/>
    <w:rsid w:val="00A004AA"/>
    <w:rsid w:val="00A00755"/>
    <w:rsid w:val="00A00C49"/>
    <w:rsid w:val="00A00D76"/>
    <w:rsid w:val="00A01051"/>
    <w:rsid w:val="00A012CF"/>
    <w:rsid w:val="00A01314"/>
    <w:rsid w:val="00A01A9C"/>
    <w:rsid w:val="00A01E66"/>
    <w:rsid w:val="00A01E87"/>
    <w:rsid w:val="00A01EB8"/>
    <w:rsid w:val="00A01FA7"/>
    <w:rsid w:val="00A0229A"/>
    <w:rsid w:val="00A024ED"/>
    <w:rsid w:val="00A02544"/>
    <w:rsid w:val="00A027F8"/>
    <w:rsid w:val="00A02986"/>
    <w:rsid w:val="00A02C5A"/>
    <w:rsid w:val="00A02CDF"/>
    <w:rsid w:val="00A02EBD"/>
    <w:rsid w:val="00A02FCB"/>
    <w:rsid w:val="00A034ED"/>
    <w:rsid w:val="00A03B60"/>
    <w:rsid w:val="00A03D42"/>
    <w:rsid w:val="00A03D63"/>
    <w:rsid w:val="00A03ED2"/>
    <w:rsid w:val="00A0414F"/>
    <w:rsid w:val="00A042B0"/>
    <w:rsid w:val="00A044CC"/>
    <w:rsid w:val="00A04734"/>
    <w:rsid w:val="00A04AFD"/>
    <w:rsid w:val="00A04B5F"/>
    <w:rsid w:val="00A04BA1"/>
    <w:rsid w:val="00A04F3E"/>
    <w:rsid w:val="00A05039"/>
    <w:rsid w:val="00A050FF"/>
    <w:rsid w:val="00A056B7"/>
    <w:rsid w:val="00A05878"/>
    <w:rsid w:val="00A058FE"/>
    <w:rsid w:val="00A05E42"/>
    <w:rsid w:val="00A0615B"/>
    <w:rsid w:val="00A064D9"/>
    <w:rsid w:val="00A064FF"/>
    <w:rsid w:val="00A06662"/>
    <w:rsid w:val="00A0671A"/>
    <w:rsid w:val="00A0683F"/>
    <w:rsid w:val="00A06A92"/>
    <w:rsid w:val="00A06C85"/>
    <w:rsid w:val="00A06EF9"/>
    <w:rsid w:val="00A0741B"/>
    <w:rsid w:val="00A074CD"/>
    <w:rsid w:val="00A076D5"/>
    <w:rsid w:val="00A07AA1"/>
    <w:rsid w:val="00A07B87"/>
    <w:rsid w:val="00A07C41"/>
    <w:rsid w:val="00A07E02"/>
    <w:rsid w:val="00A07EFC"/>
    <w:rsid w:val="00A1012E"/>
    <w:rsid w:val="00A10344"/>
    <w:rsid w:val="00A1041F"/>
    <w:rsid w:val="00A1045E"/>
    <w:rsid w:val="00A106B4"/>
    <w:rsid w:val="00A10705"/>
    <w:rsid w:val="00A10820"/>
    <w:rsid w:val="00A10D4C"/>
    <w:rsid w:val="00A10D72"/>
    <w:rsid w:val="00A10EC1"/>
    <w:rsid w:val="00A10F19"/>
    <w:rsid w:val="00A11029"/>
    <w:rsid w:val="00A1139C"/>
    <w:rsid w:val="00A113CA"/>
    <w:rsid w:val="00A11528"/>
    <w:rsid w:val="00A11792"/>
    <w:rsid w:val="00A11898"/>
    <w:rsid w:val="00A11943"/>
    <w:rsid w:val="00A11955"/>
    <w:rsid w:val="00A11A3D"/>
    <w:rsid w:val="00A11C66"/>
    <w:rsid w:val="00A12082"/>
    <w:rsid w:val="00A1225B"/>
    <w:rsid w:val="00A12459"/>
    <w:rsid w:val="00A1245F"/>
    <w:rsid w:val="00A12528"/>
    <w:rsid w:val="00A1263D"/>
    <w:rsid w:val="00A127D0"/>
    <w:rsid w:val="00A127D8"/>
    <w:rsid w:val="00A1286C"/>
    <w:rsid w:val="00A12D1A"/>
    <w:rsid w:val="00A12E9C"/>
    <w:rsid w:val="00A12EE5"/>
    <w:rsid w:val="00A12F47"/>
    <w:rsid w:val="00A12F9B"/>
    <w:rsid w:val="00A13048"/>
    <w:rsid w:val="00A1347E"/>
    <w:rsid w:val="00A13498"/>
    <w:rsid w:val="00A13594"/>
    <w:rsid w:val="00A13993"/>
    <w:rsid w:val="00A139DF"/>
    <w:rsid w:val="00A13B63"/>
    <w:rsid w:val="00A13C24"/>
    <w:rsid w:val="00A13D3D"/>
    <w:rsid w:val="00A13E16"/>
    <w:rsid w:val="00A13E76"/>
    <w:rsid w:val="00A13FF8"/>
    <w:rsid w:val="00A143B9"/>
    <w:rsid w:val="00A14902"/>
    <w:rsid w:val="00A14B63"/>
    <w:rsid w:val="00A14BC1"/>
    <w:rsid w:val="00A14BEC"/>
    <w:rsid w:val="00A14C53"/>
    <w:rsid w:val="00A14F2D"/>
    <w:rsid w:val="00A14F92"/>
    <w:rsid w:val="00A15216"/>
    <w:rsid w:val="00A1537D"/>
    <w:rsid w:val="00A155F3"/>
    <w:rsid w:val="00A15928"/>
    <w:rsid w:val="00A15A47"/>
    <w:rsid w:val="00A15A5B"/>
    <w:rsid w:val="00A15B8E"/>
    <w:rsid w:val="00A15BAF"/>
    <w:rsid w:val="00A15D20"/>
    <w:rsid w:val="00A15E68"/>
    <w:rsid w:val="00A16361"/>
    <w:rsid w:val="00A168B8"/>
    <w:rsid w:val="00A17392"/>
    <w:rsid w:val="00A176FB"/>
    <w:rsid w:val="00A17C6B"/>
    <w:rsid w:val="00A20306"/>
    <w:rsid w:val="00A203F6"/>
    <w:rsid w:val="00A20658"/>
    <w:rsid w:val="00A20807"/>
    <w:rsid w:val="00A20993"/>
    <w:rsid w:val="00A209B7"/>
    <w:rsid w:val="00A20D16"/>
    <w:rsid w:val="00A20DA5"/>
    <w:rsid w:val="00A20E75"/>
    <w:rsid w:val="00A2118E"/>
    <w:rsid w:val="00A212F4"/>
    <w:rsid w:val="00A217AE"/>
    <w:rsid w:val="00A217CE"/>
    <w:rsid w:val="00A21B8D"/>
    <w:rsid w:val="00A22110"/>
    <w:rsid w:val="00A22447"/>
    <w:rsid w:val="00A2277C"/>
    <w:rsid w:val="00A22933"/>
    <w:rsid w:val="00A22D74"/>
    <w:rsid w:val="00A2376D"/>
    <w:rsid w:val="00A23E09"/>
    <w:rsid w:val="00A23F05"/>
    <w:rsid w:val="00A241AC"/>
    <w:rsid w:val="00A2421D"/>
    <w:rsid w:val="00A2425D"/>
    <w:rsid w:val="00A24475"/>
    <w:rsid w:val="00A24548"/>
    <w:rsid w:val="00A24860"/>
    <w:rsid w:val="00A248DC"/>
    <w:rsid w:val="00A24B7B"/>
    <w:rsid w:val="00A25086"/>
    <w:rsid w:val="00A2538C"/>
    <w:rsid w:val="00A25437"/>
    <w:rsid w:val="00A258A4"/>
    <w:rsid w:val="00A259F0"/>
    <w:rsid w:val="00A25C10"/>
    <w:rsid w:val="00A25C32"/>
    <w:rsid w:val="00A25E8E"/>
    <w:rsid w:val="00A25F19"/>
    <w:rsid w:val="00A2602B"/>
    <w:rsid w:val="00A263CA"/>
    <w:rsid w:val="00A26807"/>
    <w:rsid w:val="00A26AC6"/>
    <w:rsid w:val="00A26B58"/>
    <w:rsid w:val="00A26D66"/>
    <w:rsid w:val="00A26E67"/>
    <w:rsid w:val="00A2704F"/>
    <w:rsid w:val="00A2718A"/>
    <w:rsid w:val="00A27540"/>
    <w:rsid w:val="00A277AA"/>
    <w:rsid w:val="00A27A3D"/>
    <w:rsid w:val="00A27B76"/>
    <w:rsid w:val="00A27C09"/>
    <w:rsid w:val="00A27C3F"/>
    <w:rsid w:val="00A27CBA"/>
    <w:rsid w:val="00A27CC0"/>
    <w:rsid w:val="00A27D0C"/>
    <w:rsid w:val="00A27EB0"/>
    <w:rsid w:val="00A3008C"/>
    <w:rsid w:val="00A30222"/>
    <w:rsid w:val="00A30298"/>
    <w:rsid w:val="00A303C5"/>
    <w:rsid w:val="00A3041D"/>
    <w:rsid w:val="00A30522"/>
    <w:rsid w:val="00A3069C"/>
    <w:rsid w:val="00A3096F"/>
    <w:rsid w:val="00A30975"/>
    <w:rsid w:val="00A30B1A"/>
    <w:rsid w:val="00A30CD2"/>
    <w:rsid w:val="00A31042"/>
    <w:rsid w:val="00A31186"/>
    <w:rsid w:val="00A3129F"/>
    <w:rsid w:val="00A31352"/>
    <w:rsid w:val="00A313B9"/>
    <w:rsid w:val="00A31665"/>
    <w:rsid w:val="00A3179B"/>
    <w:rsid w:val="00A31C30"/>
    <w:rsid w:val="00A31CD7"/>
    <w:rsid w:val="00A3221C"/>
    <w:rsid w:val="00A32244"/>
    <w:rsid w:val="00A32270"/>
    <w:rsid w:val="00A32329"/>
    <w:rsid w:val="00A32350"/>
    <w:rsid w:val="00A323A5"/>
    <w:rsid w:val="00A327EA"/>
    <w:rsid w:val="00A32A64"/>
    <w:rsid w:val="00A32B1C"/>
    <w:rsid w:val="00A32EED"/>
    <w:rsid w:val="00A330B7"/>
    <w:rsid w:val="00A33719"/>
    <w:rsid w:val="00A33725"/>
    <w:rsid w:val="00A33961"/>
    <w:rsid w:val="00A339D1"/>
    <w:rsid w:val="00A339FF"/>
    <w:rsid w:val="00A33CC8"/>
    <w:rsid w:val="00A33D44"/>
    <w:rsid w:val="00A33DF8"/>
    <w:rsid w:val="00A341BE"/>
    <w:rsid w:val="00A34633"/>
    <w:rsid w:val="00A34A6D"/>
    <w:rsid w:val="00A34FC6"/>
    <w:rsid w:val="00A3518A"/>
    <w:rsid w:val="00A352AA"/>
    <w:rsid w:val="00A352E0"/>
    <w:rsid w:val="00A35332"/>
    <w:rsid w:val="00A35443"/>
    <w:rsid w:val="00A3593F"/>
    <w:rsid w:val="00A35AB0"/>
    <w:rsid w:val="00A35CAF"/>
    <w:rsid w:val="00A35D84"/>
    <w:rsid w:val="00A35FB6"/>
    <w:rsid w:val="00A35FF1"/>
    <w:rsid w:val="00A36216"/>
    <w:rsid w:val="00A3628E"/>
    <w:rsid w:val="00A366E8"/>
    <w:rsid w:val="00A36C0C"/>
    <w:rsid w:val="00A36C6D"/>
    <w:rsid w:val="00A371F7"/>
    <w:rsid w:val="00A37394"/>
    <w:rsid w:val="00A373E0"/>
    <w:rsid w:val="00A377C4"/>
    <w:rsid w:val="00A37B6B"/>
    <w:rsid w:val="00A37BE4"/>
    <w:rsid w:val="00A37C22"/>
    <w:rsid w:val="00A401B5"/>
    <w:rsid w:val="00A401EF"/>
    <w:rsid w:val="00A4020F"/>
    <w:rsid w:val="00A403A8"/>
    <w:rsid w:val="00A403B7"/>
    <w:rsid w:val="00A40AAA"/>
    <w:rsid w:val="00A40B1F"/>
    <w:rsid w:val="00A40D92"/>
    <w:rsid w:val="00A40E16"/>
    <w:rsid w:val="00A411F9"/>
    <w:rsid w:val="00A412D8"/>
    <w:rsid w:val="00A415BB"/>
    <w:rsid w:val="00A416A6"/>
    <w:rsid w:val="00A417A9"/>
    <w:rsid w:val="00A4190A"/>
    <w:rsid w:val="00A4192F"/>
    <w:rsid w:val="00A4196B"/>
    <w:rsid w:val="00A41C82"/>
    <w:rsid w:val="00A41ECC"/>
    <w:rsid w:val="00A42046"/>
    <w:rsid w:val="00A42602"/>
    <w:rsid w:val="00A42604"/>
    <w:rsid w:val="00A42934"/>
    <w:rsid w:val="00A42ACF"/>
    <w:rsid w:val="00A42C4D"/>
    <w:rsid w:val="00A42F45"/>
    <w:rsid w:val="00A4303C"/>
    <w:rsid w:val="00A43BF0"/>
    <w:rsid w:val="00A43D31"/>
    <w:rsid w:val="00A43DAF"/>
    <w:rsid w:val="00A43DF4"/>
    <w:rsid w:val="00A43E73"/>
    <w:rsid w:val="00A43F01"/>
    <w:rsid w:val="00A43F3C"/>
    <w:rsid w:val="00A43FC7"/>
    <w:rsid w:val="00A440A6"/>
    <w:rsid w:val="00A4420A"/>
    <w:rsid w:val="00A4449D"/>
    <w:rsid w:val="00A4466D"/>
    <w:rsid w:val="00A44940"/>
    <w:rsid w:val="00A44BA8"/>
    <w:rsid w:val="00A44E06"/>
    <w:rsid w:val="00A452E0"/>
    <w:rsid w:val="00A45510"/>
    <w:rsid w:val="00A45609"/>
    <w:rsid w:val="00A45745"/>
    <w:rsid w:val="00A457C7"/>
    <w:rsid w:val="00A457CD"/>
    <w:rsid w:val="00A45873"/>
    <w:rsid w:val="00A45A08"/>
    <w:rsid w:val="00A45AE1"/>
    <w:rsid w:val="00A45D67"/>
    <w:rsid w:val="00A461A9"/>
    <w:rsid w:val="00A461D0"/>
    <w:rsid w:val="00A461FF"/>
    <w:rsid w:val="00A46227"/>
    <w:rsid w:val="00A46329"/>
    <w:rsid w:val="00A4635B"/>
    <w:rsid w:val="00A463D2"/>
    <w:rsid w:val="00A466FF"/>
    <w:rsid w:val="00A4687F"/>
    <w:rsid w:val="00A46A40"/>
    <w:rsid w:val="00A46B67"/>
    <w:rsid w:val="00A46CF1"/>
    <w:rsid w:val="00A46E3C"/>
    <w:rsid w:val="00A46E80"/>
    <w:rsid w:val="00A473E6"/>
    <w:rsid w:val="00A47938"/>
    <w:rsid w:val="00A47B46"/>
    <w:rsid w:val="00A47DE3"/>
    <w:rsid w:val="00A50027"/>
    <w:rsid w:val="00A500F4"/>
    <w:rsid w:val="00A50351"/>
    <w:rsid w:val="00A50511"/>
    <w:rsid w:val="00A50656"/>
    <w:rsid w:val="00A50815"/>
    <w:rsid w:val="00A50AE6"/>
    <w:rsid w:val="00A510BB"/>
    <w:rsid w:val="00A51751"/>
    <w:rsid w:val="00A51943"/>
    <w:rsid w:val="00A51A2E"/>
    <w:rsid w:val="00A51A7B"/>
    <w:rsid w:val="00A51D65"/>
    <w:rsid w:val="00A51E2C"/>
    <w:rsid w:val="00A5216A"/>
    <w:rsid w:val="00A521A7"/>
    <w:rsid w:val="00A5236C"/>
    <w:rsid w:val="00A5255F"/>
    <w:rsid w:val="00A5260B"/>
    <w:rsid w:val="00A5267B"/>
    <w:rsid w:val="00A526AD"/>
    <w:rsid w:val="00A52751"/>
    <w:rsid w:val="00A528A4"/>
    <w:rsid w:val="00A52A5B"/>
    <w:rsid w:val="00A52D5F"/>
    <w:rsid w:val="00A52DA5"/>
    <w:rsid w:val="00A52F6A"/>
    <w:rsid w:val="00A53111"/>
    <w:rsid w:val="00A534F5"/>
    <w:rsid w:val="00A53869"/>
    <w:rsid w:val="00A53CD5"/>
    <w:rsid w:val="00A53EA4"/>
    <w:rsid w:val="00A53F2C"/>
    <w:rsid w:val="00A5420F"/>
    <w:rsid w:val="00A54B05"/>
    <w:rsid w:val="00A54B17"/>
    <w:rsid w:val="00A54D82"/>
    <w:rsid w:val="00A54DA9"/>
    <w:rsid w:val="00A54F53"/>
    <w:rsid w:val="00A5514D"/>
    <w:rsid w:val="00A553EF"/>
    <w:rsid w:val="00A5568F"/>
    <w:rsid w:val="00A556A6"/>
    <w:rsid w:val="00A556B2"/>
    <w:rsid w:val="00A556DF"/>
    <w:rsid w:val="00A557EB"/>
    <w:rsid w:val="00A55824"/>
    <w:rsid w:val="00A55F98"/>
    <w:rsid w:val="00A56206"/>
    <w:rsid w:val="00A566C9"/>
    <w:rsid w:val="00A5676F"/>
    <w:rsid w:val="00A5679D"/>
    <w:rsid w:val="00A571CF"/>
    <w:rsid w:val="00A57286"/>
    <w:rsid w:val="00A572DB"/>
    <w:rsid w:val="00A5736F"/>
    <w:rsid w:val="00A57397"/>
    <w:rsid w:val="00A5766B"/>
    <w:rsid w:val="00A576BC"/>
    <w:rsid w:val="00A576DC"/>
    <w:rsid w:val="00A5777C"/>
    <w:rsid w:val="00A577F4"/>
    <w:rsid w:val="00A5787D"/>
    <w:rsid w:val="00A5788F"/>
    <w:rsid w:val="00A5795B"/>
    <w:rsid w:val="00A57BA3"/>
    <w:rsid w:val="00A57C10"/>
    <w:rsid w:val="00A57F55"/>
    <w:rsid w:val="00A60045"/>
    <w:rsid w:val="00A60610"/>
    <w:rsid w:val="00A60718"/>
    <w:rsid w:val="00A60A66"/>
    <w:rsid w:val="00A60A9E"/>
    <w:rsid w:val="00A60BC3"/>
    <w:rsid w:val="00A612F9"/>
    <w:rsid w:val="00A61300"/>
    <w:rsid w:val="00A61687"/>
    <w:rsid w:val="00A618C1"/>
    <w:rsid w:val="00A619A8"/>
    <w:rsid w:val="00A619E5"/>
    <w:rsid w:val="00A61C66"/>
    <w:rsid w:val="00A62008"/>
    <w:rsid w:val="00A626CA"/>
    <w:rsid w:val="00A6282E"/>
    <w:rsid w:val="00A628CB"/>
    <w:rsid w:val="00A629C6"/>
    <w:rsid w:val="00A62B39"/>
    <w:rsid w:val="00A62BEC"/>
    <w:rsid w:val="00A62EF8"/>
    <w:rsid w:val="00A62F70"/>
    <w:rsid w:val="00A6301C"/>
    <w:rsid w:val="00A63156"/>
    <w:rsid w:val="00A632CB"/>
    <w:rsid w:val="00A635EE"/>
    <w:rsid w:val="00A636FA"/>
    <w:rsid w:val="00A63918"/>
    <w:rsid w:val="00A63B72"/>
    <w:rsid w:val="00A63B99"/>
    <w:rsid w:val="00A642C5"/>
    <w:rsid w:val="00A642D4"/>
    <w:rsid w:val="00A64443"/>
    <w:rsid w:val="00A6448E"/>
    <w:rsid w:val="00A649D8"/>
    <w:rsid w:val="00A6512A"/>
    <w:rsid w:val="00A65267"/>
    <w:rsid w:val="00A653F4"/>
    <w:rsid w:val="00A653F5"/>
    <w:rsid w:val="00A653F7"/>
    <w:rsid w:val="00A654BF"/>
    <w:rsid w:val="00A655B0"/>
    <w:rsid w:val="00A655D6"/>
    <w:rsid w:val="00A657BB"/>
    <w:rsid w:val="00A65849"/>
    <w:rsid w:val="00A65A49"/>
    <w:rsid w:val="00A65C6E"/>
    <w:rsid w:val="00A661CB"/>
    <w:rsid w:val="00A66201"/>
    <w:rsid w:val="00A66290"/>
    <w:rsid w:val="00A662BF"/>
    <w:rsid w:val="00A66394"/>
    <w:rsid w:val="00A6685C"/>
    <w:rsid w:val="00A66B46"/>
    <w:rsid w:val="00A66B7E"/>
    <w:rsid w:val="00A66C72"/>
    <w:rsid w:val="00A66D55"/>
    <w:rsid w:val="00A670AE"/>
    <w:rsid w:val="00A67315"/>
    <w:rsid w:val="00A674FB"/>
    <w:rsid w:val="00A675D3"/>
    <w:rsid w:val="00A67638"/>
    <w:rsid w:val="00A67670"/>
    <w:rsid w:val="00A676BD"/>
    <w:rsid w:val="00A67872"/>
    <w:rsid w:val="00A67978"/>
    <w:rsid w:val="00A679D3"/>
    <w:rsid w:val="00A67D10"/>
    <w:rsid w:val="00A700A3"/>
    <w:rsid w:val="00A7017E"/>
    <w:rsid w:val="00A7030D"/>
    <w:rsid w:val="00A7048D"/>
    <w:rsid w:val="00A70561"/>
    <w:rsid w:val="00A705AB"/>
    <w:rsid w:val="00A70612"/>
    <w:rsid w:val="00A70640"/>
    <w:rsid w:val="00A7074B"/>
    <w:rsid w:val="00A7075B"/>
    <w:rsid w:val="00A709F0"/>
    <w:rsid w:val="00A70A02"/>
    <w:rsid w:val="00A70D33"/>
    <w:rsid w:val="00A70DD4"/>
    <w:rsid w:val="00A7127C"/>
    <w:rsid w:val="00A7135A"/>
    <w:rsid w:val="00A715F3"/>
    <w:rsid w:val="00A71606"/>
    <w:rsid w:val="00A7162F"/>
    <w:rsid w:val="00A71724"/>
    <w:rsid w:val="00A71852"/>
    <w:rsid w:val="00A718BC"/>
    <w:rsid w:val="00A71B20"/>
    <w:rsid w:val="00A71C19"/>
    <w:rsid w:val="00A71CE6"/>
    <w:rsid w:val="00A71CF1"/>
    <w:rsid w:val="00A71E61"/>
    <w:rsid w:val="00A71EF3"/>
    <w:rsid w:val="00A71F78"/>
    <w:rsid w:val="00A725CC"/>
    <w:rsid w:val="00A72B20"/>
    <w:rsid w:val="00A72CD1"/>
    <w:rsid w:val="00A72FAC"/>
    <w:rsid w:val="00A73019"/>
    <w:rsid w:val="00A73153"/>
    <w:rsid w:val="00A7348D"/>
    <w:rsid w:val="00A73799"/>
    <w:rsid w:val="00A738D5"/>
    <w:rsid w:val="00A73912"/>
    <w:rsid w:val="00A73A58"/>
    <w:rsid w:val="00A73C4A"/>
    <w:rsid w:val="00A73C69"/>
    <w:rsid w:val="00A73D8E"/>
    <w:rsid w:val="00A73DEB"/>
    <w:rsid w:val="00A73EA3"/>
    <w:rsid w:val="00A73F17"/>
    <w:rsid w:val="00A742D7"/>
    <w:rsid w:val="00A743B0"/>
    <w:rsid w:val="00A7441D"/>
    <w:rsid w:val="00A74455"/>
    <w:rsid w:val="00A744CB"/>
    <w:rsid w:val="00A745F6"/>
    <w:rsid w:val="00A7462A"/>
    <w:rsid w:val="00A74770"/>
    <w:rsid w:val="00A7481A"/>
    <w:rsid w:val="00A748BE"/>
    <w:rsid w:val="00A749C8"/>
    <w:rsid w:val="00A74C1D"/>
    <w:rsid w:val="00A74DF9"/>
    <w:rsid w:val="00A75174"/>
    <w:rsid w:val="00A757DE"/>
    <w:rsid w:val="00A758DA"/>
    <w:rsid w:val="00A75B5A"/>
    <w:rsid w:val="00A75D85"/>
    <w:rsid w:val="00A75FF2"/>
    <w:rsid w:val="00A76137"/>
    <w:rsid w:val="00A761B6"/>
    <w:rsid w:val="00A76258"/>
    <w:rsid w:val="00A762FE"/>
    <w:rsid w:val="00A764EB"/>
    <w:rsid w:val="00A76792"/>
    <w:rsid w:val="00A76892"/>
    <w:rsid w:val="00A76977"/>
    <w:rsid w:val="00A76B3B"/>
    <w:rsid w:val="00A76E46"/>
    <w:rsid w:val="00A76EAD"/>
    <w:rsid w:val="00A76F3A"/>
    <w:rsid w:val="00A771E8"/>
    <w:rsid w:val="00A772BF"/>
    <w:rsid w:val="00A7779D"/>
    <w:rsid w:val="00A778F7"/>
    <w:rsid w:val="00A779F0"/>
    <w:rsid w:val="00A77F4E"/>
    <w:rsid w:val="00A802F9"/>
    <w:rsid w:val="00A80471"/>
    <w:rsid w:val="00A8075B"/>
    <w:rsid w:val="00A808F0"/>
    <w:rsid w:val="00A8097D"/>
    <w:rsid w:val="00A809A2"/>
    <w:rsid w:val="00A81217"/>
    <w:rsid w:val="00A8133E"/>
    <w:rsid w:val="00A81351"/>
    <w:rsid w:val="00A81401"/>
    <w:rsid w:val="00A81542"/>
    <w:rsid w:val="00A81FA9"/>
    <w:rsid w:val="00A8227A"/>
    <w:rsid w:val="00A822FA"/>
    <w:rsid w:val="00A8237F"/>
    <w:rsid w:val="00A823AC"/>
    <w:rsid w:val="00A824E7"/>
    <w:rsid w:val="00A825F5"/>
    <w:rsid w:val="00A82615"/>
    <w:rsid w:val="00A82887"/>
    <w:rsid w:val="00A82BA5"/>
    <w:rsid w:val="00A82C6E"/>
    <w:rsid w:val="00A8338F"/>
    <w:rsid w:val="00A834E5"/>
    <w:rsid w:val="00A83A4F"/>
    <w:rsid w:val="00A83C8E"/>
    <w:rsid w:val="00A83DBD"/>
    <w:rsid w:val="00A83E75"/>
    <w:rsid w:val="00A83F78"/>
    <w:rsid w:val="00A84071"/>
    <w:rsid w:val="00A84431"/>
    <w:rsid w:val="00A84595"/>
    <w:rsid w:val="00A84674"/>
    <w:rsid w:val="00A846DB"/>
    <w:rsid w:val="00A8470C"/>
    <w:rsid w:val="00A84889"/>
    <w:rsid w:val="00A8499B"/>
    <w:rsid w:val="00A84A55"/>
    <w:rsid w:val="00A84A5F"/>
    <w:rsid w:val="00A84AF2"/>
    <w:rsid w:val="00A84CD7"/>
    <w:rsid w:val="00A84DC8"/>
    <w:rsid w:val="00A851B9"/>
    <w:rsid w:val="00A852C6"/>
    <w:rsid w:val="00A852E8"/>
    <w:rsid w:val="00A853CA"/>
    <w:rsid w:val="00A856AC"/>
    <w:rsid w:val="00A85750"/>
    <w:rsid w:val="00A85886"/>
    <w:rsid w:val="00A858A2"/>
    <w:rsid w:val="00A85990"/>
    <w:rsid w:val="00A85C87"/>
    <w:rsid w:val="00A85E21"/>
    <w:rsid w:val="00A861A6"/>
    <w:rsid w:val="00A8624F"/>
    <w:rsid w:val="00A86365"/>
    <w:rsid w:val="00A863E4"/>
    <w:rsid w:val="00A865D8"/>
    <w:rsid w:val="00A86672"/>
    <w:rsid w:val="00A86762"/>
    <w:rsid w:val="00A86997"/>
    <w:rsid w:val="00A869B7"/>
    <w:rsid w:val="00A86E84"/>
    <w:rsid w:val="00A86FA2"/>
    <w:rsid w:val="00A873C7"/>
    <w:rsid w:val="00A8743D"/>
    <w:rsid w:val="00A876FD"/>
    <w:rsid w:val="00A877A7"/>
    <w:rsid w:val="00A8797F"/>
    <w:rsid w:val="00A879A7"/>
    <w:rsid w:val="00A87AE5"/>
    <w:rsid w:val="00A87B3C"/>
    <w:rsid w:val="00A87B68"/>
    <w:rsid w:val="00A87CF5"/>
    <w:rsid w:val="00A87EDA"/>
    <w:rsid w:val="00A87EF4"/>
    <w:rsid w:val="00A90148"/>
    <w:rsid w:val="00A90259"/>
    <w:rsid w:val="00A90358"/>
    <w:rsid w:val="00A904EE"/>
    <w:rsid w:val="00A909D1"/>
    <w:rsid w:val="00A90B4F"/>
    <w:rsid w:val="00A90C96"/>
    <w:rsid w:val="00A90D56"/>
    <w:rsid w:val="00A90DA9"/>
    <w:rsid w:val="00A90F8E"/>
    <w:rsid w:val="00A90F91"/>
    <w:rsid w:val="00A9102F"/>
    <w:rsid w:val="00A9119E"/>
    <w:rsid w:val="00A911AF"/>
    <w:rsid w:val="00A9132C"/>
    <w:rsid w:val="00A91552"/>
    <w:rsid w:val="00A91593"/>
    <w:rsid w:val="00A915E8"/>
    <w:rsid w:val="00A91631"/>
    <w:rsid w:val="00A9172D"/>
    <w:rsid w:val="00A91817"/>
    <w:rsid w:val="00A91929"/>
    <w:rsid w:val="00A91A68"/>
    <w:rsid w:val="00A91C95"/>
    <w:rsid w:val="00A91D9F"/>
    <w:rsid w:val="00A92061"/>
    <w:rsid w:val="00A921C1"/>
    <w:rsid w:val="00A921E9"/>
    <w:rsid w:val="00A9235F"/>
    <w:rsid w:val="00A9249A"/>
    <w:rsid w:val="00A92738"/>
    <w:rsid w:val="00A928F1"/>
    <w:rsid w:val="00A92970"/>
    <w:rsid w:val="00A92BFF"/>
    <w:rsid w:val="00A92D93"/>
    <w:rsid w:val="00A92E54"/>
    <w:rsid w:val="00A93063"/>
    <w:rsid w:val="00A93069"/>
    <w:rsid w:val="00A930AD"/>
    <w:rsid w:val="00A93796"/>
    <w:rsid w:val="00A93A77"/>
    <w:rsid w:val="00A93D41"/>
    <w:rsid w:val="00A93E03"/>
    <w:rsid w:val="00A94119"/>
    <w:rsid w:val="00A94148"/>
    <w:rsid w:val="00A941DB"/>
    <w:rsid w:val="00A9429F"/>
    <w:rsid w:val="00A942EE"/>
    <w:rsid w:val="00A94520"/>
    <w:rsid w:val="00A945BA"/>
    <w:rsid w:val="00A94A54"/>
    <w:rsid w:val="00A94CF9"/>
    <w:rsid w:val="00A9501F"/>
    <w:rsid w:val="00A950AB"/>
    <w:rsid w:val="00A952F4"/>
    <w:rsid w:val="00A954EE"/>
    <w:rsid w:val="00A95C01"/>
    <w:rsid w:val="00A95C55"/>
    <w:rsid w:val="00A95CBD"/>
    <w:rsid w:val="00A95D2D"/>
    <w:rsid w:val="00A95D2F"/>
    <w:rsid w:val="00A965CF"/>
    <w:rsid w:val="00A9665B"/>
    <w:rsid w:val="00A96695"/>
    <w:rsid w:val="00A968C3"/>
    <w:rsid w:val="00A96EEF"/>
    <w:rsid w:val="00A97167"/>
    <w:rsid w:val="00A971F2"/>
    <w:rsid w:val="00A97222"/>
    <w:rsid w:val="00A97248"/>
    <w:rsid w:val="00A97356"/>
    <w:rsid w:val="00A974BC"/>
    <w:rsid w:val="00A97512"/>
    <w:rsid w:val="00A977A4"/>
    <w:rsid w:val="00A97AA1"/>
    <w:rsid w:val="00A97ADF"/>
    <w:rsid w:val="00A97C19"/>
    <w:rsid w:val="00A97C73"/>
    <w:rsid w:val="00AA0146"/>
    <w:rsid w:val="00AA070A"/>
    <w:rsid w:val="00AA0821"/>
    <w:rsid w:val="00AA0859"/>
    <w:rsid w:val="00AA0921"/>
    <w:rsid w:val="00AA09DA"/>
    <w:rsid w:val="00AA0A3A"/>
    <w:rsid w:val="00AA0C68"/>
    <w:rsid w:val="00AA0DE4"/>
    <w:rsid w:val="00AA0FE2"/>
    <w:rsid w:val="00AA124C"/>
    <w:rsid w:val="00AA1257"/>
    <w:rsid w:val="00AA1296"/>
    <w:rsid w:val="00AA129F"/>
    <w:rsid w:val="00AA14C8"/>
    <w:rsid w:val="00AA1542"/>
    <w:rsid w:val="00AA160A"/>
    <w:rsid w:val="00AA17C0"/>
    <w:rsid w:val="00AA1901"/>
    <w:rsid w:val="00AA1979"/>
    <w:rsid w:val="00AA1D3F"/>
    <w:rsid w:val="00AA23A3"/>
    <w:rsid w:val="00AA2574"/>
    <w:rsid w:val="00AA2695"/>
    <w:rsid w:val="00AA2E6B"/>
    <w:rsid w:val="00AA2EE9"/>
    <w:rsid w:val="00AA2FFC"/>
    <w:rsid w:val="00AA312F"/>
    <w:rsid w:val="00AA329E"/>
    <w:rsid w:val="00AA3455"/>
    <w:rsid w:val="00AA34E7"/>
    <w:rsid w:val="00AA373C"/>
    <w:rsid w:val="00AA380A"/>
    <w:rsid w:val="00AA39AA"/>
    <w:rsid w:val="00AA47A6"/>
    <w:rsid w:val="00AA48C6"/>
    <w:rsid w:val="00AA4AC6"/>
    <w:rsid w:val="00AA505F"/>
    <w:rsid w:val="00AA5462"/>
    <w:rsid w:val="00AA5A9A"/>
    <w:rsid w:val="00AA5B46"/>
    <w:rsid w:val="00AA5C2B"/>
    <w:rsid w:val="00AA5C91"/>
    <w:rsid w:val="00AA5E6D"/>
    <w:rsid w:val="00AA607A"/>
    <w:rsid w:val="00AA6233"/>
    <w:rsid w:val="00AA6394"/>
    <w:rsid w:val="00AA6464"/>
    <w:rsid w:val="00AA64F6"/>
    <w:rsid w:val="00AA64F9"/>
    <w:rsid w:val="00AA66C3"/>
    <w:rsid w:val="00AA67AC"/>
    <w:rsid w:val="00AA68FB"/>
    <w:rsid w:val="00AA6979"/>
    <w:rsid w:val="00AA6A2B"/>
    <w:rsid w:val="00AA6D38"/>
    <w:rsid w:val="00AA6D53"/>
    <w:rsid w:val="00AA6E9A"/>
    <w:rsid w:val="00AA713C"/>
    <w:rsid w:val="00AA72EE"/>
    <w:rsid w:val="00AA7458"/>
    <w:rsid w:val="00AA7473"/>
    <w:rsid w:val="00AA761E"/>
    <w:rsid w:val="00AA7885"/>
    <w:rsid w:val="00AA7E40"/>
    <w:rsid w:val="00AB01FF"/>
    <w:rsid w:val="00AB020C"/>
    <w:rsid w:val="00AB06FA"/>
    <w:rsid w:val="00AB0B56"/>
    <w:rsid w:val="00AB0DE1"/>
    <w:rsid w:val="00AB0FC6"/>
    <w:rsid w:val="00AB1162"/>
    <w:rsid w:val="00AB1226"/>
    <w:rsid w:val="00AB1483"/>
    <w:rsid w:val="00AB14B8"/>
    <w:rsid w:val="00AB157A"/>
    <w:rsid w:val="00AB15BC"/>
    <w:rsid w:val="00AB1683"/>
    <w:rsid w:val="00AB191A"/>
    <w:rsid w:val="00AB1CD9"/>
    <w:rsid w:val="00AB1D4D"/>
    <w:rsid w:val="00AB1E36"/>
    <w:rsid w:val="00AB1F31"/>
    <w:rsid w:val="00AB21C5"/>
    <w:rsid w:val="00AB2696"/>
    <w:rsid w:val="00AB2797"/>
    <w:rsid w:val="00AB27F0"/>
    <w:rsid w:val="00AB2D6B"/>
    <w:rsid w:val="00AB2E6F"/>
    <w:rsid w:val="00AB3174"/>
    <w:rsid w:val="00AB323E"/>
    <w:rsid w:val="00AB32DF"/>
    <w:rsid w:val="00AB33EA"/>
    <w:rsid w:val="00AB372B"/>
    <w:rsid w:val="00AB39F9"/>
    <w:rsid w:val="00AB3A57"/>
    <w:rsid w:val="00AB3CB8"/>
    <w:rsid w:val="00AB3D74"/>
    <w:rsid w:val="00AB3DA6"/>
    <w:rsid w:val="00AB407B"/>
    <w:rsid w:val="00AB42A7"/>
    <w:rsid w:val="00AB42B6"/>
    <w:rsid w:val="00AB4580"/>
    <w:rsid w:val="00AB4A58"/>
    <w:rsid w:val="00AB4C4C"/>
    <w:rsid w:val="00AB4CFB"/>
    <w:rsid w:val="00AB4E2D"/>
    <w:rsid w:val="00AB5295"/>
    <w:rsid w:val="00AB537E"/>
    <w:rsid w:val="00AB54BE"/>
    <w:rsid w:val="00AB5764"/>
    <w:rsid w:val="00AB59EE"/>
    <w:rsid w:val="00AB5E22"/>
    <w:rsid w:val="00AB638D"/>
    <w:rsid w:val="00AB658E"/>
    <w:rsid w:val="00AB66D0"/>
    <w:rsid w:val="00AB66E7"/>
    <w:rsid w:val="00AB687B"/>
    <w:rsid w:val="00AB6894"/>
    <w:rsid w:val="00AB689F"/>
    <w:rsid w:val="00AB6AC6"/>
    <w:rsid w:val="00AB6CBD"/>
    <w:rsid w:val="00AB6F41"/>
    <w:rsid w:val="00AB763E"/>
    <w:rsid w:val="00AB7688"/>
    <w:rsid w:val="00AB771D"/>
    <w:rsid w:val="00AB7801"/>
    <w:rsid w:val="00AB7C35"/>
    <w:rsid w:val="00AB7C65"/>
    <w:rsid w:val="00AC04F7"/>
    <w:rsid w:val="00AC05E1"/>
    <w:rsid w:val="00AC0628"/>
    <w:rsid w:val="00AC0A6C"/>
    <w:rsid w:val="00AC0AB7"/>
    <w:rsid w:val="00AC0C91"/>
    <w:rsid w:val="00AC0D52"/>
    <w:rsid w:val="00AC0F3B"/>
    <w:rsid w:val="00AC10D3"/>
    <w:rsid w:val="00AC135B"/>
    <w:rsid w:val="00AC1412"/>
    <w:rsid w:val="00AC149D"/>
    <w:rsid w:val="00AC157F"/>
    <w:rsid w:val="00AC17E3"/>
    <w:rsid w:val="00AC1AA5"/>
    <w:rsid w:val="00AC1C8A"/>
    <w:rsid w:val="00AC1CE9"/>
    <w:rsid w:val="00AC1E38"/>
    <w:rsid w:val="00AC1EEB"/>
    <w:rsid w:val="00AC20A1"/>
    <w:rsid w:val="00AC20EE"/>
    <w:rsid w:val="00AC2308"/>
    <w:rsid w:val="00AC23DA"/>
    <w:rsid w:val="00AC2616"/>
    <w:rsid w:val="00AC2637"/>
    <w:rsid w:val="00AC2B70"/>
    <w:rsid w:val="00AC3164"/>
    <w:rsid w:val="00AC31A3"/>
    <w:rsid w:val="00AC36A5"/>
    <w:rsid w:val="00AC3735"/>
    <w:rsid w:val="00AC3B83"/>
    <w:rsid w:val="00AC3C13"/>
    <w:rsid w:val="00AC3D14"/>
    <w:rsid w:val="00AC3D22"/>
    <w:rsid w:val="00AC3F3A"/>
    <w:rsid w:val="00AC413B"/>
    <w:rsid w:val="00AC43D2"/>
    <w:rsid w:val="00AC44BB"/>
    <w:rsid w:val="00AC49BE"/>
    <w:rsid w:val="00AC4E3C"/>
    <w:rsid w:val="00AC4E7B"/>
    <w:rsid w:val="00AC5459"/>
    <w:rsid w:val="00AC5484"/>
    <w:rsid w:val="00AC55CA"/>
    <w:rsid w:val="00AC5D7B"/>
    <w:rsid w:val="00AC5F6F"/>
    <w:rsid w:val="00AC6020"/>
    <w:rsid w:val="00AC6325"/>
    <w:rsid w:val="00AC6866"/>
    <w:rsid w:val="00AC6A3F"/>
    <w:rsid w:val="00AC6B81"/>
    <w:rsid w:val="00AC6FEC"/>
    <w:rsid w:val="00AC7311"/>
    <w:rsid w:val="00AC7345"/>
    <w:rsid w:val="00AC77F5"/>
    <w:rsid w:val="00AC7BBA"/>
    <w:rsid w:val="00AC7C20"/>
    <w:rsid w:val="00AC7D5E"/>
    <w:rsid w:val="00AD00AA"/>
    <w:rsid w:val="00AD013C"/>
    <w:rsid w:val="00AD0144"/>
    <w:rsid w:val="00AD04EB"/>
    <w:rsid w:val="00AD0581"/>
    <w:rsid w:val="00AD0760"/>
    <w:rsid w:val="00AD0782"/>
    <w:rsid w:val="00AD0877"/>
    <w:rsid w:val="00AD08D0"/>
    <w:rsid w:val="00AD0BA7"/>
    <w:rsid w:val="00AD0E29"/>
    <w:rsid w:val="00AD0E51"/>
    <w:rsid w:val="00AD0F18"/>
    <w:rsid w:val="00AD1405"/>
    <w:rsid w:val="00AD150B"/>
    <w:rsid w:val="00AD16C8"/>
    <w:rsid w:val="00AD17F8"/>
    <w:rsid w:val="00AD19A5"/>
    <w:rsid w:val="00AD1BA5"/>
    <w:rsid w:val="00AD1C27"/>
    <w:rsid w:val="00AD1F3B"/>
    <w:rsid w:val="00AD26C9"/>
    <w:rsid w:val="00AD2737"/>
    <w:rsid w:val="00AD2780"/>
    <w:rsid w:val="00AD2B02"/>
    <w:rsid w:val="00AD2C2D"/>
    <w:rsid w:val="00AD2FA8"/>
    <w:rsid w:val="00AD356C"/>
    <w:rsid w:val="00AD36F4"/>
    <w:rsid w:val="00AD37F2"/>
    <w:rsid w:val="00AD39D9"/>
    <w:rsid w:val="00AD3C49"/>
    <w:rsid w:val="00AD3ED7"/>
    <w:rsid w:val="00AD3F95"/>
    <w:rsid w:val="00AD3FAD"/>
    <w:rsid w:val="00AD3FC0"/>
    <w:rsid w:val="00AD3FCC"/>
    <w:rsid w:val="00AD408F"/>
    <w:rsid w:val="00AD40EA"/>
    <w:rsid w:val="00AD4155"/>
    <w:rsid w:val="00AD42B1"/>
    <w:rsid w:val="00AD4469"/>
    <w:rsid w:val="00AD4D67"/>
    <w:rsid w:val="00AD4D7A"/>
    <w:rsid w:val="00AD4E5C"/>
    <w:rsid w:val="00AD5066"/>
    <w:rsid w:val="00AD50D1"/>
    <w:rsid w:val="00AD5313"/>
    <w:rsid w:val="00AD532E"/>
    <w:rsid w:val="00AD564E"/>
    <w:rsid w:val="00AD56C1"/>
    <w:rsid w:val="00AD59A1"/>
    <w:rsid w:val="00AD5C01"/>
    <w:rsid w:val="00AD5D41"/>
    <w:rsid w:val="00AD5DAD"/>
    <w:rsid w:val="00AD5E06"/>
    <w:rsid w:val="00AD6259"/>
    <w:rsid w:val="00AD6447"/>
    <w:rsid w:val="00AD64B9"/>
    <w:rsid w:val="00AD668E"/>
    <w:rsid w:val="00AD6981"/>
    <w:rsid w:val="00AD6ECC"/>
    <w:rsid w:val="00AD6EEF"/>
    <w:rsid w:val="00AD76C1"/>
    <w:rsid w:val="00AD7807"/>
    <w:rsid w:val="00AD7AC4"/>
    <w:rsid w:val="00AD7C1A"/>
    <w:rsid w:val="00AD7C29"/>
    <w:rsid w:val="00AD7CFC"/>
    <w:rsid w:val="00AD7F03"/>
    <w:rsid w:val="00AD7FEA"/>
    <w:rsid w:val="00AE0153"/>
    <w:rsid w:val="00AE0293"/>
    <w:rsid w:val="00AE07B5"/>
    <w:rsid w:val="00AE0A9E"/>
    <w:rsid w:val="00AE0B3C"/>
    <w:rsid w:val="00AE0B73"/>
    <w:rsid w:val="00AE0C26"/>
    <w:rsid w:val="00AE0CE2"/>
    <w:rsid w:val="00AE0D6A"/>
    <w:rsid w:val="00AE0EC0"/>
    <w:rsid w:val="00AE1086"/>
    <w:rsid w:val="00AE11E3"/>
    <w:rsid w:val="00AE144A"/>
    <w:rsid w:val="00AE14B3"/>
    <w:rsid w:val="00AE1644"/>
    <w:rsid w:val="00AE17C3"/>
    <w:rsid w:val="00AE1AEB"/>
    <w:rsid w:val="00AE1F7C"/>
    <w:rsid w:val="00AE210F"/>
    <w:rsid w:val="00AE217A"/>
    <w:rsid w:val="00AE2304"/>
    <w:rsid w:val="00AE27AE"/>
    <w:rsid w:val="00AE291B"/>
    <w:rsid w:val="00AE2A7A"/>
    <w:rsid w:val="00AE2C8C"/>
    <w:rsid w:val="00AE2E25"/>
    <w:rsid w:val="00AE332F"/>
    <w:rsid w:val="00AE33A3"/>
    <w:rsid w:val="00AE365D"/>
    <w:rsid w:val="00AE368F"/>
    <w:rsid w:val="00AE3742"/>
    <w:rsid w:val="00AE3ADE"/>
    <w:rsid w:val="00AE3D68"/>
    <w:rsid w:val="00AE3DF2"/>
    <w:rsid w:val="00AE4099"/>
    <w:rsid w:val="00AE40BB"/>
    <w:rsid w:val="00AE4206"/>
    <w:rsid w:val="00AE445C"/>
    <w:rsid w:val="00AE474F"/>
    <w:rsid w:val="00AE4D11"/>
    <w:rsid w:val="00AE51A2"/>
    <w:rsid w:val="00AE538A"/>
    <w:rsid w:val="00AE5505"/>
    <w:rsid w:val="00AE55A6"/>
    <w:rsid w:val="00AE5624"/>
    <w:rsid w:val="00AE562D"/>
    <w:rsid w:val="00AE5797"/>
    <w:rsid w:val="00AE579A"/>
    <w:rsid w:val="00AE5A65"/>
    <w:rsid w:val="00AE5FEB"/>
    <w:rsid w:val="00AE64C4"/>
    <w:rsid w:val="00AE64E0"/>
    <w:rsid w:val="00AE661E"/>
    <w:rsid w:val="00AE66B3"/>
    <w:rsid w:val="00AE6999"/>
    <w:rsid w:val="00AE6BCB"/>
    <w:rsid w:val="00AE6C5C"/>
    <w:rsid w:val="00AE701D"/>
    <w:rsid w:val="00AE7176"/>
    <w:rsid w:val="00AE765C"/>
    <w:rsid w:val="00AE768F"/>
    <w:rsid w:val="00AE7718"/>
    <w:rsid w:val="00AE793E"/>
    <w:rsid w:val="00AE7BB4"/>
    <w:rsid w:val="00AE7BB7"/>
    <w:rsid w:val="00AE7C0E"/>
    <w:rsid w:val="00AE7C2B"/>
    <w:rsid w:val="00AF028E"/>
    <w:rsid w:val="00AF02F6"/>
    <w:rsid w:val="00AF07CB"/>
    <w:rsid w:val="00AF0E0D"/>
    <w:rsid w:val="00AF1389"/>
    <w:rsid w:val="00AF1439"/>
    <w:rsid w:val="00AF14DB"/>
    <w:rsid w:val="00AF1774"/>
    <w:rsid w:val="00AF179A"/>
    <w:rsid w:val="00AF17E5"/>
    <w:rsid w:val="00AF1B6E"/>
    <w:rsid w:val="00AF1BFF"/>
    <w:rsid w:val="00AF1C17"/>
    <w:rsid w:val="00AF1C8C"/>
    <w:rsid w:val="00AF1CAE"/>
    <w:rsid w:val="00AF1DC7"/>
    <w:rsid w:val="00AF1ECB"/>
    <w:rsid w:val="00AF206D"/>
    <w:rsid w:val="00AF21E1"/>
    <w:rsid w:val="00AF222E"/>
    <w:rsid w:val="00AF2597"/>
    <w:rsid w:val="00AF2649"/>
    <w:rsid w:val="00AF266E"/>
    <w:rsid w:val="00AF2BD6"/>
    <w:rsid w:val="00AF2C07"/>
    <w:rsid w:val="00AF2C2A"/>
    <w:rsid w:val="00AF2D32"/>
    <w:rsid w:val="00AF31CC"/>
    <w:rsid w:val="00AF31F4"/>
    <w:rsid w:val="00AF3250"/>
    <w:rsid w:val="00AF337E"/>
    <w:rsid w:val="00AF34CC"/>
    <w:rsid w:val="00AF3572"/>
    <w:rsid w:val="00AF37D3"/>
    <w:rsid w:val="00AF3848"/>
    <w:rsid w:val="00AF3CE0"/>
    <w:rsid w:val="00AF3DBF"/>
    <w:rsid w:val="00AF4259"/>
    <w:rsid w:val="00AF4313"/>
    <w:rsid w:val="00AF4383"/>
    <w:rsid w:val="00AF4ADC"/>
    <w:rsid w:val="00AF4AE5"/>
    <w:rsid w:val="00AF4C8B"/>
    <w:rsid w:val="00AF4CF2"/>
    <w:rsid w:val="00AF4D3A"/>
    <w:rsid w:val="00AF4DE3"/>
    <w:rsid w:val="00AF5063"/>
    <w:rsid w:val="00AF510C"/>
    <w:rsid w:val="00AF51AE"/>
    <w:rsid w:val="00AF54DF"/>
    <w:rsid w:val="00AF56E7"/>
    <w:rsid w:val="00AF5758"/>
    <w:rsid w:val="00AF59B7"/>
    <w:rsid w:val="00AF59D5"/>
    <w:rsid w:val="00AF59EC"/>
    <w:rsid w:val="00AF5B59"/>
    <w:rsid w:val="00AF5BA9"/>
    <w:rsid w:val="00AF5BAA"/>
    <w:rsid w:val="00AF5BFC"/>
    <w:rsid w:val="00AF5BFE"/>
    <w:rsid w:val="00AF5FC2"/>
    <w:rsid w:val="00AF6278"/>
    <w:rsid w:val="00AF634D"/>
    <w:rsid w:val="00AF658C"/>
    <w:rsid w:val="00AF66AC"/>
    <w:rsid w:val="00AF6707"/>
    <w:rsid w:val="00AF6825"/>
    <w:rsid w:val="00AF6C68"/>
    <w:rsid w:val="00AF6E2B"/>
    <w:rsid w:val="00AF6E70"/>
    <w:rsid w:val="00AF6EF5"/>
    <w:rsid w:val="00AF7147"/>
    <w:rsid w:val="00AF7468"/>
    <w:rsid w:val="00AF7572"/>
    <w:rsid w:val="00AF75B4"/>
    <w:rsid w:val="00AF76D0"/>
    <w:rsid w:val="00AF76ED"/>
    <w:rsid w:val="00AF7857"/>
    <w:rsid w:val="00AF7926"/>
    <w:rsid w:val="00AF7A53"/>
    <w:rsid w:val="00AF7B07"/>
    <w:rsid w:val="00AF7CFC"/>
    <w:rsid w:val="00AF7E16"/>
    <w:rsid w:val="00B0001C"/>
    <w:rsid w:val="00B0006D"/>
    <w:rsid w:val="00B00090"/>
    <w:rsid w:val="00B00154"/>
    <w:rsid w:val="00B004EE"/>
    <w:rsid w:val="00B00A24"/>
    <w:rsid w:val="00B00B39"/>
    <w:rsid w:val="00B00B5F"/>
    <w:rsid w:val="00B00BA6"/>
    <w:rsid w:val="00B00C39"/>
    <w:rsid w:val="00B00C3A"/>
    <w:rsid w:val="00B00D74"/>
    <w:rsid w:val="00B00ED9"/>
    <w:rsid w:val="00B011C1"/>
    <w:rsid w:val="00B01639"/>
    <w:rsid w:val="00B016CE"/>
    <w:rsid w:val="00B0192B"/>
    <w:rsid w:val="00B01B10"/>
    <w:rsid w:val="00B01B60"/>
    <w:rsid w:val="00B01B82"/>
    <w:rsid w:val="00B02581"/>
    <w:rsid w:val="00B025F8"/>
    <w:rsid w:val="00B02970"/>
    <w:rsid w:val="00B02B7C"/>
    <w:rsid w:val="00B02D8A"/>
    <w:rsid w:val="00B02FB0"/>
    <w:rsid w:val="00B030FA"/>
    <w:rsid w:val="00B03342"/>
    <w:rsid w:val="00B034ED"/>
    <w:rsid w:val="00B035F9"/>
    <w:rsid w:val="00B039A3"/>
    <w:rsid w:val="00B03CB2"/>
    <w:rsid w:val="00B04022"/>
    <w:rsid w:val="00B04040"/>
    <w:rsid w:val="00B040D5"/>
    <w:rsid w:val="00B04124"/>
    <w:rsid w:val="00B04575"/>
    <w:rsid w:val="00B0474B"/>
    <w:rsid w:val="00B0487A"/>
    <w:rsid w:val="00B04D18"/>
    <w:rsid w:val="00B04DBE"/>
    <w:rsid w:val="00B04E04"/>
    <w:rsid w:val="00B04E55"/>
    <w:rsid w:val="00B04F0E"/>
    <w:rsid w:val="00B04F7B"/>
    <w:rsid w:val="00B05385"/>
    <w:rsid w:val="00B055CF"/>
    <w:rsid w:val="00B05823"/>
    <w:rsid w:val="00B05959"/>
    <w:rsid w:val="00B05960"/>
    <w:rsid w:val="00B05A3D"/>
    <w:rsid w:val="00B05A44"/>
    <w:rsid w:val="00B05CC0"/>
    <w:rsid w:val="00B06020"/>
    <w:rsid w:val="00B06081"/>
    <w:rsid w:val="00B06176"/>
    <w:rsid w:val="00B062C2"/>
    <w:rsid w:val="00B06308"/>
    <w:rsid w:val="00B064D6"/>
    <w:rsid w:val="00B066A8"/>
    <w:rsid w:val="00B067C6"/>
    <w:rsid w:val="00B06859"/>
    <w:rsid w:val="00B06A0B"/>
    <w:rsid w:val="00B06E45"/>
    <w:rsid w:val="00B06E77"/>
    <w:rsid w:val="00B07376"/>
    <w:rsid w:val="00B07407"/>
    <w:rsid w:val="00B0744E"/>
    <w:rsid w:val="00B0753A"/>
    <w:rsid w:val="00B075F7"/>
    <w:rsid w:val="00B07A65"/>
    <w:rsid w:val="00B07AE1"/>
    <w:rsid w:val="00B07AE5"/>
    <w:rsid w:val="00B07B0D"/>
    <w:rsid w:val="00B07CBB"/>
    <w:rsid w:val="00B07E7F"/>
    <w:rsid w:val="00B07EDB"/>
    <w:rsid w:val="00B10094"/>
    <w:rsid w:val="00B100D2"/>
    <w:rsid w:val="00B106FE"/>
    <w:rsid w:val="00B10BD6"/>
    <w:rsid w:val="00B10C2E"/>
    <w:rsid w:val="00B10C54"/>
    <w:rsid w:val="00B10F87"/>
    <w:rsid w:val="00B11079"/>
    <w:rsid w:val="00B1132E"/>
    <w:rsid w:val="00B11351"/>
    <w:rsid w:val="00B11415"/>
    <w:rsid w:val="00B11443"/>
    <w:rsid w:val="00B11515"/>
    <w:rsid w:val="00B1159E"/>
    <w:rsid w:val="00B11676"/>
    <w:rsid w:val="00B117EF"/>
    <w:rsid w:val="00B11902"/>
    <w:rsid w:val="00B1191C"/>
    <w:rsid w:val="00B11A80"/>
    <w:rsid w:val="00B11AB0"/>
    <w:rsid w:val="00B11B86"/>
    <w:rsid w:val="00B12085"/>
    <w:rsid w:val="00B12166"/>
    <w:rsid w:val="00B121A7"/>
    <w:rsid w:val="00B128F4"/>
    <w:rsid w:val="00B12AF2"/>
    <w:rsid w:val="00B12ED5"/>
    <w:rsid w:val="00B12F0E"/>
    <w:rsid w:val="00B12FD2"/>
    <w:rsid w:val="00B13032"/>
    <w:rsid w:val="00B131B1"/>
    <w:rsid w:val="00B13BCF"/>
    <w:rsid w:val="00B1422F"/>
    <w:rsid w:val="00B14903"/>
    <w:rsid w:val="00B14953"/>
    <w:rsid w:val="00B14A02"/>
    <w:rsid w:val="00B14A5A"/>
    <w:rsid w:val="00B14EE9"/>
    <w:rsid w:val="00B14EF2"/>
    <w:rsid w:val="00B1500D"/>
    <w:rsid w:val="00B153B1"/>
    <w:rsid w:val="00B1543F"/>
    <w:rsid w:val="00B154BD"/>
    <w:rsid w:val="00B15770"/>
    <w:rsid w:val="00B159BB"/>
    <w:rsid w:val="00B15AA5"/>
    <w:rsid w:val="00B15B5E"/>
    <w:rsid w:val="00B15E16"/>
    <w:rsid w:val="00B15E2C"/>
    <w:rsid w:val="00B15EF6"/>
    <w:rsid w:val="00B16398"/>
    <w:rsid w:val="00B16A30"/>
    <w:rsid w:val="00B16A6D"/>
    <w:rsid w:val="00B16AD7"/>
    <w:rsid w:val="00B16B02"/>
    <w:rsid w:val="00B16B9B"/>
    <w:rsid w:val="00B16CD9"/>
    <w:rsid w:val="00B16D8E"/>
    <w:rsid w:val="00B16F6D"/>
    <w:rsid w:val="00B17093"/>
    <w:rsid w:val="00B173FF"/>
    <w:rsid w:val="00B177F9"/>
    <w:rsid w:val="00B17810"/>
    <w:rsid w:val="00B178A1"/>
    <w:rsid w:val="00B178BE"/>
    <w:rsid w:val="00B17967"/>
    <w:rsid w:val="00B17A79"/>
    <w:rsid w:val="00B17CA3"/>
    <w:rsid w:val="00B17D13"/>
    <w:rsid w:val="00B17E49"/>
    <w:rsid w:val="00B17EBA"/>
    <w:rsid w:val="00B2006C"/>
    <w:rsid w:val="00B201C6"/>
    <w:rsid w:val="00B20220"/>
    <w:rsid w:val="00B20312"/>
    <w:rsid w:val="00B20431"/>
    <w:rsid w:val="00B204A8"/>
    <w:rsid w:val="00B20B12"/>
    <w:rsid w:val="00B20ED1"/>
    <w:rsid w:val="00B212A1"/>
    <w:rsid w:val="00B218B1"/>
    <w:rsid w:val="00B21940"/>
    <w:rsid w:val="00B21FD1"/>
    <w:rsid w:val="00B221F8"/>
    <w:rsid w:val="00B22707"/>
    <w:rsid w:val="00B22793"/>
    <w:rsid w:val="00B229EE"/>
    <w:rsid w:val="00B22B4B"/>
    <w:rsid w:val="00B22B54"/>
    <w:rsid w:val="00B22CC4"/>
    <w:rsid w:val="00B22F0D"/>
    <w:rsid w:val="00B232BF"/>
    <w:rsid w:val="00B236AA"/>
    <w:rsid w:val="00B23875"/>
    <w:rsid w:val="00B23A7B"/>
    <w:rsid w:val="00B23AC5"/>
    <w:rsid w:val="00B23DFC"/>
    <w:rsid w:val="00B23E12"/>
    <w:rsid w:val="00B23F66"/>
    <w:rsid w:val="00B23F97"/>
    <w:rsid w:val="00B23FC5"/>
    <w:rsid w:val="00B24000"/>
    <w:rsid w:val="00B24004"/>
    <w:rsid w:val="00B240D9"/>
    <w:rsid w:val="00B24439"/>
    <w:rsid w:val="00B24444"/>
    <w:rsid w:val="00B244C8"/>
    <w:rsid w:val="00B24809"/>
    <w:rsid w:val="00B24AC6"/>
    <w:rsid w:val="00B24ADF"/>
    <w:rsid w:val="00B24C16"/>
    <w:rsid w:val="00B24E60"/>
    <w:rsid w:val="00B24EBE"/>
    <w:rsid w:val="00B24EC9"/>
    <w:rsid w:val="00B253C0"/>
    <w:rsid w:val="00B253E3"/>
    <w:rsid w:val="00B25748"/>
    <w:rsid w:val="00B259ED"/>
    <w:rsid w:val="00B25A09"/>
    <w:rsid w:val="00B25AD5"/>
    <w:rsid w:val="00B25D04"/>
    <w:rsid w:val="00B25D43"/>
    <w:rsid w:val="00B25EFE"/>
    <w:rsid w:val="00B26171"/>
    <w:rsid w:val="00B2635D"/>
    <w:rsid w:val="00B26399"/>
    <w:rsid w:val="00B26410"/>
    <w:rsid w:val="00B264C7"/>
    <w:rsid w:val="00B26D64"/>
    <w:rsid w:val="00B26FC8"/>
    <w:rsid w:val="00B27068"/>
    <w:rsid w:val="00B27071"/>
    <w:rsid w:val="00B27628"/>
    <w:rsid w:val="00B27632"/>
    <w:rsid w:val="00B27680"/>
    <w:rsid w:val="00B27A50"/>
    <w:rsid w:val="00B27D84"/>
    <w:rsid w:val="00B301F6"/>
    <w:rsid w:val="00B30560"/>
    <w:rsid w:val="00B306BD"/>
    <w:rsid w:val="00B307EC"/>
    <w:rsid w:val="00B312C3"/>
    <w:rsid w:val="00B313A1"/>
    <w:rsid w:val="00B316F8"/>
    <w:rsid w:val="00B3185E"/>
    <w:rsid w:val="00B31A00"/>
    <w:rsid w:val="00B31AC1"/>
    <w:rsid w:val="00B31BD1"/>
    <w:rsid w:val="00B31BFB"/>
    <w:rsid w:val="00B31FE5"/>
    <w:rsid w:val="00B321B4"/>
    <w:rsid w:val="00B322E0"/>
    <w:rsid w:val="00B324ED"/>
    <w:rsid w:val="00B327B8"/>
    <w:rsid w:val="00B3293C"/>
    <w:rsid w:val="00B32A55"/>
    <w:rsid w:val="00B32ACB"/>
    <w:rsid w:val="00B32AD5"/>
    <w:rsid w:val="00B32D66"/>
    <w:rsid w:val="00B32EC0"/>
    <w:rsid w:val="00B33007"/>
    <w:rsid w:val="00B331DA"/>
    <w:rsid w:val="00B336AC"/>
    <w:rsid w:val="00B33897"/>
    <w:rsid w:val="00B339AD"/>
    <w:rsid w:val="00B33AA0"/>
    <w:rsid w:val="00B342C1"/>
    <w:rsid w:val="00B3452E"/>
    <w:rsid w:val="00B34607"/>
    <w:rsid w:val="00B34946"/>
    <w:rsid w:val="00B34AC4"/>
    <w:rsid w:val="00B34ACA"/>
    <w:rsid w:val="00B34C2F"/>
    <w:rsid w:val="00B34C6C"/>
    <w:rsid w:val="00B34D04"/>
    <w:rsid w:val="00B3527B"/>
    <w:rsid w:val="00B35674"/>
    <w:rsid w:val="00B35947"/>
    <w:rsid w:val="00B35969"/>
    <w:rsid w:val="00B35A15"/>
    <w:rsid w:val="00B35A30"/>
    <w:rsid w:val="00B35CAB"/>
    <w:rsid w:val="00B364A6"/>
    <w:rsid w:val="00B36DDD"/>
    <w:rsid w:val="00B37094"/>
    <w:rsid w:val="00B370DA"/>
    <w:rsid w:val="00B37107"/>
    <w:rsid w:val="00B37316"/>
    <w:rsid w:val="00B37B40"/>
    <w:rsid w:val="00B37B8F"/>
    <w:rsid w:val="00B37E02"/>
    <w:rsid w:val="00B37E66"/>
    <w:rsid w:val="00B37ECB"/>
    <w:rsid w:val="00B4059A"/>
    <w:rsid w:val="00B40961"/>
    <w:rsid w:val="00B40966"/>
    <w:rsid w:val="00B40ABC"/>
    <w:rsid w:val="00B40B50"/>
    <w:rsid w:val="00B40C8A"/>
    <w:rsid w:val="00B40D01"/>
    <w:rsid w:val="00B411D5"/>
    <w:rsid w:val="00B41221"/>
    <w:rsid w:val="00B4134E"/>
    <w:rsid w:val="00B41517"/>
    <w:rsid w:val="00B415CA"/>
    <w:rsid w:val="00B4189C"/>
    <w:rsid w:val="00B41BDC"/>
    <w:rsid w:val="00B41C5F"/>
    <w:rsid w:val="00B41CF2"/>
    <w:rsid w:val="00B41DAA"/>
    <w:rsid w:val="00B41DBB"/>
    <w:rsid w:val="00B42446"/>
    <w:rsid w:val="00B425D0"/>
    <w:rsid w:val="00B42610"/>
    <w:rsid w:val="00B42924"/>
    <w:rsid w:val="00B4292D"/>
    <w:rsid w:val="00B429A2"/>
    <w:rsid w:val="00B429E7"/>
    <w:rsid w:val="00B42A92"/>
    <w:rsid w:val="00B42A9E"/>
    <w:rsid w:val="00B42EC2"/>
    <w:rsid w:val="00B42F2A"/>
    <w:rsid w:val="00B4305A"/>
    <w:rsid w:val="00B43102"/>
    <w:rsid w:val="00B4310A"/>
    <w:rsid w:val="00B43155"/>
    <w:rsid w:val="00B43236"/>
    <w:rsid w:val="00B434DF"/>
    <w:rsid w:val="00B435D7"/>
    <w:rsid w:val="00B438AF"/>
    <w:rsid w:val="00B43A01"/>
    <w:rsid w:val="00B43B37"/>
    <w:rsid w:val="00B43C78"/>
    <w:rsid w:val="00B43C84"/>
    <w:rsid w:val="00B44107"/>
    <w:rsid w:val="00B442EF"/>
    <w:rsid w:val="00B446E9"/>
    <w:rsid w:val="00B4477A"/>
    <w:rsid w:val="00B44792"/>
    <w:rsid w:val="00B448E7"/>
    <w:rsid w:val="00B44948"/>
    <w:rsid w:val="00B449AE"/>
    <w:rsid w:val="00B4514A"/>
    <w:rsid w:val="00B451B2"/>
    <w:rsid w:val="00B45261"/>
    <w:rsid w:val="00B45522"/>
    <w:rsid w:val="00B45651"/>
    <w:rsid w:val="00B4583E"/>
    <w:rsid w:val="00B45990"/>
    <w:rsid w:val="00B45AE4"/>
    <w:rsid w:val="00B46126"/>
    <w:rsid w:val="00B4617D"/>
    <w:rsid w:val="00B46641"/>
    <w:rsid w:val="00B46B9A"/>
    <w:rsid w:val="00B46C59"/>
    <w:rsid w:val="00B47003"/>
    <w:rsid w:val="00B47775"/>
    <w:rsid w:val="00B477D3"/>
    <w:rsid w:val="00B47D60"/>
    <w:rsid w:val="00B47E70"/>
    <w:rsid w:val="00B47EF5"/>
    <w:rsid w:val="00B47FA5"/>
    <w:rsid w:val="00B47FAF"/>
    <w:rsid w:val="00B47FBC"/>
    <w:rsid w:val="00B500CF"/>
    <w:rsid w:val="00B50908"/>
    <w:rsid w:val="00B50CDC"/>
    <w:rsid w:val="00B50DF1"/>
    <w:rsid w:val="00B51240"/>
    <w:rsid w:val="00B512A0"/>
    <w:rsid w:val="00B51624"/>
    <w:rsid w:val="00B516AD"/>
    <w:rsid w:val="00B5185C"/>
    <w:rsid w:val="00B5189A"/>
    <w:rsid w:val="00B518A0"/>
    <w:rsid w:val="00B51911"/>
    <w:rsid w:val="00B51A6D"/>
    <w:rsid w:val="00B51B36"/>
    <w:rsid w:val="00B51B95"/>
    <w:rsid w:val="00B51CC8"/>
    <w:rsid w:val="00B51DA1"/>
    <w:rsid w:val="00B521C4"/>
    <w:rsid w:val="00B521FD"/>
    <w:rsid w:val="00B52A12"/>
    <w:rsid w:val="00B52A37"/>
    <w:rsid w:val="00B52C23"/>
    <w:rsid w:val="00B52C6A"/>
    <w:rsid w:val="00B52D36"/>
    <w:rsid w:val="00B52F43"/>
    <w:rsid w:val="00B530CD"/>
    <w:rsid w:val="00B53466"/>
    <w:rsid w:val="00B53585"/>
    <w:rsid w:val="00B5369B"/>
    <w:rsid w:val="00B53A87"/>
    <w:rsid w:val="00B53CB9"/>
    <w:rsid w:val="00B53DA2"/>
    <w:rsid w:val="00B53DCD"/>
    <w:rsid w:val="00B53E4C"/>
    <w:rsid w:val="00B53F65"/>
    <w:rsid w:val="00B5417A"/>
    <w:rsid w:val="00B54268"/>
    <w:rsid w:val="00B545FD"/>
    <w:rsid w:val="00B5463F"/>
    <w:rsid w:val="00B5492E"/>
    <w:rsid w:val="00B54C4B"/>
    <w:rsid w:val="00B54F8A"/>
    <w:rsid w:val="00B55024"/>
    <w:rsid w:val="00B55485"/>
    <w:rsid w:val="00B55579"/>
    <w:rsid w:val="00B555B8"/>
    <w:rsid w:val="00B556A0"/>
    <w:rsid w:val="00B55853"/>
    <w:rsid w:val="00B55A08"/>
    <w:rsid w:val="00B55B9B"/>
    <w:rsid w:val="00B55EC6"/>
    <w:rsid w:val="00B561A7"/>
    <w:rsid w:val="00B562AB"/>
    <w:rsid w:val="00B56DBC"/>
    <w:rsid w:val="00B56FA2"/>
    <w:rsid w:val="00B571A4"/>
    <w:rsid w:val="00B57311"/>
    <w:rsid w:val="00B57428"/>
    <w:rsid w:val="00B57622"/>
    <w:rsid w:val="00B57827"/>
    <w:rsid w:val="00B57B05"/>
    <w:rsid w:val="00B57D74"/>
    <w:rsid w:val="00B60243"/>
    <w:rsid w:val="00B60472"/>
    <w:rsid w:val="00B60517"/>
    <w:rsid w:val="00B6057F"/>
    <w:rsid w:val="00B608DA"/>
    <w:rsid w:val="00B60DFD"/>
    <w:rsid w:val="00B613D7"/>
    <w:rsid w:val="00B61510"/>
    <w:rsid w:val="00B61634"/>
    <w:rsid w:val="00B6183B"/>
    <w:rsid w:val="00B61843"/>
    <w:rsid w:val="00B61868"/>
    <w:rsid w:val="00B61C7A"/>
    <w:rsid w:val="00B61E67"/>
    <w:rsid w:val="00B61EB1"/>
    <w:rsid w:val="00B61ED8"/>
    <w:rsid w:val="00B62153"/>
    <w:rsid w:val="00B622F4"/>
    <w:rsid w:val="00B62707"/>
    <w:rsid w:val="00B627D4"/>
    <w:rsid w:val="00B62A50"/>
    <w:rsid w:val="00B62B4A"/>
    <w:rsid w:val="00B62F0F"/>
    <w:rsid w:val="00B62F12"/>
    <w:rsid w:val="00B62FD6"/>
    <w:rsid w:val="00B63042"/>
    <w:rsid w:val="00B63237"/>
    <w:rsid w:val="00B6325C"/>
    <w:rsid w:val="00B6375C"/>
    <w:rsid w:val="00B6380E"/>
    <w:rsid w:val="00B6388B"/>
    <w:rsid w:val="00B6389F"/>
    <w:rsid w:val="00B63AB3"/>
    <w:rsid w:val="00B63E80"/>
    <w:rsid w:val="00B63FD4"/>
    <w:rsid w:val="00B64338"/>
    <w:rsid w:val="00B645AF"/>
    <w:rsid w:val="00B645F1"/>
    <w:rsid w:val="00B64A19"/>
    <w:rsid w:val="00B64B21"/>
    <w:rsid w:val="00B64DD2"/>
    <w:rsid w:val="00B652A0"/>
    <w:rsid w:val="00B652FF"/>
    <w:rsid w:val="00B6553C"/>
    <w:rsid w:val="00B65910"/>
    <w:rsid w:val="00B6596B"/>
    <w:rsid w:val="00B66232"/>
    <w:rsid w:val="00B662D9"/>
    <w:rsid w:val="00B662DF"/>
    <w:rsid w:val="00B66413"/>
    <w:rsid w:val="00B66482"/>
    <w:rsid w:val="00B6696C"/>
    <w:rsid w:val="00B66A9A"/>
    <w:rsid w:val="00B66AE0"/>
    <w:rsid w:val="00B66CD2"/>
    <w:rsid w:val="00B66F9C"/>
    <w:rsid w:val="00B67099"/>
    <w:rsid w:val="00B670A8"/>
    <w:rsid w:val="00B6712A"/>
    <w:rsid w:val="00B67653"/>
    <w:rsid w:val="00B677BD"/>
    <w:rsid w:val="00B677F2"/>
    <w:rsid w:val="00B67865"/>
    <w:rsid w:val="00B67983"/>
    <w:rsid w:val="00B67986"/>
    <w:rsid w:val="00B706DD"/>
    <w:rsid w:val="00B706FF"/>
    <w:rsid w:val="00B7075B"/>
    <w:rsid w:val="00B707A3"/>
    <w:rsid w:val="00B70E51"/>
    <w:rsid w:val="00B71251"/>
    <w:rsid w:val="00B71381"/>
    <w:rsid w:val="00B71404"/>
    <w:rsid w:val="00B71632"/>
    <w:rsid w:val="00B7165D"/>
    <w:rsid w:val="00B71761"/>
    <w:rsid w:val="00B7192E"/>
    <w:rsid w:val="00B71AB8"/>
    <w:rsid w:val="00B71F3F"/>
    <w:rsid w:val="00B71F96"/>
    <w:rsid w:val="00B71FB3"/>
    <w:rsid w:val="00B72331"/>
    <w:rsid w:val="00B72555"/>
    <w:rsid w:val="00B72588"/>
    <w:rsid w:val="00B727EF"/>
    <w:rsid w:val="00B72D4A"/>
    <w:rsid w:val="00B72F49"/>
    <w:rsid w:val="00B7337D"/>
    <w:rsid w:val="00B73383"/>
    <w:rsid w:val="00B735EC"/>
    <w:rsid w:val="00B736FD"/>
    <w:rsid w:val="00B73942"/>
    <w:rsid w:val="00B739CB"/>
    <w:rsid w:val="00B73B2A"/>
    <w:rsid w:val="00B73CC2"/>
    <w:rsid w:val="00B73CD4"/>
    <w:rsid w:val="00B73CFE"/>
    <w:rsid w:val="00B74175"/>
    <w:rsid w:val="00B7442F"/>
    <w:rsid w:val="00B744A9"/>
    <w:rsid w:val="00B7456C"/>
    <w:rsid w:val="00B74587"/>
    <w:rsid w:val="00B74676"/>
    <w:rsid w:val="00B74F53"/>
    <w:rsid w:val="00B74F80"/>
    <w:rsid w:val="00B75131"/>
    <w:rsid w:val="00B751AA"/>
    <w:rsid w:val="00B752EC"/>
    <w:rsid w:val="00B756EB"/>
    <w:rsid w:val="00B75774"/>
    <w:rsid w:val="00B75818"/>
    <w:rsid w:val="00B7588B"/>
    <w:rsid w:val="00B75C91"/>
    <w:rsid w:val="00B75D1E"/>
    <w:rsid w:val="00B7603F"/>
    <w:rsid w:val="00B7605A"/>
    <w:rsid w:val="00B76273"/>
    <w:rsid w:val="00B76469"/>
    <w:rsid w:val="00B7732D"/>
    <w:rsid w:val="00B77536"/>
    <w:rsid w:val="00B77984"/>
    <w:rsid w:val="00B779F3"/>
    <w:rsid w:val="00B77A17"/>
    <w:rsid w:val="00B77B73"/>
    <w:rsid w:val="00B77C5A"/>
    <w:rsid w:val="00B77DB6"/>
    <w:rsid w:val="00B77F6A"/>
    <w:rsid w:val="00B8017B"/>
    <w:rsid w:val="00B8017D"/>
    <w:rsid w:val="00B8022D"/>
    <w:rsid w:val="00B80232"/>
    <w:rsid w:val="00B8043F"/>
    <w:rsid w:val="00B806A4"/>
    <w:rsid w:val="00B808EA"/>
    <w:rsid w:val="00B80CD6"/>
    <w:rsid w:val="00B80DDA"/>
    <w:rsid w:val="00B80FE7"/>
    <w:rsid w:val="00B810BB"/>
    <w:rsid w:val="00B8125F"/>
    <w:rsid w:val="00B8160E"/>
    <w:rsid w:val="00B81A9B"/>
    <w:rsid w:val="00B81ADE"/>
    <w:rsid w:val="00B81C00"/>
    <w:rsid w:val="00B81ECE"/>
    <w:rsid w:val="00B820DE"/>
    <w:rsid w:val="00B823D3"/>
    <w:rsid w:val="00B823E5"/>
    <w:rsid w:val="00B8240B"/>
    <w:rsid w:val="00B824B7"/>
    <w:rsid w:val="00B82A8C"/>
    <w:rsid w:val="00B82B23"/>
    <w:rsid w:val="00B82C7F"/>
    <w:rsid w:val="00B82E6E"/>
    <w:rsid w:val="00B82FEB"/>
    <w:rsid w:val="00B82FFC"/>
    <w:rsid w:val="00B83069"/>
    <w:rsid w:val="00B8317F"/>
    <w:rsid w:val="00B8346E"/>
    <w:rsid w:val="00B8355C"/>
    <w:rsid w:val="00B83643"/>
    <w:rsid w:val="00B836F9"/>
    <w:rsid w:val="00B83BC2"/>
    <w:rsid w:val="00B83E79"/>
    <w:rsid w:val="00B83FE0"/>
    <w:rsid w:val="00B84209"/>
    <w:rsid w:val="00B84311"/>
    <w:rsid w:val="00B844C2"/>
    <w:rsid w:val="00B8479A"/>
    <w:rsid w:val="00B8486E"/>
    <w:rsid w:val="00B84A9E"/>
    <w:rsid w:val="00B84B1B"/>
    <w:rsid w:val="00B84D17"/>
    <w:rsid w:val="00B84D6B"/>
    <w:rsid w:val="00B852B5"/>
    <w:rsid w:val="00B853B3"/>
    <w:rsid w:val="00B85578"/>
    <w:rsid w:val="00B85579"/>
    <w:rsid w:val="00B85A18"/>
    <w:rsid w:val="00B85BB0"/>
    <w:rsid w:val="00B85D1D"/>
    <w:rsid w:val="00B85F10"/>
    <w:rsid w:val="00B861FE"/>
    <w:rsid w:val="00B8658F"/>
    <w:rsid w:val="00B86688"/>
    <w:rsid w:val="00B8682B"/>
    <w:rsid w:val="00B86A88"/>
    <w:rsid w:val="00B86A9E"/>
    <w:rsid w:val="00B86DDF"/>
    <w:rsid w:val="00B86DF6"/>
    <w:rsid w:val="00B86F98"/>
    <w:rsid w:val="00B87559"/>
    <w:rsid w:val="00B875D6"/>
    <w:rsid w:val="00B8767E"/>
    <w:rsid w:val="00B87F28"/>
    <w:rsid w:val="00B900E3"/>
    <w:rsid w:val="00B9018F"/>
    <w:rsid w:val="00B902DB"/>
    <w:rsid w:val="00B903F9"/>
    <w:rsid w:val="00B90564"/>
    <w:rsid w:val="00B90616"/>
    <w:rsid w:val="00B90DB6"/>
    <w:rsid w:val="00B91023"/>
    <w:rsid w:val="00B9145E"/>
    <w:rsid w:val="00B9189D"/>
    <w:rsid w:val="00B91E7B"/>
    <w:rsid w:val="00B91EB4"/>
    <w:rsid w:val="00B91FE7"/>
    <w:rsid w:val="00B922EA"/>
    <w:rsid w:val="00B9235D"/>
    <w:rsid w:val="00B9256E"/>
    <w:rsid w:val="00B926B2"/>
    <w:rsid w:val="00B92CB3"/>
    <w:rsid w:val="00B92CD7"/>
    <w:rsid w:val="00B92D86"/>
    <w:rsid w:val="00B92E7F"/>
    <w:rsid w:val="00B93211"/>
    <w:rsid w:val="00B93247"/>
    <w:rsid w:val="00B93541"/>
    <w:rsid w:val="00B938A6"/>
    <w:rsid w:val="00B93B4D"/>
    <w:rsid w:val="00B93C54"/>
    <w:rsid w:val="00B93C8A"/>
    <w:rsid w:val="00B93F32"/>
    <w:rsid w:val="00B9453C"/>
    <w:rsid w:val="00B94631"/>
    <w:rsid w:val="00B946A9"/>
    <w:rsid w:val="00B946D5"/>
    <w:rsid w:val="00B9483A"/>
    <w:rsid w:val="00B9488F"/>
    <w:rsid w:val="00B94A60"/>
    <w:rsid w:val="00B94C0A"/>
    <w:rsid w:val="00B94CFE"/>
    <w:rsid w:val="00B9526A"/>
    <w:rsid w:val="00B95599"/>
    <w:rsid w:val="00B95772"/>
    <w:rsid w:val="00B95783"/>
    <w:rsid w:val="00B957FF"/>
    <w:rsid w:val="00B95A93"/>
    <w:rsid w:val="00B95D75"/>
    <w:rsid w:val="00B96157"/>
    <w:rsid w:val="00B96310"/>
    <w:rsid w:val="00B96319"/>
    <w:rsid w:val="00B9631E"/>
    <w:rsid w:val="00B9639F"/>
    <w:rsid w:val="00B96710"/>
    <w:rsid w:val="00B9671C"/>
    <w:rsid w:val="00B968B3"/>
    <w:rsid w:val="00B9692C"/>
    <w:rsid w:val="00B96DBD"/>
    <w:rsid w:val="00B971B0"/>
    <w:rsid w:val="00B975CE"/>
    <w:rsid w:val="00B97684"/>
    <w:rsid w:val="00B976FB"/>
    <w:rsid w:val="00B97CFD"/>
    <w:rsid w:val="00B97EBC"/>
    <w:rsid w:val="00B97F3F"/>
    <w:rsid w:val="00BA01CC"/>
    <w:rsid w:val="00BA08D4"/>
    <w:rsid w:val="00BA09F9"/>
    <w:rsid w:val="00BA0CC4"/>
    <w:rsid w:val="00BA104C"/>
    <w:rsid w:val="00BA14BF"/>
    <w:rsid w:val="00BA19A4"/>
    <w:rsid w:val="00BA1D97"/>
    <w:rsid w:val="00BA1EA2"/>
    <w:rsid w:val="00BA1FFA"/>
    <w:rsid w:val="00BA20FF"/>
    <w:rsid w:val="00BA21D8"/>
    <w:rsid w:val="00BA25D9"/>
    <w:rsid w:val="00BA266F"/>
    <w:rsid w:val="00BA2750"/>
    <w:rsid w:val="00BA2890"/>
    <w:rsid w:val="00BA28AE"/>
    <w:rsid w:val="00BA29DA"/>
    <w:rsid w:val="00BA2C74"/>
    <w:rsid w:val="00BA2E71"/>
    <w:rsid w:val="00BA2E73"/>
    <w:rsid w:val="00BA2EE1"/>
    <w:rsid w:val="00BA2F02"/>
    <w:rsid w:val="00BA2FFB"/>
    <w:rsid w:val="00BA30A6"/>
    <w:rsid w:val="00BA31C3"/>
    <w:rsid w:val="00BA3631"/>
    <w:rsid w:val="00BA3725"/>
    <w:rsid w:val="00BA3775"/>
    <w:rsid w:val="00BA3BE8"/>
    <w:rsid w:val="00BA3DC7"/>
    <w:rsid w:val="00BA3E6D"/>
    <w:rsid w:val="00BA3EAA"/>
    <w:rsid w:val="00BA3FB4"/>
    <w:rsid w:val="00BA41CC"/>
    <w:rsid w:val="00BA42EE"/>
    <w:rsid w:val="00BA4318"/>
    <w:rsid w:val="00BA44AA"/>
    <w:rsid w:val="00BA486C"/>
    <w:rsid w:val="00BA4A07"/>
    <w:rsid w:val="00BA4A71"/>
    <w:rsid w:val="00BA4AD5"/>
    <w:rsid w:val="00BA4EBA"/>
    <w:rsid w:val="00BA4F8A"/>
    <w:rsid w:val="00BA5308"/>
    <w:rsid w:val="00BA5537"/>
    <w:rsid w:val="00BA5625"/>
    <w:rsid w:val="00BA5672"/>
    <w:rsid w:val="00BA5908"/>
    <w:rsid w:val="00BA5D50"/>
    <w:rsid w:val="00BA60EB"/>
    <w:rsid w:val="00BA6190"/>
    <w:rsid w:val="00BA627B"/>
    <w:rsid w:val="00BA62A0"/>
    <w:rsid w:val="00BA6D97"/>
    <w:rsid w:val="00BA6E98"/>
    <w:rsid w:val="00BA6F8B"/>
    <w:rsid w:val="00BA728B"/>
    <w:rsid w:val="00BA72B3"/>
    <w:rsid w:val="00BA7327"/>
    <w:rsid w:val="00BA7700"/>
    <w:rsid w:val="00BA7771"/>
    <w:rsid w:val="00BA79E1"/>
    <w:rsid w:val="00BA7B89"/>
    <w:rsid w:val="00BA7E3E"/>
    <w:rsid w:val="00BA7EF1"/>
    <w:rsid w:val="00BA7F1F"/>
    <w:rsid w:val="00BB001F"/>
    <w:rsid w:val="00BB0104"/>
    <w:rsid w:val="00BB07BD"/>
    <w:rsid w:val="00BB0903"/>
    <w:rsid w:val="00BB0A79"/>
    <w:rsid w:val="00BB0CAD"/>
    <w:rsid w:val="00BB103E"/>
    <w:rsid w:val="00BB16A3"/>
    <w:rsid w:val="00BB171F"/>
    <w:rsid w:val="00BB184B"/>
    <w:rsid w:val="00BB1A0A"/>
    <w:rsid w:val="00BB1A82"/>
    <w:rsid w:val="00BB1ABD"/>
    <w:rsid w:val="00BB23BB"/>
    <w:rsid w:val="00BB24C0"/>
    <w:rsid w:val="00BB25C1"/>
    <w:rsid w:val="00BB2665"/>
    <w:rsid w:val="00BB29D3"/>
    <w:rsid w:val="00BB2CB7"/>
    <w:rsid w:val="00BB2D3B"/>
    <w:rsid w:val="00BB3446"/>
    <w:rsid w:val="00BB36A3"/>
    <w:rsid w:val="00BB3808"/>
    <w:rsid w:val="00BB3C4A"/>
    <w:rsid w:val="00BB3EEF"/>
    <w:rsid w:val="00BB40A6"/>
    <w:rsid w:val="00BB40BF"/>
    <w:rsid w:val="00BB442B"/>
    <w:rsid w:val="00BB471F"/>
    <w:rsid w:val="00BB4C3A"/>
    <w:rsid w:val="00BB5012"/>
    <w:rsid w:val="00BB51A8"/>
    <w:rsid w:val="00BB520C"/>
    <w:rsid w:val="00BB56BA"/>
    <w:rsid w:val="00BB5816"/>
    <w:rsid w:val="00BB5D99"/>
    <w:rsid w:val="00BB5D9A"/>
    <w:rsid w:val="00BB61D1"/>
    <w:rsid w:val="00BB64FC"/>
    <w:rsid w:val="00BB6625"/>
    <w:rsid w:val="00BB6ABA"/>
    <w:rsid w:val="00BB7223"/>
    <w:rsid w:val="00BB726D"/>
    <w:rsid w:val="00BB72F3"/>
    <w:rsid w:val="00BB7404"/>
    <w:rsid w:val="00BB740E"/>
    <w:rsid w:val="00BB76D4"/>
    <w:rsid w:val="00BB7809"/>
    <w:rsid w:val="00BB7BE7"/>
    <w:rsid w:val="00BB7CC4"/>
    <w:rsid w:val="00BB7DCB"/>
    <w:rsid w:val="00BC0266"/>
    <w:rsid w:val="00BC02B2"/>
    <w:rsid w:val="00BC051B"/>
    <w:rsid w:val="00BC0874"/>
    <w:rsid w:val="00BC098D"/>
    <w:rsid w:val="00BC0CD1"/>
    <w:rsid w:val="00BC0F6B"/>
    <w:rsid w:val="00BC0FAB"/>
    <w:rsid w:val="00BC11C8"/>
    <w:rsid w:val="00BC11F9"/>
    <w:rsid w:val="00BC1384"/>
    <w:rsid w:val="00BC16AF"/>
    <w:rsid w:val="00BC1809"/>
    <w:rsid w:val="00BC1838"/>
    <w:rsid w:val="00BC1CC9"/>
    <w:rsid w:val="00BC1EB4"/>
    <w:rsid w:val="00BC2146"/>
    <w:rsid w:val="00BC22A0"/>
    <w:rsid w:val="00BC2360"/>
    <w:rsid w:val="00BC25A2"/>
    <w:rsid w:val="00BC27BF"/>
    <w:rsid w:val="00BC2814"/>
    <w:rsid w:val="00BC2B70"/>
    <w:rsid w:val="00BC2E19"/>
    <w:rsid w:val="00BC30BF"/>
    <w:rsid w:val="00BC317E"/>
    <w:rsid w:val="00BC3188"/>
    <w:rsid w:val="00BC330F"/>
    <w:rsid w:val="00BC36F7"/>
    <w:rsid w:val="00BC376E"/>
    <w:rsid w:val="00BC382A"/>
    <w:rsid w:val="00BC3861"/>
    <w:rsid w:val="00BC3DFA"/>
    <w:rsid w:val="00BC3F5B"/>
    <w:rsid w:val="00BC45A2"/>
    <w:rsid w:val="00BC48FB"/>
    <w:rsid w:val="00BC498F"/>
    <w:rsid w:val="00BC4AB7"/>
    <w:rsid w:val="00BC4AC5"/>
    <w:rsid w:val="00BC4C38"/>
    <w:rsid w:val="00BC4D62"/>
    <w:rsid w:val="00BC4D91"/>
    <w:rsid w:val="00BC50CF"/>
    <w:rsid w:val="00BC5370"/>
    <w:rsid w:val="00BC5961"/>
    <w:rsid w:val="00BC5C5C"/>
    <w:rsid w:val="00BC60F7"/>
    <w:rsid w:val="00BC62F1"/>
    <w:rsid w:val="00BC665C"/>
    <w:rsid w:val="00BC69E8"/>
    <w:rsid w:val="00BC6C57"/>
    <w:rsid w:val="00BC730E"/>
    <w:rsid w:val="00BC73E6"/>
    <w:rsid w:val="00BC78F1"/>
    <w:rsid w:val="00BC7B39"/>
    <w:rsid w:val="00BC7B3A"/>
    <w:rsid w:val="00BC7B8F"/>
    <w:rsid w:val="00BC7C41"/>
    <w:rsid w:val="00BC7CF6"/>
    <w:rsid w:val="00BC7D76"/>
    <w:rsid w:val="00BD00AE"/>
    <w:rsid w:val="00BD04E4"/>
    <w:rsid w:val="00BD0C12"/>
    <w:rsid w:val="00BD0F87"/>
    <w:rsid w:val="00BD11E4"/>
    <w:rsid w:val="00BD138B"/>
    <w:rsid w:val="00BD1429"/>
    <w:rsid w:val="00BD1AD9"/>
    <w:rsid w:val="00BD1D34"/>
    <w:rsid w:val="00BD1DE6"/>
    <w:rsid w:val="00BD1F86"/>
    <w:rsid w:val="00BD2084"/>
    <w:rsid w:val="00BD2252"/>
    <w:rsid w:val="00BD2335"/>
    <w:rsid w:val="00BD233A"/>
    <w:rsid w:val="00BD2526"/>
    <w:rsid w:val="00BD2541"/>
    <w:rsid w:val="00BD296A"/>
    <w:rsid w:val="00BD29EC"/>
    <w:rsid w:val="00BD2A77"/>
    <w:rsid w:val="00BD2CF9"/>
    <w:rsid w:val="00BD2CFC"/>
    <w:rsid w:val="00BD2D7A"/>
    <w:rsid w:val="00BD2FC9"/>
    <w:rsid w:val="00BD312B"/>
    <w:rsid w:val="00BD3250"/>
    <w:rsid w:val="00BD3269"/>
    <w:rsid w:val="00BD3296"/>
    <w:rsid w:val="00BD349B"/>
    <w:rsid w:val="00BD36CF"/>
    <w:rsid w:val="00BD37D5"/>
    <w:rsid w:val="00BD3883"/>
    <w:rsid w:val="00BD39DE"/>
    <w:rsid w:val="00BD3B73"/>
    <w:rsid w:val="00BD3DBA"/>
    <w:rsid w:val="00BD3E7A"/>
    <w:rsid w:val="00BD409D"/>
    <w:rsid w:val="00BD417C"/>
    <w:rsid w:val="00BD419C"/>
    <w:rsid w:val="00BD430B"/>
    <w:rsid w:val="00BD437B"/>
    <w:rsid w:val="00BD4638"/>
    <w:rsid w:val="00BD4650"/>
    <w:rsid w:val="00BD48A0"/>
    <w:rsid w:val="00BD4DE9"/>
    <w:rsid w:val="00BD52F7"/>
    <w:rsid w:val="00BD557B"/>
    <w:rsid w:val="00BD56FA"/>
    <w:rsid w:val="00BD57BA"/>
    <w:rsid w:val="00BD58BF"/>
    <w:rsid w:val="00BD5AC3"/>
    <w:rsid w:val="00BD5B55"/>
    <w:rsid w:val="00BD5B79"/>
    <w:rsid w:val="00BD5EA9"/>
    <w:rsid w:val="00BD6782"/>
    <w:rsid w:val="00BD67A4"/>
    <w:rsid w:val="00BD6867"/>
    <w:rsid w:val="00BD6A77"/>
    <w:rsid w:val="00BD6C40"/>
    <w:rsid w:val="00BD6FE3"/>
    <w:rsid w:val="00BD7041"/>
    <w:rsid w:val="00BD7093"/>
    <w:rsid w:val="00BD714B"/>
    <w:rsid w:val="00BD72A0"/>
    <w:rsid w:val="00BD738E"/>
    <w:rsid w:val="00BD73DF"/>
    <w:rsid w:val="00BD748F"/>
    <w:rsid w:val="00BE0061"/>
    <w:rsid w:val="00BE0359"/>
    <w:rsid w:val="00BE036C"/>
    <w:rsid w:val="00BE056C"/>
    <w:rsid w:val="00BE08E5"/>
    <w:rsid w:val="00BE0DB7"/>
    <w:rsid w:val="00BE15AB"/>
    <w:rsid w:val="00BE173F"/>
    <w:rsid w:val="00BE1DDF"/>
    <w:rsid w:val="00BE2034"/>
    <w:rsid w:val="00BE2242"/>
    <w:rsid w:val="00BE244F"/>
    <w:rsid w:val="00BE25C4"/>
    <w:rsid w:val="00BE275B"/>
    <w:rsid w:val="00BE2C8B"/>
    <w:rsid w:val="00BE2EB0"/>
    <w:rsid w:val="00BE3065"/>
    <w:rsid w:val="00BE3154"/>
    <w:rsid w:val="00BE34DB"/>
    <w:rsid w:val="00BE372B"/>
    <w:rsid w:val="00BE37BC"/>
    <w:rsid w:val="00BE3912"/>
    <w:rsid w:val="00BE3DD3"/>
    <w:rsid w:val="00BE40E8"/>
    <w:rsid w:val="00BE41E7"/>
    <w:rsid w:val="00BE42D8"/>
    <w:rsid w:val="00BE43AB"/>
    <w:rsid w:val="00BE43D6"/>
    <w:rsid w:val="00BE43DD"/>
    <w:rsid w:val="00BE4918"/>
    <w:rsid w:val="00BE4AF0"/>
    <w:rsid w:val="00BE4CDE"/>
    <w:rsid w:val="00BE5192"/>
    <w:rsid w:val="00BE53E4"/>
    <w:rsid w:val="00BE5431"/>
    <w:rsid w:val="00BE5630"/>
    <w:rsid w:val="00BE5725"/>
    <w:rsid w:val="00BE5731"/>
    <w:rsid w:val="00BE5B06"/>
    <w:rsid w:val="00BE5E38"/>
    <w:rsid w:val="00BE5E7C"/>
    <w:rsid w:val="00BE613F"/>
    <w:rsid w:val="00BE6155"/>
    <w:rsid w:val="00BE61EE"/>
    <w:rsid w:val="00BE62AE"/>
    <w:rsid w:val="00BE6534"/>
    <w:rsid w:val="00BE6562"/>
    <w:rsid w:val="00BE6779"/>
    <w:rsid w:val="00BE6864"/>
    <w:rsid w:val="00BE6912"/>
    <w:rsid w:val="00BE69BD"/>
    <w:rsid w:val="00BE6A0B"/>
    <w:rsid w:val="00BE6B4E"/>
    <w:rsid w:val="00BE7057"/>
    <w:rsid w:val="00BE72A8"/>
    <w:rsid w:val="00BE73F9"/>
    <w:rsid w:val="00BE7636"/>
    <w:rsid w:val="00BE76AD"/>
    <w:rsid w:val="00BE7724"/>
    <w:rsid w:val="00BE7B6A"/>
    <w:rsid w:val="00BE7BBB"/>
    <w:rsid w:val="00BE7BED"/>
    <w:rsid w:val="00BE7C62"/>
    <w:rsid w:val="00BE7EC1"/>
    <w:rsid w:val="00BF02F6"/>
    <w:rsid w:val="00BF0753"/>
    <w:rsid w:val="00BF0A48"/>
    <w:rsid w:val="00BF0D56"/>
    <w:rsid w:val="00BF0E98"/>
    <w:rsid w:val="00BF128F"/>
    <w:rsid w:val="00BF12CA"/>
    <w:rsid w:val="00BF12E1"/>
    <w:rsid w:val="00BF136E"/>
    <w:rsid w:val="00BF1414"/>
    <w:rsid w:val="00BF14B1"/>
    <w:rsid w:val="00BF165A"/>
    <w:rsid w:val="00BF1737"/>
    <w:rsid w:val="00BF1804"/>
    <w:rsid w:val="00BF18AD"/>
    <w:rsid w:val="00BF226C"/>
    <w:rsid w:val="00BF238C"/>
    <w:rsid w:val="00BF23D3"/>
    <w:rsid w:val="00BF2809"/>
    <w:rsid w:val="00BF2F01"/>
    <w:rsid w:val="00BF3052"/>
    <w:rsid w:val="00BF312B"/>
    <w:rsid w:val="00BF31B5"/>
    <w:rsid w:val="00BF329A"/>
    <w:rsid w:val="00BF367D"/>
    <w:rsid w:val="00BF36EF"/>
    <w:rsid w:val="00BF377C"/>
    <w:rsid w:val="00BF3782"/>
    <w:rsid w:val="00BF3849"/>
    <w:rsid w:val="00BF3A5B"/>
    <w:rsid w:val="00BF3AEE"/>
    <w:rsid w:val="00BF3E15"/>
    <w:rsid w:val="00BF4065"/>
    <w:rsid w:val="00BF41FC"/>
    <w:rsid w:val="00BF440E"/>
    <w:rsid w:val="00BF4473"/>
    <w:rsid w:val="00BF44C4"/>
    <w:rsid w:val="00BF48F4"/>
    <w:rsid w:val="00BF4AAB"/>
    <w:rsid w:val="00BF4AC8"/>
    <w:rsid w:val="00BF4B5C"/>
    <w:rsid w:val="00BF4D77"/>
    <w:rsid w:val="00BF4D7B"/>
    <w:rsid w:val="00BF4DFE"/>
    <w:rsid w:val="00BF525D"/>
    <w:rsid w:val="00BF54EB"/>
    <w:rsid w:val="00BF5674"/>
    <w:rsid w:val="00BF5D59"/>
    <w:rsid w:val="00BF5DB1"/>
    <w:rsid w:val="00BF6009"/>
    <w:rsid w:val="00BF6059"/>
    <w:rsid w:val="00BF63F8"/>
    <w:rsid w:val="00BF65F8"/>
    <w:rsid w:val="00BF67C9"/>
    <w:rsid w:val="00BF685A"/>
    <w:rsid w:val="00BF6B29"/>
    <w:rsid w:val="00BF6C5E"/>
    <w:rsid w:val="00BF6E06"/>
    <w:rsid w:val="00BF6FC1"/>
    <w:rsid w:val="00BF70D7"/>
    <w:rsid w:val="00BF70FD"/>
    <w:rsid w:val="00BF71D6"/>
    <w:rsid w:val="00BF7368"/>
    <w:rsid w:val="00BF7387"/>
    <w:rsid w:val="00BF751D"/>
    <w:rsid w:val="00BF762C"/>
    <w:rsid w:val="00BF7774"/>
    <w:rsid w:val="00C00055"/>
    <w:rsid w:val="00C004CE"/>
    <w:rsid w:val="00C004E3"/>
    <w:rsid w:val="00C00574"/>
    <w:rsid w:val="00C0076A"/>
    <w:rsid w:val="00C007A8"/>
    <w:rsid w:val="00C00AE5"/>
    <w:rsid w:val="00C01DF9"/>
    <w:rsid w:val="00C020E5"/>
    <w:rsid w:val="00C02146"/>
    <w:rsid w:val="00C02658"/>
    <w:rsid w:val="00C027B7"/>
    <w:rsid w:val="00C029E1"/>
    <w:rsid w:val="00C02D6A"/>
    <w:rsid w:val="00C03026"/>
    <w:rsid w:val="00C03542"/>
    <w:rsid w:val="00C03953"/>
    <w:rsid w:val="00C03BC0"/>
    <w:rsid w:val="00C03CE6"/>
    <w:rsid w:val="00C042E9"/>
    <w:rsid w:val="00C046E6"/>
    <w:rsid w:val="00C04779"/>
    <w:rsid w:val="00C04797"/>
    <w:rsid w:val="00C0482F"/>
    <w:rsid w:val="00C04EA4"/>
    <w:rsid w:val="00C04F69"/>
    <w:rsid w:val="00C04FB6"/>
    <w:rsid w:val="00C0502B"/>
    <w:rsid w:val="00C05120"/>
    <w:rsid w:val="00C05282"/>
    <w:rsid w:val="00C05307"/>
    <w:rsid w:val="00C05377"/>
    <w:rsid w:val="00C05741"/>
    <w:rsid w:val="00C05C68"/>
    <w:rsid w:val="00C05C82"/>
    <w:rsid w:val="00C05CF2"/>
    <w:rsid w:val="00C06478"/>
    <w:rsid w:val="00C065EB"/>
    <w:rsid w:val="00C0660C"/>
    <w:rsid w:val="00C06686"/>
    <w:rsid w:val="00C06794"/>
    <w:rsid w:val="00C06BDA"/>
    <w:rsid w:val="00C06DA1"/>
    <w:rsid w:val="00C070F5"/>
    <w:rsid w:val="00C07239"/>
    <w:rsid w:val="00C07276"/>
    <w:rsid w:val="00C074D1"/>
    <w:rsid w:val="00C07B02"/>
    <w:rsid w:val="00C07B9F"/>
    <w:rsid w:val="00C07C08"/>
    <w:rsid w:val="00C07C5B"/>
    <w:rsid w:val="00C07CE7"/>
    <w:rsid w:val="00C100B3"/>
    <w:rsid w:val="00C10179"/>
    <w:rsid w:val="00C101B8"/>
    <w:rsid w:val="00C1057C"/>
    <w:rsid w:val="00C10B0D"/>
    <w:rsid w:val="00C10B94"/>
    <w:rsid w:val="00C10BDE"/>
    <w:rsid w:val="00C10BEE"/>
    <w:rsid w:val="00C111CE"/>
    <w:rsid w:val="00C115D9"/>
    <w:rsid w:val="00C1187C"/>
    <w:rsid w:val="00C118FE"/>
    <w:rsid w:val="00C11BB9"/>
    <w:rsid w:val="00C11F88"/>
    <w:rsid w:val="00C11FEA"/>
    <w:rsid w:val="00C124BE"/>
    <w:rsid w:val="00C1292B"/>
    <w:rsid w:val="00C129EA"/>
    <w:rsid w:val="00C12C55"/>
    <w:rsid w:val="00C12D2E"/>
    <w:rsid w:val="00C1378C"/>
    <w:rsid w:val="00C137C3"/>
    <w:rsid w:val="00C14033"/>
    <w:rsid w:val="00C1416E"/>
    <w:rsid w:val="00C14513"/>
    <w:rsid w:val="00C14527"/>
    <w:rsid w:val="00C1453A"/>
    <w:rsid w:val="00C14CAC"/>
    <w:rsid w:val="00C14DC0"/>
    <w:rsid w:val="00C150D0"/>
    <w:rsid w:val="00C15283"/>
    <w:rsid w:val="00C154DB"/>
    <w:rsid w:val="00C1555D"/>
    <w:rsid w:val="00C15701"/>
    <w:rsid w:val="00C15F7D"/>
    <w:rsid w:val="00C15FCA"/>
    <w:rsid w:val="00C16023"/>
    <w:rsid w:val="00C16156"/>
    <w:rsid w:val="00C1685C"/>
    <w:rsid w:val="00C1694E"/>
    <w:rsid w:val="00C1695B"/>
    <w:rsid w:val="00C16A49"/>
    <w:rsid w:val="00C16E4B"/>
    <w:rsid w:val="00C17910"/>
    <w:rsid w:val="00C17A3A"/>
    <w:rsid w:val="00C17CAF"/>
    <w:rsid w:val="00C17D75"/>
    <w:rsid w:val="00C17FC1"/>
    <w:rsid w:val="00C20127"/>
    <w:rsid w:val="00C20233"/>
    <w:rsid w:val="00C204A7"/>
    <w:rsid w:val="00C20544"/>
    <w:rsid w:val="00C205D2"/>
    <w:rsid w:val="00C206E5"/>
    <w:rsid w:val="00C2080C"/>
    <w:rsid w:val="00C20835"/>
    <w:rsid w:val="00C2083B"/>
    <w:rsid w:val="00C20973"/>
    <w:rsid w:val="00C20AB5"/>
    <w:rsid w:val="00C20B90"/>
    <w:rsid w:val="00C20BC6"/>
    <w:rsid w:val="00C20C91"/>
    <w:rsid w:val="00C20EB4"/>
    <w:rsid w:val="00C210E0"/>
    <w:rsid w:val="00C21318"/>
    <w:rsid w:val="00C2144B"/>
    <w:rsid w:val="00C2160D"/>
    <w:rsid w:val="00C217CA"/>
    <w:rsid w:val="00C219C8"/>
    <w:rsid w:val="00C21B0D"/>
    <w:rsid w:val="00C21BF5"/>
    <w:rsid w:val="00C222C5"/>
    <w:rsid w:val="00C2253C"/>
    <w:rsid w:val="00C2260D"/>
    <w:rsid w:val="00C22683"/>
    <w:rsid w:val="00C226AD"/>
    <w:rsid w:val="00C22719"/>
    <w:rsid w:val="00C22851"/>
    <w:rsid w:val="00C229A1"/>
    <w:rsid w:val="00C229E1"/>
    <w:rsid w:val="00C22E26"/>
    <w:rsid w:val="00C22EA6"/>
    <w:rsid w:val="00C2322D"/>
    <w:rsid w:val="00C23349"/>
    <w:rsid w:val="00C2342D"/>
    <w:rsid w:val="00C23B42"/>
    <w:rsid w:val="00C23E06"/>
    <w:rsid w:val="00C23E07"/>
    <w:rsid w:val="00C241B9"/>
    <w:rsid w:val="00C2431E"/>
    <w:rsid w:val="00C24363"/>
    <w:rsid w:val="00C243FF"/>
    <w:rsid w:val="00C24592"/>
    <w:rsid w:val="00C248C0"/>
    <w:rsid w:val="00C248E8"/>
    <w:rsid w:val="00C24E13"/>
    <w:rsid w:val="00C24ED3"/>
    <w:rsid w:val="00C24F85"/>
    <w:rsid w:val="00C25210"/>
    <w:rsid w:val="00C2524E"/>
    <w:rsid w:val="00C255F3"/>
    <w:rsid w:val="00C25896"/>
    <w:rsid w:val="00C2595C"/>
    <w:rsid w:val="00C25D36"/>
    <w:rsid w:val="00C25ED8"/>
    <w:rsid w:val="00C25F9A"/>
    <w:rsid w:val="00C26005"/>
    <w:rsid w:val="00C263F5"/>
    <w:rsid w:val="00C26689"/>
    <w:rsid w:val="00C26B67"/>
    <w:rsid w:val="00C26CD9"/>
    <w:rsid w:val="00C26D51"/>
    <w:rsid w:val="00C27178"/>
    <w:rsid w:val="00C272A4"/>
    <w:rsid w:val="00C273A5"/>
    <w:rsid w:val="00C273E1"/>
    <w:rsid w:val="00C274B9"/>
    <w:rsid w:val="00C276CE"/>
    <w:rsid w:val="00C2770B"/>
    <w:rsid w:val="00C278A7"/>
    <w:rsid w:val="00C27954"/>
    <w:rsid w:val="00C27BCB"/>
    <w:rsid w:val="00C27BCF"/>
    <w:rsid w:val="00C27D7E"/>
    <w:rsid w:val="00C30003"/>
    <w:rsid w:val="00C30328"/>
    <w:rsid w:val="00C30345"/>
    <w:rsid w:val="00C3042A"/>
    <w:rsid w:val="00C306AE"/>
    <w:rsid w:val="00C30B09"/>
    <w:rsid w:val="00C30BD6"/>
    <w:rsid w:val="00C30CA9"/>
    <w:rsid w:val="00C30D29"/>
    <w:rsid w:val="00C3117B"/>
    <w:rsid w:val="00C31250"/>
    <w:rsid w:val="00C3143B"/>
    <w:rsid w:val="00C316CC"/>
    <w:rsid w:val="00C318FB"/>
    <w:rsid w:val="00C31A5D"/>
    <w:rsid w:val="00C31AAF"/>
    <w:rsid w:val="00C31B0C"/>
    <w:rsid w:val="00C3230B"/>
    <w:rsid w:val="00C32668"/>
    <w:rsid w:val="00C32772"/>
    <w:rsid w:val="00C32973"/>
    <w:rsid w:val="00C32E57"/>
    <w:rsid w:val="00C3301F"/>
    <w:rsid w:val="00C33175"/>
    <w:rsid w:val="00C336EE"/>
    <w:rsid w:val="00C3372E"/>
    <w:rsid w:val="00C33884"/>
    <w:rsid w:val="00C33CEB"/>
    <w:rsid w:val="00C33FA4"/>
    <w:rsid w:val="00C3400C"/>
    <w:rsid w:val="00C342EB"/>
    <w:rsid w:val="00C34424"/>
    <w:rsid w:val="00C3447F"/>
    <w:rsid w:val="00C34793"/>
    <w:rsid w:val="00C34A9A"/>
    <w:rsid w:val="00C3502E"/>
    <w:rsid w:val="00C35087"/>
    <w:rsid w:val="00C3552F"/>
    <w:rsid w:val="00C35596"/>
    <w:rsid w:val="00C355D3"/>
    <w:rsid w:val="00C358FB"/>
    <w:rsid w:val="00C35906"/>
    <w:rsid w:val="00C35927"/>
    <w:rsid w:val="00C359CB"/>
    <w:rsid w:val="00C35FAF"/>
    <w:rsid w:val="00C36269"/>
    <w:rsid w:val="00C362AF"/>
    <w:rsid w:val="00C362D5"/>
    <w:rsid w:val="00C364E0"/>
    <w:rsid w:val="00C36A05"/>
    <w:rsid w:val="00C36A4C"/>
    <w:rsid w:val="00C36A7B"/>
    <w:rsid w:val="00C36B6E"/>
    <w:rsid w:val="00C36D23"/>
    <w:rsid w:val="00C36DD0"/>
    <w:rsid w:val="00C36DF8"/>
    <w:rsid w:val="00C36E88"/>
    <w:rsid w:val="00C36F15"/>
    <w:rsid w:val="00C36FBA"/>
    <w:rsid w:val="00C370FF"/>
    <w:rsid w:val="00C371C4"/>
    <w:rsid w:val="00C372C0"/>
    <w:rsid w:val="00C37377"/>
    <w:rsid w:val="00C374F8"/>
    <w:rsid w:val="00C375AF"/>
    <w:rsid w:val="00C3760A"/>
    <w:rsid w:val="00C37687"/>
    <w:rsid w:val="00C37700"/>
    <w:rsid w:val="00C378EC"/>
    <w:rsid w:val="00C379B7"/>
    <w:rsid w:val="00C37A0C"/>
    <w:rsid w:val="00C37F4A"/>
    <w:rsid w:val="00C400F8"/>
    <w:rsid w:val="00C40216"/>
    <w:rsid w:val="00C40522"/>
    <w:rsid w:val="00C405A1"/>
    <w:rsid w:val="00C40865"/>
    <w:rsid w:val="00C409C2"/>
    <w:rsid w:val="00C4105D"/>
    <w:rsid w:val="00C41345"/>
    <w:rsid w:val="00C4147D"/>
    <w:rsid w:val="00C4175B"/>
    <w:rsid w:val="00C417AF"/>
    <w:rsid w:val="00C417B3"/>
    <w:rsid w:val="00C41937"/>
    <w:rsid w:val="00C41B9F"/>
    <w:rsid w:val="00C41FA6"/>
    <w:rsid w:val="00C42506"/>
    <w:rsid w:val="00C42594"/>
    <w:rsid w:val="00C42737"/>
    <w:rsid w:val="00C42776"/>
    <w:rsid w:val="00C4296F"/>
    <w:rsid w:val="00C42B23"/>
    <w:rsid w:val="00C42B98"/>
    <w:rsid w:val="00C42D99"/>
    <w:rsid w:val="00C42DD5"/>
    <w:rsid w:val="00C42E9E"/>
    <w:rsid w:val="00C42FBE"/>
    <w:rsid w:val="00C430CA"/>
    <w:rsid w:val="00C43287"/>
    <w:rsid w:val="00C434B8"/>
    <w:rsid w:val="00C437E4"/>
    <w:rsid w:val="00C438B2"/>
    <w:rsid w:val="00C438C3"/>
    <w:rsid w:val="00C43AC3"/>
    <w:rsid w:val="00C43BE2"/>
    <w:rsid w:val="00C440F6"/>
    <w:rsid w:val="00C441CB"/>
    <w:rsid w:val="00C447A1"/>
    <w:rsid w:val="00C44826"/>
    <w:rsid w:val="00C449DC"/>
    <w:rsid w:val="00C44EA8"/>
    <w:rsid w:val="00C44FDC"/>
    <w:rsid w:val="00C45467"/>
    <w:rsid w:val="00C455C2"/>
    <w:rsid w:val="00C4578C"/>
    <w:rsid w:val="00C4582E"/>
    <w:rsid w:val="00C45884"/>
    <w:rsid w:val="00C45C31"/>
    <w:rsid w:val="00C45D1E"/>
    <w:rsid w:val="00C45D42"/>
    <w:rsid w:val="00C45DA4"/>
    <w:rsid w:val="00C46347"/>
    <w:rsid w:val="00C46415"/>
    <w:rsid w:val="00C4644E"/>
    <w:rsid w:val="00C469F8"/>
    <w:rsid w:val="00C46B80"/>
    <w:rsid w:val="00C46C61"/>
    <w:rsid w:val="00C46CE7"/>
    <w:rsid w:val="00C46D8E"/>
    <w:rsid w:val="00C46D98"/>
    <w:rsid w:val="00C471D4"/>
    <w:rsid w:val="00C47221"/>
    <w:rsid w:val="00C475C9"/>
    <w:rsid w:val="00C47729"/>
    <w:rsid w:val="00C47A7E"/>
    <w:rsid w:val="00C47A7F"/>
    <w:rsid w:val="00C47AFA"/>
    <w:rsid w:val="00C47BD2"/>
    <w:rsid w:val="00C47E19"/>
    <w:rsid w:val="00C47E65"/>
    <w:rsid w:val="00C5020F"/>
    <w:rsid w:val="00C5043E"/>
    <w:rsid w:val="00C50494"/>
    <w:rsid w:val="00C5062A"/>
    <w:rsid w:val="00C507FB"/>
    <w:rsid w:val="00C509D6"/>
    <w:rsid w:val="00C50DD9"/>
    <w:rsid w:val="00C5120C"/>
    <w:rsid w:val="00C513C1"/>
    <w:rsid w:val="00C51446"/>
    <w:rsid w:val="00C514E2"/>
    <w:rsid w:val="00C519BC"/>
    <w:rsid w:val="00C519F3"/>
    <w:rsid w:val="00C51BDA"/>
    <w:rsid w:val="00C520FB"/>
    <w:rsid w:val="00C52267"/>
    <w:rsid w:val="00C531BB"/>
    <w:rsid w:val="00C53801"/>
    <w:rsid w:val="00C53A0D"/>
    <w:rsid w:val="00C53A4C"/>
    <w:rsid w:val="00C53CAC"/>
    <w:rsid w:val="00C53CDD"/>
    <w:rsid w:val="00C53DD5"/>
    <w:rsid w:val="00C54135"/>
    <w:rsid w:val="00C54462"/>
    <w:rsid w:val="00C545E8"/>
    <w:rsid w:val="00C546F0"/>
    <w:rsid w:val="00C547D1"/>
    <w:rsid w:val="00C549BB"/>
    <w:rsid w:val="00C54A70"/>
    <w:rsid w:val="00C54AAB"/>
    <w:rsid w:val="00C54B2F"/>
    <w:rsid w:val="00C54D5A"/>
    <w:rsid w:val="00C54E09"/>
    <w:rsid w:val="00C54F77"/>
    <w:rsid w:val="00C5547F"/>
    <w:rsid w:val="00C554C2"/>
    <w:rsid w:val="00C5564B"/>
    <w:rsid w:val="00C55675"/>
    <w:rsid w:val="00C5583B"/>
    <w:rsid w:val="00C55DE4"/>
    <w:rsid w:val="00C5626B"/>
    <w:rsid w:val="00C56CE2"/>
    <w:rsid w:val="00C56CE6"/>
    <w:rsid w:val="00C56ECD"/>
    <w:rsid w:val="00C56FBB"/>
    <w:rsid w:val="00C5713E"/>
    <w:rsid w:val="00C5728E"/>
    <w:rsid w:val="00C57332"/>
    <w:rsid w:val="00C57716"/>
    <w:rsid w:val="00C577C2"/>
    <w:rsid w:val="00C57802"/>
    <w:rsid w:val="00C57951"/>
    <w:rsid w:val="00C579DC"/>
    <w:rsid w:val="00C57AF7"/>
    <w:rsid w:val="00C57E24"/>
    <w:rsid w:val="00C57F24"/>
    <w:rsid w:val="00C57FAB"/>
    <w:rsid w:val="00C600E4"/>
    <w:rsid w:val="00C60388"/>
    <w:rsid w:val="00C604F4"/>
    <w:rsid w:val="00C6052A"/>
    <w:rsid w:val="00C60BE9"/>
    <w:rsid w:val="00C61406"/>
    <w:rsid w:val="00C61498"/>
    <w:rsid w:val="00C61740"/>
    <w:rsid w:val="00C61E2D"/>
    <w:rsid w:val="00C624A5"/>
    <w:rsid w:val="00C6260F"/>
    <w:rsid w:val="00C6266B"/>
    <w:rsid w:val="00C62C20"/>
    <w:rsid w:val="00C62C55"/>
    <w:rsid w:val="00C632F3"/>
    <w:rsid w:val="00C63345"/>
    <w:rsid w:val="00C633CA"/>
    <w:rsid w:val="00C634E2"/>
    <w:rsid w:val="00C634FC"/>
    <w:rsid w:val="00C63807"/>
    <w:rsid w:val="00C63821"/>
    <w:rsid w:val="00C63878"/>
    <w:rsid w:val="00C63F02"/>
    <w:rsid w:val="00C641EF"/>
    <w:rsid w:val="00C64218"/>
    <w:rsid w:val="00C643C2"/>
    <w:rsid w:val="00C643ED"/>
    <w:rsid w:val="00C64457"/>
    <w:rsid w:val="00C64669"/>
    <w:rsid w:val="00C64792"/>
    <w:rsid w:val="00C64923"/>
    <w:rsid w:val="00C64EDE"/>
    <w:rsid w:val="00C65046"/>
    <w:rsid w:val="00C65388"/>
    <w:rsid w:val="00C6560C"/>
    <w:rsid w:val="00C6568F"/>
    <w:rsid w:val="00C657BC"/>
    <w:rsid w:val="00C657DF"/>
    <w:rsid w:val="00C65A0B"/>
    <w:rsid w:val="00C65A14"/>
    <w:rsid w:val="00C65CDB"/>
    <w:rsid w:val="00C65F25"/>
    <w:rsid w:val="00C66150"/>
    <w:rsid w:val="00C6626C"/>
    <w:rsid w:val="00C6643C"/>
    <w:rsid w:val="00C6649B"/>
    <w:rsid w:val="00C66793"/>
    <w:rsid w:val="00C667C5"/>
    <w:rsid w:val="00C66EA2"/>
    <w:rsid w:val="00C67531"/>
    <w:rsid w:val="00C70294"/>
    <w:rsid w:val="00C7032F"/>
    <w:rsid w:val="00C7053B"/>
    <w:rsid w:val="00C70761"/>
    <w:rsid w:val="00C709E0"/>
    <w:rsid w:val="00C70B1A"/>
    <w:rsid w:val="00C70BE4"/>
    <w:rsid w:val="00C70F90"/>
    <w:rsid w:val="00C71019"/>
    <w:rsid w:val="00C71741"/>
    <w:rsid w:val="00C71905"/>
    <w:rsid w:val="00C719CE"/>
    <w:rsid w:val="00C71A94"/>
    <w:rsid w:val="00C71B64"/>
    <w:rsid w:val="00C71CE3"/>
    <w:rsid w:val="00C71CF1"/>
    <w:rsid w:val="00C71DE0"/>
    <w:rsid w:val="00C7263F"/>
    <w:rsid w:val="00C7264C"/>
    <w:rsid w:val="00C726F4"/>
    <w:rsid w:val="00C727EA"/>
    <w:rsid w:val="00C72AD5"/>
    <w:rsid w:val="00C72E4C"/>
    <w:rsid w:val="00C72F00"/>
    <w:rsid w:val="00C73218"/>
    <w:rsid w:val="00C73675"/>
    <w:rsid w:val="00C73885"/>
    <w:rsid w:val="00C738AD"/>
    <w:rsid w:val="00C738B3"/>
    <w:rsid w:val="00C73A15"/>
    <w:rsid w:val="00C73B30"/>
    <w:rsid w:val="00C73B55"/>
    <w:rsid w:val="00C73B98"/>
    <w:rsid w:val="00C74031"/>
    <w:rsid w:val="00C7406F"/>
    <w:rsid w:val="00C740F4"/>
    <w:rsid w:val="00C742B5"/>
    <w:rsid w:val="00C74CF6"/>
    <w:rsid w:val="00C74FCD"/>
    <w:rsid w:val="00C75029"/>
    <w:rsid w:val="00C75275"/>
    <w:rsid w:val="00C75516"/>
    <w:rsid w:val="00C757B4"/>
    <w:rsid w:val="00C757C1"/>
    <w:rsid w:val="00C75A9B"/>
    <w:rsid w:val="00C75BA0"/>
    <w:rsid w:val="00C75E2B"/>
    <w:rsid w:val="00C75F3E"/>
    <w:rsid w:val="00C76032"/>
    <w:rsid w:val="00C7625F"/>
    <w:rsid w:val="00C76637"/>
    <w:rsid w:val="00C766E2"/>
    <w:rsid w:val="00C76BA9"/>
    <w:rsid w:val="00C76BFE"/>
    <w:rsid w:val="00C76D51"/>
    <w:rsid w:val="00C76DF2"/>
    <w:rsid w:val="00C76F4B"/>
    <w:rsid w:val="00C76FB7"/>
    <w:rsid w:val="00C7726A"/>
    <w:rsid w:val="00C77294"/>
    <w:rsid w:val="00C772EB"/>
    <w:rsid w:val="00C7784D"/>
    <w:rsid w:val="00C77863"/>
    <w:rsid w:val="00C77A66"/>
    <w:rsid w:val="00C77ED8"/>
    <w:rsid w:val="00C8004F"/>
    <w:rsid w:val="00C8028A"/>
    <w:rsid w:val="00C80802"/>
    <w:rsid w:val="00C8088F"/>
    <w:rsid w:val="00C80D50"/>
    <w:rsid w:val="00C81405"/>
    <w:rsid w:val="00C81748"/>
    <w:rsid w:val="00C817A2"/>
    <w:rsid w:val="00C819CA"/>
    <w:rsid w:val="00C81B23"/>
    <w:rsid w:val="00C81DC6"/>
    <w:rsid w:val="00C81DF5"/>
    <w:rsid w:val="00C81E2C"/>
    <w:rsid w:val="00C81FA7"/>
    <w:rsid w:val="00C820D6"/>
    <w:rsid w:val="00C821E2"/>
    <w:rsid w:val="00C82552"/>
    <w:rsid w:val="00C82A8E"/>
    <w:rsid w:val="00C82C21"/>
    <w:rsid w:val="00C82C79"/>
    <w:rsid w:val="00C82CFB"/>
    <w:rsid w:val="00C82D1A"/>
    <w:rsid w:val="00C82D46"/>
    <w:rsid w:val="00C82F3A"/>
    <w:rsid w:val="00C83522"/>
    <w:rsid w:val="00C837A9"/>
    <w:rsid w:val="00C83960"/>
    <w:rsid w:val="00C83E47"/>
    <w:rsid w:val="00C83FB2"/>
    <w:rsid w:val="00C8406F"/>
    <w:rsid w:val="00C841CF"/>
    <w:rsid w:val="00C8482D"/>
    <w:rsid w:val="00C84835"/>
    <w:rsid w:val="00C84906"/>
    <w:rsid w:val="00C8576B"/>
    <w:rsid w:val="00C85787"/>
    <w:rsid w:val="00C85903"/>
    <w:rsid w:val="00C85CAC"/>
    <w:rsid w:val="00C85DF6"/>
    <w:rsid w:val="00C85EB9"/>
    <w:rsid w:val="00C8671F"/>
    <w:rsid w:val="00C86875"/>
    <w:rsid w:val="00C868E3"/>
    <w:rsid w:val="00C86B43"/>
    <w:rsid w:val="00C86B50"/>
    <w:rsid w:val="00C86D0D"/>
    <w:rsid w:val="00C86E68"/>
    <w:rsid w:val="00C86E9B"/>
    <w:rsid w:val="00C870FE"/>
    <w:rsid w:val="00C87380"/>
    <w:rsid w:val="00C87391"/>
    <w:rsid w:val="00C874BB"/>
    <w:rsid w:val="00C876B1"/>
    <w:rsid w:val="00C87892"/>
    <w:rsid w:val="00C87AB6"/>
    <w:rsid w:val="00C9038B"/>
    <w:rsid w:val="00C90414"/>
    <w:rsid w:val="00C904EE"/>
    <w:rsid w:val="00C90590"/>
    <w:rsid w:val="00C90996"/>
    <w:rsid w:val="00C90C85"/>
    <w:rsid w:val="00C90D73"/>
    <w:rsid w:val="00C90EA7"/>
    <w:rsid w:val="00C90F63"/>
    <w:rsid w:val="00C910DD"/>
    <w:rsid w:val="00C91471"/>
    <w:rsid w:val="00C91593"/>
    <w:rsid w:val="00C9174B"/>
    <w:rsid w:val="00C9184F"/>
    <w:rsid w:val="00C91855"/>
    <w:rsid w:val="00C91878"/>
    <w:rsid w:val="00C9198F"/>
    <w:rsid w:val="00C919A4"/>
    <w:rsid w:val="00C92119"/>
    <w:rsid w:val="00C92421"/>
    <w:rsid w:val="00C92841"/>
    <w:rsid w:val="00C929F0"/>
    <w:rsid w:val="00C92E4A"/>
    <w:rsid w:val="00C930BF"/>
    <w:rsid w:val="00C93137"/>
    <w:rsid w:val="00C93393"/>
    <w:rsid w:val="00C933AD"/>
    <w:rsid w:val="00C9357B"/>
    <w:rsid w:val="00C93692"/>
    <w:rsid w:val="00C93854"/>
    <w:rsid w:val="00C938A4"/>
    <w:rsid w:val="00C938BA"/>
    <w:rsid w:val="00C938DC"/>
    <w:rsid w:val="00C93A31"/>
    <w:rsid w:val="00C93C32"/>
    <w:rsid w:val="00C93D79"/>
    <w:rsid w:val="00C93D81"/>
    <w:rsid w:val="00C93DBC"/>
    <w:rsid w:val="00C94172"/>
    <w:rsid w:val="00C944A9"/>
    <w:rsid w:val="00C94583"/>
    <w:rsid w:val="00C9461B"/>
    <w:rsid w:val="00C946CD"/>
    <w:rsid w:val="00C9478B"/>
    <w:rsid w:val="00C94858"/>
    <w:rsid w:val="00C94892"/>
    <w:rsid w:val="00C94A53"/>
    <w:rsid w:val="00C94DAF"/>
    <w:rsid w:val="00C9501E"/>
    <w:rsid w:val="00C95065"/>
    <w:rsid w:val="00C9576F"/>
    <w:rsid w:val="00C95AF6"/>
    <w:rsid w:val="00C95C64"/>
    <w:rsid w:val="00C95FE6"/>
    <w:rsid w:val="00C9615A"/>
    <w:rsid w:val="00C962DC"/>
    <w:rsid w:val="00C9647A"/>
    <w:rsid w:val="00C9660E"/>
    <w:rsid w:val="00C9677C"/>
    <w:rsid w:val="00C96806"/>
    <w:rsid w:val="00C968C4"/>
    <w:rsid w:val="00C969B1"/>
    <w:rsid w:val="00C96AEF"/>
    <w:rsid w:val="00C96B20"/>
    <w:rsid w:val="00C96DD8"/>
    <w:rsid w:val="00C9711C"/>
    <w:rsid w:val="00C972D7"/>
    <w:rsid w:val="00C97453"/>
    <w:rsid w:val="00C97468"/>
    <w:rsid w:val="00C975BB"/>
    <w:rsid w:val="00C97AAB"/>
    <w:rsid w:val="00C97AC1"/>
    <w:rsid w:val="00C97CE1"/>
    <w:rsid w:val="00C97F8F"/>
    <w:rsid w:val="00CA00C6"/>
    <w:rsid w:val="00CA011E"/>
    <w:rsid w:val="00CA0711"/>
    <w:rsid w:val="00CA0BE3"/>
    <w:rsid w:val="00CA0DC9"/>
    <w:rsid w:val="00CA0E22"/>
    <w:rsid w:val="00CA107B"/>
    <w:rsid w:val="00CA14A2"/>
    <w:rsid w:val="00CA158E"/>
    <w:rsid w:val="00CA159C"/>
    <w:rsid w:val="00CA162F"/>
    <w:rsid w:val="00CA1742"/>
    <w:rsid w:val="00CA17A4"/>
    <w:rsid w:val="00CA17E6"/>
    <w:rsid w:val="00CA1887"/>
    <w:rsid w:val="00CA19ED"/>
    <w:rsid w:val="00CA1C8C"/>
    <w:rsid w:val="00CA1DB9"/>
    <w:rsid w:val="00CA2486"/>
    <w:rsid w:val="00CA2D41"/>
    <w:rsid w:val="00CA2D5C"/>
    <w:rsid w:val="00CA2FA1"/>
    <w:rsid w:val="00CA31E6"/>
    <w:rsid w:val="00CA322E"/>
    <w:rsid w:val="00CA323B"/>
    <w:rsid w:val="00CA34E7"/>
    <w:rsid w:val="00CA3572"/>
    <w:rsid w:val="00CA36E6"/>
    <w:rsid w:val="00CA3776"/>
    <w:rsid w:val="00CA3D05"/>
    <w:rsid w:val="00CA40CE"/>
    <w:rsid w:val="00CA40EC"/>
    <w:rsid w:val="00CA43C2"/>
    <w:rsid w:val="00CA4482"/>
    <w:rsid w:val="00CA49F0"/>
    <w:rsid w:val="00CA4C22"/>
    <w:rsid w:val="00CA4E67"/>
    <w:rsid w:val="00CA4EE6"/>
    <w:rsid w:val="00CA52E2"/>
    <w:rsid w:val="00CA55D8"/>
    <w:rsid w:val="00CA5868"/>
    <w:rsid w:val="00CA5893"/>
    <w:rsid w:val="00CA5B9D"/>
    <w:rsid w:val="00CA5D29"/>
    <w:rsid w:val="00CA621E"/>
    <w:rsid w:val="00CA663B"/>
    <w:rsid w:val="00CA67F6"/>
    <w:rsid w:val="00CA6DB3"/>
    <w:rsid w:val="00CA7021"/>
    <w:rsid w:val="00CA73FE"/>
    <w:rsid w:val="00CA77AA"/>
    <w:rsid w:val="00CA7AF6"/>
    <w:rsid w:val="00CA7BB9"/>
    <w:rsid w:val="00CA7DAD"/>
    <w:rsid w:val="00CA7DF6"/>
    <w:rsid w:val="00CA7E45"/>
    <w:rsid w:val="00CA7EE4"/>
    <w:rsid w:val="00CB005F"/>
    <w:rsid w:val="00CB007D"/>
    <w:rsid w:val="00CB0096"/>
    <w:rsid w:val="00CB0130"/>
    <w:rsid w:val="00CB018A"/>
    <w:rsid w:val="00CB02AA"/>
    <w:rsid w:val="00CB02F3"/>
    <w:rsid w:val="00CB0605"/>
    <w:rsid w:val="00CB0837"/>
    <w:rsid w:val="00CB0916"/>
    <w:rsid w:val="00CB0A31"/>
    <w:rsid w:val="00CB0C00"/>
    <w:rsid w:val="00CB1240"/>
    <w:rsid w:val="00CB12FC"/>
    <w:rsid w:val="00CB148A"/>
    <w:rsid w:val="00CB148C"/>
    <w:rsid w:val="00CB171E"/>
    <w:rsid w:val="00CB1C11"/>
    <w:rsid w:val="00CB1C89"/>
    <w:rsid w:val="00CB1F21"/>
    <w:rsid w:val="00CB22B3"/>
    <w:rsid w:val="00CB2337"/>
    <w:rsid w:val="00CB25E0"/>
    <w:rsid w:val="00CB282A"/>
    <w:rsid w:val="00CB2912"/>
    <w:rsid w:val="00CB2A18"/>
    <w:rsid w:val="00CB2A3B"/>
    <w:rsid w:val="00CB2AE0"/>
    <w:rsid w:val="00CB2C12"/>
    <w:rsid w:val="00CB2FBF"/>
    <w:rsid w:val="00CB30FB"/>
    <w:rsid w:val="00CB329E"/>
    <w:rsid w:val="00CB34FF"/>
    <w:rsid w:val="00CB36ED"/>
    <w:rsid w:val="00CB38EE"/>
    <w:rsid w:val="00CB3E84"/>
    <w:rsid w:val="00CB43DA"/>
    <w:rsid w:val="00CB44FA"/>
    <w:rsid w:val="00CB4A20"/>
    <w:rsid w:val="00CB4CE1"/>
    <w:rsid w:val="00CB4D84"/>
    <w:rsid w:val="00CB4E4C"/>
    <w:rsid w:val="00CB507E"/>
    <w:rsid w:val="00CB5796"/>
    <w:rsid w:val="00CB57BE"/>
    <w:rsid w:val="00CB58CC"/>
    <w:rsid w:val="00CB5B3E"/>
    <w:rsid w:val="00CB6258"/>
    <w:rsid w:val="00CB6332"/>
    <w:rsid w:val="00CB6346"/>
    <w:rsid w:val="00CB66D8"/>
    <w:rsid w:val="00CB6716"/>
    <w:rsid w:val="00CB681A"/>
    <w:rsid w:val="00CB6BA3"/>
    <w:rsid w:val="00CB6C5C"/>
    <w:rsid w:val="00CB6CF4"/>
    <w:rsid w:val="00CB6DE9"/>
    <w:rsid w:val="00CB700C"/>
    <w:rsid w:val="00CB7359"/>
    <w:rsid w:val="00CB74C1"/>
    <w:rsid w:val="00CB750E"/>
    <w:rsid w:val="00CB775A"/>
    <w:rsid w:val="00CB789A"/>
    <w:rsid w:val="00CB7B30"/>
    <w:rsid w:val="00CB7DE1"/>
    <w:rsid w:val="00CB7F14"/>
    <w:rsid w:val="00CC056B"/>
    <w:rsid w:val="00CC0975"/>
    <w:rsid w:val="00CC0CA7"/>
    <w:rsid w:val="00CC0CDF"/>
    <w:rsid w:val="00CC0CF0"/>
    <w:rsid w:val="00CC0D51"/>
    <w:rsid w:val="00CC0D53"/>
    <w:rsid w:val="00CC1056"/>
    <w:rsid w:val="00CC108B"/>
    <w:rsid w:val="00CC10B2"/>
    <w:rsid w:val="00CC10D0"/>
    <w:rsid w:val="00CC1153"/>
    <w:rsid w:val="00CC1159"/>
    <w:rsid w:val="00CC1772"/>
    <w:rsid w:val="00CC182C"/>
    <w:rsid w:val="00CC1AC3"/>
    <w:rsid w:val="00CC1C81"/>
    <w:rsid w:val="00CC1EA2"/>
    <w:rsid w:val="00CC2035"/>
    <w:rsid w:val="00CC2069"/>
    <w:rsid w:val="00CC217C"/>
    <w:rsid w:val="00CC27FE"/>
    <w:rsid w:val="00CC2929"/>
    <w:rsid w:val="00CC29D3"/>
    <w:rsid w:val="00CC2AB5"/>
    <w:rsid w:val="00CC2F02"/>
    <w:rsid w:val="00CC2F28"/>
    <w:rsid w:val="00CC2F35"/>
    <w:rsid w:val="00CC2F7E"/>
    <w:rsid w:val="00CC2F84"/>
    <w:rsid w:val="00CC33B0"/>
    <w:rsid w:val="00CC35BC"/>
    <w:rsid w:val="00CC3984"/>
    <w:rsid w:val="00CC3BC2"/>
    <w:rsid w:val="00CC3D3B"/>
    <w:rsid w:val="00CC41FE"/>
    <w:rsid w:val="00CC424C"/>
    <w:rsid w:val="00CC4314"/>
    <w:rsid w:val="00CC445D"/>
    <w:rsid w:val="00CC45E5"/>
    <w:rsid w:val="00CC4A3C"/>
    <w:rsid w:val="00CC4B48"/>
    <w:rsid w:val="00CC4E21"/>
    <w:rsid w:val="00CC4E8B"/>
    <w:rsid w:val="00CC4FDF"/>
    <w:rsid w:val="00CC4FE5"/>
    <w:rsid w:val="00CC50FA"/>
    <w:rsid w:val="00CC5244"/>
    <w:rsid w:val="00CC540C"/>
    <w:rsid w:val="00CC5618"/>
    <w:rsid w:val="00CC57F9"/>
    <w:rsid w:val="00CC5A24"/>
    <w:rsid w:val="00CC5A7F"/>
    <w:rsid w:val="00CC5AC1"/>
    <w:rsid w:val="00CC5C87"/>
    <w:rsid w:val="00CC602D"/>
    <w:rsid w:val="00CC6159"/>
    <w:rsid w:val="00CC6584"/>
    <w:rsid w:val="00CC6BDD"/>
    <w:rsid w:val="00CC6DED"/>
    <w:rsid w:val="00CC6E01"/>
    <w:rsid w:val="00CC6EB3"/>
    <w:rsid w:val="00CC71A3"/>
    <w:rsid w:val="00CC7479"/>
    <w:rsid w:val="00CC76F8"/>
    <w:rsid w:val="00CC7CE1"/>
    <w:rsid w:val="00CC7D08"/>
    <w:rsid w:val="00CD00CF"/>
    <w:rsid w:val="00CD028A"/>
    <w:rsid w:val="00CD0315"/>
    <w:rsid w:val="00CD03FE"/>
    <w:rsid w:val="00CD0587"/>
    <w:rsid w:val="00CD06EC"/>
    <w:rsid w:val="00CD08FA"/>
    <w:rsid w:val="00CD0E12"/>
    <w:rsid w:val="00CD0F82"/>
    <w:rsid w:val="00CD1136"/>
    <w:rsid w:val="00CD147D"/>
    <w:rsid w:val="00CD1581"/>
    <w:rsid w:val="00CD15FD"/>
    <w:rsid w:val="00CD1634"/>
    <w:rsid w:val="00CD16BA"/>
    <w:rsid w:val="00CD1714"/>
    <w:rsid w:val="00CD17DC"/>
    <w:rsid w:val="00CD1F46"/>
    <w:rsid w:val="00CD1FA4"/>
    <w:rsid w:val="00CD2129"/>
    <w:rsid w:val="00CD255D"/>
    <w:rsid w:val="00CD25FC"/>
    <w:rsid w:val="00CD2A10"/>
    <w:rsid w:val="00CD2B40"/>
    <w:rsid w:val="00CD2B4E"/>
    <w:rsid w:val="00CD2CD7"/>
    <w:rsid w:val="00CD2D07"/>
    <w:rsid w:val="00CD31F0"/>
    <w:rsid w:val="00CD33DC"/>
    <w:rsid w:val="00CD341F"/>
    <w:rsid w:val="00CD3540"/>
    <w:rsid w:val="00CD3624"/>
    <w:rsid w:val="00CD3AC7"/>
    <w:rsid w:val="00CD3EA4"/>
    <w:rsid w:val="00CD3F34"/>
    <w:rsid w:val="00CD3FBD"/>
    <w:rsid w:val="00CD4128"/>
    <w:rsid w:val="00CD412A"/>
    <w:rsid w:val="00CD4255"/>
    <w:rsid w:val="00CD4262"/>
    <w:rsid w:val="00CD4410"/>
    <w:rsid w:val="00CD4576"/>
    <w:rsid w:val="00CD4CB4"/>
    <w:rsid w:val="00CD4F35"/>
    <w:rsid w:val="00CD505B"/>
    <w:rsid w:val="00CD5093"/>
    <w:rsid w:val="00CD520C"/>
    <w:rsid w:val="00CD52A3"/>
    <w:rsid w:val="00CD53F0"/>
    <w:rsid w:val="00CD5442"/>
    <w:rsid w:val="00CD55FA"/>
    <w:rsid w:val="00CD5754"/>
    <w:rsid w:val="00CD5989"/>
    <w:rsid w:val="00CD5A76"/>
    <w:rsid w:val="00CD5AB4"/>
    <w:rsid w:val="00CD5B2D"/>
    <w:rsid w:val="00CD5D8D"/>
    <w:rsid w:val="00CD6024"/>
    <w:rsid w:val="00CD653A"/>
    <w:rsid w:val="00CD6577"/>
    <w:rsid w:val="00CD6854"/>
    <w:rsid w:val="00CD693E"/>
    <w:rsid w:val="00CD6966"/>
    <w:rsid w:val="00CD69E6"/>
    <w:rsid w:val="00CD6A58"/>
    <w:rsid w:val="00CD6B97"/>
    <w:rsid w:val="00CD6BB1"/>
    <w:rsid w:val="00CD6C4B"/>
    <w:rsid w:val="00CD6C90"/>
    <w:rsid w:val="00CD7167"/>
    <w:rsid w:val="00CD7190"/>
    <w:rsid w:val="00CD720C"/>
    <w:rsid w:val="00CD7259"/>
    <w:rsid w:val="00CD72A0"/>
    <w:rsid w:val="00CD78BA"/>
    <w:rsid w:val="00CD7ADA"/>
    <w:rsid w:val="00CD7F07"/>
    <w:rsid w:val="00CE009D"/>
    <w:rsid w:val="00CE00B2"/>
    <w:rsid w:val="00CE014E"/>
    <w:rsid w:val="00CE01A6"/>
    <w:rsid w:val="00CE0583"/>
    <w:rsid w:val="00CE065E"/>
    <w:rsid w:val="00CE06B8"/>
    <w:rsid w:val="00CE0863"/>
    <w:rsid w:val="00CE08C7"/>
    <w:rsid w:val="00CE0A62"/>
    <w:rsid w:val="00CE0B9A"/>
    <w:rsid w:val="00CE0C7D"/>
    <w:rsid w:val="00CE0E2A"/>
    <w:rsid w:val="00CE10AE"/>
    <w:rsid w:val="00CE139A"/>
    <w:rsid w:val="00CE1537"/>
    <w:rsid w:val="00CE162B"/>
    <w:rsid w:val="00CE185D"/>
    <w:rsid w:val="00CE186E"/>
    <w:rsid w:val="00CE1D4A"/>
    <w:rsid w:val="00CE1E4E"/>
    <w:rsid w:val="00CE1F89"/>
    <w:rsid w:val="00CE20C5"/>
    <w:rsid w:val="00CE2113"/>
    <w:rsid w:val="00CE2242"/>
    <w:rsid w:val="00CE22F6"/>
    <w:rsid w:val="00CE2368"/>
    <w:rsid w:val="00CE2472"/>
    <w:rsid w:val="00CE26E5"/>
    <w:rsid w:val="00CE295A"/>
    <w:rsid w:val="00CE2997"/>
    <w:rsid w:val="00CE2A90"/>
    <w:rsid w:val="00CE2ACD"/>
    <w:rsid w:val="00CE2BEB"/>
    <w:rsid w:val="00CE2C5C"/>
    <w:rsid w:val="00CE2EAC"/>
    <w:rsid w:val="00CE2FA1"/>
    <w:rsid w:val="00CE32CB"/>
    <w:rsid w:val="00CE353D"/>
    <w:rsid w:val="00CE35EB"/>
    <w:rsid w:val="00CE3657"/>
    <w:rsid w:val="00CE3753"/>
    <w:rsid w:val="00CE39CF"/>
    <w:rsid w:val="00CE3A5B"/>
    <w:rsid w:val="00CE3B3D"/>
    <w:rsid w:val="00CE3D84"/>
    <w:rsid w:val="00CE3DD4"/>
    <w:rsid w:val="00CE3E31"/>
    <w:rsid w:val="00CE3E92"/>
    <w:rsid w:val="00CE3E9B"/>
    <w:rsid w:val="00CE438C"/>
    <w:rsid w:val="00CE43AC"/>
    <w:rsid w:val="00CE4430"/>
    <w:rsid w:val="00CE4564"/>
    <w:rsid w:val="00CE45D8"/>
    <w:rsid w:val="00CE495F"/>
    <w:rsid w:val="00CE4A85"/>
    <w:rsid w:val="00CE4E19"/>
    <w:rsid w:val="00CE4F0A"/>
    <w:rsid w:val="00CE5052"/>
    <w:rsid w:val="00CE51C3"/>
    <w:rsid w:val="00CE51CD"/>
    <w:rsid w:val="00CE5284"/>
    <w:rsid w:val="00CE52FA"/>
    <w:rsid w:val="00CE5315"/>
    <w:rsid w:val="00CE57BE"/>
    <w:rsid w:val="00CE5837"/>
    <w:rsid w:val="00CE592E"/>
    <w:rsid w:val="00CE5947"/>
    <w:rsid w:val="00CE59A9"/>
    <w:rsid w:val="00CE5CB9"/>
    <w:rsid w:val="00CE5F8E"/>
    <w:rsid w:val="00CE6081"/>
    <w:rsid w:val="00CE6094"/>
    <w:rsid w:val="00CE63F7"/>
    <w:rsid w:val="00CE6624"/>
    <w:rsid w:val="00CE6755"/>
    <w:rsid w:val="00CE67E7"/>
    <w:rsid w:val="00CE68B0"/>
    <w:rsid w:val="00CE6BD1"/>
    <w:rsid w:val="00CE6C26"/>
    <w:rsid w:val="00CE6F59"/>
    <w:rsid w:val="00CE70F4"/>
    <w:rsid w:val="00CE71A7"/>
    <w:rsid w:val="00CE71C1"/>
    <w:rsid w:val="00CE7235"/>
    <w:rsid w:val="00CE727C"/>
    <w:rsid w:val="00CE7410"/>
    <w:rsid w:val="00CE7C99"/>
    <w:rsid w:val="00CE7D64"/>
    <w:rsid w:val="00CE7DBE"/>
    <w:rsid w:val="00CE7DE4"/>
    <w:rsid w:val="00CF0175"/>
    <w:rsid w:val="00CF0319"/>
    <w:rsid w:val="00CF0386"/>
    <w:rsid w:val="00CF03C5"/>
    <w:rsid w:val="00CF065E"/>
    <w:rsid w:val="00CF0712"/>
    <w:rsid w:val="00CF0935"/>
    <w:rsid w:val="00CF0A14"/>
    <w:rsid w:val="00CF0E18"/>
    <w:rsid w:val="00CF0ED4"/>
    <w:rsid w:val="00CF103D"/>
    <w:rsid w:val="00CF1116"/>
    <w:rsid w:val="00CF143E"/>
    <w:rsid w:val="00CF1840"/>
    <w:rsid w:val="00CF1A38"/>
    <w:rsid w:val="00CF1B67"/>
    <w:rsid w:val="00CF1C1F"/>
    <w:rsid w:val="00CF1D00"/>
    <w:rsid w:val="00CF2559"/>
    <w:rsid w:val="00CF2839"/>
    <w:rsid w:val="00CF287A"/>
    <w:rsid w:val="00CF29E6"/>
    <w:rsid w:val="00CF2B3D"/>
    <w:rsid w:val="00CF3128"/>
    <w:rsid w:val="00CF3201"/>
    <w:rsid w:val="00CF3998"/>
    <w:rsid w:val="00CF3CA6"/>
    <w:rsid w:val="00CF3CDB"/>
    <w:rsid w:val="00CF3D18"/>
    <w:rsid w:val="00CF3E80"/>
    <w:rsid w:val="00CF3E84"/>
    <w:rsid w:val="00CF4042"/>
    <w:rsid w:val="00CF40E5"/>
    <w:rsid w:val="00CF42D5"/>
    <w:rsid w:val="00CF42F5"/>
    <w:rsid w:val="00CF446F"/>
    <w:rsid w:val="00CF44CB"/>
    <w:rsid w:val="00CF45D2"/>
    <w:rsid w:val="00CF45E9"/>
    <w:rsid w:val="00CF46F0"/>
    <w:rsid w:val="00CF46F4"/>
    <w:rsid w:val="00CF4736"/>
    <w:rsid w:val="00CF4799"/>
    <w:rsid w:val="00CF4B01"/>
    <w:rsid w:val="00CF4DED"/>
    <w:rsid w:val="00CF5007"/>
    <w:rsid w:val="00CF521B"/>
    <w:rsid w:val="00CF5437"/>
    <w:rsid w:val="00CF567F"/>
    <w:rsid w:val="00CF568D"/>
    <w:rsid w:val="00CF5A56"/>
    <w:rsid w:val="00CF5AAF"/>
    <w:rsid w:val="00CF5B2C"/>
    <w:rsid w:val="00CF5C04"/>
    <w:rsid w:val="00CF5C6D"/>
    <w:rsid w:val="00CF5D89"/>
    <w:rsid w:val="00CF5DF2"/>
    <w:rsid w:val="00CF5F1A"/>
    <w:rsid w:val="00CF6260"/>
    <w:rsid w:val="00CF6275"/>
    <w:rsid w:val="00CF62FE"/>
    <w:rsid w:val="00CF6797"/>
    <w:rsid w:val="00CF6D16"/>
    <w:rsid w:val="00CF6D8C"/>
    <w:rsid w:val="00CF6F45"/>
    <w:rsid w:val="00CF70E9"/>
    <w:rsid w:val="00CF724B"/>
    <w:rsid w:val="00CF7350"/>
    <w:rsid w:val="00CF7356"/>
    <w:rsid w:val="00CF7831"/>
    <w:rsid w:val="00CF7B15"/>
    <w:rsid w:val="00CF7B22"/>
    <w:rsid w:val="00CF7C32"/>
    <w:rsid w:val="00CF7DB5"/>
    <w:rsid w:val="00CF7F22"/>
    <w:rsid w:val="00D00099"/>
    <w:rsid w:val="00D001DA"/>
    <w:rsid w:val="00D002D2"/>
    <w:rsid w:val="00D003B1"/>
    <w:rsid w:val="00D00576"/>
    <w:rsid w:val="00D006FF"/>
    <w:rsid w:val="00D0086D"/>
    <w:rsid w:val="00D009E3"/>
    <w:rsid w:val="00D00B1C"/>
    <w:rsid w:val="00D01457"/>
    <w:rsid w:val="00D014C1"/>
    <w:rsid w:val="00D01535"/>
    <w:rsid w:val="00D016CD"/>
    <w:rsid w:val="00D01770"/>
    <w:rsid w:val="00D017C9"/>
    <w:rsid w:val="00D018AC"/>
    <w:rsid w:val="00D01B10"/>
    <w:rsid w:val="00D01CB0"/>
    <w:rsid w:val="00D01DCD"/>
    <w:rsid w:val="00D01E28"/>
    <w:rsid w:val="00D01F50"/>
    <w:rsid w:val="00D02212"/>
    <w:rsid w:val="00D02417"/>
    <w:rsid w:val="00D0245D"/>
    <w:rsid w:val="00D0253E"/>
    <w:rsid w:val="00D0272D"/>
    <w:rsid w:val="00D027ED"/>
    <w:rsid w:val="00D02BDF"/>
    <w:rsid w:val="00D02F42"/>
    <w:rsid w:val="00D02FF6"/>
    <w:rsid w:val="00D0312C"/>
    <w:rsid w:val="00D03763"/>
    <w:rsid w:val="00D037C7"/>
    <w:rsid w:val="00D03A97"/>
    <w:rsid w:val="00D03DAE"/>
    <w:rsid w:val="00D03DF1"/>
    <w:rsid w:val="00D03EFA"/>
    <w:rsid w:val="00D03FA2"/>
    <w:rsid w:val="00D042CB"/>
    <w:rsid w:val="00D0431C"/>
    <w:rsid w:val="00D043B8"/>
    <w:rsid w:val="00D043FA"/>
    <w:rsid w:val="00D048DD"/>
    <w:rsid w:val="00D049EE"/>
    <w:rsid w:val="00D04A0B"/>
    <w:rsid w:val="00D04A1B"/>
    <w:rsid w:val="00D04AE7"/>
    <w:rsid w:val="00D04B28"/>
    <w:rsid w:val="00D051F9"/>
    <w:rsid w:val="00D052E4"/>
    <w:rsid w:val="00D0532D"/>
    <w:rsid w:val="00D05407"/>
    <w:rsid w:val="00D05552"/>
    <w:rsid w:val="00D055A5"/>
    <w:rsid w:val="00D05915"/>
    <w:rsid w:val="00D05A78"/>
    <w:rsid w:val="00D05B54"/>
    <w:rsid w:val="00D05C22"/>
    <w:rsid w:val="00D05CCB"/>
    <w:rsid w:val="00D05D4F"/>
    <w:rsid w:val="00D05EFA"/>
    <w:rsid w:val="00D06080"/>
    <w:rsid w:val="00D0609A"/>
    <w:rsid w:val="00D060F1"/>
    <w:rsid w:val="00D0628F"/>
    <w:rsid w:val="00D0630B"/>
    <w:rsid w:val="00D0647C"/>
    <w:rsid w:val="00D0680E"/>
    <w:rsid w:val="00D06A6B"/>
    <w:rsid w:val="00D06CB0"/>
    <w:rsid w:val="00D06F14"/>
    <w:rsid w:val="00D07086"/>
    <w:rsid w:val="00D073BC"/>
    <w:rsid w:val="00D073C2"/>
    <w:rsid w:val="00D0753A"/>
    <w:rsid w:val="00D075B7"/>
    <w:rsid w:val="00D07A72"/>
    <w:rsid w:val="00D10116"/>
    <w:rsid w:val="00D10184"/>
    <w:rsid w:val="00D10254"/>
    <w:rsid w:val="00D10328"/>
    <w:rsid w:val="00D10346"/>
    <w:rsid w:val="00D10936"/>
    <w:rsid w:val="00D10D41"/>
    <w:rsid w:val="00D10D9B"/>
    <w:rsid w:val="00D11396"/>
    <w:rsid w:val="00D11427"/>
    <w:rsid w:val="00D114B0"/>
    <w:rsid w:val="00D11A4C"/>
    <w:rsid w:val="00D11CB9"/>
    <w:rsid w:val="00D11EF4"/>
    <w:rsid w:val="00D11F61"/>
    <w:rsid w:val="00D12011"/>
    <w:rsid w:val="00D12133"/>
    <w:rsid w:val="00D1223D"/>
    <w:rsid w:val="00D12339"/>
    <w:rsid w:val="00D125A2"/>
    <w:rsid w:val="00D127F5"/>
    <w:rsid w:val="00D1282E"/>
    <w:rsid w:val="00D1290C"/>
    <w:rsid w:val="00D12C1A"/>
    <w:rsid w:val="00D12C66"/>
    <w:rsid w:val="00D13814"/>
    <w:rsid w:val="00D13887"/>
    <w:rsid w:val="00D13F29"/>
    <w:rsid w:val="00D14179"/>
    <w:rsid w:val="00D14458"/>
    <w:rsid w:val="00D14508"/>
    <w:rsid w:val="00D14553"/>
    <w:rsid w:val="00D14594"/>
    <w:rsid w:val="00D148F4"/>
    <w:rsid w:val="00D1494E"/>
    <w:rsid w:val="00D14C09"/>
    <w:rsid w:val="00D14C24"/>
    <w:rsid w:val="00D151A6"/>
    <w:rsid w:val="00D15303"/>
    <w:rsid w:val="00D15E24"/>
    <w:rsid w:val="00D162A3"/>
    <w:rsid w:val="00D162D6"/>
    <w:rsid w:val="00D1630B"/>
    <w:rsid w:val="00D1647F"/>
    <w:rsid w:val="00D1663B"/>
    <w:rsid w:val="00D168E8"/>
    <w:rsid w:val="00D16CFC"/>
    <w:rsid w:val="00D16D4C"/>
    <w:rsid w:val="00D171BA"/>
    <w:rsid w:val="00D1735F"/>
    <w:rsid w:val="00D17860"/>
    <w:rsid w:val="00D17B42"/>
    <w:rsid w:val="00D17DB9"/>
    <w:rsid w:val="00D17E52"/>
    <w:rsid w:val="00D20225"/>
    <w:rsid w:val="00D206EF"/>
    <w:rsid w:val="00D20713"/>
    <w:rsid w:val="00D20A97"/>
    <w:rsid w:val="00D20CBB"/>
    <w:rsid w:val="00D20D06"/>
    <w:rsid w:val="00D20F68"/>
    <w:rsid w:val="00D20FCA"/>
    <w:rsid w:val="00D21354"/>
    <w:rsid w:val="00D21486"/>
    <w:rsid w:val="00D214C2"/>
    <w:rsid w:val="00D21744"/>
    <w:rsid w:val="00D21775"/>
    <w:rsid w:val="00D2180A"/>
    <w:rsid w:val="00D21D4D"/>
    <w:rsid w:val="00D2219E"/>
    <w:rsid w:val="00D2222F"/>
    <w:rsid w:val="00D22371"/>
    <w:rsid w:val="00D223BD"/>
    <w:rsid w:val="00D22440"/>
    <w:rsid w:val="00D2257D"/>
    <w:rsid w:val="00D22666"/>
    <w:rsid w:val="00D226C1"/>
    <w:rsid w:val="00D22776"/>
    <w:rsid w:val="00D229DF"/>
    <w:rsid w:val="00D22DD7"/>
    <w:rsid w:val="00D22EEA"/>
    <w:rsid w:val="00D23190"/>
    <w:rsid w:val="00D23951"/>
    <w:rsid w:val="00D23987"/>
    <w:rsid w:val="00D23AA6"/>
    <w:rsid w:val="00D23C4C"/>
    <w:rsid w:val="00D24050"/>
    <w:rsid w:val="00D24444"/>
    <w:rsid w:val="00D244C1"/>
    <w:rsid w:val="00D24730"/>
    <w:rsid w:val="00D248EE"/>
    <w:rsid w:val="00D2496C"/>
    <w:rsid w:val="00D24D37"/>
    <w:rsid w:val="00D25148"/>
    <w:rsid w:val="00D2568D"/>
    <w:rsid w:val="00D25823"/>
    <w:rsid w:val="00D25843"/>
    <w:rsid w:val="00D25B05"/>
    <w:rsid w:val="00D25DC4"/>
    <w:rsid w:val="00D25FDF"/>
    <w:rsid w:val="00D262D1"/>
    <w:rsid w:val="00D26358"/>
    <w:rsid w:val="00D26369"/>
    <w:rsid w:val="00D263D9"/>
    <w:rsid w:val="00D265C3"/>
    <w:rsid w:val="00D26937"/>
    <w:rsid w:val="00D2695D"/>
    <w:rsid w:val="00D26DA7"/>
    <w:rsid w:val="00D2730D"/>
    <w:rsid w:val="00D27324"/>
    <w:rsid w:val="00D27D0D"/>
    <w:rsid w:val="00D27D1C"/>
    <w:rsid w:val="00D3014C"/>
    <w:rsid w:val="00D30494"/>
    <w:rsid w:val="00D30CFA"/>
    <w:rsid w:val="00D30D15"/>
    <w:rsid w:val="00D30E0A"/>
    <w:rsid w:val="00D310D0"/>
    <w:rsid w:val="00D31390"/>
    <w:rsid w:val="00D31432"/>
    <w:rsid w:val="00D314DF"/>
    <w:rsid w:val="00D31513"/>
    <w:rsid w:val="00D3184F"/>
    <w:rsid w:val="00D31925"/>
    <w:rsid w:val="00D319F7"/>
    <w:rsid w:val="00D31CB8"/>
    <w:rsid w:val="00D31CF5"/>
    <w:rsid w:val="00D31D0C"/>
    <w:rsid w:val="00D31DE4"/>
    <w:rsid w:val="00D31E53"/>
    <w:rsid w:val="00D31F68"/>
    <w:rsid w:val="00D31F90"/>
    <w:rsid w:val="00D32264"/>
    <w:rsid w:val="00D324C8"/>
    <w:rsid w:val="00D326AE"/>
    <w:rsid w:val="00D32796"/>
    <w:rsid w:val="00D32857"/>
    <w:rsid w:val="00D32B38"/>
    <w:rsid w:val="00D32B3D"/>
    <w:rsid w:val="00D32C02"/>
    <w:rsid w:val="00D32CD4"/>
    <w:rsid w:val="00D3302E"/>
    <w:rsid w:val="00D33104"/>
    <w:rsid w:val="00D33244"/>
    <w:rsid w:val="00D33AF5"/>
    <w:rsid w:val="00D33D21"/>
    <w:rsid w:val="00D33DF0"/>
    <w:rsid w:val="00D33F2B"/>
    <w:rsid w:val="00D3407A"/>
    <w:rsid w:val="00D3408B"/>
    <w:rsid w:val="00D34246"/>
    <w:rsid w:val="00D34525"/>
    <w:rsid w:val="00D34540"/>
    <w:rsid w:val="00D347CE"/>
    <w:rsid w:val="00D347F7"/>
    <w:rsid w:val="00D3481B"/>
    <w:rsid w:val="00D348D8"/>
    <w:rsid w:val="00D3493C"/>
    <w:rsid w:val="00D34A08"/>
    <w:rsid w:val="00D34AE8"/>
    <w:rsid w:val="00D34CF1"/>
    <w:rsid w:val="00D34D56"/>
    <w:rsid w:val="00D34F76"/>
    <w:rsid w:val="00D3538F"/>
    <w:rsid w:val="00D354FA"/>
    <w:rsid w:val="00D3578E"/>
    <w:rsid w:val="00D3591B"/>
    <w:rsid w:val="00D35A58"/>
    <w:rsid w:val="00D35B02"/>
    <w:rsid w:val="00D35E70"/>
    <w:rsid w:val="00D36444"/>
    <w:rsid w:val="00D36504"/>
    <w:rsid w:val="00D369F3"/>
    <w:rsid w:val="00D36A78"/>
    <w:rsid w:val="00D36BD1"/>
    <w:rsid w:val="00D36CDB"/>
    <w:rsid w:val="00D36DAF"/>
    <w:rsid w:val="00D36E4B"/>
    <w:rsid w:val="00D3710A"/>
    <w:rsid w:val="00D3779D"/>
    <w:rsid w:val="00D37865"/>
    <w:rsid w:val="00D3787F"/>
    <w:rsid w:val="00D3792E"/>
    <w:rsid w:val="00D37BC5"/>
    <w:rsid w:val="00D37C94"/>
    <w:rsid w:val="00D37D2C"/>
    <w:rsid w:val="00D37F80"/>
    <w:rsid w:val="00D400FF"/>
    <w:rsid w:val="00D40296"/>
    <w:rsid w:val="00D409CD"/>
    <w:rsid w:val="00D40A6F"/>
    <w:rsid w:val="00D40C9D"/>
    <w:rsid w:val="00D4106D"/>
    <w:rsid w:val="00D414BA"/>
    <w:rsid w:val="00D415DF"/>
    <w:rsid w:val="00D41782"/>
    <w:rsid w:val="00D417B7"/>
    <w:rsid w:val="00D418B5"/>
    <w:rsid w:val="00D418C1"/>
    <w:rsid w:val="00D41ABB"/>
    <w:rsid w:val="00D41C03"/>
    <w:rsid w:val="00D41E44"/>
    <w:rsid w:val="00D42086"/>
    <w:rsid w:val="00D42115"/>
    <w:rsid w:val="00D421B0"/>
    <w:rsid w:val="00D4253E"/>
    <w:rsid w:val="00D426A3"/>
    <w:rsid w:val="00D429F2"/>
    <w:rsid w:val="00D42B7C"/>
    <w:rsid w:val="00D42CEC"/>
    <w:rsid w:val="00D42D34"/>
    <w:rsid w:val="00D42DAD"/>
    <w:rsid w:val="00D430E7"/>
    <w:rsid w:val="00D430F9"/>
    <w:rsid w:val="00D431AE"/>
    <w:rsid w:val="00D433AE"/>
    <w:rsid w:val="00D434E2"/>
    <w:rsid w:val="00D434F0"/>
    <w:rsid w:val="00D43C04"/>
    <w:rsid w:val="00D43EF6"/>
    <w:rsid w:val="00D43F1B"/>
    <w:rsid w:val="00D44185"/>
    <w:rsid w:val="00D4419E"/>
    <w:rsid w:val="00D44289"/>
    <w:rsid w:val="00D444F8"/>
    <w:rsid w:val="00D4475B"/>
    <w:rsid w:val="00D44915"/>
    <w:rsid w:val="00D45AAB"/>
    <w:rsid w:val="00D45D15"/>
    <w:rsid w:val="00D45D95"/>
    <w:rsid w:val="00D45DA6"/>
    <w:rsid w:val="00D4600E"/>
    <w:rsid w:val="00D46236"/>
    <w:rsid w:val="00D462C9"/>
    <w:rsid w:val="00D463F5"/>
    <w:rsid w:val="00D46A0E"/>
    <w:rsid w:val="00D46A85"/>
    <w:rsid w:val="00D46ACF"/>
    <w:rsid w:val="00D46DAB"/>
    <w:rsid w:val="00D46E6D"/>
    <w:rsid w:val="00D46F80"/>
    <w:rsid w:val="00D46FC9"/>
    <w:rsid w:val="00D4725D"/>
    <w:rsid w:val="00D473A5"/>
    <w:rsid w:val="00D478B7"/>
    <w:rsid w:val="00D47A16"/>
    <w:rsid w:val="00D47CC9"/>
    <w:rsid w:val="00D47CE5"/>
    <w:rsid w:val="00D47E1B"/>
    <w:rsid w:val="00D500FA"/>
    <w:rsid w:val="00D5031E"/>
    <w:rsid w:val="00D506ED"/>
    <w:rsid w:val="00D50749"/>
    <w:rsid w:val="00D50856"/>
    <w:rsid w:val="00D5096E"/>
    <w:rsid w:val="00D50BE8"/>
    <w:rsid w:val="00D50DBD"/>
    <w:rsid w:val="00D51639"/>
    <w:rsid w:val="00D5171D"/>
    <w:rsid w:val="00D517D5"/>
    <w:rsid w:val="00D51920"/>
    <w:rsid w:val="00D51D2D"/>
    <w:rsid w:val="00D52382"/>
    <w:rsid w:val="00D527AC"/>
    <w:rsid w:val="00D52845"/>
    <w:rsid w:val="00D52978"/>
    <w:rsid w:val="00D529C1"/>
    <w:rsid w:val="00D52BD6"/>
    <w:rsid w:val="00D52F46"/>
    <w:rsid w:val="00D52FFC"/>
    <w:rsid w:val="00D53035"/>
    <w:rsid w:val="00D53581"/>
    <w:rsid w:val="00D535D5"/>
    <w:rsid w:val="00D537B4"/>
    <w:rsid w:val="00D53B0C"/>
    <w:rsid w:val="00D53BD2"/>
    <w:rsid w:val="00D53C15"/>
    <w:rsid w:val="00D53D47"/>
    <w:rsid w:val="00D541AC"/>
    <w:rsid w:val="00D54448"/>
    <w:rsid w:val="00D5445D"/>
    <w:rsid w:val="00D544C6"/>
    <w:rsid w:val="00D5457C"/>
    <w:rsid w:val="00D54584"/>
    <w:rsid w:val="00D548C9"/>
    <w:rsid w:val="00D54AE2"/>
    <w:rsid w:val="00D54AEC"/>
    <w:rsid w:val="00D54AF4"/>
    <w:rsid w:val="00D55030"/>
    <w:rsid w:val="00D553C8"/>
    <w:rsid w:val="00D5546F"/>
    <w:rsid w:val="00D554B8"/>
    <w:rsid w:val="00D555A9"/>
    <w:rsid w:val="00D55638"/>
    <w:rsid w:val="00D5579D"/>
    <w:rsid w:val="00D55912"/>
    <w:rsid w:val="00D55D77"/>
    <w:rsid w:val="00D560C3"/>
    <w:rsid w:val="00D56186"/>
    <w:rsid w:val="00D5653A"/>
    <w:rsid w:val="00D56688"/>
    <w:rsid w:val="00D56CB7"/>
    <w:rsid w:val="00D56D0A"/>
    <w:rsid w:val="00D56DE3"/>
    <w:rsid w:val="00D56E77"/>
    <w:rsid w:val="00D56EE7"/>
    <w:rsid w:val="00D56F21"/>
    <w:rsid w:val="00D56F39"/>
    <w:rsid w:val="00D56FDD"/>
    <w:rsid w:val="00D5759C"/>
    <w:rsid w:val="00D57668"/>
    <w:rsid w:val="00D576AA"/>
    <w:rsid w:val="00D57760"/>
    <w:rsid w:val="00D579A8"/>
    <w:rsid w:val="00D57AF1"/>
    <w:rsid w:val="00D57B39"/>
    <w:rsid w:val="00D57DA6"/>
    <w:rsid w:val="00D57E6E"/>
    <w:rsid w:val="00D57FAC"/>
    <w:rsid w:val="00D60150"/>
    <w:rsid w:val="00D603A2"/>
    <w:rsid w:val="00D606A1"/>
    <w:rsid w:val="00D60824"/>
    <w:rsid w:val="00D60A6D"/>
    <w:rsid w:val="00D60BA1"/>
    <w:rsid w:val="00D60F2B"/>
    <w:rsid w:val="00D61510"/>
    <w:rsid w:val="00D615FB"/>
    <w:rsid w:val="00D6177F"/>
    <w:rsid w:val="00D61783"/>
    <w:rsid w:val="00D61B69"/>
    <w:rsid w:val="00D621FF"/>
    <w:rsid w:val="00D626EA"/>
    <w:rsid w:val="00D6274F"/>
    <w:rsid w:val="00D62E01"/>
    <w:rsid w:val="00D62EA8"/>
    <w:rsid w:val="00D63336"/>
    <w:rsid w:val="00D634B3"/>
    <w:rsid w:val="00D6386B"/>
    <w:rsid w:val="00D63924"/>
    <w:rsid w:val="00D63C6A"/>
    <w:rsid w:val="00D64064"/>
    <w:rsid w:val="00D640C5"/>
    <w:rsid w:val="00D64252"/>
    <w:rsid w:val="00D642A6"/>
    <w:rsid w:val="00D64347"/>
    <w:rsid w:val="00D646AF"/>
    <w:rsid w:val="00D647B0"/>
    <w:rsid w:val="00D647E3"/>
    <w:rsid w:val="00D6486D"/>
    <w:rsid w:val="00D648B0"/>
    <w:rsid w:val="00D64A84"/>
    <w:rsid w:val="00D64A98"/>
    <w:rsid w:val="00D64C61"/>
    <w:rsid w:val="00D656AD"/>
    <w:rsid w:val="00D6574B"/>
    <w:rsid w:val="00D65915"/>
    <w:rsid w:val="00D65AF2"/>
    <w:rsid w:val="00D65CF6"/>
    <w:rsid w:val="00D65DF0"/>
    <w:rsid w:val="00D65E64"/>
    <w:rsid w:val="00D65E9A"/>
    <w:rsid w:val="00D65F10"/>
    <w:rsid w:val="00D66079"/>
    <w:rsid w:val="00D66498"/>
    <w:rsid w:val="00D66610"/>
    <w:rsid w:val="00D666B3"/>
    <w:rsid w:val="00D667CC"/>
    <w:rsid w:val="00D66A6D"/>
    <w:rsid w:val="00D66AF0"/>
    <w:rsid w:val="00D66F73"/>
    <w:rsid w:val="00D6710F"/>
    <w:rsid w:val="00D67213"/>
    <w:rsid w:val="00D67234"/>
    <w:rsid w:val="00D672DF"/>
    <w:rsid w:val="00D67412"/>
    <w:rsid w:val="00D679BA"/>
    <w:rsid w:val="00D70099"/>
    <w:rsid w:val="00D702AA"/>
    <w:rsid w:val="00D703F6"/>
    <w:rsid w:val="00D70506"/>
    <w:rsid w:val="00D70556"/>
    <w:rsid w:val="00D706FE"/>
    <w:rsid w:val="00D7071E"/>
    <w:rsid w:val="00D70720"/>
    <w:rsid w:val="00D7072A"/>
    <w:rsid w:val="00D70922"/>
    <w:rsid w:val="00D70D52"/>
    <w:rsid w:val="00D71164"/>
    <w:rsid w:val="00D715C9"/>
    <w:rsid w:val="00D71617"/>
    <w:rsid w:val="00D71BCD"/>
    <w:rsid w:val="00D71C25"/>
    <w:rsid w:val="00D71DDF"/>
    <w:rsid w:val="00D72198"/>
    <w:rsid w:val="00D722F8"/>
    <w:rsid w:val="00D7230C"/>
    <w:rsid w:val="00D72452"/>
    <w:rsid w:val="00D724E7"/>
    <w:rsid w:val="00D725D7"/>
    <w:rsid w:val="00D725E4"/>
    <w:rsid w:val="00D72632"/>
    <w:rsid w:val="00D727A6"/>
    <w:rsid w:val="00D72961"/>
    <w:rsid w:val="00D729D0"/>
    <w:rsid w:val="00D72A09"/>
    <w:rsid w:val="00D72A4B"/>
    <w:rsid w:val="00D72AF8"/>
    <w:rsid w:val="00D72B3D"/>
    <w:rsid w:val="00D72CF7"/>
    <w:rsid w:val="00D72D19"/>
    <w:rsid w:val="00D7306B"/>
    <w:rsid w:val="00D73248"/>
    <w:rsid w:val="00D7346C"/>
    <w:rsid w:val="00D7360A"/>
    <w:rsid w:val="00D73A1E"/>
    <w:rsid w:val="00D741B2"/>
    <w:rsid w:val="00D74409"/>
    <w:rsid w:val="00D74496"/>
    <w:rsid w:val="00D74B43"/>
    <w:rsid w:val="00D74BDA"/>
    <w:rsid w:val="00D75085"/>
    <w:rsid w:val="00D752FE"/>
    <w:rsid w:val="00D7536D"/>
    <w:rsid w:val="00D75B4C"/>
    <w:rsid w:val="00D75C32"/>
    <w:rsid w:val="00D75C73"/>
    <w:rsid w:val="00D7610D"/>
    <w:rsid w:val="00D76142"/>
    <w:rsid w:val="00D76163"/>
    <w:rsid w:val="00D76214"/>
    <w:rsid w:val="00D7627E"/>
    <w:rsid w:val="00D7635F"/>
    <w:rsid w:val="00D763ED"/>
    <w:rsid w:val="00D76D7E"/>
    <w:rsid w:val="00D76E11"/>
    <w:rsid w:val="00D76F14"/>
    <w:rsid w:val="00D77557"/>
    <w:rsid w:val="00D77AF0"/>
    <w:rsid w:val="00D77BFA"/>
    <w:rsid w:val="00D77D02"/>
    <w:rsid w:val="00D77E3C"/>
    <w:rsid w:val="00D77EF5"/>
    <w:rsid w:val="00D80174"/>
    <w:rsid w:val="00D8028E"/>
    <w:rsid w:val="00D80420"/>
    <w:rsid w:val="00D8085D"/>
    <w:rsid w:val="00D80965"/>
    <w:rsid w:val="00D80A15"/>
    <w:rsid w:val="00D80FE3"/>
    <w:rsid w:val="00D81070"/>
    <w:rsid w:val="00D8108A"/>
    <w:rsid w:val="00D81090"/>
    <w:rsid w:val="00D811A9"/>
    <w:rsid w:val="00D815E0"/>
    <w:rsid w:val="00D81BB2"/>
    <w:rsid w:val="00D81C25"/>
    <w:rsid w:val="00D81C5A"/>
    <w:rsid w:val="00D81D63"/>
    <w:rsid w:val="00D81FEC"/>
    <w:rsid w:val="00D82130"/>
    <w:rsid w:val="00D821C1"/>
    <w:rsid w:val="00D8262B"/>
    <w:rsid w:val="00D8288B"/>
    <w:rsid w:val="00D8299C"/>
    <w:rsid w:val="00D829F0"/>
    <w:rsid w:val="00D82E8D"/>
    <w:rsid w:val="00D82FC4"/>
    <w:rsid w:val="00D83621"/>
    <w:rsid w:val="00D8378D"/>
    <w:rsid w:val="00D837D1"/>
    <w:rsid w:val="00D838CC"/>
    <w:rsid w:val="00D83990"/>
    <w:rsid w:val="00D83AA4"/>
    <w:rsid w:val="00D83E90"/>
    <w:rsid w:val="00D83FA8"/>
    <w:rsid w:val="00D84000"/>
    <w:rsid w:val="00D841BA"/>
    <w:rsid w:val="00D842AC"/>
    <w:rsid w:val="00D8469B"/>
    <w:rsid w:val="00D847EB"/>
    <w:rsid w:val="00D84935"/>
    <w:rsid w:val="00D84D44"/>
    <w:rsid w:val="00D84FD8"/>
    <w:rsid w:val="00D85205"/>
    <w:rsid w:val="00D85408"/>
    <w:rsid w:val="00D856E7"/>
    <w:rsid w:val="00D856E9"/>
    <w:rsid w:val="00D857F9"/>
    <w:rsid w:val="00D85A49"/>
    <w:rsid w:val="00D85BEA"/>
    <w:rsid w:val="00D85C65"/>
    <w:rsid w:val="00D85E27"/>
    <w:rsid w:val="00D85F13"/>
    <w:rsid w:val="00D8603B"/>
    <w:rsid w:val="00D862C8"/>
    <w:rsid w:val="00D86422"/>
    <w:rsid w:val="00D86824"/>
    <w:rsid w:val="00D869B3"/>
    <w:rsid w:val="00D86A4F"/>
    <w:rsid w:val="00D870C5"/>
    <w:rsid w:val="00D871C2"/>
    <w:rsid w:val="00D8728E"/>
    <w:rsid w:val="00D872A9"/>
    <w:rsid w:val="00D875B7"/>
    <w:rsid w:val="00D877FC"/>
    <w:rsid w:val="00D8783D"/>
    <w:rsid w:val="00D8795B"/>
    <w:rsid w:val="00D8796B"/>
    <w:rsid w:val="00D87AEF"/>
    <w:rsid w:val="00D87C70"/>
    <w:rsid w:val="00D87CD0"/>
    <w:rsid w:val="00D87D29"/>
    <w:rsid w:val="00D87D35"/>
    <w:rsid w:val="00D87F89"/>
    <w:rsid w:val="00D87F91"/>
    <w:rsid w:val="00D87FC4"/>
    <w:rsid w:val="00D90344"/>
    <w:rsid w:val="00D903A1"/>
    <w:rsid w:val="00D906FC"/>
    <w:rsid w:val="00D908C1"/>
    <w:rsid w:val="00D908C5"/>
    <w:rsid w:val="00D908E3"/>
    <w:rsid w:val="00D908ED"/>
    <w:rsid w:val="00D90913"/>
    <w:rsid w:val="00D90A65"/>
    <w:rsid w:val="00D90AF1"/>
    <w:rsid w:val="00D90D22"/>
    <w:rsid w:val="00D90F75"/>
    <w:rsid w:val="00D90FAB"/>
    <w:rsid w:val="00D91078"/>
    <w:rsid w:val="00D9159C"/>
    <w:rsid w:val="00D915A4"/>
    <w:rsid w:val="00D916F9"/>
    <w:rsid w:val="00D918AF"/>
    <w:rsid w:val="00D91EE8"/>
    <w:rsid w:val="00D92737"/>
    <w:rsid w:val="00D928A5"/>
    <w:rsid w:val="00D928E9"/>
    <w:rsid w:val="00D92C8A"/>
    <w:rsid w:val="00D92CF5"/>
    <w:rsid w:val="00D92EA8"/>
    <w:rsid w:val="00D93861"/>
    <w:rsid w:val="00D9387A"/>
    <w:rsid w:val="00D93B5C"/>
    <w:rsid w:val="00D93B9C"/>
    <w:rsid w:val="00D93CDD"/>
    <w:rsid w:val="00D93DCE"/>
    <w:rsid w:val="00D94090"/>
    <w:rsid w:val="00D9445C"/>
    <w:rsid w:val="00D944AC"/>
    <w:rsid w:val="00D9487D"/>
    <w:rsid w:val="00D94999"/>
    <w:rsid w:val="00D94B07"/>
    <w:rsid w:val="00D94B42"/>
    <w:rsid w:val="00D9519E"/>
    <w:rsid w:val="00D952CE"/>
    <w:rsid w:val="00D954B4"/>
    <w:rsid w:val="00D956C2"/>
    <w:rsid w:val="00D95904"/>
    <w:rsid w:val="00D95A4B"/>
    <w:rsid w:val="00D95A53"/>
    <w:rsid w:val="00D95A7C"/>
    <w:rsid w:val="00D95C5D"/>
    <w:rsid w:val="00D96029"/>
    <w:rsid w:val="00D960C4"/>
    <w:rsid w:val="00D9611E"/>
    <w:rsid w:val="00D962A6"/>
    <w:rsid w:val="00D96364"/>
    <w:rsid w:val="00D963D2"/>
    <w:rsid w:val="00D9652B"/>
    <w:rsid w:val="00D96552"/>
    <w:rsid w:val="00D96B32"/>
    <w:rsid w:val="00D96BD4"/>
    <w:rsid w:val="00D96EDA"/>
    <w:rsid w:val="00D97730"/>
    <w:rsid w:val="00D978D7"/>
    <w:rsid w:val="00D97B50"/>
    <w:rsid w:val="00D97DD1"/>
    <w:rsid w:val="00D97F46"/>
    <w:rsid w:val="00DA0062"/>
    <w:rsid w:val="00DA00BD"/>
    <w:rsid w:val="00DA0356"/>
    <w:rsid w:val="00DA04D5"/>
    <w:rsid w:val="00DA0603"/>
    <w:rsid w:val="00DA0648"/>
    <w:rsid w:val="00DA09F9"/>
    <w:rsid w:val="00DA107C"/>
    <w:rsid w:val="00DA1222"/>
    <w:rsid w:val="00DA128F"/>
    <w:rsid w:val="00DA13A6"/>
    <w:rsid w:val="00DA170F"/>
    <w:rsid w:val="00DA1B30"/>
    <w:rsid w:val="00DA1BDA"/>
    <w:rsid w:val="00DA1D38"/>
    <w:rsid w:val="00DA1FF6"/>
    <w:rsid w:val="00DA202F"/>
    <w:rsid w:val="00DA20BD"/>
    <w:rsid w:val="00DA23EE"/>
    <w:rsid w:val="00DA2708"/>
    <w:rsid w:val="00DA2769"/>
    <w:rsid w:val="00DA291F"/>
    <w:rsid w:val="00DA2970"/>
    <w:rsid w:val="00DA2EE0"/>
    <w:rsid w:val="00DA2F7C"/>
    <w:rsid w:val="00DA31D4"/>
    <w:rsid w:val="00DA32A1"/>
    <w:rsid w:val="00DA341E"/>
    <w:rsid w:val="00DA3887"/>
    <w:rsid w:val="00DA3AEC"/>
    <w:rsid w:val="00DA3B9D"/>
    <w:rsid w:val="00DA3CE4"/>
    <w:rsid w:val="00DA3E84"/>
    <w:rsid w:val="00DA4009"/>
    <w:rsid w:val="00DA4107"/>
    <w:rsid w:val="00DA429E"/>
    <w:rsid w:val="00DA4419"/>
    <w:rsid w:val="00DA485E"/>
    <w:rsid w:val="00DA4884"/>
    <w:rsid w:val="00DA4B1E"/>
    <w:rsid w:val="00DA4BAD"/>
    <w:rsid w:val="00DA4E25"/>
    <w:rsid w:val="00DA5131"/>
    <w:rsid w:val="00DA5262"/>
    <w:rsid w:val="00DA5420"/>
    <w:rsid w:val="00DA5621"/>
    <w:rsid w:val="00DA56B2"/>
    <w:rsid w:val="00DA571B"/>
    <w:rsid w:val="00DA5742"/>
    <w:rsid w:val="00DA57CC"/>
    <w:rsid w:val="00DA5991"/>
    <w:rsid w:val="00DA5AED"/>
    <w:rsid w:val="00DA5E01"/>
    <w:rsid w:val="00DA5E89"/>
    <w:rsid w:val="00DA6384"/>
    <w:rsid w:val="00DA6399"/>
    <w:rsid w:val="00DA66DD"/>
    <w:rsid w:val="00DA67DC"/>
    <w:rsid w:val="00DA6C3D"/>
    <w:rsid w:val="00DA6DAB"/>
    <w:rsid w:val="00DA6EF3"/>
    <w:rsid w:val="00DA72C6"/>
    <w:rsid w:val="00DA7313"/>
    <w:rsid w:val="00DA7465"/>
    <w:rsid w:val="00DA75C5"/>
    <w:rsid w:val="00DA78EA"/>
    <w:rsid w:val="00DA7913"/>
    <w:rsid w:val="00DA7929"/>
    <w:rsid w:val="00DA7B76"/>
    <w:rsid w:val="00DA7D68"/>
    <w:rsid w:val="00DB02C5"/>
    <w:rsid w:val="00DB0420"/>
    <w:rsid w:val="00DB0780"/>
    <w:rsid w:val="00DB0928"/>
    <w:rsid w:val="00DB0CF0"/>
    <w:rsid w:val="00DB0D2C"/>
    <w:rsid w:val="00DB10B8"/>
    <w:rsid w:val="00DB127F"/>
    <w:rsid w:val="00DB17D5"/>
    <w:rsid w:val="00DB183D"/>
    <w:rsid w:val="00DB1906"/>
    <w:rsid w:val="00DB1CE7"/>
    <w:rsid w:val="00DB1DF9"/>
    <w:rsid w:val="00DB1E92"/>
    <w:rsid w:val="00DB1FB2"/>
    <w:rsid w:val="00DB254B"/>
    <w:rsid w:val="00DB26F3"/>
    <w:rsid w:val="00DB29E1"/>
    <w:rsid w:val="00DB2A1E"/>
    <w:rsid w:val="00DB2B6D"/>
    <w:rsid w:val="00DB2D80"/>
    <w:rsid w:val="00DB2ED0"/>
    <w:rsid w:val="00DB2F6D"/>
    <w:rsid w:val="00DB302C"/>
    <w:rsid w:val="00DB315D"/>
    <w:rsid w:val="00DB3283"/>
    <w:rsid w:val="00DB328E"/>
    <w:rsid w:val="00DB341B"/>
    <w:rsid w:val="00DB361F"/>
    <w:rsid w:val="00DB36FB"/>
    <w:rsid w:val="00DB370A"/>
    <w:rsid w:val="00DB388C"/>
    <w:rsid w:val="00DB389F"/>
    <w:rsid w:val="00DB393B"/>
    <w:rsid w:val="00DB39E2"/>
    <w:rsid w:val="00DB3ABE"/>
    <w:rsid w:val="00DB3B1F"/>
    <w:rsid w:val="00DB3C72"/>
    <w:rsid w:val="00DB3F8C"/>
    <w:rsid w:val="00DB40E6"/>
    <w:rsid w:val="00DB4213"/>
    <w:rsid w:val="00DB42D9"/>
    <w:rsid w:val="00DB43B0"/>
    <w:rsid w:val="00DB44D3"/>
    <w:rsid w:val="00DB45B9"/>
    <w:rsid w:val="00DB46DF"/>
    <w:rsid w:val="00DB4714"/>
    <w:rsid w:val="00DB47B7"/>
    <w:rsid w:val="00DB4993"/>
    <w:rsid w:val="00DB4C43"/>
    <w:rsid w:val="00DB4DA6"/>
    <w:rsid w:val="00DB4E6B"/>
    <w:rsid w:val="00DB50BA"/>
    <w:rsid w:val="00DB53B8"/>
    <w:rsid w:val="00DB560F"/>
    <w:rsid w:val="00DB59EA"/>
    <w:rsid w:val="00DB5AE7"/>
    <w:rsid w:val="00DB5B3D"/>
    <w:rsid w:val="00DB5DD9"/>
    <w:rsid w:val="00DB6135"/>
    <w:rsid w:val="00DB657B"/>
    <w:rsid w:val="00DB6711"/>
    <w:rsid w:val="00DB68B1"/>
    <w:rsid w:val="00DB6926"/>
    <w:rsid w:val="00DB6A67"/>
    <w:rsid w:val="00DB6BF5"/>
    <w:rsid w:val="00DB6C13"/>
    <w:rsid w:val="00DB6D38"/>
    <w:rsid w:val="00DB6EAB"/>
    <w:rsid w:val="00DB73F8"/>
    <w:rsid w:val="00DB746C"/>
    <w:rsid w:val="00DB74D0"/>
    <w:rsid w:val="00DB7517"/>
    <w:rsid w:val="00DB783A"/>
    <w:rsid w:val="00DB788A"/>
    <w:rsid w:val="00DB78A3"/>
    <w:rsid w:val="00DB7BA7"/>
    <w:rsid w:val="00DB7BB1"/>
    <w:rsid w:val="00DC0192"/>
    <w:rsid w:val="00DC01A9"/>
    <w:rsid w:val="00DC01EE"/>
    <w:rsid w:val="00DC01F3"/>
    <w:rsid w:val="00DC01FD"/>
    <w:rsid w:val="00DC045E"/>
    <w:rsid w:val="00DC0701"/>
    <w:rsid w:val="00DC0775"/>
    <w:rsid w:val="00DC08D4"/>
    <w:rsid w:val="00DC0CCB"/>
    <w:rsid w:val="00DC0F27"/>
    <w:rsid w:val="00DC1095"/>
    <w:rsid w:val="00DC12DF"/>
    <w:rsid w:val="00DC1332"/>
    <w:rsid w:val="00DC14D1"/>
    <w:rsid w:val="00DC1697"/>
    <w:rsid w:val="00DC1977"/>
    <w:rsid w:val="00DC1A77"/>
    <w:rsid w:val="00DC1D44"/>
    <w:rsid w:val="00DC2280"/>
    <w:rsid w:val="00DC2354"/>
    <w:rsid w:val="00DC245F"/>
    <w:rsid w:val="00DC2574"/>
    <w:rsid w:val="00DC28B0"/>
    <w:rsid w:val="00DC2FD5"/>
    <w:rsid w:val="00DC3034"/>
    <w:rsid w:val="00DC31AE"/>
    <w:rsid w:val="00DC31C1"/>
    <w:rsid w:val="00DC329D"/>
    <w:rsid w:val="00DC3310"/>
    <w:rsid w:val="00DC34C3"/>
    <w:rsid w:val="00DC3849"/>
    <w:rsid w:val="00DC3AC1"/>
    <w:rsid w:val="00DC3C19"/>
    <w:rsid w:val="00DC3F98"/>
    <w:rsid w:val="00DC3FBF"/>
    <w:rsid w:val="00DC4025"/>
    <w:rsid w:val="00DC422F"/>
    <w:rsid w:val="00DC42DF"/>
    <w:rsid w:val="00DC4857"/>
    <w:rsid w:val="00DC4BB6"/>
    <w:rsid w:val="00DC4E56"/>
    <w:rsid w:val="00DC4FF4"/>
    <w:rsid w:val="00DC5117"/>
    <w:rsid w:val="00DC53C6"/>
    <w:rsid w:val="00DC54FD"/>
    <w:rsid w:val="00DC5696"/>
    <w:rsid w:val="00DC5A5C"/>
    <w:rsid w:val="00DC5AD8"/>
    <w:rsid w:val="00DC5D3D"/>
    <w:rsid w:val="00DC6012"/>
    <w:rsid w:val="00DC6111"/>
    <w:rsid w:val="00DC667B"/>
    <w:rsid w:val="00DC66EA"/>
    <w:rsid w:val="00DC6840"/>
    <w:rsid w:val="00DC6CE3"/>
    <w:rsid w:val="00DC6DA7"/>
    <w:rsid w:val="00DC6DAA"/>
    <w:rsid w:val="00DC6EE1"/>
    <w:rsid w:val="00DC723E"/>
    <w:rsid w:val="00DC72E5"/>
    <w:rsid w:val="00DC76AF"/>
    <w:rsid w:val="00DC77E6"/>
    <w:rsid w:val="00DC78B9"/>
    <w:rsid w:val="00DC7BBD"/>
    <w:rsid w:val="00DC7CB1"/>
    <w:rsid w:val="00DD0099"/>
    <w:rsid w:val="00DD0288"/>
    <w:rsid w:val="00DD0455"/>
    <w:rsid w:val="00DD0597"/>
    <w:rsid w:val="00DD0719"/>
    <w:rsid w:val="00DD0829"/>
    <w:rsid w:val="00DD0990"/>
    <w:rsid w:val="00DD0A43"/>
    <w:rsid w:val="00DD0B72"/>
    <w:rsid w:val="00DD0BCF"/>
    <w:rsid w:val="00DD0C7D"/>
    <w:rsid w:val="00DD0D7D"/>
    <w:rsid w:val="00DD0DA9"/>
    <w:rsid w:val="00DD0E5D"/>
    <w:rsid w:val="00DD0EFD"/>
    <w:rsid w:val="00DD1026"/>
    <w:rsid w:val="00DD10A9"/>
    <w:rsid w:val="00DD13B9"/>
    <w:rsid w:val="00DD17D4"/>
    <w:rsid w:val="00DD18A8"/>
    <w:rsid w:val="00DD18EE"/>
    <w:rsid w:val="00DD1D85"/>
    <w:rsid w:val="00DD2099"/>
    <w:rsid w:val="00DD221C"/>
    <w:rsid w:val="00DD2382"/>
    <w:rsid w:val="00DD32BF"/>
    <w:rsid w:val="00DD333B"/>
    <w:rsid w:val="00DD3384"/>
    <w:rsid w:val="00DD3400"/>
    <w:rsid w:val="00DD34BE"/>
    <w:rsid w:val="00DD36FB"/>
    <w:rsid w:val="00DD37BC"/>
    <w:rsid w:val="00DD381A"/>
    <w:rsid w:val="00DD3A79"/>
    <w:rsid w:val="00DD3DF6"/>
    <w:rsid w:val="00DD4011"/>
    <w:rsid w:val="00DD4B27"/>
    <w:rsid w:val="00DD4C53"/>
    <w:rsid w:val="00DD4C71"/>
    <w:rsid w:val="00DD4D76"/>
    <w:rsid w:val="00DD502E"/>
    <w:rsid w:val="00DD550E"/>
    <w:rsid w:val="00DD5925"/>
    <w:rsid w:val="00DD5A8B"/>
    <w:rsid w:val="00DD5AA4"/>
    <w:rsid w:val="00DD6035"/>
    <w:rsid w:val="00DD63A5"/>
    <w:rsid w:val="00DD644F"/>
    <w:rsid w:val="00DD65E1"/>
    <w:rsid w:val="00DD666C"/>
    <w:rsid w:val="00DD690A"/>
    <w:rsid w:val="00DD6B9E"/>
    <w:rsid w:val="00DD6DCF"/>
    <w:rsid w:val="00DD6E65"/>
    <w:rsid w:val="00DD6E89"/>
    <w:rsid w:val="00DD7195"/>
    <w:rsid w:val="00DD73B9"/>
    <w:rsid w:val="00DD7408"/>
    <w:rsid w:val="00DD7DAF"/>
    <w:rsid w:val="00DD7EAA"/>
    <w:rsid w:val="00DE018D"/>
    <w:rsid w:val="00DE01EB"/>
    <w:rsid w:val="00DE0392"/>
    <w:rsid w:val="00DE04EA"/>
    <w:rsid w:val="00DE055C"/>
    <w:rsid w:val="00DE059C"/>
    <w:rsid w:val="00DE07F7"/>
    <w:rsid w:val="00DE0A48"/>
    <w:rsid w:val="00DE0B43"/>
    <w:rsid w:val="00DE0BE8"/>
    <w:rsid w:val="00DE0C3E"/>
    <w:rsid w:val="00DE0DC2"/>
    <w:rsid w:val="00DE1DBE"/>
    <w:rsid w:val="00DE1F34"/>
    <w:rsid w:val="00DE1F8F"/>
    <w:rsid w:val="00DE1FC9"/>
    <w:rsid w:val="00DE216D"/>
    <w:rsid w:val="00DE21FB"/>
    <w:rsid w:val="00DE231F"/>
    <w:rsid w:val="00DE23C9"/>
    <w:rsid w:val="00DE23CE"/>
    <w:rsid w:val="00DE2436"/>
    <w:rsid w:val="00DE25D8"/>
    <w:rsid w:val="00DE2689"/>
    <w:rsid w:val="00DE2C86"/>
    <w:rsid w:val="00DE2D1B"/>
    <w:rsid w:val="00DE2E9C"/>
    <w:rsid w:val="00DE30C7"/>
    <w:rsid w:val="00DE35FA"/>
    <w:rsid w:val="00DE36DE"/>
    <w:rsid w:val="00DE38F5"/>
    <w:rsid w:val="00DE39F3"/>
    <w:rsid w:val="00DE3BB5"/>
    <w:rsid w:val="00DE3F85"/>
    <w:rsid w:val="00DE429D"/>
    <w:rsid w:val="00DE45D0"/>
    <w:rsid w:val="00DE4786"/>
    <w:rsid w:val="00DE4ABE"/>
    <w:rsid w:val="00DE4DCB"/>
    <w:rsid w:val="00DE507A"/>
    <w:rsid w:val="00DE5A9C"/>
    <w:rsid w:val="00DE5B68"/>
    <w:rsid w:val="00DE5EF5"/>
    <w:rsid w:val="00DE5FBE"/>
    <w:rsid w:val="00DE6163"/>
    <w:rsid w:val="00DE67E0"/>
    <w:rsid w:val="00DE687B"/>
    <w:rsid w:val="00DE6AB9"/>
    <w:rsid w:val="00DE6E74"/>
    <w:rsid w:val="00DE6F26"/>
    <w:rsid w:val="00DE71CD"/>
    <w:rsid w:val="00DE71FC"/>
    <w:rsid w:val="00DE7202"/>
    <w:rsid w:val="00DE7265"/>
    <w:rsid w:val="00DE7996"/>
    <w:rsid w:val="00DE7CED"/>
    <w:rsid w:val="00DE7D74"/>
    <w:rsid w:val="00DE7F72"/>
    <w:rsid w:val="00DF041A"/>
    <w:rsid w:val="00DF0736"/>
    <w:rsid w:val="00DF0786"/>
    <w:rsid w:val="00DF08BE"/>
    <w:rsid w:val="00DF0ABA"/>
    <w:rsid w:val="00DF0ADC"/>
    <w:rsid w:val="00DF0E75"/>
    <w:rsid w:val="00DF1012"/>
    <w:rsid w:val="00DF14D7"/>
    <w:rsid w:val="00DF1539"/>
    <w:rsid w:val="00DF156C"/>
    <w:rsid w:val="00DF1585"/>
    <w:rsid w:val="00DF15F9"/>
    <w:rsid w:val="00DF174C"/>
    <w:rsid w:val="00DF1792"/>
    <w:rsid w:val="00DF1CFD"/>
    <w:rsid w:val="00DF1D3E"/>
    <w:rsid w:val="00DF2020"/>
    <w:rsid w:val="00DF20EF"/>
    <w:rsid w:val="00DF2AF8"/>
    <w:rsid w:val="00DF2C93"/>
    <w:rsid w:val="00DF2D4A"/>
    <w:rsid w:val="00DF30C0"/>
    <w:rsid w:val="00DF3514"/>
    <w:rsid w:val="00DF3675"/>
    <w:rsid w:val="00DF39BE"/>
    <w:rsid w:val="00DF3D85"/>
    <w:rsid w:val="00DF3DA9"/>
    <w:rsid w:val="00DF41C0"/>
    <w:rsid w:val="00DF41ED"/>
    <w:rsid w:val="00DF43CF"/>
    <w:rsid w:val="00DF45C9"/>
    <w:rsid w:val="00DF46C6"/>
    <w:rsid w:val="00DF4789"/>
    <w:rsid w:val="00DF482D"/>
    <w:rsid w:val="00DF4C0B"/>
    <w:rsid w:val="00DF5112"/>
    <w:rsid w:val="00DF524D"/>
    <w:rsid w:val="00DF53A6"/>
    <w:rsid w:val="00DF55BE"/>
    <w:rsid w:val="00DF56E7"/>
    <w:rsid w:val="00DF5896"/>
    <w:rsid w:val="00DF58B6"/>
    <w:rsid w:val="00DF5AC5"/>
    <w:rsid w:val="00DF5D12"/>
    <w:rsid w:val="00DF5E10"/>
    <w:rsid w:val="00DF5E8A"/>
    <w:rsid w:val="00DF6072"/>
    <w:rsid w:val="00DF6319"/>
    <w:rsid w:val="00DF6591"/>
    <w:rsid w:val="00DF6593"/>
    <w:rsid w:val="00DF6624"/>
    <w:rsid w:val="00DF66A5"/>
    <w:rsid w:val="00DF6817"/>
    <w:rsid w:val="00DF686E"/>
    <w:rsid w:val="00DF6B08"/>
    <w:rsid w:val="00DF6E70"/>
    <w:rsid w:val="00DF6FEF"/>
    <w:rsid w:val="00DF7158"/>
    <w:rsid w:val="00DF71C1"/>
    <w:rsid w:val="00DF75F4"/>
    <w:rsid w:val="00DF76F0"/>
    <w:rsid w:val="00DF790D"/>
    <w:rsid w:val="00DF7FCF"/>
    <w:rsid w:val="00E00002"/>
    <w:rsid w:val="00E000BE"/>
    <w:rsid w:val="00E0027A"/>
    <w:rsid w:val="00E002E5"/>
    <w:rsid w:val="00E00354"/>
    <w:rsid w:val="00E00373"/>
    <w:rsid w:val="00E00951"/>
    <w:rsid w:val="00E00C48"/>
    <w:rsid w:val="00E00C66"/>
    <w:rsid w:val="00E00C8D"/>
    <w:rsid w:val="00E00D65"/>
    <w:rsid w:val="00E00D69"/>
    <w:rsid w:val="00E00F88"/>
    <w:rsid w:val="00E0140F"/>
    <w:rsid w:val="00E0143B"/>
    <w:rsid w:val="00E014B9"/>
    <w:rsid w:val="00E0168E"/>
    <w:rsid w:val="00E016D2"/>
    <w:rsid w:val="00E018D2"/>
    <w:rsid w:val="00E01963"/>
    <w:rsid w:val="00E01A47"/>
    <w:rsid w:val="00E01A6F"/>
    <w:rsid w:val="00E01AC8"/>
    <w:rsid w:val="00E01DFC"/>
    <w:rsid w:val="00E01F09"/>
    <w:rsid w:val="00E02149"/>
    <w:rsid w:val="00E023C3"/>
    <w:rsid w:val="00E0240C"/>
    <w:rsid w:val="00E024AD"/>
    <w:rsid w:val="00E0256F"/>
    <w:rsid w:val="00E026CC"/>
    <w:rsid w:val="00E026F1"/>
    <w:rsid w:val="00E029C4"/>
    <w:rsid w:val="00E02A68"/>
    <w:rsid w:val="00E02AE7"/>
    <w:rsid w:val="00E02D4B"/>
    <w:rsid w:val="00E02E12"/>
    <w:rsid w:val="00E02EAA"/>
    <w:rsid w:val="00E0360B"/>
    <w:rsid w:val="00E03676"/>
    <w:rsid w:val="00E036E6"/>
    <w:rsid w:val="00E03737"/>
    <w:rsid w:val="00E0398C"/>
    <w:rsid w:val="00E03AD3"/>
    <w:rsid w:val="00E03C82"/>
    <w:rsid w:val="00E03F30"/>
    <w:rsid w:val="00E0457D"/>
    <w:rsid w:val="00E046A1"/>
    <w:rsid w:val="00E04868"/>
    <w:rsid w:val="00E048B1"/>
    <w:rsid w:val="00E048DA"/>
    <w:rsid w:val="00E049CC"/>
    <w:rsid w:val="00E04C46"/>
    <w:rsid w:val="00E04CAC"/>
    <w:rsid w:val="00E04EA6"/>
    <w:rsid w:val="00E0503C"/>
    <w:rsid w:val="00E052B6"/>
    <w:rsid w:val="00E054F7"/>
    <w:rsid w:val="00E0585F"/>
    <w:rsid w:val="00E059FF"/>
    <w:rsid w:val="00E05DFE"/>
    <w:rsid w:val="00E05EF8"/>
    <w:rsid w:val="00E060B6"/>
    <w:rsid w:val="00E06350"/>
    <w:rsid w:val="00E06505"/>
    <w:rsid w:val="00E066A2"/>
    <w:rsid w:val="00E0677E"/>
    <w:rsid w:val="00E069E6"/>
    <w:rsid w:val="00E06A84"/>
    <w:rsid w:val="00E06E57"/>
    <w:rsid w:val="00E07076"/>
    <w:rsid w:val="00E071A7"/>
    <w:rsid w:val="00E0730F"/>
    <w:rsid w:val="00E07678"/>
    <w:rsid w:val="00E07ABC"/>
    <w:rsid w:val="00E07C80"/>
    <w:rsid w:val="00E07CB0"/>
    <w:rsid w:val="00E07EE0"/>
    <w:rsid w:val="00E10007"/>
    <w:rsid w:val="00E100E7"/>
    <w:rsid w:val="00E1019E"/>
    <w:rsid w:val="00E10311"/>
    <w:rsid w:val="00E10405"/>
    <w:rsid w:val="00E10A2B"/>
    <w:rsid w:val="00E10B21"/>
    <w:rsid w:val="00E10DF4"/>
    <w:rsid w:val="00E10DFC"/>
    <w:rsid w:val="00E11252"/>
    <w:rsid w:val="00E11ADA"/>
    <w:rsid w:val="00E11BAC"/>
    <w:rsid w:val="00E11D85"/>
    <w:rsid w:val="00E11E0E"/>
    <w:rsid w:val="00E12165"/>
    <w:rsid w:val="00E129BE"/>
    <w:rsid w:val="00E129C8"/>
    <w:rsid w:val="00E12B49"/>
    <w:rsid w:val="00E12C4E"/>
    <w:rsid w:val="00E12CAA"/>
    <w:rsid w:val="00E12CD4"/>
    <w:rsid w:val="00E1331C"/>
    <w:rsid w:val="00E133B6"/>
    <w:rsid w:val="00E135F3"/>
    <w:rsid w:val="00E13A83"/>
    <w:rsid w:val="00E13E78"/>
    <w:rsid w:val="00E14082"/>
    <w:rsid w:val="00E140CC"/>
    <w:rsid w:val="00E14244"/>
    <w:rsid w:val="00E142E6"/>
    <w:rsid w:val="00E14347"/>
    <w:rsid w:val="00E14772"/>
    <w:rsid w:val="00E14ABD"/>
    <w:rsid w:val="00E14DE6"/>
    <w:rsid w:val="00E152BF"/>
    <w:rsid w:val="00E1537A"/>
    <w:rsid w:val="00E153AA"/>
    <w:rsid w:val="00E1554B"/>
    <w:rsid w:val="00E1555D"/>
    <w:rsid w:val="00E157B3"/>
    <w:rsid w:val="00E158A5"/>
    <w:rsid w:val="00E159DD"/>
    <w:rsid w:val="00E15C2F"/>
    <w:rsid w:val="00E15CF8"/>
    <w:rsid w:val="00E15FD0"/>
    <w:rsid w:val="00E161BE"/>
    <w:rsid w:val="00E16585"/>
    <w:rsid w:val="00E16739"/>
    <w:rsid w:val="00E16919"/>
    <w:rsid w:val="00E1693A"/>
    <w:rsid w:val="00E16970"/>
    <w:rsid w:val="00E16B03"/>
    <w:rsid w:val="00E16B3E"/>
    <w:rsid w:val="00E16BF3"/>
    <w:rsid w:val="00E170F8"/>
    <w:rsid w:val="00E173A9"/>
    <w:rsid w:val="00E176C6"/>
    <w:rsid w:val="00E177AA"/>
    <w:rsid w:val="00E1784F"/>
    <w:rsid w:val="00E17A71"/>
    <w:rsid w:val="00E17AE2"/>
    <w:rsid w:val="00E17CAD"/>
    <w:rsid w:val="00E203D8"/>
    <w:rsid w:val="00E2043B"/>
    <w:rsid w:val="00E205E2"/>
    <w:rsid w:val="00E207CE"/>
    <w:rsid w:val="00E20C1B"/>
    <w:rsid w:val="00E211D8"/>
    <w:rsid w:val="00E211FA"/>
    <w:rsid w:val="00E21232"/>
    <w:rsid w:val="00E2147B"/>
    <w:rsid w:val="00E2181E"/>
    <w:rsid w:val="00E21BA7"/>
    <w:rsid w:val="00E21C61"/>
    <w:rsid w:val="00E21EA3"/>
    <w:rsid w:val="00E21F43"/>
    <w:rsid w:val="00E21F4F"/>
    <w:rsid w:val="00E21FF7"/>
    <w:rsid w:val="00E2205E"/>
    <w:rsid w:val="00E220A9"/>
    <w:rsid w:val="00E22215"/>
    <w:rsid w:val="00E2227C"/>
    <w:rsid w:val="00E22347"/>
    <w:rsid w:val="00E224D3"/>
    <w:rsid w:val="00E22565"/>
    <w:rsid w:val="00E22D85"/>
    <w:rsid w:val="00E22E30"/>
    <w:rsid w:val="00E23054"/>
    <w:rsid w:val="00E2322C"/>
    <w:rsid w:val="00E23238"/>
    <w:rsid w:val="00E23258"/>
    <w:rsid w:val="00E23268"/>
    <w:rsid w:val="00E23354"/>
    <w:rsid w:val="00E23952"/>
    <w:rsid w:val="00E23BD6"/>
    <w:rsid w:val="00E23C56"/>
    <w:rsid w:val="00E23C7D"/>
    <w:rsid w:val="00E23C8C"/>
    <w:rsid w:val="00E23CEA"/>
    <w:rsid w:val="00E23D80"/>
    <w:rsid w:val="00E24094"/>
    <w:rsid w:val="00E243FD"/>
    <w:rsid w:val="00E246C5"/>
    <w:rsid w:val="00E247BB"/>
    <w:rsid w:val="00E247D9"/>
    <w:rsid w:val="00E24CE9"/>
    <w:rsid w:val="00E24D07"/>
    <w:rsid w:val="00E24D72"/>
    <w:rsid w:val="00E24F27"/>
    <w:rsid w:val="00E24F67"/>
    <w:rsid w:val="00E254AF"/>
    <w:rsid w:val="00E25754"/>
    <w:rsid w:val="00E257F2"/>
    <w:rsid w:val="00E25841"/>
    <w:rsid w:val="00E25B04"/>
    <w:rsid w:val="00E25B87"/>
    <w:rsid w:val="00E25C38"/>
    <w:rsid w:val="00E25D76"/>
    <w:rsid w:val="00E25EFF"/>
    <w:rsid w:val="00E26213"/>
    <w:rsid w:val="00E2630A"/>
    <w:rsid w:val="00E26327"/>
    <w:rsid w:val="00E26863"/>
    <w:rsid w:val="00E26C91"/>
    <w:rsid w:val="00E27189"/>
    <w:rsid w:val="00E27422"/>
    <w:rsid w:val="00E2748B"/>
    <w:rsid w:val="00E27577"/>
    <w:rsid w:val="00E277A4"/>
    <w:rsid w:val="00E27818"/>
    <w:rsid w:val="00E278EC"/>
    <w:rsid w:val="00E278FF"/>
    <w:rsid w:val="00E2797A"/>
    <w:rsid w:val="00E27A72"/>
    <w:rsid w:val="00E27ABA"/>
    <w:rsid w:val="00E27B16"/>
    <w:rsid w:val="00E27FBB"/>
    <w:rsid w:val="00E30076"/>
    <w:rsid w:val="00E30086"/>
    <w:rsid w:val="00E300B0"/>
    <w:rsid w:val="00E30105"/>
    <w:rsid w:val="00E3032A"/>
    <w:rsid w:val="00E30539"/>
    <w:rsid w:val="00E30567"/>
    <w:rsid w:val="00E30CB4"/>
    <w:rsid w:val="00E30D5D"/>
    <w:rsid w:val="00E30E70"/>
    <w:rsid w:val="00E30E97"/>
    <w:rsid w:val="00E310C3"/>
    <w:rsid w:val="00E31233"/>
    <w:rsid w:val="00E316D6"/>
    <w:rsid w:val="00E31B2F"/>
    <w:rsid w:val="00E31B3B"/>
    <w:rsid w:val="00E31E62"/>
    <w:rsid w:val="00E3206F"/>
    <w:rsid w:val="00E320EE"/>
    <w:rsid w:val="00E32336"/>
    <w:rsid w:val="00E32FC5"/>
    <w:rsid w:val="00E32FEF"/>
    <w:rsid w:val="00E3310C"/>
    <w:rsid w:val="00E3313F"/>
    <w:rsid w:val="00E33240"/>
    <w:rsid w:val="00E33375"/>
    <w:rsid w:val="00E334A5"/>
    <w:rsid w:val="00E337EF"/>
    <w:rsid w:val="00E3381C"/>
    <w:rsid w:val="00E3390F"/>
    <w:rsid w:val="00E33B3C"/>
    <w:rsid w:val="00E33B42"/>
    <w:rsid w:val="00E34071"/>
    <w:rsid w:val="00E342CA"/>
    <w:rsid w:val="00E3432F"/>
    <w:rsid w:val="00E34701"/>
    <w:rsid w:val="00E34B22"/>
    <w:rsid w:val="00E34D8D"/>
    <w:rsid w:val="00E34E86"/>
    <w:rsid w:val="00E354FA"/>
    <w:rsid w:val="00E358BE"/>
    <w:rsid w:val="00E359D6"/>
    <w:rsid w:val="00E35B9E"/>
    <w:rsid w:val="00E35D6A"/>
    <w:rsid w:val="00E35E24"/>
    <w:rsid w:val="00E35EED"/>
    <w:rsid w:val="00E36295"/>
    <w:rsid w:val="00E362C7"/>
    <w:rsid w:val="00E36473"/>
    <w:rsid w:val="00E3680F"/>
    <w:rsid w:val="00E36AC6"/>
    <w:rsid w:val="00E37002"/>
    <w:rsid w:val="00E37090"/>
    <w:rsid w:val="00E37122"/>
    <w:rsid w:val="00E372EA"/>
    <w:rsid w:val="00E373C7"/>
    <w:rsid w:val="00E3755A"/>
    <w:rsid w:val="00E37736"/>
    <w:rsid w:val="00E378D4"/>
    <w:rsid w:val="00E37A57"/>
    <w:rsid w:val="00E37C2B"/>
    <w:rsid w:val="00E37F8A"/>
    <w:rsid w:val="00E4018A"/>
    <w:rsid w:val="00E401CF"/>
    <w:rsid w:val="00E40296"/>
    <w:rsid w:val="00E40516"/>
    <w:rsid w:val="00E408F6"/>
    <w:rsid w:val="00E409EC"/>
    <w:rsid w:val="00E40B63"/>
    <w:rsid w:val="00E40C6E"/>
    <w:rsid w:val="00E40D63"/>
    <w:rsid w:val="00E40F58"/>
    <w:rsid w:val="00E410B0"/>
    <w:rsid w:val="00E4113F"/>
    <w:rsid w:val="00E41182"/>
    <w:rsid w:val="00E41420"/>
    <w:rsid w:val="00E4153C"/>
    <w:rsid w:val="00E41684"/>
    <w:rsid w:val="00E41734"/>
    <w:rsid w:val="00E41D92"/>
    <w:rsid w:val="00E41E9E"/>
    <w:rsid w:val="00E41F8E"/>
    <w:rsid w:val="00E42025"/>
    <w:rsid w:val="00E4229B"/>
    <w:rsid w:val="00E42750"/>
    <w:rsid w:val="00E42936"/>
    <w:rsid w:val="00E42C0D"/>
    <w:rsid w:val="00E42C4E"/>
    <w:rsid w:val="00E42D2C"/>
    <w:rsid w:val="00E430AB"/>
    <w:rsid w:val="00E43270"/>
    <w:rsid w:val="00E432CE"/>
    <w:rsid w:val="00E43480"/>
    <w:rsid w:val="00E434C1"/>
    <w:rsid w:val="00E436E6"/>
    <w:rsid w:val="00E4391F"/>
    <w:rsid w:val="00E43950"/>
    <w:rsid w:val="00E43964"/>
    <w:rsid w:val="00E439D1"/>
    <w:rsid w:val="00E43A71"/>
    <w:rsid w:val="00E43AE8"/>
    <w:rsid w:val="00E43BA9"/>
    <w:rsid w:val="00E43EF0"/>
    <w:rsid w:val="00E440D2"/>
    <w:rsid w:val="00E44300"/>
    <w:rsid w:val="00E4443D"/>
    <w:rsid w:val="00E448B5"/>
    <w:rsid w:val="00E44A4F"/>
    <w:rsid w:val="00E44C09"/>
    <w:rsid w:val="00E44C61"/>
    <w:rsid w:val="00E44F2A"/>
    <w:rsid w:val="00E44F66"/>
    <w:rsid w:val="00E450CD"/>
    <w:rsid w:val="00E451AC"/>
    <w:rsid w:val="00E45224"/>
    <w:rsid w:val="00E4528F"/>
    <w:rsid w:val="00E455BA"/>
    <w:rsid w:val="00E45A0E"/>
    <w:rsid w:val="00E45AB5"/>
    <w:rsid w:val="00E45C16"/>
    <w:rsid w:val="00E45C72"/>
    <w:rsid w:val="00E45E47"/>
    <w:rsid w:val="00E46039"/>
    <w:rsid w:val="00E463A4"/>
    <w:rsid w:val="00E46627"/>
    <w:rsid w:val="00E4695C"/>
    <w:rsid w:val="00E46995"/>
    <w:rsid w:val="00E46B2D"/>
    <w:rsid w:val="00E46C09"/>
    <w:rsid w:val="00E46CD9"/>
    <w:rsid w:val="00E46CEE"/>
    <w:rsid w:val="00E46D44"/>
    <w:rsid w:val="00E46F46"/>
    <w:rsid w:val="00E47201"/>
    <w:rsid w:val="00E4750D"/>
    <w:rsid w:val="00E47515"/>
    <w:rsid w:val="00E475CA"/>
    <w:rsid w:val="00E47631"/>
    <w:rsid w:val="00E476C9"/>
    <w:rsid w:val="00E47701"/>
    <w:rsid w:val="00E478AA"/>
    <w:rsid w:val="00E478E1"/>
    <w:rsid w:val="00E4792F"/>
    <w:rsid w:val="00E47972"/>
    <w:rsid w:val="00E47CC9"/>
    <w:rsid w:val="00E47F12"/>
    <w:rsid w:val="00E50068"/>
    <w:rsid w:val="00E501F9"/>
    <w:rsid w:val="00E504E5"/>
    <w:rsid w:val="00E5061A"/>
    <w:rsid w:val="00E50905"/>
    <w:rsid w:val="00E50985"/>
    <w:rsid w:val="00E50B20"/>
    <w:rsid w:val="00E50B61"/>
    <w:rsid w:val="00E50BA7"/>
    <w:rsid w:val="00E50C07"/>
    <w:rsid w:val="00E50E01"/>
    <w:rsid w:val="00E50FE1"/>
    <w:rsid w:val="00E51122"/>
    <w:rsid w:val="00E51233"/>
    <w:rsid w:val="00E5128D"/>
    <w:rsid w:val="00E51500"/>
    <w:rsid w:val="00E51650"/>
    <w:rsid w:val="00E516A4"/>
    <w:rsid w:val="00E517F8"/>
    <w:rsid w:val="00E51B36"/>
    <w:rsid w:val="00E51E74"/>
    <w:rsid w:val="00E5209E"/>
    <w:rsid w:val="00E52233"/>
    <w:rsid w:val="00E5233B"/>
    <w:rsid w:val="00E523CA"/>
    <w:rsid w:val="00E52466"/>
    <w:rsid w:val="00E525C6"/>
    <w:rsid w:val="00E5280C"/>
    <w:rsid w:val="00E52826"/>
    <w:rsid w:val="00E5288C"/>
    <w:rsid w:val="00E529A1"/>
    <w:rsid w:val="00E52A7F"/>
    <w:rsid w:val="00E52CB2"/>
    <w:rsid w:val="00E52E3B"/>
    <w:rsid w:val="00E52E6D"/>
    <w:rsid w:val="00E52FDB"/>
    <w:rsid w:val="00E5312C"/>
    <w:rsid w:val="00E533DF"/>
    <w:rsid w:val="00E5350C"/>
    <w:rsid w:val="00E5369D"/>
    <w:rsid w:val="00E53AAF"/>
    <w:rsid w:val="00E53AF1"/>
    <w:rsid w:val="00E53D28"/>
    <w:rsid w:val="00E53D60"/>
    <w:rsid w:val="00E541F9"/>
    <w:rsid w:val="00E544DD"/>
    <w:rsid w:val="00E5455D"/>
    <w:rsid w:val="00E545F6"/>
    <w:rsid w:val="00E547A0"/>
    <w:rsid w:val="00E54CC9"/>
    <w:rsid w:val="00E55032"/>
    <w:rsid w:val="00E5521D"/>
    <w:rsid w:val="00E5528C"/>
    <w:rsid w:val="00E55565"/>
    <w:rsid w:val="00E556C0"/>
    <w:rsid w:val="00E55788"/>
    <w:rsid w:val="00E558CC"/>
    <w:rsid w:val="00E55AA5"/>
    <w:rsid w:val="00E55AE9"/>
    <w:rsid w:val="00E55F2D"/>
    <w:rsid w:val="00E55FAF"/>
    <w:rsid w:val="00E5610C"/>
    <w:rsid w:val="00E5646F"/>
    <w:rsid w:val="00E56503"/>
    <w:rsid w:val="00E56531"/>
    <w:rsid w:val="00E5653B"/>
    <w:rsid w:val="00E5682F"/>
    <w:rsid w:val="00E568DE"/>
    <w:rsid w:val="00E56974"/>
    <w:rsid w:val="00E56B0B"/>
    <w:rsid w:val="00E56B70"/>
    <w:rsid w:val="00E56BF4"/>
    <w:rsid w:val="00E57371"/>
    <w:rsid w:val="00E57483"/>
    <w:rsid w:val="00E5764A"/>
    <w:rsid w:val="00E5765A"/>
    <w:rsid w:val="00E57798"/>
    <w:rsid w:val="00E579D9"/>
    <w:rsid w:val="00E579E1"/>
    <w:rsid w:val="00E57A17"/>
    <w:rsid w:val="00E57D02"/>
    <w:rsid w:val="00E57FE5"/>
    <w:rsid w:val="00E6007E"/>
    <w:rsid w:val="00E6075B"/>
    <w:rsid w:val="00E6097C"/>
    <w:rsid w:val="00E60AC1"/>
    <w:rsid w:val="00E60F26"/>
    <w:rsid w:val="00E6105C"/>
    <w:rsid w:val="00E611CF"/>
    <w:rsid w:val="00E6125B"/>
    <w:rsid w:val="00E61511"/>
    <w:rsid w:val="00E61838"/>
    <w:rsid w:val="00E61898"/>
    <w:rsid w:val="00E61997"/>
    <w:rsid w:val="00E61BE7"/>
    <w:rsid w:val="00E61EDE"/>
    <w:rsid w:val="00E61EF2"/>
    <w:rsid w:val="00E62003"/>
    <w:rsid w:val="00E620E0"/>
    <w:rsid w:val="00E6213E"/>
    <w:rsid w:val="00E62750"/>
    <w:rsid w:val="00E62763"/>
    <w:rsid w:val="00E627F8"/>
    <w:rsid w:val="00E628B8"/>
    <w:rsid w:val="00E628DA"/>
    <w:rsid w:val="00E628EF"/>
    <w:rsid w:val="00E62A54"/>
    <w:rsid w:val="00E62BC0"/>
    <w:rsid w:val="00E62D53"/>
    <w:rsid w:val="00E637C0"/>
    <w:rsid w:val="00E63D8E"/>
    <w:rsid w:val="00E63E2B"/>
    <w:rsid w:val="00E641D8"/>
    <w:rsid w:val="00E6436A"/>
    <w:rsid w:val="00E6442E"/>
    <w:rsid w:val="00E644D6"/>
    <w:rsid w:val="00E64852"/>
    <w:rsid w:val="00E64A40"/>
    <w:rsid w:val="00E64E13"/>
    <w:rsid w:val="00E651FA"/>
    <w:rsid w:val="00E65396"/>
    <w:rsid w:val="00E6572D"/>
    <w:rsid w:val="00E65D27"/>
    <w:rsid w:val="00E65E72"/>
    <w:rsid w:val="00E65F0D"/>
    <w:rsid w:val="00E65F6B"/>
    <w:rsid w:val="00E66217"/>
    <w:rsid w:val="00E66354"/>
    <w:rsid w:val="00E6650D"/>
    <w:rsid w:val="00E665FE"/>
    <w:rsid w:val="00E66B20"/>
    <w:rsid w:val="00E66C32"/>
    <w:rsid w:val="00E66E1D"/>
    <w:rsid w:val="00E66F2E"/>
    <w:rsid w:val="00E66FEC"/>
    <w:rsid w:val="00E67006"/>
    <w:rsid w:val="00E67142"/>
    <w:rsid w:val="00E67617"/>
    <w:rsid w:val="00E67634"/>
    <w:rsid w:val="00E67B15"/>
    <w:rsid w:val="00E67BCF"/>
    <w:rsid w:val="00E67F77"/>
    <w:rsid w:val="00E7007E"/>
    <w:rsid w:val="00E700E8"/>
    <w:rsid w:val="00E70C02"/>
    <w:rsid w:val="00E70DD0"/>
    <w:rsid w:val="00E70EDC"/>
    <w:rsid w:val="00E70FB8"/>
    <w:rsid w:val="00E710C0"/>
    <w:rsid w:val="00E71142"/>
    <w:rsid w:val="00E71238"/>
    <w:rsid w:val="00E7132C"/>
    <w:rsid w:val="00E7133D"/>
    <w:rsid w:val="00E7168A"/>
    <w:rsid w:val="00E717A6"/>
    <w:rsid w:val="00E71B87"/>
    <w:rsid w:val="00E71E0B"/>
    <w:rsid w:val="00E7203A"/>
    <w:rsid w:val="00E721D3"/>
    <w:rsid w:val="00E7237B"/>
    <w:rsid w:val="00E724B8"/>
    <w:rsid w:val="00E7265A"/>
    <w:rsid w:val="00E726BD"/>
    <w:rsid w:val="00E7294C"/>
    <w:rsid w:val="00E72952"/>
    <w:rsid w:val="00E72979"/>
    <w:rsid w:val="00E72B47"/>
    <w:rsid w:val="00E72C35"/>
    <w:rsid w:val="00E72CC0"/>
    <w:rsid w:val="00E730B4"/>
    <w:rsid w:val="00E731AB"/>
    <w:rsid w:val="00E732B5"/>
    <w:rsid w:val="00E73632"/>
    <w:rsid w:val="00E73669"/>
    <w:rsid w:val="00E7378F"/>
    <w:rsid w:val="00E737C0"/>
    <w:rsid w:val="00E738CC"/>
    <w:rsid w:val="00E73DBF"/>
    <w:rsid w:val="00E73DF3"/>
    <w:rsid w:val="00E74393"/>
    <w:rsid w:val="00E7453A"/>
    <w:rsid w:val="00E74595"/>
    <w:rsid w:val="00E748BC"/>
    <w:rsid w:val="00E74903"/>
    <w:rsid w:val="00E749AB"/>
    <w:rsid w:val="00E74C7E"/>
    <w:rsid w:val="00E74CA7"/>
    <w:rsid w:val="00E74E9C"/>
    <w:rsid w:val="00E75004"/>
    <w:rsid w:val="00E75519"/>
    <w:rsid w:val="00E75592"/>
    <w:rsid w:val="00E75648"/>
    <w:rsid w:val="00E757C7"/>
    <w:rsid w:val="00E75822"/>
    <w:rsid w:val="00E759CD"/>
    <w:rsid w:val="00E75A3F"/>
    <w:rsid w:val="00E75DC5"/>
    <w:rsid w:val="00E76821"/>
    <w:rsid w:val="00E76A9C"/>
    <w:rsid w:val="00E76E0B"/>
    <w:rsid w:val="00E76F89"/>
    <w:rsid w:val="00E770D0"/>
    <w:rsid w:val="00E77529"/>
    <w:rsid w:val="00E776C0"/>
    <w:rsid w:val="00E776EA"/>
    <w:rsid w:val="00E778ED"/>
    <w:rsid w:val="00E77C4D"/>
    <w:rsid w:val="00E77CC7"/>
    <w:rsid w:val="00E77D70"/>
    <w:rsid w:val="00E77EB6"/>
    <w:rsid w:val="00E77F9F"/>
    <w:rsid w:val="00E803DF"/>
    <w:rsid w:val="00E805E0"/>
    <w:rsid w:val="00E805FE"/>
    <w:rsid w:val="00E80812"/>
    <w:rsid w:val="00E809FF"/>
    <w:rsid w:val="00E80A73"/>
    <w:rsid w:val="00E80EC2"/>
    <w:rsid w:val="00E8105F"/>
    <w:rsid w:val="00E8121F"/>
    <w:rsid w:val="00E814CA"/>
    <w:rsid w:val="00E815A2"/>
    <w:rsid w:val="00E8166D"/>
    <w:rsid w:val="00E8174C"/>
    <w:rsid w:val="00E817B0"/>
    <w:rsid w:val="00E81971"/>
    <w:rsid w:val="00E81ACA"/>
    <w:rsid w:val="00E82306"/>
    <w:rsid w:val="00E8240B"/>
    <w:rsid w:val="00E82534"/>
    <w:rsid w:val="00E825A2"/>
    <w:rsid w:val="00E825C9"/>
    <w:rsid w:val="00E827A1"/>
    <w:rsid w:val="00E82830"/>
    <w:rsid w:val="00E828B9"/>
    <w:rsid w:val="00E82ADF"/>
    <w:rsid w:val="00E83187"/>
    <w:rsid w:val="00E83391"/>
    <w:rsid w:val="00E8343D"/>
    <w:rsid w:val="00E83543"/>
    <w:rsid w:val="00E8366A"/>
    <w:rsid w:val="00E838B7"/>
    <w:rsid w:val="00E838C9"/>
    <w:rsid w:val="00E83A18"/>
    <w:rsid w:val="00E83E8C"/>
    <w:rsid w:val="00E83ED5"/>
    <w:rsid w:val="00E83FA0"/>
    <w:rsid w:val="00E8421F"/>
    <w:rsid w:val="00E84509"/>
    <w:rsid w:val="00E84573"/>
    <w:rsid w:val="00E84742"/>
    <w:rsid w:val="00E84788"/>
    <w:rsid w:val="00E852A0"/>
    <w:rsid w:val="00E852E9"/>
    <w:rsid w:val="00E85334"/>
    <w:rsid w:val="00E853D2"/>
    <w:rsid w:val="00E856D2"/>
    <w:rsid w:val="00E85745"/>
    <w:rsid w:val="00E85887"/>
    <w:rsid w:val="00E859A5"/>
    <w:rsid w:val="00E85A6C"/>
    <w:rsid w:val="00E85ACC"/>
    <w:rsid w:val="00E85C7B"/>
    <w:rsid w:val="00E85C83"/>
    <w:rsid w:val="00E861A5"/>
    <w:rsid w:val="00E86262"/>
    <w:rsid w:val="00E86296"/>
    <w:rsid w:val="00E862C1"/>
    <w:rsid w:val="00E86598"/>
    <w:rsid w:val="00E866A1"/>
    <w:rsid w:val="00E86735"/>
    <w:rsid w:val="00E86A1D"/>
    <w:rsid w:val="00E86A75"/>
    <w:rsid w:val="00E86C1A"/>
    <w:rsid w:val="00E86C9B"/>
    <w:rsid w:val="00E86EA1"/>
    <w:rsid w:val="00E871DB"/>
    <w:rsid w:val="00E8735F"/>
    <w:rsid w:val="00E874B6"/>
    <w:rsid w:val="00E8770D"/>
    <w:rsid w:val="00E87724"/>
    <w:rsid w:val="00E878A9"/>
    <w:rsid w:val="00E87A6F"/>
    <w:rsid w:val="00E90172"/>
    <w:rsid w:val="00E901F6"/>
    <w:rsid w:val="00E90200"/>
    <w:rsid w:val="00E903F8"/>
    <w:rsid w:val="00E905A8"/>
    <w:rsid w:val="00E907B6"/>
    <w:rsid w:val="00E90917"/>
    <w:rsid w:val="00E909F3"/>
    <w:rsid w:val="00E90A85"/>
    <w:rsid w:val="00E90B0A"/>
    <w:rsid w:val="00E90C05"/>
    <w:rsid w:val="00E90C11"/>
    <w:rsid w:val="00E90C6B"/>
    <w:rsid w:val="00E90C7D"/>
    <w:rsid w:val="00E90DA1"/>
    <w:rsid w:val="00E91078"/>
    <w:rsid w:val="00E910ED"/>
    <w:rsid w:val="00E916B4"/>
    <w:rsid w:val="00E919A4"/>
    <w:rsid w:val="00E91D1F"/>
    <w:rsid w:val="00E91D38"/>
    <w:rsid w:val="00E91E9D"/>
    <w:rsid w:val="00E92298"/>
    <w:rsid w:val="00E92498"/>
    <w:rsid w:val="00E9249B"/>
    <w:rsid w:val="00E9284A"/>
    <w:rsid w:val="00E9299D"/>
    <w:rsid w:val="00E92D17"/>
    <w:rsid w:val="00E92D8B"/>
    <w:rsid w:val="00E92EAD"/>
    <w:rsid w:val="00E933E7"/>
    <w:rsid w:val="00E934F9"/>
    <w:rsid w:val="00E93567"/>
    <w:rsid w:val="00E937A0"/>
    <w:rsid w:val="00E938EF"/>
    <w:rsid w:val="00E93913"/>
    <w:rsid w:val="00E93AEB"/>
    <w:rsid w:val="00E93B51"/>
    <w:rsid w:val="00E93C2A"/>
    <w:rsid w:val="00E93EF1"/>
    <w:rsid w:val="00E94042"/>
    <w:rsid w:val="00E94129"/>
    <w:rsid w:val="00E9431A"/>
    <w:rsid w:val="00E94494"/>
    <w:rsid w:val="00E944E0"/>
    <w:rsid w:val="00E9457B"/>
    <w:rsid w:val="00E94F36"/>
    <w:rsid w:val="00E955C1"/>
    <w:rsid w:val="00E95846"/>
    <w:rsid w:val="00E95CC2"/>
    <w:rsid w:val="00E95D8D"/>
    <w:rsid w:val="00E95E8F"/>
    <w:rsid w:val="00E95EB3"/>
    <w:rsid w:val="00E96135"/>
    <w:rsid w:val="00E96292"/>
    <w:rsid w:val="00E962AE"/>
    <w:rsid w:val="00E96334"/>
    <w:rsid w:val="00E96449"/>
    <w:rsid w:val="00E965DC"/>
    <w:rsid w:val="00E965FF"/>
    <w:rsid w:val="00E96AA6"/>
    <w:rsid w:val="00E96CBA"/>
    <w:rsid w:val="00E97851"/>
    <w:rsid w:val="00E97BF1"/>
    <w:rsid w:val="00E97D1F"/>
    <w:rsid w:val="00E97E8D"/>
    <w:rsid w:val="00E97EF9"/>
    <w:rsid w:val="00EA0052"/>
    <w:rsid w:val="00EA0372"/>
    <w:rsid w:val="00EA0552"/>
    <w:rsid w:val="00EA07D7"/>
    <w:rsid w:val="00EA09A6"/>
    <w:rsid w:val="00EA0AEE"/>
    <w:rsid w:val="00EA0B5D"/>
    <w:rsid w:val="00EA0FCD"/>
    <w:rsid w:val="00EA10F1"/>
    <w:rsid w:val="00EA1195"/>
    <w:rsid w:val="00EA12FC"/>
    <w:rsid w:val="00EA19F2"/>
    <w:rsid w:val="00EA1A1F"/>
    <w:rsid w:val="00EA1B21"/>
    <w:rsid w:val="00EA1BB2"/>
    <w:rsid w:val="00EA2047"/>
    <w:rsid w:val="00EA21EE"/>
    <w:rsid w:val="00EA23A2"/>
    <w:rsid w:val="00EA24D5"/>
    <w:rsid w:val="00EA263F"/>
    <w:rsid w:val="00EA26B7"/>
    <w:rsid w:val="00EA27D8"/>
    <w:rsid w:val="00EA281D"/>
    <w:rsid w:val="00EA294F"/>
    <w:rsid w:val="00EA2B07"/>
    <w:rsid w:val="00EA2EC1"/>
    <w:rsid w:val="00EA2F4E"/>
    <w:rsid w:val="00EA2FE3"/>
    <w:rsid w:val="00EA3771"/>
    <w:rsid w:val="00EA3C3D"/>
    <w:rsid w:val="00EA3E08"/>
    <w:rsid w:val="00EA3EF8"/>
    <w:rsid w:val="00EA40D7"/>
    <w:rsid w:val="00EA40F4"/>
    <w:rsid w:val="00EA41EA"/>
    <w:rsid w:val="00EA43DD"/>
    <w:rsid w:val="00EA43E4"/>
    <w:rsid w:val="00EA45E9"/>
    <w:rsid w:val="00EA48B9"/>
    <w:rsid w:val="00EA49FB"/>
    <w:rsid w:val="00EA4AAF"/>
    <w:rsid w:val="00EA4C98"/>
    <w:rsid w:val="00EA51BB"/>
    <w:rsid w:val="00EA52F0"/>
    <w:rsid w:val="00EA55E0"/>
    <w:rsid w:val="00EA5802"/>
    <w:rsid w:val="00EA59E1"/>
    <w:rsid w:val="00EA5B76"/>
    <w:rsid w:val="00EA5C46"/>
    <w:rsid w:val="00EA5FDF"/>
    <w:rsid w:val="00EA6230"/>
    <w:rsid w:val="00EA646A"/>
    <w:rsid w:val="00EA6670"/>
    <w:rsid w:val="00EA6753"/>
    <w:rsid w:val="00EA6AA2"/>
    <w:rsid w:val="00EA6BC8"/>
    <w:rsid w:val="00EA6C9E"/>
    <w:rsid w:val="00EA6FE8"/>
    <w:rsid w:val="00EA70D9"/>
    <w:rsid w:val="00EA76AE"/>
    <w:rsid w:val="00EA7894"/>
    <w:rsid w:val="00EA789A"/>
    <w:rsid w:val="00EA78A2"/>
    <w:rsid w:val="00EA7AC8"/>
    <w:rsid w:val="00EA7CC0"/>
    <w:rsid w:val="00EA7DD0"/>
    <w:rsid w:val="00EA7FE8"/>
    <w:rsid w:val="00EB01A0"/>
    <w:rsid w:val="00EB02F3"/>
    <w:rsid w:val="00EB05E5"/>
    <w:rsid w:val="00EB06DD"/>
    <w:rsid w:val="00EB09AE"/>
    <w:rsid w:val="00EB0B7B"/>
    <w:rsid w:val="00EB0DDF"/>
    <w:rsid w:val="00EB10C3"/>
    <w:rsid w:val="00EB1500"/>
    <w:rsid w:val="00EB174D"/>
    <w:rsid w:val="00EB178F"/>
    <w:rsid w:val="00EB17CA"/>
    <w:rsid w:val="00EB1814"/>
    <w:rsid w:val="00EB181F"/>
    <w:rsid w:val="00EB19A1"/>
    <w:rsid w:val="00EB1A4D"/>
    <w:rsid w:val="00EB1BD3"/>
    <w:rsid w:val="00EB2085"/>
    <w:rsid w:val="00EB2202"/>
    <w:rsid w:val="00EB2244"/>
    <w:rsid w:val="00EB242F"/>
    <w:rsid w:val="00EB253B"/>
    <w:rsid w:val="00EB254D"/>
    <w:rsid w:val="00EB255C"/>
    <w:rsid w:val="00EB2AF2"/>
    <w:rsid w:val="00EB2EC8"/>
    <w:rsid w:val="00EB2FD5"/>
    <w:rsid w:val="00EB3059"/>
    <w:rsid w:val="00EB31DB"/>
    <w:rsid w:val="00EB326B"/>
    <w:rsid w:val="00EB344C"/>
    <w:rsid w:val="00EB344F"/>
    <w:rsid w:val="00EB348F"/>
    <w:rsid w:val="00EB34A3"/>
    <w:rsid w:val="00EB3658"/>
    <w:rsid w:val="00EB3BE0"/>
    <w:rsid w:val="00EB3E50"/>
    <w:rsid w:val="00EB3EED"/>
    <w:rsid w:val="00EB42CC"/>
    <w:rsid w:val="00EB46F0"/>
    <w:rsid w:val="00EB4860"/>
    <w:rsid w:val="00EB49A1"/>
    <w:rsid w:val="00EB4BBC"/>
    <w:rsid w:val="00EB4F85"/>
    <w:rsid w:val="00EB53DD"/>
    <w:rsid w:val="00EB54F6"/>
    <w:rsid w:val="00EB5606"/>
    <w:rsid w:val="00EB56E1"/>
    <w:rsid w:val="00EB6422"/>
    <w:rsid w:val="00EB657D"/>
    <w:rsid w:val="00EB6811"/>
    <w:rsid w:val="00EB6AD9"/>
    <w:rsid w:val="00EB71CF"/>
    <w:rsid w:val="00EB71E9"/>
    <w:rsid w:val="00EB7327"/>
    <w:rsid w:val="00EB7789"/>
    <w:rsid w:val="00EB7854"/>
    <w:rsid w:val="00EB7BC9"/>
    <w:rsid w:val="00EB7BED"/>
    <w:rsid w:val="00EB7CEF"/>
    <w:rsid w:val="00EC024A"/>
    <w:rsid w:val="00EC078E"/>
    <w:rsid w:val="00EC0792"/>
    <w:rsid w:val="00EC0D75"/>
    <w:rsid w:val="00EC0FE7"/>
    <w:rsid w:val="00EC0FE8"/>
    <w:rsid w:val="00EC10CA"/>
    <w:rsid w:val="00EC12F2"/>
    <w:rsid w:val="00EC1389"/>
    <w:rsid w:val="00EC1720"/>
    <w:rsid w:val="00EC178E"/>
    <w:rsid w:val="00EC17CC"/>
    <w:rsid w:val="00EC19E2"/>
    <w:rsid w:val="00EC1A1A"/>
    <w:rsid w:val="00EC2166"/>
    <w:rsid w:val="00EC22D1"/>
    <w:rsid w:val="00EC2E77"/>
    <w:rsid w:val="00EC31FF"/>
    <w:rsid w:val="00EC32D7"/>
    <w:rsid w:val="00EC3486"/>
    <w:rsid w:val="00EC34F5"/>
    <w:rsid w:val="00EC3517"/>
    <w:rsid w:val="00EC3C36"/>
    <w:rsid w:val="00EC3D12"/>
    <w:rsid w:val="00EC3D61"/>
    <w:rsid w:val="00EC3E14"/>
    <w:rsid w:val="00EC3E8F"/>
    <w:rsid w:val="00EC3EB5"/>
    <w:rsid w:val="00EC3FA1"/>
    <w:rsid w:val="00EC4063"/>
    <w:rsid w:val="00EC43C8"/>
    <w:rsid w:val="00EC482F"/>
    <w:rsid w:val="00EC48E8"/>
    <w:rsid w:val="00EC4D77"/>
    <w:rsid w:val="00EC4F5A"/>
    <w:rsid w:val="00EC4FB9"/>
    <w:rsid w:val="00EC54D4"/>
    <w:rsid w:val="00EC5808"/>
    <w:rsid w:val="00EC5A02"/>
    <w:rsid w:val="00EC5A43"/>
    <w:rsid w:val="00EC5D4F"/>
    <w:rsid w:val="00EC5EDA"/>
    <w:rsid w:val="00EC5EE0"/>
    <w:rsid w:val="00EC63DE"/>
    <w:rsid w:val="00EC66A2"/>
    <w:rsid w:val="00EC67EE"/>
    <w:rsid w:val="00EC6888"/>
    <w:rsid w:val="00EC68B1"/>
    <w:rsid w:val="00EC6CB9"/>
    <w:rsid w:val="00EC6EDA"/>
    <w:rsid w:val="00EC706E"/>
    <w:rsid w:val="00EC71CA"/>
    <w:rsid w:val="00EC7416"/>
    <w:rsid w:val="00EC7AF3"/>
    <w:rsid w:val="00EC7B9A"/>
    <w:rsid w:val="00EC7CAE"/>
    <w:rsid w:val="00ED0316"/>
    <w:rsid w:val="00ED0621"/>
    <w:rsid w:val="00ED0C61"/>
    <w:rsid w:val="00ED0F8C"/>
    <w:rsid w:val="00ED105B"/>
    <w:rsid w:val="00ED1138"/>
    <w:rsid w:val="00ED116D"/>
    <w:rsid w:val="00ED12AC"/>
    <w:rsid w:val="00ED12CC"/>
    <w:rsid w:val="00ED1375"/>
    <w:rsid w:val="00ED149C"/>
    <w:rsid w:val="00ED17F4"/>
    <w:rsid w:val="00ED1CB8"/>
    <w:rsid w:val="00ED1D99"/>
    <w:rsid w:val="00ED1F02"/>
    <w:rsid w:val="00ED211F"/>
    <w:rsid w:val="00ED232C"/>
    <w:rsid w:val="00ED241D"/>
    <w:rsid w:val="00ED24A0"/>
    <w:rsid w:val="00ED24BC"/>
    <w:rsid w:val="00ED2580"/>
    <w:rsid w:val="00ED2836"/>
    <w:rsid w:val="00ED28A3"/>
    <w:rsid w:val="00ED2DE7"/>
    <w:rsid w:val="00ED3132"/>
    <w:rsid w:val="00ED34A5"/>
    <w:rsid w:val="00ED3581"/>
    <w:rsid w:val="00ED3968"/>
    <w:rsid w:val="00ED39CF"/>
    <w:rsid w:val="00ED3B44"/>
    <w:rsid w:val="00ED3D70"/>
    <w:rsid w:val="00ED3E76"/>
    <w:rsid w:val="00ED3F0D"/>
    <w:rsid w:val="00ED3FB1"/>
    <w:rsid w:val="00ED400C"/>
    <w:rsid w:val="00ED45EF"/>
    <w:rsid w:val="00ED4657"/>
    <w:rsid w:val="00ED46E1"/>
    <w:rsid w:val="00ED4E9F"/>
    <w:rsid w:val="00ED4EA9"/>
    <w:rsid w:val="00ED4EBC"/>
    <w:rsid w:val="00ED51DB"/>
    <w:rsid w:val="00ED5260"/>
    <w:rsid w:val="00ED5288"/>
    <w:rsid w:val="00ED536B"/>
    <w:rsid w:val="00ED5877"/>
    <w:rsid w:val="00ED597C"/>
    <w:rsid w:val="00ED5BF7"/>
    <w:rsid w:val="00ED5C68"/>
    <w:rsid w:val="00ED5CCB"/>
    <w:rsid w:val="00ED6041"/>
    <w:rsid w:val="00ED627C"/>
    <w:rsid w:val="00ED62E9"/>
    <w:rsid w:val="00ED6334"/>
    <w:rsid w:val="00ED63F6"/>
    <w:rsid w:val="00ED6515"/>
    <w:rsid w:val="00ED6726"/>
    <w:rsid w:val="00ED67A6"/>
    <w:rsid w:val="00ED6B5E"/>
    <w:rsid w:val="00ED6C78"/>
    <w:rsid w:val="00ED6D8D"/>
    <w:rsid w:val="00ED7135"/>
    <w:rsid w:val="00ED735C"/>
    <w:rsid w:val="00ED74BE"/>
    <w:rsid w:val="00ED753D"/>
    <w:rsid w:val="00ED78B9"/>
    <w:rsid w:val="00ED7D29"/>
    <w:rsid w:val="00ED7F23"/>
    <w:rsid w:val="00ED7F3A"/>
    <w:rsid w:val="00EE00AE"/>
    <w:rsid w:val="00EE0284"/>
    <w:rsid w:val="00EE05F1"/>
    <w:rsid w:val="00EE08EA"/>
    <w:rsid w:val="00EE0A69"/>
    <w:rsid w:val="00EE0B54"/>
    <w:rsid w:val="00EE0BFC"/>
    <w:rsid w:val="00EE0C83"/>
    <w:rsid w:val="00EE0CCC"/>
    <w:rsid w:val="00EE0DDF"/>
    <w:rsid w:val="00EE1131"/>
    <w:rsid w:val="00EE11F5"/>
    <w:rsid w:val="00EE1330"/>
    <w:rsid w:val="00EE1530"/>
    <w:rsid w:val="00EE176E"/>
    <w:rsid w:val="00EE18C5"/>
    <w:rsid w:val="00EE1C33"/>
    <w:rsid w:val="00EE1F50"/>
    <w:rsid w:val="00EE20C2"/>
    <w:rsid w:val="00EE231E"/>
    <w:rsid w:val="00EE248C"/>
    <w:rsid w:val="00EE24B9"/>
    <w:rsid w:val="00EE2563"/>
    <w:rsid w:val="00EE2C86"/>
    <w:rsid w:val="00EE2E58"/>
    <w:rsid w:val="00EE30FA"/>
    <w:rsid w:val="00EE31CB"/>
    <w:rsid w:val="00EE339F"/>
    <w:rsid w:val="00EE33D6"/>
    <w:rsid w:val="00EE361A"/>
    <w:rsid w:val="00EE3C65"/>
    <w:rsid w:val="00EE3E4F"/>
    <w:rsid w:val="00EE412A"/>
    <w:rsid w:val="00EE4268"/>
    <w:rsid w:val="00EE48B5"/>
    <w:rsid w:val="00EE4941"/>
    <w:rsid w:val="00EE4991"/>
    <w:rsid w:val="00EE4AE3"/>
    <w:rsid w:val="00EE5690"/>
    <w:rsid w:val="00EE5868"/>
    <w:rsid w:val="00EE5AB2"/>
    <w:rsid w:val="00EE5DF7"/>
    <w:rsid w:val="00EE5ECB"/>
    <w:rsid w:val="00EE5FBE"/>
    <w:rsid w:val="00EE607B"/>
    <w:rsid w:val="00EE60FC"/>
    <w:rsid w:val="00EE61E6"/>
    <w:rsid w:val="00EE6341"/>
    <w:rsid w:val="00EE6355"/>
    <w:rsid w:val="00EE6691"/>
    <w:rsid w:val="00EE6797"/>
    <w:rsid w:val="00EE6822"/>
    <w:rsid w:val="00EE69C6"/>
    <w:rsid w:val="00EE6A1C"/>
    <w:rsid w:val="00EE6B3A"/>
    <w:rsid w:val="00EE7044"/>
    <w:rsid w:val="00EE71F4"/>
    <w:rsid w:val="00EE73EE"/>
    <w:rsid w:val="00EE751C"/>
    <w:rsid w:val="00EE7708"/>
    <w:rsid w:val="00EE7BAE"/>
    <w:rsid w:val="00EE7E33"/>
    <w:rsid w:val="00EF00DF"/>
    <w:rsid w:val="00EF014C"/>
    <w:rsid w:val="00EF046B"/>
    <w:rsid w:val="00EF07B8"/>
    <w:rsid w:val="00EF099C"/>
    <w:rsid w:val="00EF0D95"/>
    <w:rsid w:val="00EF0EFF"/>
    <w:rsid w:val="00EF11F9"/>
    <w:rsid w:val="00EF162F"/>
    <w:rsid w:val="00EF16D3"/>
    <w:rsid w:val="00EF1742"/>
    <w:rsid w:val="00EF1834"/>
    <w:rsid w:val="00EF18C7"/>
    <w:rsid w:val="00EF1B0B"/>
    <w:rsid w:val="00EF1B32"/>
    <w:rsid w:val="00EF1CD0"/>
    <w:rsid w:val="00EF1F59"/>
    <w:rsid w:val="00EF1F7F"/>
    <w:rsid w:val="00EF223D"/>
    <w:rsid w:val="00EF230D"/>
    <w:rsid w:val="00EF264E"/>
    <w:rsid w:val="00EF26F7"/>
    <w:rsid w:val="00EF27CA"/>
    <w:rsid w:val="00EF28A5"/>
    <w:rsid w:val="00EF28AC"/>
    <w:rsid w:val="00EF2D99"/>
    <w:rsid w:val="00EF2DFA"/>
    <w:rsid w:val="00EF3088"/>
    <w:rsid w:val="00EF30F9"/>
    <w:rsid w:val="00EF31E5"/>
    <w:rsid w:val="00EF3251"/>
    <w:rsid w:val="00EF3615"/>
    <w:rsid w:val="00EF3D85"/>
    <w:rsid w:val="00EF4162"/>
    <w:rsid w:val="00EF43D5"/>
    <w:rsid w:val="00EF4472"/>
    <w:rsid w:val="00EF458E"/>
    <w:rsid w:val="00EF463D"/>
    <w:rsid w:val="00EF4DDB"/>
    <w:rsid w:val="00EF4DF9"/>
    <w:rsid w:val="00EF4E22"/>
    <w:rsid w:val="00EF4FF8"/>
    <w:rsid w:val="00EF50F2"/>
    <w:rsid w:val="00EF5463"/>
    <w:rsid w:val="00EF5662"/>
    <w:rsid w:val="00EF5A0B"/>
    <w:rsid w:val="00EF5A21"/>
    <w:rsid w:val="00EF5E39"/>
    <w:rsid w:val="00EF5FE7"/>
    <w:rsid w:val="00EF6148"/>
    <w:rsid w:val="00EF61DD"/>
    <w:rsid w:val="00EF63FD"/>
    <w:rsid w:val="00EF6695"/>
    <w:rsid w:val="00EF672C"/>
    <w:rsid w:val="00EF68D2"/>
    <w:rsid w:val="00EF699A"/>
    <w:rsid w:val="00EF6B87"/>
    <w:rsid w:val="00EF6E0D"/>
    <w:rsid w:val="00EF6F86"/>
    <w:rsid w:val="00EF7212"/>
    <w:rsid w:val="00EF73A9"/>
    <w:rsid w:val="00EF74CA"/>
    <w:rsid w:val="00EF760F"/>
    <w:rsid w:val="00EF7643"/>
    <w:rsid w:val="00EF79D7"/>
    <w:rsid w:val="00EF7A1B"/>
    <w:rsid w:val="00EF7B08"/>
    <w:rsid w:val="00EF7C8F"/>
    <w:rsid w:val="00EF7C9E"/>
    <w:rsid w:val="00EF7E09"/>
    <w:rsid w:val="00F00162"/>
    <w:rsid w:val="00F001E3"/>
    <w:rsid w:val="00F0034C"/>
    <w:rsid w:val="00F00906"/>
    <w:rsid w:val="00F00D8C"/>
    <w:rsid w:val="00F00F00"/>
    <w:rsid w:val="00F00F03"/>
    <w:rsid w:val="00F013BC"/>
    <w:rsid w:val="00F013ED"/>
    <w:rsid w:val="00F01426"/>
    <w:rsid w:val="00F015A3"/>
    <w:rsid w:val="00F01781"/>
    <w:rsid w:val="00F01B58"/>
    <w:rsid w:val="00F01C57"/>
    <w:rsid w:val="00F01E4B"/>
    <w:rsid w:val="00F01EDB"/>
    <w:rsid w:val="00F01F77"/>
    <w:rsid w:val="00F0201B"/>
    <w:rsid w:val="00F02067"/>
    <w:rsid w:val="00F021EC"/>
    <w:rsid w:val="00F02476"/>
    <w:rsid w:val="00F024E1"/>
    <w:rsid w:val="00F0252C"/>
    <w:rsid w:val="00F02562"/>
    <w:rsid w:val="00F02670"/>
    <w:rsid w:val="00F02B42"/>
    <w:rsid w:val="00F02B4C"/>
    <w:rsid w:val="00F02DD7"/>
    <w:rsid w:val="00F02F50"/>
    <w:rsid w:val="00F03753"/>
    <w:rsid w:val="00F03789"/>
    <w:rsid w:val="00F037CA"/>
    <w:rsid w:val="00F03D50"/>
    <w:rsid w:val="00F03D95"/>
    <w:rsid w:val="00F04093"/>
    <w:rsid w:val="00F04105"/>
    <w:rsid w:val="00F042BC"/>
    <w:rsid w:val="00F043DD"/>
    <w:rsid w:val="00F04696"/>
    <w:rsid w:val="00F04804"/>
    <w:rsid w:val="00F04852"/>
    <w:rsid w:val="00F048AB"/>
    <w:rsid w:val="00F04A77"/>
    <w:rsid w:val="00F04AA3"/>
    <w:rsid w:val="00F04B9F"/>
    <w:rsid w:val="00F04CAC"/>
    <w:rsid w:val="00F04CEB"/>
    <w:rsid w:val="00F04F6C"/>
    <w:rsid w:val="00F05021"/>
    <w:rsid w:val="00F05146"/>
    <w:rsid w:val="00F0514C"/>
    <w:rsid w:val="00F05306"/>
    <w:rsid w:val="00F05445"/>
    <w:rsid w:val="00F0576C"/>
    <w:rsid w:val="00F05910"/>
    <w:rsid w:val="00F05AD7"/>
    <w:rsid w:val="00F05B3C"/>
    <w:rsid w:val="00F05B4A"/>
    <w:rsid w:val="00F05EDE"/>
    <w:rsid w:val="00F06004"/>
    <w:rsid w:val="00F0606A"/>
    <w:rsid w:val="00F06430"/>
    <w:rsid w:val="00F0644D"/>
    <w:rsid w:val="00F06494"/>
    <w:rsid w:val="00F064B2"/>
    <w:rsid w:val="00F06748"/>
    <w:rsid w:val="00F0682F"/>
    <w:rsid w:val="00F06831"/>
    <w:rsid w:val="00F068B1"/>
    <w:rsid w:val="00F068C9"/>
    <w:rsid w:val="00F06BF1"/>
    <w:rsid w:val="00F06DC1"/>
    <w:rsid w:val="00F06F33"/>
    <w:rsid w:val="00F0738E"/>
    <w:rsid w:val="00F07A18"/>
    <w:rsid w:val="00F07E1D"/>
    <w:rsid w:val="00F07FEA"/>
    <w:rsid w:val="00F1035E"/>
    <w:rsid w:val="00F10421"/>
    <w:rsid w:val="00F105AB"/>
    <w:rsid w:val="00F106FB"/>
    <w:rsid w:val="00F109A3"/>
    <w:rsid w:val="00F10A1B"/>
    <w:rsid w:val="00F10A32"/>
    <w:rsid w:val="00F10B3B"/>
    <w:rsid w:val="00F10E8E"/>
    <w:rsid w:val="00F110BF"/>
    <w:rsid w:val="00F11247"/>
    <w:rsid w:val="00F11478"/>
    <w:rsid w:val="00F115FF"/>
    <w:rsid w:val="00F1160C"/>
    <w:rsid w:val="00F1162D"/>
    <w:rsid w:val="00F11950"/>
    <w:rsid w:val="00F11B1E"/>
    <w:rsid w:val="00F11B82"/>
    <w:rsid w:val="00F124D9"/>
    <w:rsid w:val="00F125E6"/>
    <w:rsid w:val="00F126C4"/>
    <w:rsid w:val="00F1272E"/>
    <w:rsid w:val="00F1288D"/>
    <w:rsid w:val="00F12A49"/>
    <w:rsid w:val="00F12A64"/>
    <w:rsid w:val="00F12C33"/>
    <w:rsid w:val="00F12DAC"/>
    <w:rsid w:val="00F13106"/>
    <w:rsid w:val="00F1313B"/>
    <w:rsid w:val="00F13250"/>
    <w:rsid w:val="00F133F8"/>
    <w:rsid w:val="00F13802"/>
    <w:rsid w:val="00F138B5"/>
    <w:rsid w:val="00F13C26"/>
    <w:rsid w:val="00F13E28"/>
    <w:rsid w:val="00F13E6A"/>
    <w:rsid w:val="00F13E73"/>
    <w:rsid w:val="00F13FB0"/>
    <w:rsid w:val="00F14072"/>
    <w:rsid w:val="00F142E2"/>
    <w:rsid w:val="00F143D9"/>
    <w:rsid w:val="00F147D6"/>
    <w:rsid w:val="00F147F8"/>
    <w:rsid w:val="00F148F6"/>
    <w:rsid w:val="00F14927"/>
    <w:rsid w:val="00F1496C"/>
    <w:rsid w:val="00F14A94"/>
    <w:rsid w:val="00F14AB2"/>
    <w:rsid w:val="00F14AB8"/>
    <w:rsid w:val="00F14B8C"/>
    <w:rsid w:val="00F14D70"/>
    <w:rsid w:val="00F14EE7"/>
    <w:rsid w:val="00F14F9F"/>
    <w:rsid w:val="00F15570"/>
    <w:rsid w:val="00F155B3"/>
    <w:rsid w:val="00F15877"/>
    <w:rsid w:val="00F15B13"/>
    <w:rsid w:val="00F15B22"/>
    <w:rsid w:val="00F15E16"/>
    <w:rsid w:val="00F16200"/>
    <w:rsid w:val="00F1651D"/>
    <w:rsid w:val="00F16770"/>
    <w:rsid w:val="00F16B63"/>
    <w:rsid w:val="00F16C27"/>
    <w:rsid w:val="00F16C2F"/>
    <w:rsid w:val="00F16C62"/>
    <w:rsid w:val="00F1706D"/>
    <w:rsid w:val="00F171EF"/>
    <w:rsid w:val="00F172BB"/>
    <w:rsid w:val="00F17569"/>
    <w:rsid w:val="00F17574"/>
    <w:rsid w:val="00F17826"/>
    <w:rsid w:val="00F179BF"/>
    <w:rsid w:val="00F17B24"/>
    <w:rsid w:val="00F17D0B"/>
    <w:rsid w:val="00F2011F"/>
    <w:rsid w:val="00F20145"/>
    <w:rsid w:val="00F20251"/>
    <w:rsid w:val="00F20CB3"/>
    <w:rsid w:val="00F20D74"/>
    <w:rsid w:val="00F20FF0"/>
    <w:rsid w:val="00F21252"/>
    <w:rsid w:val="00F21625"/>
    <w:rsid w:val="00F21969"/>
    <w:rsid w:val="00F21B1D"/>
    <w:rsid w:val="00F21CDC"/>
    <w:rsid w:val="00F21D51"/>
    <w:rsid w:val="00F21E34"/>
    <w:rsid w:val="00F221D2"/>
    <w:rsid w:val="00F22352"/>
    <w:rsid w:val="00F22393"/>
    <w:rsid w:val="00F22611"/>
    <w:rsid w:val="00F22876"/>
    <w:rsid w:val="00F228AC"/>
    <w:rsid w:val="00F22980"/>
    <w:rsid w:val="00F22D84"/>
    <w:rsid w:val="00F22F6A"/>
    <w:rsid w:val="00F22FF8"/>
    <w:rsid w:val="00F2336B"/>
    <w:rsid w:val="00F2342D"/>
    <w:rsid w:val="00F235D1"/>
    <w:rsid w:val="00F23702"/>
    <w:rsid w:val="00F2387C"/>
    <w:rsid w:val="00F23AF9"/>
    <w:rsid w:val="00F240DD"/>
    <w:rsid w:val="00F241E6"/>
    <w:rsid w:val="00F24239"/>
    <w:rsid w:val="00F24379"/>
    <w:rsid w:val="00F2442A"/>
    <w:rsid w:val="00F24473"/>
    <w:rsid w:val="00F24561"/>
    <w:rsid w:val="00F248FB"/>
    <w:rsid w:val="00F24B30"/>
    <w:rsid w:val="00F24B85"/>
    <w:rsid w:val="00F24CB6"/>
    <w:rsid w:val="00F25353"/>
    <w:rsid w:val="00F25365"/>
    <w:rsid w:val="00F2552D"/>
    <w:rsid w:val="00F25590"/>
    <w:rsid w:val="00F255A8"/>
    <w:rsid w:val="00F2595E"/>
    <w:rsid w:val="00F2598F"/>
    <w:rsid w:val="00F26050"/>
    <w:rsid w:val="00F2639A"/>
    <w:rsid w:val="00F26401"/>
    <w:rsid w:val="00F26455"/>
    <w:rsid w:val="00F2649A"/>
    <w:rsid w:val="00F26674"/>
    <w:rsid w:val="00F2681E"/>
    <w:rsid w:val="00F26834"/>
    <w:rsid w:val="00F26994"/>
    <w:rsid w:val="00F2727F"/>
    <w:rsid w:val="00F273BD"/>
    <w:rsid w:val="00F273F4"/>
    <w:rsid w:val="00F2758A"/>
    <w:rsid w:val="00F2784C"/>
    <w:rsid w:val="00F279AC"/>
    <w:rsid w:val="00F27C54"/>
    <w:rsid w:val="00F27E18"/>
    <w:rsid w:val="00F27EE1"/>
    <w:rsid w:val="00F27FD9"/>
    <w:rsid w:val="00F30192"/>
    <w:rsid w:val="00F3021E"/>
    <w:rsid w:val="00F30541"/>
    <w:rsid w:val="00F3063C"/>
    <w:rsid w:val="00F307F1"/>
    <w:rsid w:val="00F3080C"/>
    <w:rsid w:val="00F30A44"/>
    <w:rsid w:val="00F30CBD"/>
    <w:rsid w:val="00F30D94"/>
    <w:rsid w:val="00F312E2"/>
    <w:rsid w:val="00F31572"/>
    <w:rsid w:val="00F317EB"/>
    <w:rsid w:val="00F31898"/>
    <w:rsid w:val="00F319B4"/>
    <w:rsid w:val="00F31A0E"/>
    <w:rsid w:val="00F31D4B"/>
    <w:rsid w:val="00F31E6B"/>
    <w:rsid w:val="00F31E87"/>
    <w:rsid w:val="00F31E96"/>
    <w:rsid w:val="00F3238D"/>
    <w:rsid w:val="00F324AE"/>
    <w:rsid w:val="00F324FF"/>
    <w:rsid w:val="00F32535"/>
    <w:rsid w:val="00F3258C"/>
    <w:rsid w:val="00F3283F"/>
    <w:rsid w:val="00F32C80"/>
    <w:rsid w:val="00F32D50"/>
    <w:rsid w:val="00F32E40"/>
    <w:rsid w:val="00F32E6D"/>
    <w:rsid w:val="00F32FFE"/>
    <w:rsid w:val="00F33073"/>
    <w:rsid w:val="00F330A1"/>
    <w:rsid w:val="00F3313E"/>
    <w:rsid w:val="00F3336F"/>
    <w:rsid w:val="00F33388"/>
    <w:rsid w:val="00F3349B"/>
    <w:rsid w:val="00F334A4"/>
    <w:rsid w:val="00F334B4"/>
    <w:rsid w:val="00F334F7"/>
    <w:rsid w:val="00F335D1"/>
    <w:rsid w:val="00F337A0"/>
    <w:rsid w:val="00F33944"/>
    <w:rsid w:val="00F33E44"/>
    <w:rsid w:val="00F33E9C"/>
    <w:rsid w:val="00F34020"/>
    <w:rsid w:val="00F34059"/>
    <w:rsid w:val="00F34118"/>
    <w:rsid w:val="00F342B7"/>
    <w:rsid w:val="00F342CC"/>
    <w:rsid w:val="00F344A0"/>
    <w:rsid w:val="00F346C7"/>
    <w:rsid w:val="00F347C6"/>
    <w:rsid w:val="00F3484D"/>
    <w:rsid w:val="00F34B49"/>
    <w:rsid w:val="00F34BCA"/>
    <w:rsid w:val="00F3508C"/>
    <w:rsid w:val="00F3523C"/>
    <w:rsid w:val="00F352D3"/>
    <w:rsid w:val="00F354E2"/>
    <w:rsid w:val="00F359F1"/>
    <w:rsid w:val="00F35A67"/>
    <w:rsid w:val="00F35A71"/>
    <w:rsid w:val="00F35A7C"/>
    <w:rsid w:val="00F35B2F"/>
    <w:rsid w:val="00F35D4B"/>
    <w:rsid w:val="00F35D68"/>
    <w:rsid w:val="00F35DA1"/>
    <w:rsid w:val="00F35DFD"/>
    <w:rsid w:val="00F361DF"/>
    <w:rsid w:val="00F36421"/>
    <w:rsid w:val="00F365BE"/>
    <w:rsid w:val="00F36851"/>
    <w:rsid w:val="00F36AE9"/>
    <w:rsid w:val="00F36D0F"/>
    <w:rsid w:val="00F36F03"/>
    <w:rsid w:val="00F36F5D"/>
    <w:rsid w:val="00F3716B"/>
    <w:rsid w:val="00F37231"/>
    <w:rsid w:val="00F3728F"/>
    <w:rsid w:val="00F37431"/>
    <w:rsid w:val="00F37517"/>
    <w:rsid w:val="00F37B83"/>
    <w:rsid w:val="00F37CBD"/>
    <w:rsid w:val="00F40153"/>
    <w:rsid w:val="00F40298"/>
    <w:rsid w:val="00F409DF"/>
    <w:rsid w:val="00F40C18"/>
    <w:rsid w:val="00F40C65"/>
    <w:rsid w:val="00F40C8E"/>
    <w:rsid w:val="00F40CEC"/>
    <w:rsid w:val="00F40DDC"/>
    <w:rsid w:val="00F417B3"/>
    <w:rsid w:val="00F41C52"/>
    <w:rsid w:val="00F41D3C"/>
    <w:rsid w:val="00F41E42"/>
    <w:rsid w:val="00F41FA0"/>
    <w:rsid w:val="00F42024"/>
    <w:rsid w:val="00F4203C"/>
    <w:rsid w:val="00F4219B"/>
    <w:rsid w:val="00F425CC"/>
    <w:rsid w:val="00F425F6"/>
    <w:rsid w:val="00F42C7E"/>
    <w:rsid w:val="00F42E8E"/>
    <w:rsid w:val="00F432E1"/>
    <w:rsid w:val="00F433CF"/>
    <w:rsid w:val="00F434BB"/>
    <w:rsid w:val="00F4356E"/>
    <w:rsid w:val="00F43828"/>
    <w:rsid w:val="00F441F8"/>
    <w:rsid w:val="00F44361"/>
    <w:rsid w:val="00F44405"/>
    <w:rsid w:val="00F44BC4"/>
    <w:rsid w:val="00F44CA1"/>
    <w:rsid w:val="00F44DBD"/>
    <w:rsid w:val="00F44F64"/>
    <w:rsid w:val="00F45060"/>
    <w:rsid w:val="00F454CF"/>
    <w:rsid w:val="00F45A2D"/>
    <w:rsid w:val="00F45AE8"/>
    <w:rsid w:val="00F45F75"/>
    <w:rsid w:val="00F46061"/>
    <w:rsid w:val="00F460FD"/>
    <w:rsid w:val="00F46149"/>
    <w:rsid w:val="00F46206"/>
    <w:rsid w:val="00F4633E"/>
    <w:rsid w:val="00F46357"/>
    <w:rsid w:val="00F465C1"/>
    <w:rsid w:val="00F46793"/>
    <w:rsid w:val="00F46A6C"/>
    <w:rsid w:val="00F46EC3"/>
    <w:rsid w:val="00F46F1B"/>
    <w:rsid w:val="00F46FB9"/>
    <w:rsid w:val="00F46FEB"/>
    <w:rsid w:val="00F473E0"/>
    <w:rsid w:val="00F478CB"/>
    <w:rsid w:val="00F47949"/>
    <w:rsid w:val="00F47AB9"/>
    <w:rsid w:val="00F47B93"/>
    <w:rsid w:val="00F47C89"/>
    <w:rsid w:val="00F47D9D"/>
    <w:rsid w:val="00F47E9C"/>
    <w:rsid w:val="00F47EF3"/>
    <w:rsid w:val="00F47F62"/>
    <w:rsid w:val="00F50368"/>
    <w:rsid w:val="00F50683"/>
    <w:rsid w:val="00F50847"/>
    <w:rsid w:val="00F50ABA"/>
    <w:rsid w:val="00F50B3E"/>
    <w:rsid w:val="00F50CDB"/>
    <w:rsid w:val="00F50D41"/>
    <w:rsid w:val="00F50FB5"/>
    <w:rsid w:val="00F5125B"/>
    <w:rsid w:val="00F51685"/>
    <w:rsid w:val="00F516A7"/>
    <w:rsid w:val="00F517B6"/>
    <w:rsid w:val="00F51A41"/>
    <w:rsid w:val="00F51A66"/>
    <w:rsid w:val="00F51F53"/>
    <w:rsid w:val="00F51F77"/>
    <w:rsid w:val="00F521C4"/>
    <w:rsid w:val="00F524C1"/>
    <w:rsid w:val="00F52511"/>
    <w:rsid w:val="00F52519"/>
    <w:rsid w:val="00F5263A"/>
    <w:rsid w:val="00F52BE2"/>
    <w:rsid w:val="00F52C0C"/>
    <w:rsid w:val="00F52D5E"/>
    <w:rsid w:val="00F53252"/>
    <w:rsid w:val="00F534D5"/>
    <w:rsid w:val="00F53605"/>
    <w:rsid w:val="00F536A0"/>
    <w:rsid w:val="00F536DF"/>
    <w:rsid w:val="00F537CD"/>
    <w:rsid w:val="00F5391D"/>
    <w:rsid w:val="00F53933"/>
    <w:rsid w:val="00F5399A"/>
    <w:rsid w:val="00F53FE4"/>
    <w:rsid w:val="00F54A28"/>
    <w:rsid w:val="00F54A85"/>
    <w:rsid w:val="00F54FFD"/>
    <w:rsid w:val="00F55261"/>
    <w:rsid w:val="00F5536D"/>
    <w:rsid w:val="00F554B3"/>
    <w:rsid w:val="00F5598F"/>
    <w:rsid w:val="00F55B47"/>
    <w:rsid w:val="00F55C5E"/>
    <w:rsid w:val="00F55CB5"/>
    <w:rsid w:val="00F55E71"/>
    <w:rsid w:val="00F56006"/>
    <w:rsid w:val="00F56229"/>
    <w:rsid w:val="00F56424"/>
    <w:rsid w:val="00F56449"/>
    <w:rsid w:val="00F564C7"/>
    <w:rsid w:val="00F564F0"/>
    <w:rsid w:val="00F56504"/>
    <w:rsid w:val="00F5668F"/>
    <w:rsid w:val="00F56831"/>
    <w:rsid w:val="00F5687F"/>
    <w:rsid w:val="00F568D9"/>
    <w:rsid w:val="00F56ACB"/>
    <w:rsid w:val="00F56B77"/>
    <w:rsid w:val="00F56BB4"/>
    <w:rsid w:val="00F56E08"/>
    <w:rsid w:val="00F570E4"/>
    <w:rsid w:val="00F571EE"/>
    <w:rsid w:val="00F57206"/>
    <w:rsid w:val="00F5731A"/>
    <w:rsid w:val="00F57332"/>
    <w:rsid w:val="00F574E3"/>
    <w:rsid w:val="00F577A1"/>
    <w:rsid w:val="00F57829"/>
    <w:rsid w:val="00F57B9B"/>
    <w:rsid w:val="00F57C4C"/>
    <w:rsid w:val="00F57E69"/>
    <w:rsid w:val="00F57E93"/>
    <w:rsid w:val="00F602DF"/>
    <w:rsid w:val="00F6040A"/>
    <w:rsid w:val="00F60484"/>
    <w:rsid w:val="00F60679"/>
    <w:rsid w:val="00F609B0"/>
    <w:rsid w:val="00F609FE"/>
    <w:rsid w:val="00F60AED"/>
    <w:rsid w:val="00F60BE5"/>
    <w:rsid w:val="00F60F63"/>
    <w:rsid w:val="00F61100"/>
    <w:rsid w:val="00F612CD"/>
    <w:rsid w:val="00F61454"/>
    <w:rsid w:val="00F61585"/>
    <w:rsid w:val="00F6188F"/>
    <w:rsid w:val="00F619DD"/>
    <w:rsid w:val="00F61A79"/>
    <w:rsid w:val="00F61C50"/>
    <w:rsid w:val="00F61CEA"/>
    <w:rsid w:val="00F61DA6"/>
    <w:rsid w:val="00F61E6D"/>
    <w:rsid w:val="00F61FD6"/>
    <w:rsid w:val="00F62138"/>
    <w:rsid w:val="00F621D5"/>
    <w:rsid w:val="00F62320"/>
    <w:rsid w:val="00F62682"/>
    <w:rsid w:val="00F62982"/>
    <w:rsid w:val="00F62AF6"/>
    <w:rsid w:val="00F62DD2"/>
    <w:rsid w:val="00F62E49"/>
    <w:rsid w:val="00F62F7D"/>
    <w:rsid w:val="00F6331E"/>
    <w:rsid w:val="00F63E35"/>
    <w:rsid w:val="00F64243"/>
    <w:rsid w:val="00F64578"/>
    <w:rsid w:val="00F6467B"/>
    <w:rsid w:val="00F64831"/>
    <w:rsid w:val="00F651B4"/>
    <w:rsid w:val="00F65289"/>
    <w:rsid w:val="00F652CE"/>
    <w:rsid w:val="00F65793"/>
    <w:rsid w:val="00F65863"/>
    <w:rsid w:val="00F65B69"/>
    <w:rsid w:val="00F66093"/>
    <w:rsid w:val="00F660F2"/>
    <w:rsid w:val="00F66637"/>
    <w:rsid w:val="00F66689"/>
    <w:rsid w:val="00F66841"/>
    <w:rsid w:val="00F66912"/>
    <w:rsid w:val="00F66918"/>
    <w:rsid w:val="00F66A6F"/>
    <w:rsid w:val="00F66B07"/>
    <w:rsid w:val="00F66B88"/>
    <w:rsid w:val="00F670F2"/>
    <w:rsid w:val="00F671FF"/>
    <w:rsid w:val="00F67255"/>
    <w:rsid w:val="00F672C8"/>
    <w:rsid w:val="00F6744C"/>
    <w:rsid w:val="00F674A5"/>
    <w:rsid w:val="00F6773F"/>
    <w:rsid w:val="00F67885"/>
    <w:rsid w:val="00F67A3A"/>
    <w:rsid w:val="00F700C4"/>
    <w:rsid w:val="00F703AA"/>
    <w:rsid w:val="00F70430"/>
    <w:rsid w:val="00F705CC"/>
    <w:rsid w:val="00F70921"/>
    <w:rsid w:val="00F70991"/>
    <w:rsid w:val="00F70DB5"/>
    <w:rsid w:val="00F70EC2"/>
    <w:rsid w:val="00F70F9B"/>
    <w:rsid w:val="00F7108B"/>
    <w:rsid w:val="00F71617"/>
    <w:rsid w:val="00F7162A"/>
    <w:rsid w:val="00F71750"/>
    <w:rsid w:val="00F71784"/>
    <w:rsid w:val="00F717A9"/>
    <w:rsid w:val="00F7190F"/>
    <w:rsid w:val="00F719C2"/>
    <w:rsid w:val="00F71AA9"/>
    <w:rsid w:val="00F71AD2"/>
    <w:rsid w:val="00F71C21"/>
    <w:rsid w:val="00F71C97"/>
    <w:rsid w:val="00F722B3"/>
    <w:rsid w:val="00F723AB"/>
    <w:rsid w:val="00F7251E"/>
    <w:rsid w:val="00F7252F"/>
    <w:rsid w:val="00F72608"/>
    <w:rsid w:val="00F726B3"/>
    <w:rsid w:val="00F7275C"/>
    <w:rsid w:val="00F7280D"/>
    <w:rsid w:val="00F72B15"/>
    <w:rsid w:val="00F72CC0"/>
    <w:rsid w:val="00F72F31"/>
    <w:rsid w:val="00F730AE"/>
    <w:rsid w:val="00F731F9"/>
    <w:rsid w:val="00F73354"/>
    <w:rsid w:val="00F734DA"/>
    <w:rsid w:val="00F7362B"/>
    <w:rsid w:val="00F737C4"/>
    <w:rsid w:val="00F73940"/>
    <w:rsid w:val="00F73A67"/>
    <w:rsid w:val="00F73AAD"/>
    <w:rsid w:val="00F73C02"/>
    <w:rsid w:val="00F73C1B"/>
    <w:rsid w:val="00F73D8D"/>
    <w:rsid w:val="00F742E8"/>
    <w:rsid w:val="00F7431C"/>
    <w:rsid w:val="00F7466E"/>
    <w:rsid w:val="00F7486E"/>
    <w:rsid w:val="00F74905"/>
    <w:rsid w:val="00F74997"/>
    <w:rsid w:val="00F74AA3"/>
    <w:rsid w:val="00F74B9D"/>
    <w:rsid w:val="00F74CCF"/>
    <w:rsid w:val="00F74EFB"/>
    <w:rsid w:val="00F75013"/>
    <w:rsid w:val="00F754AE"/>
    <w:rsid w:val="00F7594B"/>
    <w:rsid w:val="00F76004"/>
    <w:rsid w:val="00F76239"/>
    <w:rsid w:val="00F763ED"/>
    <w:rsid w:val="00F76643"/>
    <w:rsid w:val="00F76717"/>
    <w:rsid w:val="00F76757"/>
    <w:rsid w:val="00F76989"/>
    <w:rsid w:val="00F769E1"/>
    <w:rsid w:val="00F76C22"/>
    <w:rsid w:val="00F76DA5"/>
    <w:rsid w:val="00F76EDB"/>
    <w:rsid w:val="00F771DA"/>
    <w:rsid w:val="00F773C0"/>
    <w:rsid w:val="00F7776D"/>
    <w:rsid w:val="00F7799F"/>
    <w:rsid w:val="00F77A85"/>
    <w:rsid w:val="00F77CEA"/>
    <w:rsid w:val="00F77E2F"/>
    <w:rsid w:val="00F77F04"/>
    <w:rsid w:val="00F80425"/>
    <w:rsid w:val="00F80514"/>
    <w:rsid w:val="00F80BE1"/>
    <w:rsid w:val="00F80BE3"/>
    <w:rsid w:val="00F80C97"/>
    <w:rsid w:val="00F80DED"/>
    <w:rsid w:val="00F80E3B"/>
    <w:rsid w:val="00F80F9A"/>
    <w:rsid w:val="00F80FAB"/>
    <w:rsid w:val="00F81152"/>
    <w:rsid w:val="00F81284"/>
    <w:rsid w:val="00F813E8"/>
    <w:rsid w:val="00F81667"/>
    <w:rsid w:val="00F817FA"/>
    <w:rsid w:val="00F819C4"/>
    <w:rsid w:val="00F81AF8"/>
    <w:rsid w:val="00F81BF5"/>
    <w:rsid w:val="00F81D22"/>
    <w:rsid w:val="00F81D5E"/>
    <w:rsid w:val="00F822CC"/>
    <w:rsid w:val="00F82471"/>
    <w:rsid w:val="00F824C7"/>
    <w:rsid w:val="00F83368"/>
    <w:rsid w:val="00F836E2"/>
    <w:rsid w:val="00F836F8"/>
    <w:rsid w:val="00F83710"/>
    <w:rsid w:val="00F83836"/>
    <w:rsid w:val="00F838C1"/>
    <w:rsid w:val="00F839F7"/>
    <w:rsid w:val="00F839FC"/>
    <w:rsid w:val="00F83A20"/>
    <w:rsid w:val="00F83BF3"/>
    <w:rsid w:val="00F83C30"/>
    <w:rsid w:val="00F84282"/>
    <w:rsid w:val="00F84482"/>
    <w:rsid w:val="00F84761"/>
    <w:rsid w:val="00F849F7"/>
    <w:rsid w:val="00F84E4C"/>
    <w:rsid w:val="00F84E6D"/>
    <w:rsid w:val="00F84E99"/>
    <w:rsid w:val="00F84F01"/>
    <w:rsid w:val="00F85084"/>
    <w:rsid w:val="00F851AA"/>
    <w:rsid w:val="00F8556F"/>
    <w:rsid w:val="00F85738"/>
    <w:rsid w:val="00F8578D"/>
    <w:rsid w:val="00F85A51"/>
    <w:rsid w:val="00F85AC4"/>
    <w:rsid w:val="00F860FC"/>
    <w:rsid w:val="00F861BC"/>
    <w:rsid w:val="00F869AC"/>
    <w:rsid w:val="00F86BBC"/>
    <w:rsid w:val="00F86E46"/>
    <w:rsid w:val="00F86FF0"/>
    <w:rsid w:val="00F87026"/>
    <w:rsid w:val="00F87036"/>
    <w:rsid w:val="00F872A4"/>
    <w:rsid w:val="00F874CE"/>
    <w:rsid w:val="00F8779B"/>
    <w:rsid w:val="00F87F46"/>
    <w:rsid w:val="00F9017D"/>
    <w:rsid w:val="00F901D2"/>
    <w:rsid w:val="00F90340"/>
    <w:rsid w:val="00F90696"/>
    <w:rsid w:val="00F906A5"/>
    <w:rsid w:val="00F90908"/>
    <w:rsid w:val="00F90943"/>
    <w:rsid w:val="00F90AFB"/>
    <w:rsid w:val="00F910DC"/>
    <w:rsid w:val="00F91148"/>
    <w:rsid w:val="00F91251"/>
    <w:rsid w:val="00F913D0"/>
    <w:rsid w:val="00F91829"/>
    <w:rsid w:val="00F91A64"/>
    <w:rsid w:val="00F91E25"/>
    <w:rsid w:val="00F92075"/>
    <w:rsid w:val="00F92539"/>
    <w:rsid w:val="00F92756"/>
    <w:rsid w:val="00F92852"/>
    <w:rsid w:val="00F928D6"/>
    <w:rsid w:val="00F928F5"/>
    <w:rsid w:val="00F92ED0"/>
    <w:rsid w:val="00F92F89"/>
    <w:rsid w:val="00F93105"/>
    <w:rsid w:val="00F93165"/>
    <w:rsid w:val="00F933E8"/>
    <w:rsid w:val="00F93542"/>
    <w:rsid w:val="00F9359C"/>
    <w:rsid w:val="00F93663"/>
    <w:rsid w:val="00F93769"/>
    <w:rsid w:val="00F937DD"/>
    <w:rsid w:val="00F937EE"/>
    <w:rsid w:val="00F938BA"/>
    <w:rsid w:val="00F9397F"/>
    <w:rsid w:val="00F93BFD"/>
    <w:rsid w:val="00F93EE8"/>
    <w:rsid w:val="00F941E0"/>
    <w:rsid w:val="00F94417"/>
    <w:rsid w:val="00F94634"/>
    <w:rsid w:val="00F94739"/>
    <w:rsid w:val="00F947F6"/>
    <w:rsid w:val="00F94AFC"/>
    <w:rsid w:val="00F94C6C"/>
    <w:rsid w:val="00F94F10"/>
    <w:rsid w:val="00F950BD"/>
    <w:rsid w:val="00F950E2"/>
    <w:rsid w:val="00F95143"/>
    <w:rsid w:val="00F95401"/>
    <w:rsid w:val="00F95535"/>
    <w:rsid w:val="00F95585"/>
    <w:rsid w:val="00F95747"/>
    <w:rsid w:val="00F95748"/>
    <w:rsid w:val="00F95C4A"/>
    <w:rsid w:val="00F95DC8"/>
    <w:rsid w:val="00F960E4"/>
    <w:rsid w:val="00F9629B"/>
    <w:rsid w:val="00F96366"/>
    <w:rsid w:val="00F96D0F"/>
    <w:rsid w:val="00F96EE9"/>
    <w:rsid w:val="00F971F7"/>
    <w:rsid w:val="00F9765E"/>
    <w:rsid w:val="00F97939"/>
    <w:rsid w:val="00F97F02"/>
    <w:rsid w:val="00FA0089"/>
    <w:rsid w:val="00FA011D"/>
    <w:rsid w:val="00FA0227"/>
    <w:rsid w:val="00FA04C2"/>
    <w:rsid w:val="00FA051D"/>
    <w:rsid w:val="00FA06EC"/>
    <w:rsid w:val="00FA0828"/>
    <w:rsid w:val="00FA08B1"/>
    <w:rsid w:val="00FA0B2C"/>
    <w:rsid w:val="00FA0D01"/>
    <w:rsid w:val="00FA0D1F"/>
    <w:rsid w:val="00FA0E44"/>
    <w:rsid w:val="00FA13D7"/>
    <w:rsid w:val="00FA1AB6"/>
    <w:rsid w:val="00FA1C88"/>
    <w:rsid w:val="00FA1DCC"/>
    <w:rsid w:val="00FA1E21"/>
    <w:rsid w:val="00FA1E68"/>
    <w:rsid w:val="00FA1E89"/>
    <w:rsid w:val="00FA1F15"/>
    <w:rsid w:val="00FA1FF1"/>
    <w:rsid w:val="00FA23B7"/>
    <w:rsid w:val="00FA23D4"/>
    <w:rsid w:val="00FA265C"/>
    <w:rsid w:val="00FA2661"/>
    <w:rsid w:val="00FA2A26"/>
    <w:rsid w:val="00FA2DDC"/>
    <w:rsid w:val="00FA2DE9"/>
    <w:rsid w:val="00FA34F7"/>
    <w:rsid w:val="00FA34FB"/>
    <w:rsid w:val="00FA3628"/>
    <w:rsid w:val="00FA377E"/>
    <w:rsid w:val="00FA3E37"/>
    <w:rsid w:val="00FA410C"/>
    <w:rsid w:val="00FA41F2"/>
    <w:rsid w:val="00FA46F2"/>
    <w:rsid w:val="00FA4815"/>
    <w:rsid w:val="00FA496E"/>
    <w:rsid w:val="00FA4B4E"/>
    <w:rsid w:val="00FA4C28"/>
    <w:rsid w:val="00FA4C7D"/>
    <w:rsid w:val="00FA4DB9"/>
    <w:rsid w:val="00FA4E76"/>
    <w:rsid w:val="00FA4E7C"/>
    <w:rsid w:val="00FA5005"/>
    <w:rsid w:val="00FA50E6"/>
    <w:rsid w:val="00FA53EC"/>
    <w:rsid w:val="00FA542C"/>
    <w:rsid w:val="00FA545E"/>
    <w:rsid w:val="00FA54A7"/>
    <w:rsid w:val="00FA54BE"/>
    <w:rsid w:val="00FA5647"/>
    <w:rsid w:val="00FA56EC"/>
    <w:rsid w:val="00FA571F"/>
    <w:rsid w:val="00FA5928"/>
    <w:rsid w:val="00FA5DD5"/>
    <w:rsid w:val="00FA5E51"/>
    <w:rsid w:val="00FA60E5"/>
    <w:rsid w:val="00FA618F"/>
    <w:rsid w:val="00FA6474"/>
    <w:rsid w:val="00FA67B5"/>
    <w:rsid w:val="00FA6A86"/>
    <w:rsid w:val="00FA6B92"/>
    <w:rsid w:val="00FA6DF8"/>
    <w:rsid w:val="00FA6E8F"/>
    <w:rsid w:val="00FA7035"/>
    <w:rsid w:val="00FA722E"/>
    <w:rsid w:val="00FA7264"/>
    <w:rsid w:val="00FA727E"/>
    <w:rsid w:val="00FA74D1"/>
    <w:rsid w:val="00FA7AEB"/>
    <w:rsid w:val="00FB0164"/>
    <w:rsid w:val="00FB02BE"/>
    <w:rsid w:val="00FB03B4"/>
    <w:rsid w:val="00FB06F1"/>
    <w:rsid w:val="00FB0A03"/>
    <w:rsid w:val="00FB0E5F"/>
    <w:rsid w:val="00FB1185"/>
    <w:rsid w:val="00FB1257"/>
    <w:rsid w:val="00FB159E"/>
    <w:rsid w:val="00FB1715"/>
    <w:rsid w:val="00FB19B9"/>
    <w:rsid w:val="00FB1AE4"/>
    <w:rsid w:val="00FB1C92"/>
    <w:rsid w:val="00FB1CE1"/>
    <w:rsid w:val="00FB1D8F"/>
    <w:rsid w:val="00FB1E72"/>
    <w:rsid w:val="00FB1E8E"/>
    <w:rsid w:val="00FB222C"/>
    <w:rsid w:val="00FB235D"/>
    <w:rsid w:val="00FB23DA"/>
    <w:rsid w:val="00FB2408"/>
    <w:rsid w:val="00FB24D3"/>
    <w:rsid w:val="00FB251D"/>
    <w:rsid w:val="00FB27EF"/>
    <w:rsid w:val="00FB28D6"/>
    <w:rsid w:val="00FB2DCD"/>
    <w:rsid w:val="00FB3035"/>
    <w:rsid w:val="00FB30FE"/>
    <w:rsid w:val="00FB328D"/>
    <w:rsid w:val="00FB387F"/>
    <w:rsid w:val="00FB38AF"/>
    <w:rsid w:val="00FB3A73"/>
    <w:rsid w:val="00FB3A89"/>
    <w:rsid w:val="00FB3BE6"/>
    <w:rsid w:val="00FB4199"/>
    <w:rsid w:val="00FB4393"/>
    <w:rsid w:val="00FB4490"/>
    <w:rsid w:val="00FB4546"/>
    <w:rsid w:val="00FB46A1"/>
    <w:rsid w:val="00FB47B1"/>
    <w:rsid w:val="00FB4BB9"/>
    <w:rsid w:val="00FB4E17"/>
    <w:rsid w:val="00FB4FFE"/>
    <w:rsid w:val="00FB50F9"/>
    <w:rsid w:val="00FB51FA"/>
    <w:rsid w:val="00FB562C"/>
    <w:rsid w:val="00FB5C35"/>
    <w:rsid w:val="00FB5E98"/>
    <w:rsid w:val="00FB6117"/>
    <w:rsid w:val="00FB62CF"/>
    <w:rsid w:val="00FB633D"/>
    <w:rsid w:val="00FB6622"/>
    <w:rsid w:val="00FB676D"/>
    <w:rsid w:val="00FB6AE0"/>
    <w:rsid w:val="00FB7913"/>
    <w:rsid w:val="00FB7A6B"/>
    <w:rsid w:val="00FB7B8C"/>
    <w:rsid w:val="00FB7C9E"/>
    <w:rsid w:val="00FC04BD"/>
    <w:rsid w:val="00FC056D"/>
    <w:rsid w:val="00FC05AA"/>
    <w:rsid w:val="00FC05FA"/>
    <w:rsid w:val="00FC0712"/>
    <w:rsid w:val="00FC0738"/>
    <w:rsid w:val="00FC080A"/>
    <w:rsid w:val="00FC08BB"/>
    <w:rsid w:val="00FC08F0"/>
    <w:rsid w:val="00FC0CC8"/>
    <w:rsid w:val="00FC0F12"/>
    <w:rsid w:val="00FC128F"/>
    <w:rsid w:val="00FC12F4"/>
    <w:rsid w:val="00FC17E7"/>
    <w:rsid w:val="00FC18C1"/>
    <w:rsid w:val="00FC19FB"/>
    <w:rsid w:val="00FC1A9F"/>
    <w:rsid w:val="00FC1B84"/>
    <w:rsid w:val="00FC1BB1"/>
    <w:rsid w:val="00FC1BCE"/>
    <w:rsid w:val="00FC1C81"/>
    <w:rsid w:val="00FC1D1C"/>
    <w:rsid w:val="00FC1FE7"/>
    <w:rsid w:val="00FC20B4"/>
    <w:rsid w:val="00FC2130"/>
    <w:rsid w:val="00FC22F7"/>
    <w:rsid w:val="00FC249E"/>
    <w:rsid w:val="00FC276C"/>
    <w:rsid w:val="00FC2AC6"/>
    <w:rsid w:val="00FC2D25"/>
    <w:rsid w:val="00FC2E9D"/>
    <w:rsid w:val="00FC2F45"/>
    <w:rsid w:val="00FC3133"/>
    <w:rsid w:val="00FC3272"/>
    <w:rsid w:val="00FC32BC"/>
    <w:rsid w:val="00FC3327"/>
    <w:rsid w:val="00FC3400"/>
    <w:rsid w:val="00FC3750"/>
    <w:rsid w:val="00FC37DE"/>
    <w:rsid w:val="00FC38A9"/>
    <w:rsid w:val="00FC3EFA"/>
    <w:rsid w:val="00FC3F68"/>
    <w:rsid w:val="00FC43EA"/>
    <w:rsid w:val="00FC4567"/>
    <w:rsid w:val="00FC45B1"/>
    <w:rsid w:val="00FC4661"/>
    <w:rsid w:val="00FC4733"/>
    <w:rsid w:val="00FC474C"/>
    <w:rsid w:val="00FC492A"/>
    <w:rsid w:val="00FC4943"/>
    <w:rsid w:val="00FC4C46"/>
    <w:rsid w:val="00FC4E8D"/>
    <w:rsid w:val="00FC51B1"/>
    <w:rsid w:val="00FC54F2"/>
    <w:rsid w:val="00FC5538"/>
    <w:rsid w:val="00FC588E"/>
    <w:rsid w:val="00FC5BB8"/>
    <w:rsid w:val="00FC5CA8"/>
    <w:rsid w:val="00FC5F44"/>
    <w:rsid w:val="00FC63D2"/>
    <w:rsid w:val="00FC669F"/>
    <w:rsid w:val="00FC679C"/>
    <w:rsid w:val="00FC6933"/>
    <w:rsid w:val="00FC69DA"/>
    <w:rsid w:val="00FC6BAD"/>
    <w:rsid w:val="00FC6FE7"/>
    <w:rsid w:val="00FC7041"/>
    <w:rsid w:val="00FC745D"/>
    <w:rsid w:val="00FC79ED"/>
    <w:rsid w:val="00FC7B67"/>
    <w:rsid w:val="00FC7DE8"/>
    <w:rsid w:val="00FD0167"/>
    <w:rsid w:val="00FD01D6"/>
    <w:rsid w:val="00FD0308"/>
    <w:rsid w:val="00FD0338"/>
    <w:rsid w:val="00FD0428"/>
    <w:rsid w:val="00FD045C"/>
    <w:rsid w:val="00FD070F"/>
    <w:rsid w:val="00FD09AC"/>
    <w:rsid w:val="00FD0AC7"/>
    <w:rsid w:val="00FD0E5B"/>
    <w:rsid w:val="00FD1175"/>
    <w:rsid w:val="00FD1184"/>
    <w:rsid w:val="00FD139B"/>
    <w:rsid w:val="00FD1418"/>
    <w:rsid w:val="00FD1465"/>
    <w:rsid w:val="00FD153B"/>
    <w:rsid w:val="00FD163C"/>
    <w:rsid w:val="00FD1689"/>
    <w:rsid w:val="00FD16D3"/>
    <w:rsid w:val="00FD1818"/>
    <w:rsid w:val="00FD197E"/>
    <w:rsid w:val="00FD1B7D"/>
    <w:rsid w:val="00FD1C74"/>
    <w:rsid w:val="00FD1CDD"/>
    <w:rsid w:val="00FD1FB4"/>
    <w:rsid w:val="00FD2162"/>
    <w:rsid w:val="00FD2394"/>
    <w:rsid w:val="00FD248C"/>
    <w:rsid w:val="00FD272D"/>
    <w:rsid w:val="00FD274D"/>
    <w:rsid w:val="00FD2827"/>
    <w:rsid w:val="00FD2D41"/>
    <w:rsid w:val="00FD2D8F"/>
    <w:rsid w:val="00FD2E98"/>
    <w:rsid w:val="00FD3005"/>
    <w:rsid w:val="00FD3480"/>
    <w:rsid w:val="00FD34FA"/>
    <w:rsid w:val="00FD389B"/>
    <w:rsid w:val="00FD3C0F"/>
    <w:rsid w:val="00FD3CBB"/>
    <w:rsid w:val="00FD3EB0"/>
    <w:rsid w:val="00FD3EB1"/>
    <w:rsid w:val="00FD3F9D"/>
    <w:rsid w:val="00FD3FC0"/>
    <w:rsid w:val="00FD4010"/>
    <w:rsid w:val="00FD40DE"/>
    <w:rsid w:val="00FD4153"/>
    <w:rsid w:val="00FD418B"/>
    <w:rsid w:val="00FD4A52"/>
    <w:rsid w:val="00FD4B28"/>
    <w:rsid w:val="00FD4B53"/>
    <w:rsid w:val="00FD4C0A"/>
    <w:rsid w:val="00FD4C80"/>
    <w:rsid w:val="00FD4D9C"/>
    <w:rsid w:val="00FD4FC1"/>
    <w:rsid w:val="00FD51B0"/>
    <w:rsid w:val="00FD52C5"/>
    <w:rsid w:val="00FD52CD"/>
    <w:rsid w:val="00FD52D7"/>
    <w:rsid w:val="00FD54AB"/>
    <w:rsid w:val="00FD5A14"/>
    <w:rsid w:val="00FD5B06"/>
    <w:rsid w:val="00FD5CC8"/>
    <w:rsid w:val="00FD5E5D"/>
    <w:rsid w:val="00FD5EAA"/>
    <w:rsid w:val="00FD5EFB"/>
    <w:rsid w:val="00FD62D1"/>
    <w:rsid w:val="00FD6334"/>
    <w:rsid w:val="00FD64E4"/>
    <w:rsid w:val="00FD65E8"/>
    <w:rsid w:val="00FD663B"/>
    <w:rsid w:val="00FD663F"/>
    <w:rsid w:val="00FD6687"/>
    <w:rsid w:val="00FD675B"/>
    <w:rsid w:val="00FD6D48"/>
    <w:rsid w:val="00FD6EAD"/>
    <w:rsid w:val="00FD703E"/>
    <w:rsid w:val="00FD70F7"/>
    <w:rsid w:val="00FD717F"/>
    <w:rsid w:val="00FD72D1"/>
    <w:rsid w:val="00FD7321"/>
    <w:rsid w:val="00FD7416"/>
    <w:rsid w:val="00FD75B1"/>
    <w:rsid w:val="00FD785D"/>
    <w:rsid w:val="00FD79A8"/>
    <w:rsid w:val="00FD7A79"/>
    <w:rsid w:val="00FD7B19"/>
    <w:rsid w:val="00FD7EF5"/>
    <w:rsid w:val="00FE031D"/>
    <w:rsid w:val="00FE04A7"/>
    <w:rsid w:val="00FE04E1"/>
    <w:rsid w:val="00FE07B6"/>
    <w:rsid w:val="00FE07CE"/>
    <w:rsid w:val="00FE0A9C"/>
    <w:rsid w:val="00FE0C83"/>
    <w:rsid w:val="00FE11EF"/>
    <w:rsid w:val="00FE1337"/>
    <w:rsid w:val="00FE1827"/>
    <w:rsid w:val="00FE18E8"/>
    <w:rsid w:val="00FE1BAB"/>
    <w:rsid w:val="00FE1C15"/>
    <w:rsid w:val="00FE1EE2"/>
    <w:rsid w:val="00FE1F1E"/>
    <w:rsid w:val="00FE20BD"/>
    <w:rsid w:val="00FE210D"/>
    <w:rsid w:val="00FE23A6"/>
    <w:rsid w:val="00FE2598"/>
    <w:rsid w:val="00FE2B53"/>
    <w:rsid w:val="00FE2FF9"/>
    <w:rsid w:val="00FE31AF"/>
    <w:rsid w:val="00FE337E"/>
    <w:rsid w:val="00FE33B5"/>
    <w:rsid w:val="00FE35A9"/>
    <w:rsid w:val="00FE36C0"/>
    <w:rsid w:val="00FE403A"/>
    <w:rsid w:val="00FE4173"/>
    <w:rsid w:val="00FE422D"/>
    <w:rsid w:val="00FE46C7"/>
    <w:rsid w:val="00FE47C8"/>
    <w:rsid w:val="00FE482A"/>
    <w:rsid w:val="00FE4842"/>
    <w:rsid w:val="00FE488A"/>
    <w:rsid w:val="00FE4A73"/>
    <w:rsid w:val="00FE4C69"/>
    <w:rsid w:val="00FE4FA6"/>
    <w:rsid w:val="00FE521D"/>
    <w:rsid w:val="00FE53AE"/>
    <w:rsid w:val="00FE5641"/>
    <w:rsid w:val="00FE582F"/>
    <w:rsid w:val="00FE589D"/>
    <w:rsid w:val="00FE61CC"/>
    <w:rsid w:val="00FE62D8"/>
    <w:rsid w:val="00FE66AD"/>
    <w:rsid w:val="00FE66EF"/>
    <w:rsid w:val="00FE69CF"/>
    <w:rsid w:val="00FE6A5A"/>
    <w:rsid w:val="00FE6B5D"/>
    <w:rsid w:val="00FE6B9A"/>
    <w:rsid w:val="00FE6C95"/>
    <w:rsid w:val="00FE714D"/>
    <w:rsid w:val="00FE7544"/>
    <w:rsid w:val="00FE764A"/>
    <w:rsid w:val="00FE7981"/>
    <w:rsid w:val="00FE7A98"/>
    <w:rsid w:val="00FE7A9C"/>
    <w:rsid w:val="00FE7FE3"/>
    <w:rsid w:val="00FF00AA"/>
    <w:rsid w:val="00FF0211"/>
    <w:rsid w:val="00FF05E2"/>
    <w:rsid w:val="00FF06F7"/>
    <w:rsid w:val="00FF0785"/>
    <w:rsid w:val="00FF08CB"/>
    <w:rsid w:val="00FF0D36"/>
    <w:rsid w:val="00FF0D86"/>
    <w:rsid w:val="00FF0E19"/>
    <w:rsid w:val="00FF0E79"/>
    <w:rsid w:val="00FF0FFF"/>
    <w:rsid w:val="00FF1066"/>
    <w:rsid w:val="00FF1321"/>
    <w:rsid w:val="00FF1471"/>
    <w:rsid w:val="00FF1574"/>
    <w:rsid w:val="00FF17B6"/>
    <w:rsid w:val="00FF1900"/>
    <w:rsid w:val="00FF1AAF"/>
    <w:rsid w:val="00FF1D09"/>
    <w:rsid w:val="00FF2070"/>
    <w:rsid w:val="00FF20F8"/>
    <w:rsid w:val="00FF2154"/>
    <w:rsid w:val="00FF2159"/>
    <w:rsid w:val="00FF219A"/>
    <w:rsid w:val="00FF22A5"/>
    <w:rsid w:val="00FF247F"/>
    <w:rsid w:val="00FF261A"/>
    <w:rsid w:val="00FF2753"/>
    <w:rsid w:val="00FF2DF4"/>
    <w:rsid w:val="00FF3903"/>
    <w:rsid w:val="00FF3BBB"/>
    <w:rsid w:val="00FF3CFB"/>
    <w:rsid w:val="00FF404C"/>
    <w:rsid w:val="00FF4248"/>
    <w:rsid w:val="00FF4277"/>
    <w:rsid w:val="00FF444C"/>
    <w:rsid w:val="00FF459E"/>
    <w:rsid w:val="00FF4716"/>
    <w:rsid w:val="00FF4848"/>
    <w:rsid w:val="00FF4947"/>
    <w:rsid w:val="00FF4A83"/>
    <w:rsid w:val="00FF4D13"/>
    <w:rsid w:val="00FF4EC8"/>
    <w:rsid w:val="00FF507F"/>
    <w:rsid w:val="00FF512A"/>
    <w:rsid w:val="00FF537C"/>
    <w:rsid w:val="00FF552E"/>
    <w:rsid w:val="00FF563B"/>
    <w:rsid w:val="00FF583B"/>
    <w:rsid w:val="00FF591B"/>
    <w:rsid w:val="00FF5BA7"/>
    <w:rsid w:val="00FF5C33"/>
    <w:rsid w:val="00FF5C62"/>
    <w:rsid w:val="00FF5C79"/>
    <w:rsid w:val="00FF5CA5"/>
    <w:rsid w:val="00FF5DC7"/>
    <w:rsid w:val="00FF60EE"/>
    <w:rsid w:val="00FF630C"/>
    <w:rsid w:val="00FF6556"/>
    <w:rsid w:val="00FF65AD"/>
    <w:rsid w:val="00FF65D1"/>
    <w:rsid w:val="00FF66E6"/>
    <w:rsid w:val="00FF6C15"/>
    <w:rsid w:val="00FF6C19"/>
    <w:rsid w:val="00FF6CFB"/>
    <w:rsid w:val="00FF7011"/>
    <w:rsid w:val="00FF748F"/>
    <w:rsid w:val="00FF75C9"/>
    <w:rsid w:val="00FF764C"/>
    <w:rsid w:val="00FF7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89F731"/>
  <w15:docId w15:val="{8A0E9C3F-D182-4EB9-A615-7969EE4B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017D"/>
    <w:rPr>
      <w:sz w:val="24"/>
      <w:szCs w:val="24"/>
    </w:rPr>
  </w:style>
  <w:style w:type="paragraph" w:styleId="Heading1">
    <w:name w:val="heading 1"/>
    <w:next w:val="Paragraph0"/>
    <w:link w:val="Heading1Char"/>
    <w:qFormat/>
    <w:rsid w:val="00894058"/>
    <w:pPr>
      <w:keepNext/>
      <w:keepLines/>
      <w:numPr>
        <w:numId w:val="16"/>
      </w:numPr>
      <w:spacing w:before="60" w:after="240"/>
      <w:outlineLvl w:val="0"/>
    </w:pPr>
    <w:rPr>
      <w:rFonts w:eastAsia="MS Gothic" w:cs="Arial"/>
      <w:b/>
      <w:bCs/>
      <w:caps/>
      <w:kern w:val="32"/>
      <w:sz w:val="24"/>
      <w:szCs w:val="28"/>
    </w:rPr>
  </w:style>
  <w:style w:type="paragraph" w:styleId="Heading2">
    <w:name w:val="heading 2"/>
    <w:next w:val="Paragraph0"/>
    <w:link w:val="Heading2Char"/>
    <w:qFormat/>
    <w:rsid w:val="00894058"/>
    <w:pPr>
      <w:keepNext/>
      <w:keepLines/>
      <w:numPr>
        <w:ilvl w:val="1"/>
        <w:numId w:val="16"/>
      </w:numPr>
      <w:spacing w:before="60" w:after="240"/>
      <w:outlineLvl w:val="1"/>
    </w:pPr>
    <w:rPr>
      <w:rFonts w:eastAsia="MS Gothic" w:cs="Arial"/>
      <w:b/>
      <w:bCs/>
      <w:iCs/>
      <w:sz w:val="24"/>
      <w:szCs w:val="26"/>
    </w:rPr>
  </w:style>
  <w:style w:type="paragraph" w:styleId="Heading3">
    <w:name w:val="heading 3"/>
    <w:next w:val="Paragraph0"/>
    <w:link w:val="Heading3Char"/>
    <w:qFormat/>
    <w:rsid w:val="00DC01FD"/>
    <w:pPr>
      <w:keepNext/>
      <w:keepLines/>
      <w:numPr>
        <w:ilvl w:val="2"/>
        <w:numId w:val="16"/>
      </w:numPr>
      <w:spacing w:before="60" w:after="240"/>
      <w:outlineLvl w:val="2"/>
    </w:pPr>
    <w:rPr>
      <w:rFonts w:eastAsia="MS Gothic" w:cs="Arial"/>
      <w:b/>
      <w:bCs/>
      <w:sz w:val="24"/>
      <w:szCs w:val="24"/>
    </w:rPr>
  </w:style>
  <w:style w:type="paragraph" w:styleId="Heading4">
    <w:name w:val="heading 4"/>
    <w:next w:val="Paragraph0"/>
    <w:link w:val="Heading4Char"/>
    <w:qFormat/>
    <w:rsid w:val="00894058"/>
    <w:pPr>
      <w:keepNext/>
      <w:keepLines/>
      <w:numPr>
        <w:ilvl w:val="3"/>
        <w:numId w:val="16"/>
      </w:numPr>
      <w:spacing w:before="60" w:after="240"/>
      <w:outlineLvl w:val="3"/>
    </w:pPr>
    <w:rPr>
      <w:rFonts w:eastAsia="MS Gothic"/>
      <w:b/>
      <w:bCs/>
      <w:sz w:val="24"/>
      <w:szCs w:val="22"/>
    </w:rPr>
  </w:style>
  <w:style w:type="paragraph" w:styleId="Heading5">
    <w:name w:val="heading 5"/>
    <w:next w:val="Paragraph0"/>
    <w:link w:val="Heading5Char"/>
    <w:qFormat/>
    <w:rsid w:val="00894058"/>
    <w:pPr>
      <w:keepNext/>
      <w:keepLines/>
      <w:numPr>
        <w:ilvl w:val="4"/>
        <w:numId w:val="16"/>
      </w:numPr>
      <w:spacing w:before="60" w:after="240"/>
      <w:outlineLvl w:val="4"/>
    </w:pPr>
    <w:rPr>
      <w:rFonts w:eastAsia="MS Gothic" w:cs="Arial"/>
      <w:b/>
      <w:bCs/>
      <w:iCs/>
      <w:sz w:val="24"/>
      <w:szCs w:val="22"/>
    </w:rPr>
  </w:style>
  <w:style w:type="paragraph" w:styleId="Heading6">
    <w:name w:val="heading 6"/>
    <w:next w:val="Paragraph0"/>
    <w:link w:val="Heading6Char"/>
    <w:rsid w:val="00894058"/>
    <w:pPr>
      <w:keepNext/>
      <w:keepLines/>
      <w:numPr>
        <w:ilvl w:val="5"/>
        <w:numId w:val="16"/>
      </w:numPr>
      <w:spacing w:before="60" w:after="240"/>
      <w:outlineLvl w:val="5"/>
    </w:pPr>
    <w:rPr>
      <w:rFonts w:eastAsia="MS Gothic" w:cs="Arial"/>
      <w:b/>
      <w:bCs/>
      <w:sz w:val="24"/>
      <w:szCs w:val="22"/>
    </w:rPr>
  </w:style>
  <w:style w:type="paragraph" w:styleId="Heading7">
    <w:name w:val="heading 7"/>
    <w:next w:val="Paragraph0"/>
    <w:link w:val="Heading7Char"/>
    <w:rsid w:val="00894058"/>
    <w:pPr>
      <w:keepNext/>
      <w:keepLines/>
      <w:numPr>
        <w:ilvl w:val="6"/>
        <w:numId w:val="16"/>
      </w:numPr>
      <w:spacing w:before="60" w:after="240"/>
      <w:outlineLvl w:val="6"/>
    </w:pPr>
    <w:rPr>
      <w:rFonts w:eastAsia="MS Gothic" w:cs="Arial"/>
      <w:b/>
      <w:sz w:val="24"/>
      <w:szCs w:val="24"/>
    </w:rPr>
  </w:style>
  <w:style w:type="paragraph" w:styleId="Heading8">
    <w:name w:val="heading 8"/>
    <w:next w:val="Paragraph0"/>
    <w:link w:val="Heading8Char"/>
    <w:rsid w:val="00894058"/>
    <w:pPr>
      <w:keepNext/>
      <w:keepLines/>
      <w:numPr>
        <w:ilvl w:val="7"/>
        <w:numId w:val="16"/>
      </w:numPr>
      <w:spacing w:before="60" w:after="240"/>
      <w:outlineLvl w:val="7"/>
    </w:pPr>
    <w:rPr>
      <w:rFonts w:eastAsia="MS Gothic" w:cs="Arial"/>
      <w:b/>
      <w:iCs/>
      <w:sz w:val="24"/>
      <w:szCs w:val="24"/>
    </w:rPr>
  </w:style>
  <w:style w:type="paragraph" w:styleId="Heading9">
    <w:name w:val="heading 9"/>
    <w:next w:val="Paragraph0"/>
    <w:link w:val="Heading9Char"/>
    <w:rsid w:val="00894058"/>
    <w:pPr>
      <w:keepNext/>
      <w:keepLines/>
      <w:numPr>
        <w:ilvl w:val="8"/>
        <w:numId w:val="16"/>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4058"/>
    <w:rPr>
      <w:rFonts w:eastAsia="MS Gothic" w:cs="Arial"/>
      <w:b/>
      <w:bCs/>
      <w:caps/>
      <w:kern w:val="32"/>
      <w:sz w:val="24"/>
      <w:szCs w:val="28"/>
    </w:rPr>
  </w:style>
  <w:style w:type="character" w:customStyle="1" w:styleId="Heading2Char">
    <w:name w:val="Heading 2 Char"/>
    <w:link w:val="Heading2"/>
    <w:rsid w:val="00894058"/>
    <w:rPr>
      <w:rFonts w:eastAsia="MS Gothic" w:cs="Arial"/>
      <w:b/>
      <w:bCs/>
      <w:iCs/>
      <w:sz w:val="24"/>
      <w:szCs w:val="26"/>
    </w:rPr>
  </w:style>
  <w:style w:type="character" w:customStyle="1" w:styleId="Heading3Char">
    <w:name w:val="Heading 3 Char"/>
    <w:basedOn w:val="Heading2Char"/>
    <w:link w:val="Heading3"/>
    <w:rsid w:val="00DC01FD"/>
    <w:rPr>
      <w:rFonts w:eastAsia="MS Gothic" w:cs="Arial"/>
      <w:b/>
      <w:bCs/>
      <w:iCs w:val="0"/>
      <w:sz w:val="24"/>
      <w:szCs w:val="24"/>
    </w:rPr>
  </w:style>
  <w:style w:type="character" w:customStyle="1" w:styleId="Heading4Char">
    <w:name w:val="Heading 4 Char"/>
    <w:basedOn w:val="DefaultParagraphFont"/>
    <w:link w:val="Heading4"/>
    <w:rsid w:val="00894058"/>
    <w:rPr>
      <w:rFonts w:eastAsia="MS Gothic"/>
      <w:b/>
      <w:bCs/>
      <w:sz w:val="24"/>
      <w:szCs w:val="22"/>
    </w:rPr>
  </w:style>
  <w:style w:type="character" w:customStyle="1" w:styleId="Heading5Char">
    <w:name w:val="Heading 5 Char"/>
    <w:basedOn w:val="DefaultParagraphFont"/>
    <w:link w:val="Heading5"/>
    <w:rsid w:val="00894058"/>
    <w:rPr>
      <w:rFonts w:eastAsia="MS Gothic" w:cs="Arial"/>
      <w:b/>
      <w:bCs/>
      <w:iCs/>
      <w:sz w:val="24"/>
      <w:szCs w:val="22"/>
    </w:rPr>
  </w:style>
  <w:style w:type="character" w:customStyle="1" w:styleId="Heading6Char">
    <w:name w:val="Heading 6 Char"/>
    <w:basedOn w:val="DefaultParagraphFont"/>
    <w:link w:val="Heading6"/>
    <w:rsid w:val="00894058"/>
    <w:rPr>
      <w:rFonts w:eastAsia="MS Gothic" w:cs="Arial"/>
      <w:b/>
      <w:bCs/>
      <w:sz w:val="24"/>
      <w:szCs w:val="22"/>
    </w:rPr>
  </w:style>
  <w:style w:type="character" w:customStyle="1" w:styleId="Heading7Char">
    <w:name w:val="Heading 7 Char"/>
    <w:basedOn w:val="DefaultParagraphFont"/>
    <w:link w:val="Heading7"/>
    <w:rsid w:val="00894058"/>
    <w:rPr>
      <w:rFonts w:eastAsia="MS Gothic" w:cs="Arial"/>
      <w:b/>
      <w:sz w:val="24"/>
      <w:szCs w:val="24"/>
    </w:rPr>
  </w:style>
  <w:style w:type="character" w:customStyle="1" w:styleId="Heading8Char">
    <w:name w:val="Heading 8 Char"/>
    <w:basedOn w:val="DefaultParagraphFont"/>
    <w:link w:val="Heading8"/>
    <w:rsid w:val="00894058"/>
    <w:rPr>
      <w:rFonts w:eastAsia="MS Gothic" w:cs="Arial"/>
      <w:b/>
      <w:iCs/>
      <w:sz w:val="24"/>
      <w:szCs w:val="24"/>
    </w:rPr>
  </w:style>
  <w:style w:type="character" w:customStyle="1" w:styleId="Heading9Char">
    <w:name w:val="Heading 9 Char"/>
    <w:basedOn w:val="DefaultParagraphFont"/>
    <w:link w:val="Heading9"/>
    <w:rsid w:val="00894058"/>
    <w:rPr>
      <w:rFonts w:eastAsia="MS Gothic" w:cs="Arial"/>
      <w:b/>
      <w:sz w:val="24"/>
      <w:szCs w:val="24"/>
    </w:rPr>
  </w:style>
  <w:style w:type="paragraph" w:styleId="Header">
    <w:name w:val="header"/>
    <w:link w:val="HeaderChar"/>
    <w:rsid w:val="00894058"/>
    <w:pPr>
      <w:tabs>
        <w:tab w:val="center" w:pos="4507"/>
        <w:tab w:val="right" w:pos="9000"/>
      </w:tabs>
      <w:spacing w:before="60"/>
    </w:pPr>
    <w:rPr>
      <w:rFonts w:eastAsia="MS Gothic"/>
      <w:caps/>
      <w:sz w:val="16"/>
    </w:rPr>
  </w:style>
  <w:style w:type="character" w:customStyle="1" w:styleId="HeaderChar">
    <w:name w:val="Header Char"/>
    <w:basedOn w:val="DefaultParagraphFont"/>
    <w:link w:val="Header"/>
    <w:rsid w:val="00894058"/>
    <w:rPr>
      <w:rFonts w:eastAsia="MS Gothic"/>
      <w:caps/>
      <w:sz w:val="16"/>
    </w:rPr>
  </w:style>
  <w:style w:type="paragraph" w:styleId="Footer">
    <w:name w:val="footer"/>
    <w:basedOn w:val="Header"/>
    <w:link w:val="FooterChar"/>
    <w:rsid w:val="00894058"/>
    <w:rPr>
      <w:caps w:val="0"/>
    </w:rPr>
  </w:style>
  <w:style w:type="character" w:customStyle="1" w:styleId="FooterChar">
    <w:name w:val="Footer Char"/>
    <w:link w:val="Footer"/>
    <w:rsid w:val="00894058"/>
    <w:rPr>
      <w:rFonts w:eastAsia="MS Gothic"/>
      <w:sz w:val="16"/>
    </w:rPr>
  </w:style>
  <w:style w:type="paragraph" w:customStyle="1" w:styleId="TableText">
    <w:name w:val="Table Text"/>
    <w:link w:val="TableTextChar1"/>
    <w:qFormat/>
    <w:rsid w:val="00894058"/>
    <w:pPr>
      <w:spacing w:after="60"/>
      <w:jc w:val="center"/>
    </w:pPr>
    <w:rPr>
      <w:sz w:val="24"/>
    </w:rPr>
  </w:style>
  <w:style w:type="table" w:styleId="TableGrid">
    <w:name w:val="Table Grid"/>
    <w:basedOn w:val="TableNormal"/>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ltext">
    <w:name w:val="alltext"/>
    <w:basedOn w:val="Normal"/>
    <w:semiHidden/>
    <w:rsid w:val="00894058"/>
    <w:pPr>
      <w:spacing w:before="100" w:beforeAutospacing="1" w:after="100" w:afterAutospacing="1"/>
    </w:pPr>
  </w:style>
  <w:style w:type="character" w:styleId="CommentReference">
    <w:name w:val="annotation reference"/>
    <w:uiPriority w:val="99"/>
    <w:rsid w:val="00894058"/>
    <w:rPr>
      <w:sz w:val="16"/>
      <w:szCs w:val="16"/>
    </w:rPr>
  </w:style>
  <w:style w:type="character" w:styleId="Strong">
    <w:name w:val="Strong"/>
    <w:qFormat/>
    <w:rsid w:val="00894058"/>
    <w:rPr>
      <w:rFonts w:ascii="Times New Roman" w:hAnsi="Times New Roman"/>
      <w:b/>
      <w:bCs/>
      <w:sz w:val="24"/>
    </w:rPr>
  </w:style>
  <w:style w:type="paragraph" w:styleId="Caption">
    <w:name w:val="caption"/>
    <w:basedOn w:val="Normal"/>
    <w:next w:val="Normal"/>
    <w:link w:val="CaptionChar"/>
    <w:qFormat/>
    <w:rsid w:val="002D1EA4"/>
    <w:pPr>
      <w:spacing w:before="120" w:after="120"/>
    </w:pPr>
    <w:rPr>
      <w:bCs/>
      <w:szCs w:val="20"/>
    </w:rPr>
  </w:style>
  <w:style w:type="paragraph" w:customStyle="1" w:styleId="AllTextBoilerplate">
    <w:name w:val="AllText Boilerplate"/>
    <w:basedOn w:val="Normal"/>
    <w:semiHidden/>
    <w:rsid w:val="00894058"/>
    <w:pPr>
      <w:spacing w:after="240"/>
    </w:pPr>
    <w:rPr>
      <w:color w:val="FF0000"/>
      <w:szCs w:val="20"/>
    </w:rPr>
  </w:style>
  <w:style w:type="character" w:styleId="Emphasis">
    <w:name w:val="Emphasis"/>
    <w:rsid w:val="00894058"/>
    <w:rPr>
      <w:rFonts w:ascii="Times New Roman" w:hAnsi="Times New Roman"/>
      <w:i/>
      <w:iCs/>
      <w:sz w:val="24"/>
    </w:rPr>
  </w:style>
  <w:style w:type="character" w:customStyle="1" w:styleId="msoins0">
    <w:name w:val="msoins"/>
    <w:basedOn w:val="DefaultParagraphFont"/>
    <w:semiHidden/>
    <w:rsid w:val="00894058"/>
  </w:style>
  <w:style w:type="paragraph" w:styleId="FootnoteText">
    <w:name w:val="footnote text"/>
    <w:link w:val="FootnoteTextChar"/>
    <w:rsid w:val="00894058"/>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894058"/>
    <w:rPr>
      <w:rFonts w:ascii="Arial" w:eastAsia="MS Mincho" w:hAnsi="Arial"/>
    </w:rPr>
  </w:style>
  <w:style w:type="character" w:styleId="FootnoteReference">
    <w:name w:val="footnote reference"/>
    <w:semiHidden/>
    <w:rsid w:val="00894058"/>
    <w:rPr>
      <w:vertAlign w:val="superscript"/>
    </w:rPr>
  </w:style>
  <w:style w:type="character" w:styleId="Hyperlink">
    <w:name w:val="Hyperlink"/>
    <w:uiPriority w:val="99"/>
    <w:rsid w:val="00894058"/>
    <w:rPr>
      <w:rFonts w:ascii="Times New Roman" w:hAnsi="Times New Roman"/>
      <w:color w:val="0000FF"/>
      <w:sz w:val="24"/>
      <w:u w:val="none"/>
    </w:rPr>
  </w:style>
  <w:style w:type="paragraph" w:customStyle="1" w:styleId="ReferenceTitle">
    <w:name w:val="Reference Title"/>
    <w:basedOn w:val="Normal"/>
    <w:semiHidden/>
    <w:rsid w:val="00894058"/>
    <w:pPr>
      <w:tabs>
        <w:tab w:val="num" w:pos="360"/>
      </w:tabs>
      <w:spacing w:after="240"/>
      <w:ind w:left="360" w:hanging="360"/>
    </w:pPr>
  </w:style>
  <w:style w:type="paragraph" w:customStyle="1" w:styleId="AppendixText">
    <w:name w:val="Appendix Text"/>
    <w:basedOn w:val="Normal"/>
    <w:semiHidden/>
    <w:rsid w:val="00894058"/>
    <w:pPr>
      <w:spacing w:after="240"/>
    </w:pPr>
    <w:rPr>
      <w:szCs w:val="20"/>
    </w:rPr>
  </w:style>
  <w:style w:type="paragraph" w:customStyle="1" w:styleId="cellleft9">
    <w:name w:val="cell:left9"/>
    <w:basedOn w:val="Normal"/>
    <w:next w:val="Normal"/>
    <w:rsid w:val="00894058"/>
    <w:pPr>
      <w:spacing w:before="30" w:after="30"/>
    </w:pPr>
    <w:rPr>
      <w:rFonts w:ascii="Arial" w:hAnsi="Arial"/>
      <w:sz w:val="18"/>
      <w:szCs w:val="20"/>
    </w:rPr>
  </w:style>
  <w:style w:type="paragraph" w:customStyle="1" w:styleId="bullet">
    <w:name w:val="bullet"/>
    <w:basedOn w:val="Normal"/>
    <w:next w:val="Normal"/>
    <w:rsid w:val="00894058"/>
    <w:pPr>
      <w:tabs>
        <w:tab w:val="left" w:pos="0"/>
        <w:tab w:val="num" w:pos="720"/>
        <w:tab w:val="left" w:pos="1080"/>
      </w:tabs>
      <w:spacing w:after="158"/>
      <w:ind w:left="1080" w:hanging="360"/>
    </w:pPr>
    <w:rPr>
      <w:rFonts w:ascii="Arial" w:hAnsi="Arial"/>
      <w:szCs w:val="20"/>
    </w:rPr>
  </w:style>
  <w:style w:type="paragraph" w:customStyle="1" w:styleId="subbullet">
    <w:name w:val="subbullet"/>
    <w:basedOn w:val="Normal"/>
    <w:next w:val="Normal"/>
    <w:rsid w:val="00894058"/>
    <w:pPr>
      <w:tabs>
        <w:tab w:val="left" w:pos="0"/>
        <w:tab w:val="num" w:pos="720"/>
        <w:tab w:val="left" w:pos="1440"/>
      </w:tabs>
      <w:spacing w:after="158"/>
      <w:ind w:left="1440" w:hanging="360"/>
    </w:pPr>
    <w:rPr>
      <w:rFonts w:ascii="Arial" w:hAnsi="Arial"/>
      <w:szCs w:val="20"/>
    </w:rPr>
  </w:style>
  <w:style w:type="character" w:styleId="PageNumber">
    <w:name w:val="page number"/>
    <w:rsid w:val="00894058"/>
  </w:style>
  <w:style w:type="paragraph" w:styleId="CommentText">
    <w:name w:val="annotation text"/>
    <w:aliases w:val="Annotationtext"/>
    <w:basedOn w:val="Normal"/>
    <w:link w:val="CommentTextChar"/>
    <w:uiPriority w:val="99"/>
    <w:rsid w:val="00894058"/>
    <w:rPr>
      <w:sz w:val="20"/>
      <w:szCs w:val="20"/>
    </w:rPr>
  </w:style>
  <w:style w:type="character" w:customStyle="1" w:styleId="CommentTextChar">
    <w:name w:val="Comment Text Char"/>
    <w:aliases w:val="Annotationtext Char"/>
    <w:basedOn w:val="DefaultParagraphFont"/>
    <w:link w:val="CommentText"/>
    <w:uiPriority w:val="99"/>
    <w:rsid w:val="00894058"/>
  </w:style>
  <w:style w:type="paragraph" w:styleId="CommentSubject">
    <w:name w:val="annotation subject"/>
    <w:basedOn w:val="CommentText"/>
    <w:next w:val="CommentText"/>
    <w:link w:val="CommentSubjectChar"/>
    <w:rsid w:val="00894058"/>
    <w:rPr>
      <w:b/>
      <w:bCs/>
    </w:rPr>
  </w:style>
  <w:style w:type="character" w:customStyle="1" w:styleId="CommentSubjectChar">
    <w:name w:val="Comment Subject Char"/>
    <w:basedOn w:val="CommentTextChar"/>
    <w:link w:val="CommentSubject"/>
    <w:rsid w:val="00894058"/>
    <w:rPr>
      <w:b/>
      <w:bCs/>
    </w:rPr>
  </w:style>
  <w:style w:type="paragraph" w:styleId="BalloonText">
    <w:name w:val="Balloon Text"/>
    <w:basedOn w:val="Normal"/>
    <w:link w:val="BalloonTextChar"/>
    <w:rsid w:val="00894058"/>
    <w:rPr>
      <w:rFonts w:ascii="Arial Narrow" w:hAnsi="Arial Narrow" w:cs="Tahoma"/>
      <w:sz w:val="18"/>
      <w:szCs w:val="16"/>
    </w:rPr>
  </w:style>
  <w:style w:type="character" w:customStyle="1" w:styleId="BalloonTextChar">
    <w:name w:val="Balloon Text Char"/>
    <w:basedOn w:val="DefaultParagraphFont"/>
    <w:link w:val="BalloonText"/>
    <w:rsid w:val="00894058"/>
    <w:rPr>
      <w:rFonts w:ascii="Arial Narrow" w:hAnsi="Arial Narrow" w:cs="Tahoma"/>
      <w:sz w:val="18"/>
      <w:szCs w:val="16"/>
    </w:rPr>
  </w:style>
  <w:style w:type="paragraph" w:customStyle="1" w:styleId="ProtHeading3">
    <w:name w:val="Prot. Heading 3"/>
    <w:basedOn w:val="Heading3"/>
    <w:rsid w:val="00894058"/>
    <w:pPr>
      <w:numPr>
        <w:ilvl w:val="0"/>
        <w:numId w:val="0"/>
      </w:numPr>
      <w:outlineLvl w:val="9"/>
    </w:pPr>
    <w:rPr>
      <w:bCs w:val="0"/>
      <w:szCs w:val="20"/>
    </w:rPr>
  </w:style>
  <w:style w:type="paragraph" w:customStyle="1" w:styleId="rpth4">
    <w:name w:val="rpt:h4"/>
    <w:basedOn w:val="Normal"/>
    <w:next w:val="Normal"/>
    <w:rsid w:val="00894058"/>
    <w:pPr>
      <w:keepNext/>
      <w:keepLines/>
      <w:tabs>
        <w:tab w:val="left" w:pos="0"/>
        <w:tab w:val="left" w:pos="1440"/>
      </w:tabs>
      <w:spacing w:after="720"/>
      <w:ind w:left="1440" w:hanging="1440"/>
    </w:pPr>
    <w:rPr>
      <w:rFonts w:ascii="Arial" w:hAnsi="Arial"/>
      <w:b/>
      <w:szCs w:val="20"/>
    </w:rPr>
  </w:style>
  <w:style w:type="paragraph" w:customStyle="1" w:styleId="rpth5">
    <w:name w:val="rpt:h5"/>
    <w:basedOn w:val="Normal"/>
    <w:next w:val="Normal"/>
    <w:rsid w:val="00894058"/>
    <w:pPr>
      <w:keepNext/>
      <w:keepLines/>
      <w:tabs>
        <w:tab w:val="left" w:pos="0"/>
        <w:tab w:val="left" w:pos="1800"/>
      </w:tabs>
      <w:spacing w:after="720"/>
      <w:ind w:left="1800" w:hanging="1800"/>
    </w:pPr>
    <w:rPr>
      <w:rFonts w:ascii="Arial" w:hAnsi="Arial"/>
      <w:b/>
      <w:szCs w:val="20"/>
    </w:rPr>
  </w:style>
  <w:style w:type="paragraph" w:customStyle="1" w:styleId="TableCenter">
    <w:name w:val="Table Center"/>
    <w:rsid w:val="00894058"/>
    <w:pPr>
      <w:spacing w:before="60" w:after="60"/>
      <w:jc w:val="center"/>
    </w:pPr>
    <w:rPr>
      <w:rFonts w:eastAsia="MS Gothic"/>
      <w:sz w:val="24"/>
      <w:szCs w:val="24"/>
    </w:rPr>
  </w:style>
  <w:style w:type="paragraph" w:customStyle="1" w:styleId="TableLeft">
    <w:name w:val="Table Left"/>
    <w:rsid w:val="00894058"/>
    <w:pPr>
      <w:spacing w:before="60" w:after="60"/>
    </w:pPr>
    <w:rPr>
      <w:rFonts w:eastAsia="MS Gothic" w:cs="Arial"/>
      <w:bCs/>
      <w:sz w:val="24"/>
      <w:szCs w:val="24"/>
    </w:rPr>
  </w:style>
  <w:style w:type="paragraph" w:customStyle="1" w:styleId="TableFootnoteLetter">
    <w:name w:val="Table Footnote Letter"/>
    <w:basedOn w:val="TableFootnote"/>
    <w:rsid w:val="00894058"/>
    <w:pPr>
      <w:numPr>
        <w:numId w:val="26"/>
      </w:numPr>
    </w:pPr>
  </w:style>
  <w:style w:type="paragraph" w:customStyle="1" w:styleId="TableHead">
    <w:name w:val="Table Head"/>
    <w:basedOn w:val="TableCenter"/>
    <w:rsid w:val="00894058"/>
    <w:rPr>
      <w:b/>
      <w:szCs w:val="48"/>
    </w:rPr>
  </w:style>
  <w:style w:type="paragraph" w:customStyle="1" w:styleId="cellcent9">
    <w:name w:val="cell:cent9"/>
    <w:basedOn w:val="Normal"/>
    <w:next w:val="Normal"/>
    <w:rsid w:val="00894058"/>
    <w:pPr>
      <w:spacing w:before="30" w:after="30"/>
      <w:jc w:val="center"/>
    </w:pPr>
    <w:rPr>
      <w:rFonts w:ascii="Arial" w:hAnsi="Arial"/>
      <w:sz w:val="18"/>
      <w:szCs w:val="20"/>
    </w:rPr>
  </w:style>
  <w:style w:type="paragraph" w:customStyle="1" w:styleId="cellright9">
    <w:name w:val="cell:right9"/>
    <w:basedOn w:val="Normal"/>
    <w:next w:val="Normal"/>
    <w:rsid w:val="00894058"/>
    <w:pPr>
      <w:spacing w:before="30" w:after="30"/>
      <w:jc w:val="right"/>
    </w:pPr>
    <w:rPr>
      <w:rFonts w:ascii="Arial" w:hAnsi="Arial"/>
      <w:sz w:val="18"/>
      <w:szCs w:val="20"/>
    </w:rPr>
  </w:style>
  <w:style w:type="paragraph" w:styleId="TOC2">
    <w:name w:val="toc 2"/>
    <w:basedOn w:val="TOC1"/>
    <w:next w:val="Paragraph0"/>
    <w:uiPriority w:val="39"/>
    <w:rsid w:val="00894058"/>
    <w:pPr>
      <w:tabs>
        <w:tab w:val="clear" w:pos="480"/>
        <w:tab w:val="left" w:pos="1080"/>
      </w:tabs>
      <w:ind w:left="1080" w:hanging="720"/>
    </w:pPr>
    <w:rPr>
      <w:caps w:val="0"/>
      <w:szCs w:val="24"/>
    </w:rPr>
  </w:style>
  <w:style w:type="paragraph" w:styleId="TOC1">
    <w:name w:val="toc 1"/>
    <w:next w:val="Paragraph0"/>
    <w:uiPriority w:val="39"/>
    <w:rsid w:val="00894058"/>
    <w:pPr>
      <w:tabs>
        <w:tab w:val="left" w:pos="480"/>
        <w:tab w:val="right" w:leader="dot" w:pos="9000"/>
      </w:tabs>
      <w:spacing w:before="60"/>
      <w:ind w:left="480" w:right="360" w:hanging="480"/>
    </w:pPr>
    <w:rPr>
      <w:rFonts w:eastAsia="MS Gothic"/>
      <w:b/>
      <w:caps/>
      <w:sz w:val="24"/>
    </w:rPr>
  </w:style>
  <w:style w:type="paragraph" w:styleId="TOC3">
    <w:name w:val="toc 3"/>
    <w:basedOn w:val="TOC1"/>
    <w:next w:val="Paragraph0"/>
    <w:uiPriority w:val="39"/>
    <w:rsid w:val="00894058"/>
    <w:pPr>
      <w:tabs>
        <w:tab w:val="clear" w:pos="480"/>
        <w:tab w:val="left" w:pos="1680"/>
      </w:tabs>
      <w:ind w:left="1680" w:hanging="960"/>
    </w:pPr>
    <w:rPr>
      <w:b w:val="0"/>
      <w:caps w:val="0"/>
      <w:szCs w:val="24"/>
    </w:rPr>
  </w:style>
  <w:style w:type="paragraph" w:styleId="TOC4">
    <w:name w:val="toc 4"/>
    <w:basedOn w:val="Normal"/>
    <w:next w:val="Normal"/>
    <w:uiPriority w:val="39"/>
    <w:rsid w:val="00894058"/>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894058"/>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894058"/>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894058"/>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894058"/>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894058"/>
    <w:pPr>
      <w:tabs>
        <w:tab w:val="left" w:pos="5280"/>
        <w:tab w:val="right" w:leader="dot" w:pos="9000"/>
      </w:tabs>
      <w:spacing w:before="60"/>
      <w:ind w:left="5280" w:right="360" w:hanging="2400"/>
    </w:pPr>
    <w:rPr>
      <w:rFonts w:ascii="Arial" w:eastAsia="MS Gothic"/>
    </w:rPr>
  </w:style>
  <w:style w:type="character" w:styleId="PlaceholderText">
    <w:name w:val="Placeholder Text"/>
    <w:uiPriority w:val="99"/>
    <w:semiHidden/>
    <w:rsid w:val="00894058"/>
    <w:rPr>
      <w:color w:val="808080"/>
    </w:rPr>
  </w:style>
  <w:style w:type="paragraph" w:customStyle="1" w:styleId="StyleHeading3Blue">
    <w:name w:val="Style Heading 3 + Blue"/>
    <w:basedOn w:val="Heading3"/>
    <w:next w:val="Normal"/>
    <w:rsid w:val="00894058"/>
    <w:pPr>
      <w:numPr>
        <w:ilvl w:val="0"/>
        <w:numId w:val="0"/>
      </w:numPr>
    </w:pPr>
  </w:style>
  <w:style w:type="character" w:styleId="FollowedHyperlink">
    <w:name w:val="FollowedHyperlink"/>
    <w:rsid w:val="00894058"/>
    <w:rPr>
      <w:color w:val="800080"/>
      <w:u w:val="single"/>
    </w:rPr>
  </w:style>
  <w:style w:type="paragraph" w:customStyle="1" w:styleId="StyleTOC1Underline">
    <w:name w:val="Style TOC 1 + Underline"/>
    <w:basedOn w:val="TOC1"/>
    <w:rsid w:val="00894058"/>
    <w:rPr>
      <w:u w:val="single"/>
    </w:rPr>
  </w:style>
  <w:style w:type="paragraph" w:customStyle="1" w:styleId="Style1">
    <w:name w:val="Style1"/>
    <w:basedOn w:val="Normal"/>
    <w:link w:val="Style1Char"/>
    <w:rsid w:val="00894058"/>
    <w:pPr>
      <w:numPr>
        <w:numId w:val="24"/>
      </w:numPr>
      <w:tabs>
        <w:tab w:val="left" w:pos="187"/>
      </w:tabs>
      <w:spacing w:after="40"/>
    </w:pPr>
    <w:rPr>
      <w:sz w:val="20"/>
      <w:szCs w:val="20"/>
    </w:rPr>
  </w:style>
  <w:style w:type="character" w:customStyle="1" w:styleId="Style1Char">
    <w:name w:val="Style1 Char"/>
    <w:basedOn w:val="DefaultParagraphFont"/>
    <w:link w:val="Style1"/>
    <w:rsid w:val="00894058"/>
  </w:style>
  <w:style w:type="paragraph" w:styleId="TableofFigures">
    <w:name w:val="table of figures"/>
    <w:basedOn w:val="Normal"/>
    <w:next w:val="Normal"/>
    <w:uiPriority w:val="99"/>
    <w:rsid w:val="00866673"/>
    <w:pPr>
      <w:tabs>
        <w:tab w:val="left" w:pos="1800"/>
        <w:tab w:val="right" w:leader="dot" w:pos="9000"/>
      </w:tabs>
      <w:spacing w:before="60"/>
      <w:ind w:left="1800" w:right="360" w:hanging="1440"/>
    </w:pPr>
    <w:rPr>
      <w:rFonts w:eastAsia="MS Gothic"/>
      <w:noProof/>
    </w:rPr>
  </w:style>
  <w:style w:type="paragraph" w:customStyle="1" w:styleId="StyleCaptionLeft">
    <w:name w:val="Style Caption + Left"/>
    <w:basedOn w:val="Caption"/>
    <w:rsid w:val="00894058"/>
  </w:style>
  <w:style w:type="paragraph" w:customStyle="1" w:styleId="AETableText">
    <w:name w:val="AETableText"/>
    <w:basedOn w:val="Normal"/>
    <w:link w:val="AETableTextChar"/>
    <w:rsid w:val="00894058"/>
    <w:pPr>
      <w:widowControl w:val="0"/>
    </w:pPr>
    <w:rPr>
      <w:sz w:val="18"/>
      <w:szCs w:val="18"/>
    </w:rPr>
  </w:style>
  <w:style w:type="character" w:customStyle="1" w:styleId="AETableTextChar">
    <w:name w:val="AETableText Char"/>
    <w:basedOn w:val="DefaultParagraphFont"/>
    <w:link w:val="AETableText"/>
    <w:rsid w:val="00894058"/>
    <w:rPr>
      <w:sz w:val="18"/>
      <w:szCs w:val="18"/>
    </w:rPr>
  </w:style>
  <w:style w:type="paragraph" w:styleId="Revision">
    <w:name w:val="Revision"/>
    <w:hidden/>
    <w:uiPriority w:val="99"/>
    <w:semiHidden/>
    <w:rsid w:val="00BF4473"/>
    <w:rPr>
      <w:sz w:val="24"/>
      <w:szCs w:val="24"/>
    </w:rPr>
  </w:style>
  <w:style w:type="paragraph" w:styleId="BodyText">
    <w:name w:val="Body Text"/>
    <w:basedOn w:val="Normal"/>
    <w:link w:val="BodyTextChar"/>
    <w:rsid w:val="00894058"/>
    <w:pPr>
      <w:spacing w:after="120"/>
    </w:pPr>
  </w:style>
  <w:style w:type="character" w:customStyle="1" w:styleId="BodyTextChar">
    <w:name w:val="Body Text Char"/>
    <w:link w:val="BodyText"/>
    <w:rsid w:val="00894058"/>
    <w:rPr>
      <w:sz w:val="24"/>
      <w:szCs w:val="24"/>
    </w:rPr>
  </w:style>
  <w:style w:type="paragraph" w:styleId="NormalIndent">
    <w:name w:val="Normal Indent"/>
    <w:basedOn w:val="Normal"/>
    <w:rsid w:val="00894058"/>
    <w:pPr>
      <w:ind w:left="720"/>
    </w:pPr>
  </w:style>
  <w:style w:type="paragraph" w:styleId="DocumentMap">
    <w:name w:val="Document Map"/>
    <w:basedOn w:val="Normal"/>
    <w:link w:val="DocumentMapChar"/>
    <w:rsid w:val="00894058"/>
    <w:pPr>
      <w:shd w:val="clear" w:color="auto" w:fill="000080"/>
    </w:pPr>
    <w:rPr>
      <w:rFonts w:ascii="Tahoma" w:hAnsi="Tahoma" w:cs="Tahoma"/>
    </w:rPr>
  </w:style>
  <w:style w:type="character" w:customStyle="1" w:styleId="DocumentMapChar">
    <w:name w:val="Document Map Char"/>
    <w:basedOn w:val="DefaultParagraphFont"/>
    <w:link w:val="DocumentMap"/>
    <w:rsid w:val="00894058"/>
    <w:rPr>
      <w:rFonts w:ascii="Tahoma" w:hAnsi="Tahoma" w:cs="Tahoma"/>
      <w:sz w:val="24"/>
      <w:szCs w:val="24"/>
      <w:shd w:val="clear" w:color="auto" w:fill="000080"/>
    </w:rPr>
  </w:style>
  <w:style w:type="paragraph" w:customStyle="1" w:styleId="DocTitle">
    <w:name w:val="Doc Title"/>
    <w:basedOn w:val="Normal"/>
    <w:next w:val="Normal"/>
    <w:link w:val="DocTitleChar"/>
    <w:uiPriority w:val="99"/>
    <w:rsid w:val="00894058"/>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894058"/>
    <w:rPr>
      <w:rFonts w:ascii="Arial" w:eastAsia="Calibri" w:hAnsi="Arial" w:cs="Cordia New"/>
      <w:b/>
      <w:sz w:val="32"/>
      <w:szCs w:val="22"/>
    </w:rPr>
  </w:style>
  <w:style w:type="paragraph" w:customStyle="1" w:styleId="Landscapefooter">
    <w:name w:val="Landscape footer"/>
    <w:basedOn w:val="Header"/>
    <w:uiPriority w:val="99"/>
    <w:rsid w:val="00894058"/>
    <w:pPr>
      <w:tabs>
        <w:tab w:val="right" w:pos="12960"/>
      </w:tabs>
      <w:spacing w:before="120"/>
    </w:pPr>
  </w:style>
  <w:style w:type="paragraph" w:customStyle="1" w:styleId="Landscapeheader">
    <w:name w:val="Landscape header"/>
    <w:basedOn w:val="Footer"/>
    <w:link w:val="LandscapeheaderChar"/>
    <w:uiPriority w:val="99"/>
    <w:rsid w:val="00894058"/>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894058"/>
    <w:rPr>
      <w:rFonts w:eastAsia="Calibri" w:cs="Cordia New"/>
      <w:sz w:val="16"/>
    </w:rPr>
  </w:style>
  <w:style w:type="paragraph" w:customStyle="1" w:styleId="Reference">
    <w:name w:val="Reference"/>
    <w:basedOn w:val="Normal"/>
    <w:next w:val="Normal"/>
    <w:uiPriority w:val="99"/>
    <w:rsid w:val="00894058"/>
    <w:pPr>
      <w:spacing w:before="101" w:after="101" w:line="283" w:lineRule="exact"/>
      <w:ind w:left="216" w:hanging="216"/>
    </w:pPr>
  </w:style>
  <w:style w:type="paragraph" w:customStyle="1" w:styleId="SignLine">
    <w:name w:val="SignLine"/>
    <w:basedOn w:val="Normal"/>
    <w:next w:val="Normal"/>
    <w:uiPriority w:val="99"/>
    <w:rsid w:val="00894058"/>
    <w:pPr>
      <w:tabs>
        <w:tab w:val="right" w:leader="underscore" w:pos="4680"/>
        <w:tab w:val="left" w:pos="5040"/>
        <w:tab w:val="right" w:leader="underscore" w:pos="8640"/>
      </w:tabs>
      <w:spacing w:before="360" w:line="300" w:lineRule="atLeast"/>
    </w:pPr>
    <w:rPr>
      <w:sz w:val="20"/>
    </w:rPr>
  </w:style>
  <w:style w:type="paragraph" w:customStyle="1" w:styleId="SignName">
    <w:name w:val="SignName"/>
    <w:basedOn w:val="Normal"/>
    <w:next w:val="Normal"/>
    <w:uiPriority w:val="99"/>
    <w:rsid w:val="00894058"/>
    <w:pPr>
      <w:tabs>
        <w:tab w:val="center" w:pos="6840"/>
      </w:tabs>
      <w:spacing w:before="60" w:line="271" w:lineRule="exact"/>
    </w:pPr>
  </w:style>
  <w:style w:type="paragraph" w:customStyle="1" w:styleId="SumHeading">
    <w:name w:val="SumHeading"/>
    <w:basedOn w:val="Normal"/>
    <w:next w:val="Normal"/>
    <w:uiPriority w:val="99"/>
    <w:rsid w:val="00894058"/>
    <w:pPr>
      <w:spacing w:before="120"/>
    </w:pPr>
    <w:rPr>
      <w:rFonts w:ascii="Arial" w:eastAsia="Calibri" w:hAnsi="Arial" w:cs="Cordia New"/>
      <w:b/>
      <w:sz w:val="20"/>
      <w:szCs w:val="22"/>
    </w:rPr>
  </w:style>
  <w:style w:type="paragraph" w:customStyle="1" w:styleId="Synopsis">
    <w:name w:val="Synopsis"/>
    <w:basedOn w:val="Normal"/>
    <w:uiPriority w:val="99"/>
    <w:rsid w:val="00894058"/>
    <w:pPr>
      <w:spacing w:before="120" w:line="259" w:lineRule="atLeast"/>
      <w:ind w:left="2707" w:hanging="2707"/>
    </w:pPr>
  </w:style>
  <w:style w:type="paragraph" w:customStyle="1" w:styleId="SynopsisBoxA">
    <w:name w:val="Synopsis Box A"/>
    <w:basedOn w:val="Synopsis"/>
    <w:uiPriority w:val="99"/>
    <w:rsid w:val="00894058"/>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894058"/>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894058"/>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894058"/>
  </w:style>
  <w:style w:type="paragraph" w:customStyle="1" w:styleId="SynopsisTitleLine">
    <w:name w:val="Synopsis Title Line"/>
    <w:basedOn w:val="Normal"/>
    <w:uiPriority w:val="99"/>
    <w:rsid w:val="00894058"/>
    <w:pPr>
      <w:spacing w:before="240" w:after="240" w:line="259" w:lineRule="atLeast"/>
      <w:jc w:val="center"/>
    </w:pPr>
  </w:style>
  <w:style w:type="paragraph" w:customStyle="1" w:styleId="TableBold">
    <w:name w:val="TableBold"/>
    <w:basedOn w:val="Normal"/>
    <w:uiPriority w:val="99"/>
    <w:rsid w:val="00894058"/>
    <w:pPr>
      <w:spacing w:before="120"/>
    </w:pPr>
    <w:rPr>
      <w:rFonts w:ascii="Arial" w:eastAsia="Calibri" w:hAnsi="Arial" w:cs="Cordia New"/>
      <w:b/>
      <w:sz w:val="20"/>
      <w:szCs w:val="22"/>
    </w:rPr>
  </w:style>
  <w:style w:type="paragraph" w:customStyle="1" w:styleId="TblFootnote">
    <w:name w:val="Tbl Footnote"/>
    <w:basedOn w:val="Normal"/>
    <w:next w:val="Normal"/>
    <w:link w:val="TblFootnoteChar"/>
    <w:rsid w:val="00894058"/>
    <w:pPr>
      <w:keepNext/>
      <w:keepLines/>
      <w:tabs>
        <w:tab w:val="left" w:pos="259"/>
      </w:tabs>
      <w:spacing w:before="120" w:line="259" w:lineRule="atLeast"/>
      <w:ind w:left="259" w:hanging="259"/>
    </w:pPr>
    <w:rPr>
      <w:sz w:val="20"/>
    </w:rPr>
  </w:style>
  <w:style w:type="paragraph" w:customStyle="1" w:styleId="Center">
    <w:name w:val="Center"/>
    <w:rsid w:val="00894058"/>
    <w:pPr>
      <w:keepLines/>
      <w:widowControl w:val="0"/>
      <w:overflowPunct w:val="0"/>
      <w:autoSpaceDE w:val="0"/>
      <w:autoSpaceDN w:val="0"/>
      <w:adjustRightInd w:val="0"/>
      <w:spacing w:before="199" w:after="576" w:line="377" w:lineRule="exact"/>
      <w:jc w:val="center"/>
      <w:textAlignment w:val="baseline"/>
    </w:pPr>
    <w:rPr>
      <w:rFonts w:ascii="Arial" w:hAnsi="Arial"/>
      <w:b/>
      <w:sz w:val="32"/>
      <w:szCs w:val="24"/>
    </w:rPr>
  </w:style>
  <w:style w:type="paragraph" w:customStyle="1" w:styleId="NormalTop">
    <w:name w:val="Normal + Top"/>
    <w:basedOn w:val="Normal"/>
    <w:next w:val="Normal"/>
    <w:rsid w:val="00894058"/>
    <w:pPr>
      <w:spacing w:before="360" w:after="144" w:line="300" w:lineRule="atLeast"/>
    </w:pPr>
  </w:style>
  <w:style w:type="paragraph" w:customStyle="1" w:styleId="Abstract">
    <w:name w:val="Abstract"/>
    <w:rsid w:val="00894058"/>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sz w:val="24"/>
      <w:szCs w:val="24"/>
    </w:rPr>
  </w:style>
  <w:style w:type="paragraph" w:customStyle="1" w:styleId="portraitfooter">
    <w:name w:val="portrait footer"/>
    <w:basedOn w:val="Footer"/>
    <w:link w:val="portraitfooterChar"/>
    <w:rsid w:val="00894058"/>
    <w:pPr>
      <w:tabs>
        <w:tab w:val="right" w:pos="9360"/>
      </w:tabs>
      <w:spacing w:before="120"/>
    </w:pPr>
    <w:rPr>
      <w:rFonts w:eastAsia="Calibri" w:cs="Cordia New"/>
    </w:rPr>
  </w:style>
  <w:style w:type="character" w:customStyle="1" w:styleId="portraitfooterChar">
    <w:name w:val="portrait footer Char"/>
    <w:link w:val="portraitfooter"/>
    <w:rsid w:val="00894058"/>
    <w:rPr>
      <w:rFonts w:eastAsia="Calibri" w:cs="Cordia New"/>
      <w:sz w:val="16"/>
    </w:rPr>
  </w:style>
  <w:style w:type="paragraph" w:customStyle="1" w:styleId="PortraitHeader">
    <w:name w:val="Portrait Header"/>
    <w:basedOn w:val="Header"/>
    <w:link w:val="PortraitHeaderChar"/>
    <w:rsid w:val="00894058"/>
    <w:pPr>
      <w:tabs>
        <w:tab w:val="right" w:pos="9360"/>
      </w:tabs>
      <w:spacing w:before="120"/>
    </w:pPr>
  </w:style>
  <w:style w:type="character" w:customStyle="1" w:styleId="PortraitHeaderChar">
    <w:name w:val="Portrait Header Char"/>
    <w:link w:val="PortraitHeader"/>
    <w:rsid w:val="00894058"/>
    <w:rPr>
      <w:rFonts w:eastAsia="MS Gothic"/>
      <w:caps/>
      <w:sz w:val="16"/>
    </w:rPr>
  </w:style>
  <w:style w:type="paragraph" w:styleId="EndnoteText">
    <w:name w:val="endnote text"/>
    <w:basedOn w:val="Normal"/>
    <w:link w:val="EndnoteTextChar"/>
    <w:rsid w:val="00894058"/>
    <w:pPr>
      <w:spacing w:before="60"/>
    </w:pPr>
    <w:rPr>
      <w:sz w:val="20"/>
      <w:szCs w:val="20"/>
    </w:rPr>
  </w:style>
  <w:style w:type="character" w:customStyle="1" w:styleId="EndnoteTextChar">
    <w:name w:val="Endnote Text Char"/>
    <w:basedOn w:val="DefaultParagraphFont"/>
    <w:link w:val="EndnoteText"/>
    <w:rsid w:val="00894058"/>
  </w:style>
  <w:style w:type="character" w:styleId="HTMLTypewriter">
    <w:name w:val="HTML Typewriter"/>
    <w:rsid w:val="00894058"/>
    <w:rPr>
      <w:rFonts w:ascii="Courier New" w:hAnsi="Courier New" w:cs="Courier New"/>
      <w:sz w:val="20"/>
      <w:szCs w:val="20"/>
    </w:rPr>
  </w:style>
  <w:style w:type="paragraph" w:customStyle="1" w:styleId="NormalBlue">
    <w:name w:val="Normal + Blue"/>
    <w:basedOn w:val="Normal"/>
    <w:link w:val="NormalBlueChar"/>
    <w:rsid w:val="00894058"/>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894058"/>
    <w:rPr>
      <w:rFonts w:eastAsia="Calibri"/>
      <w:color w:val="0000FF"/>
      <w:sz w:val="24"/>
      <w:szCs w:val="24"/>
    </w:rPr>
  </w:style>
  <w:style w:type="table" w:styleId="TableList5">
    <w:name w:val="Table List 5"/>
    <w:basedOn w:val="TableNormal"/>
    <w:rsid w:val="008940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blFootnoteChar">
    <w:name w:val="Tbl Footnote Char"/>
    <w:link w:val="TblFootnote"/>
    <w:locked/>
    <w:rsid w:val="00894058"/>
    <w:rPr>
      <w:szCs w:val="24"/>
    </w:rPr>
  </w:style>
  <w:style w:type="paragraph" w:styleId="NormalWeb">
    <w:name w:val="Normal (Web)"/>
    <w:basedOn w:val="Normal"/>
    <w:uiPriority w:val="99"/>
    <w:rsid w:val="00894058"/>
  </w:style>
  <w:style w:type="paragraph" w:customStyle="1" w:styleId="Blue">
    <w:name w:val="Blue"/>
    <w:basedOn w:val="Normal"/>
    <w:rsid w:val="00894058"/>
    <w:pPr>
      <w:spacing w:before="14" w:after="144" w:line="300" w:lineRule="atLeast"/>
    </w:pPr>
    <w:rPr>
      <w:rFonts w:eastAsia="MS Mincho"/>
      <w:color w:val="000000"/>
      <w:szCs w:val="20"/>
    </w:rPr>
  </w:style>
  <w:style w:type="paragraph" w:customStyle="1" w:styleId="NoNumHead2">
    <w:name w:val="NoNum:Head2"/>
    <w:basedOn w:val="Normal"/>
    <w:next w:val="Normal"/>
    <w:rsid w:val="00894058"/>
    <w:pPr>
      <w:keepNext/>
      <w:spacing w:before="120" w:after="240"/>
      <w:outlineLvl w:val="0"/>
    </w:pPr>
    <w:rPr>
      <w:rFonts w:ascii="Arial" w:hAnsi="Arial" w:cs="Arial"/>
      <w:b/>
      <w:bCs/>
      <w:sz w:val="26"/>
      <w:szCs w:val="26"/>
      <w:lang w:val="en-GB"/>
    </w:rPr>
  </w:style>
  <w:style w:type="paragraph" w:customStyle="1" w:styleId="tabletextNS">
    <w:name w:val="table:textNS"/>
    <w:basedOn w:val="Normal"/>
    <w:link w:val="tabletextNSChar"/>
    <w:rsid w:val="00894058"/>
    <w:pPr>
      <w:spacing w:before="120"/>
    </w:pPr>
    <w:rPr>
      <w:rFonts w:ascii="Arial Narrow" w:hAnsi="Arial Narrow" w:cs="Arial Narrow"/>
      <w:lang w:val="en-GB"/>
    </w:rPr>
  </w:style>
  <w:style w:type="character" w:customStyle="1" w:styleId="tabletextNSChar">
    <w:name w:val="table:textNS Char"/>
    <w:basedOn w:val="DefaultParagraphFont"/>
    <w:link w:val="tabletextNS"/>
    <w:rsid w:val="00894058"/>
    <w:rPr>
      <w:rFonts w:ascii="Arial Narrow" w:hAnsi="Arial Narrow" w:cs="Arial Narrow"/>
      <w:sz w:val="24"/>
      <w:szCs w:val="24"/>
      <w:lang w:val="en-GB"/>
    </w:rPr>
  </w:style>
  <w:style w:type="paragraph" w:customStyle="1" w:styleId="TableFootnote">
    <w:name w:val="Table Footnote"/>
    <w:rsid w:val="00894058"/>
    <w:pPr>
      <w:keepLines/>
      <w:numPr>
        <w:numId w:val="25"/>
      </w:numPr>
      <w:spacing w:before="60" w:after="60"/>
    </w:pPr>
    <w:rPr>
      <w:rFonts w:eastAsia="MS Gothic"/>
      <w:sz w:val="24"/>
    </w:rPr>
  </w:style>
  <w:style w:type="paragraph" w:customStyle="1" w:styleId="tableref">
    <w:name w:val="table:ref"/>
    <w:basedOn w:val="Normal"/>
    <w:link w:val="tablerefChar"/>
    <w:rsid w:val="00894058"/>
    <w:pPr>
      <w:tabs>
        <w:tab w:val="left" w:pos="360"/>
      </w:tabs>
      <w:spacing w:before="120"/>
      <w:ind w:left="360" w:hanging="360"/>
    </w:pPr>
    <w:rPr>
      <w:rFonts w:ascii="Arial Narrow" w:hAnsi="Arial Narrow" w:cs="Arial Narrow"/>
      <w:sz w:val="20"/>
      <w:szCs w:val="20"/>
      <w:lang w:val="en-GB"/>
    </w:rPr>
  </w:style>
  <w:style w:type="character" w:customStyle="1" w:styleId="tablerefChar">
    <w:name w:val="table:ref Char"/>
    <w:basedOn w:val="DefaultParagraphFont"/>
    <w:link w:val="tableref"/>
    <w:rsid w:val="00894058"/>
    <w:rPr>
      <w:rFonts w:ascii="Arial Narrow" w:hAnsi="Arial Narrow" w:cs="Arial Narrow"/>
      <w:lang w:val="en-GB"/>
    </w:rPr>
  </w:style>
  <w:style w:type="paragraph" w:styleId="ListBullet">
    <w:name w:val="List Bullet"/>
    <w:rsid w:val="00894058"/>
    <w:pPr>
      <w:keepLines/>
      <w:spacing w:before="60"/>
    </w:pPr>
    <w:rPr>
      <w:rFonts w:eastAsia="MS Gothic"/>
      <w:sz w:val="24"/>
    </w:rPr>
  </w:style>
  <w:style w:type="paragraph" w:customStyle="1" w:styleId="Paragraph0">
    <w:name w:val="Paragraph"/>
    <w:link w:val="ParagraphChar"/>
    <w:qFormat/>
    <w:rsid w:val="00894058"/>
    <w:pPr>
      <w:spacing w:before="60" w:after="240"/>
    </w:pPr>
    <w:rPr>
      <w:rFonts w:eastAsia="MS Gothic"/>
      <w:sz w:val="24"/>
      <w:szCs w:val="24"/>
    </w:rPr>
  </w:style>
  <w:style w:type="character" w:customStyle="1" w:styleId="ParagraphChar">
    <w:name w:val="Paragraph Char"/>
    <w:link w:val="Paragraph0"/>
    <w:rsid w:val="00894058"/>
    <w:rPr>
      <w:rFonts w:eastAsia="MS Gothic"/>
      <w:sz w:val="24"/>
      <w:szCs w:val="24"/>
    </w:rPr>
  </w:style>
  <w:style w:type="paragraph" w:customStyle="1" w:styleId="BodyText12">
    <w:name w:val="Body Text 12"/>
    <w:rsid w:val="00894058"/>
    <w:pPr>
      <w:spacing w:after="240" w:line="264" w:lineRule="auto"/>
      <w:jc w:val="both"/>
    </w:pPr>
    <w:rPr>
      <w:sz w:val="24"/>
    </w:rPr>
  </w:style>
  <w:style w:type="paragraph" w:customStyle="1" w:styleId="ParagraphList">
    <w:name w:val="Paragraph List"/>
    <w:basedOn w:val="Paragraph0"/>
    <w:next w:val="Paragraph0"/>
    <w:link w:val="ParagraphListChar"/>
    <w:rsid w:val="00894058"/>
    <w:pPr>
      <w:keepNext/>
      <w:spacing w:after="100" w:line="300" w:lineRule="atLeast"/>
    </w:pPr>
    <w:rPr>
      <w:rFonts w:ascii="Arial" w:eastAsia="SimSun" w:hAnsi="Arial"/>
      <w:lang w:eastAsia="zh-CN"/>
    </w:rPr>
  </w:style>
  <w:style w:type="character" w:customStyle="1" w:styleId="ParagraphListChar">
    <w:name w:val="Paragraph List Char"/>
    <w:basedOn w:val="ParagraphChar"/>
    <w:link w:val="ParagraphList"/>
    <w:rsid w:val="00894058"/>
    <w:rPr>
      <w:rFonts w:ascii="Arial" w:eastAsia="SimSun" w:hAnsi="Arial"/>
      <w:sz w:val="24"/>
      <w:szCs w:val="24"/>
      <w:lang w:eastAsia="zh-CN"/>
    </w:rPr>
  </w:style>
  <w:style w:type="paragraph" w:customStyle="1" w:styleId="Bullet12-1">
    <w:name w:val="Bullet 12-1"/>
    <w:rsid w:val="00894058"/>
    <w:pPr>
      <w:numPr>
        <w:numId w:val="14"/>
      </w:numPr>
      <w:spacing w:after="120"/>
      <w:jc w:val="both"/>
    </w:pPr>
    <w:rPr>
      <w:sz w:val="24"/>
    </w:rPr>
  </w:style>
  <w:style w:type="character" w:customStyle="1" w:styleId="TableTextChar1">
    <w:name w:val="Table Text Char1"/>
    <w:link w:val="TableText"/>
    <w:rsid w:val="00894058"/>
    <w:rPr>
      <w:sz w:val="24"/>
    </w:rPr>
  </w:style>
  <w:style w:type="paragraph" w:customStyle="1" w:styleId="SubheadingBold12">
    <w:name w:val="Subheading Bold 12"/>
    <w:next w:val="BodyText12"/>
    <w:rsid w:val="00894058"/>
    <w:pPr>
      <w:keepNext/>
      <w:keepLines/>
      <w:spacing w:before="240" w:after="120"/>
    </w:pPr>
    <w:rPr>
      <w:b/>
      <w:sz w:val="24"/>
    </w:rPr>
  </w:style>
  <w:style w:type="paragraph" w:customStyle="1" w:styleId="Basic12">
    <w:name w:val="Basic 12"/>
    <w:rsid w:val="00894058"/>
    <w:rPr>
      <w:sz w:val="24"/>
    </w:rPr>
  </w:style>
  <w:style w:type="paragraph" w:customStyle="1" w:styleId="TableNote">
    <w:name w:val="Table Note"/>
    <w:basedOn w:val="Normal"/>
    <w:next w:val="BodyText"/>
    <w:link w:val="TableNoteChar1"/>
    <w:rsid w:val="00894058"/>
    <w:pPr>
      <w:keepLines/>
      <w:tabs>
        <w:tab w:val="left" w:pos="360"/>
      </w:tabs>
      <w:spacing w:before="20" w:after="20"/>
      <w:ind w:left="360" w:hanging="360"/>
    </w:pPr>
    <w:rPr>
      <w:sz w:val="18"/>
      <w:szCs w:val="20"/>
    </w:rPr>
  </w:style>
  <w:style w:type="character" w:customStyle="1" w:styleId="TableNoteChar1">
    <w:name w:val="Table Note Char1"/>
    <w:link w:val="TableNote"/>
    <w:rsid w:val="00894058"/>
    <w:rPr>
      <w:sz w:val="18"/>
    </w:rPr>
  </w:style>
  <w:style w:type="paragraph" w:customStyle="1" w:styleId="AppTitle">
    <w:name w:val="App Title"/>
    <w:basedOn w:val="Normal"/>
    <w:next w:val="Paragraph0"/>
    <w:link w:val="AppTitleChar"/>
    <w:rsid w:val="00894058"/>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894058"/>
    <w:rPr>
      <w:rFonts w:ascii="Arial" w:eastAsia="SimSun" w:hAnsi="Arial"/>
      <w:b/>
      <w:sz w:val="28"/>
      <w:szCs w:val="24"/>
      <w:lang w:eastAsia="zh-CN"/>
    </w:rPr>
  </w:style>
  <w:style w:type="paragraph" w:customStyle="1" w:styleId="TableCellLeft">
    <w:name w:val="Table Cell Left"/>
    <w:basedOn w:val="Paragraph0"/>
    <w:link w:val="TableCellLeftChar"/>
    <w:qFormat/>
    <w:rsid w:val="00894058"/>
    <w:pPr>
      <w:keepNext/>
      <w:keepLines/>
      <w:spacing w:before="50" w:after="50" w:line="240" w:lineRule="exact"/>
    </w:pPr>
    <w:rPr>
      <w:rFonts w:ascii="Arial" w:eastAsia="Times New Roman" w:hAnsi="Arial"/>
      <w:sz w:val="20"/>
      <w:szCs w:val="20"/>
    </w:rPr>
  </w:style>
  <w:style w:type="character" w:customStyle="1" w:styleId="TableCellLeftChar">
    <w:name w:val="Table Cell Left Char"/>
    <w:link w:val="TableCellLeft"/>
    <w:rsid w:val="00894058"/>
    <w:rPr>
      <w:rFonts w:ascii="Arial" w:hAnsi="Arial"/>
    </w:rPr>
  </w:style>
  <w:style w:type="paragraph" w:customStyle="1" w:styleId="TableCellCenter">
    <w:name w:val="Table Cell Center"/>
    <w:basedOn w:val="Paragraph0"/>
    <w:link w:val="TableCellCenterChar"/>
    <w:rsid w:val="00894058"/>
    <w:pPr>
      <w:keepNext/>
      <w:keepLines/>
      <w:spacing w:before="50" w:after="50" w:line="240" w:lineRule="exact"/>
      <w:jc w:val="center"/>
    </w:pPr>
    <w:rPr>
      <w:rFonts w:ascii="Arial" w:eastAsia="Times New Roman" w:hAnsi="Arial"/>
      <w:sz w:val="20"/>
      <w:szCs w:val="20"/>
    </w:rPr>
  </w:style>
  <w:style w:type="character" w:customStyle="1" w:styleId="TableCellCenterChar">
    <w:name w:val="Table Cell Center Char"/>
    <w:link w:val="TableCellCenter"/>
    <w:rsid w:val="00894058"/>
    <w:rPr>
      <w:rFonts w:ascii="Arial" w:hAnsi="Arial"/>
    </w:rPr>
  </w:style>
  <w:style w:type="paragraph" w:customStyle="1" w:styleId="TableFooter">
    <w:name w:val="Table Footer"/>
    <w:basedOn w:val="TableNote"/>
    <w:link w:val="TableFooterChar"/>
    <w:rsid w:val="00894058"/>
    <w:pPr>
      <w:keepNext/>
      <w:tabs>
        <w:tab w:val="clear" w:pos="360"/>
      </w:tabs>
      <w:spacing w:before="40" w:after="0" w:line="240" w:lineRule="exact"/>
      <w:ind w:left="245" w:hanging="216"/>
    </w:pPr>
    <w:rPr>
      <w:rFonts w:ascii="Arial" w:hAnsi="Arial"/>
      <w:sz w:val="20"/>
    </w:rPr>
  </w:style>
  <w:style w:type="character" w:customStyle="1" w:styleId="TableFooterChar">
    <w:name w:val="Table Footer Char"/>
    <w:link w:val="TableFooter"/>
    <w:rsid w:val="00894058"/>
    <w:rPr>
      <w:rFonts w:ascii="Arial" w:hAnsi="Arial"/>
    </w:rPr>
  </w:style>
  <w:style w:type="paragraph" w:customStyle="1" w:styleId="tablecellcenter0">
    <w:name w:val="tablecellcenter"/>
    <w:basedOn w:val="Normal"/>
    <w:rsid w:val="00894058"/>
    <w:pPr>
      <w:spacing w:before="100" w:beforeAutospacing="1" w:after="100" w:afterAutospacing="1"/>
    </w:pPr>
  </w:style>
  <w:style w:type="paragraph" w:customStyle="1" w:styleId="Numbered11-1">
    <w:name w:val="Numbered 11-1"/>
    <w:rsid w:val="00894058"/>
    <w:pPr>
      <w:numPr>
        <w:numId w:val="22"/>
      </w:numPr>
      <w:spacing w:after="120"/>
      <w:jc w:val="both"/>
    </w:pPr>
    <w:rPr>
      <w:sz w:val="22"/>
    </w:rPr>
  </w:style>
  <w:style w:type="paragraph" w:customStyle="1" w:styleId="TableText0">
    <w:name w:val="TableText"/>
    <w:rsid w:val="00894058"/>
    <w:pPr>
      <w:keepNext/>
    </w:pPr>
  </w:style>
  <w:style w:type="paragraph" w:customStyle="1" w:styleId="NarrativeText">
    <w:name w:val="NarrativeText"/>
    <w:rsid w:val="00894058"/>
    <w:pPr>
      <w:spacing w:after="200"/>
      <w:jc w:val="both"/>
    </w:pPr>
    <w:rPr>
      <w:sz w:val="24"/>
    </w:rPr>
  </w:style>
  <w:style w:type="paragraph" w:customStyle="1" w:styleId="Blank">
    <w:name w:val="Blank"/>
    <w:rsid w:val="00894058"/>
  </w:style>
  <w:style w:type="paragraph" w:customStyle="1" w:styleId="apphead1">
    <w:name w:val="app:head1"/>
    <w:basedOn w:val="Heading1"/>
    <w:next w:val="Normal"/>
    <w:rsid w:val="00894058"/>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894058"/>
    <w:pPr>
      <w:keepNext/>
      <w:spacing w:before="120" w:line="280" w:lineRule="atLeast"/>
      <w:ind w:left="1440" w:hanging="1440"/>
    </w:pPr>
    <w:rPr>
      <w:rFonts w:ascii="Times New Roman Bold" w:hAnsi="Times New Roman Bold" w:cs="Arial"/>
      <w:b/>
      <w:bCs/>
      <w:szCs w:val="22"/>
      <w:lang w:val="en-GB"/>
    </w:rPr>
  </w:style>
  <w:style w:type="paragraph" w:customStyle="1" w:styleId="TableCell10Left">
    <w:name w:val="Table Cell 10 Left"/>
    <w:basedOn w:val="Normal"/>
    <w:rsid w:val="00894058"/>
    <w:pPr>
      <w:keepNext/>
      <w:keepLines/>
      <w:spacing w:before="50" w:after="50" w:line="240" w:lineRule="exact"/>
    </w:pPr>
    <w:rPr>
      <w:rFonts w:ascii="Arial" w:eastAsia="SimSun" w:hAnsi="Arial"/>
      <w:sz w:val="20"/>
      <w:lang w:eastAsia="zh-CN"/>
    </w:rPr>
  </w:style>
  <w:style w:type="paragraph" w:styleId="BlockText">
    <w:name w:val="Block Text"/>
    <w:basedOn w:val="Normal"/>
    <w:rsid w:val="00894058"/>
    <w:pPr>
      <w:spacing w:after="120"/>
      <w:ind w:left="1440" w:right="1440"/>
    </w:pPr>
  </w:style>
  <w:style w:type="paragraph" w:customStyle="1" w:styleId="BulletText1">
    <w:name w:val="Bullet Text 1"/>
    <w:basedOn w:val="Normal"/>
    <w:rsid w:val="00894058"/>
    <w:pPr>
      <w:numPr>
        <w:numId w:val="15"/>
      </w:numPr>
      <w:spacing w:before="120"/>
    </w:pPr>
    <w:rPr>
      <w:color w:val="000000"/>
      <w:szCs w:val="20"/>
    </w:rPr>
  </w:style>
  <w:style w:type="paragraph" w:customStyle="1" w:styleId="TableHeaderText">
    <w:name w:val="Table Header Text"/>
    <w:basedOn w:val="Normal"/>
    <w:rsid w:val="00894058"/>
    <w:pPr>
      <w:spacing w:before="60" w:after="60"/>
      <w:jc w:val="center"/>
    </w:pPr>
    <w:rPr>
      <w:b/>
      <w:color w:val="000000"/>
      <w:szCs w:val="20"/>
    </w:rPr>
  </w:style>
  <w:style w:type="paragraph" w:customStyle="1" w:styleId="CPTInstructional">
    <w:name w:val="CPT_Instructional"/>
    <w:rsid w:val="00894058"/>
    <w:rPr>
      <w:rFonts w:eastAsiaTheme="minorHAnsi" w:cs="Arial"/>
      <w:snapToGrid w:val="0"/>
      <w:vanish/>
      <w:color w:val="FF0000"/>
    </w:rPr>
  </w:style>
  <w:style w:type="paragraph" w:styleId="Title">
    <w:name w:val="Title"/>
    <w:link w:val="TitleChar"/>
    <w:qFormat/>
    <w:rsid w:val="00894058"/>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894058"/>
    <w:rPr>
      <w:rFonts w:eastAsia="MS Gothic" w:cs="Arial"/>
      <w:b/>
      <w:bCs/>
      <w:caps/>
      <w:kern w:val="28"/>
      <w:sz w:val="24"/>
      <w:szCs w:val="32"/>
    </w:rPr>
  </w:style>
  <w:style w:type="paragraph" w:customStyle="1" w:styleId="StyleTableTextCentered">
    <w:name w:val="Style Table Text + Centered"/>
    <w:basedOn w:val="TableText"/>
    <w:rsid w:val="00894058"/>
    <w:pPr>
      <w:tabs>
        <w:tab w:val="left" w:pos="288"/>
        <w:tab w:val="left" w:pos="576"/>
        <w:tab w:val="left" w:pos="864"/>
      </w:tabs>
      <w:spacing w:before="60"/>
    </w:pPr>
  </w:style>
  <w:style w:type="character" w:customStyle="1" w:styleId="apple-converted-space">
    <w:name w:val="apple-converted-space"/>
    <w:basedOn w:val="DefaultParagraphFont"/>
    <w:rsid w:val="00894058"/>
  </w:style>
  <w:style w:type="paragraph" w:customStyle="1" w:styleId="CPTExample">
    <w:name w:val="CPT_Example"/>
    <w:basedOn w:val="Normal"/>
    <w:rsid w:val="00894058"/>
    <w:pPr>
      <w:spacing w:before="120" w:line="280" w:lineRule="atLeast"/>
    </w:pPr>
    <w:rPr>
      <w:rFonts w:ascii="Arial" w:hAnsi="Arial"/>
      <w:i/>
      <w:color w:val="00B050"/>
      <w:sz w:val="20"/>
      <w:szCs w:val="20"/>
    </w:rPr>
  </w:style>
  <w:style w:type="character" w:customStyle="1" w:styleId="normaltextrun">
    <w:name w:val="normaltextrun"/>
    <w:basedOn w:val="DefaultParagraphFont"/>
    <w:rsid w:val="00894058"/>
  </w:style>
  <w:style w:type="character" w:customStyle="1" w:styleId="spellingerror">
    <w:name w:val="spellingerror"/>
    <w:basedOn w:val="DefaultParagraphFont"/>
    <w:rsid w:val="00894058"/>
  </w:style>
  <w:style w:type="paragraph" w:styleId="ListNumber">
    <w:name w:val="List Number"/>
    <w:basedOn w:val="Normal"/>
    <w:rsid w:val="00894058"/>
    <w:pPr>
      <w:keepLines/>
      <w:tabs>
        <w:tab w:val="num" w:pos="720"/>
      </w:tabs>
      <w:spacing w:before="60"/>
      <w:ind w:left="720" w:hanging="360"/>
    </w:pPr>
    <w:rPr>
      <w:rFonts w:eastAsia="MS Gothic"/>
    </w:rPr>
  </w:style>
  <w:style w:type="paragraph" w:customStyle="1" w:styleId="ListEnd">
    <w:name w:val="List End"/>
    <w:next w:val="Paragraph0"/>
    <w:semiHidden/>
    <w:rsid w:val="00894058"/>
    <w:rPr>
      <w:sz w:val="24"/>
    </w:rPr>
  </w:style>
  <w:style w:type="table" w:customStyle="1" w:styleId="TableGrid1">
    <w:name w:val="Table Grid1"/>
    <w:basedOn w:val="TableNormal"/>
    <w:next w:val="TableGrid"/>
    <w:uiPriority w:val="59"/>
    <w:rsid w:val="00894058"/>
    <w:pPr>
      <w:spacing w:before="14" w:after="144"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rsid w:val="00894058"/>
    <w:pPr>
      <w:numPr>
        <w:numId w:val="9"/>
      </w:numPr>
    </w:pPr>
  </w:style>
  <w:style w:type="numbering" w:styleId="1ai">
    <w:name w:val="Outline List 1"/>
    <w:basedOn w:val="NoList"/>
    <w:rsid w:val="00894058"/>
    <w:pPr>
      <w:numPr>
        <w:numId w:val="10"/>
      </w:numPr>
    </w:pPr>
  </w:style>
  <w:style w:type="numbering" w:styleId="ArticleSection">
    <w:name w:val="Outline List 3"/>
    <w:basedOn w:val="NoList"/>
    <w:rsid w:val="00894058"/>
    <w:pPr>
      <w:numPr>
        <w:numId w:val="11"/>
      </w:numPr>
    </w:pPr>
  </w:style>
  <w:style w:type="paragraph" w:styleId="Bibliography">
    <w:name w:val="Bibliography"/>
    <w:basedOn w:val="Normal"/>
    <w:next w:val="Normal"/>
    <w:uiPriority w:val="37"/>
    <w:semiHidden/>
    <w:unhideWhenUsed/>
    <w:rsid w:val="00894058"/>
  </w:style>
  <w:style w:type="paragraph" w:styleId="BodyText2">
    <w:name w:val="Body Text 2"/>
    <w:basedOn w:val="Normal"/>
    <w:link w:val="BodyText2Char"/>
    <w:semiHidden/>
    <w:rsid w:val="00894058"/>
    <w:pPr>
      <w:spacing w:after="120" w:line="480" w:lineRule="auto"/>
    </w:pPr>
  </w:style>
  <w:style w:type="character" w:customStyle="1" w:styleId="BodyText2Char">
    <w:name w:val="Body Text 2 Char"/>
    <w:link w:val="BodyText2"/>
    <w:semiHidden/>
    <w:rsid w:val="00894058"/>
    <w:rPr>
      <w:sz w:val="24"/>
      <w:szCs w:val="24"/>
    </w:rPr>
  </w:style>
  <w:style w:type="paragraph" w:styleId="BodyText3">
    <w:name w:val="Body Text 3"/>
    <w:basedOn w:val="Normal"/>
    <w:link w:val="BodyText3Char"/>
    <w:semiHidden/>
    <w:rsid w:val="00894058"/>
    <w:pPr>
      <w:spacing w:after="120"/>
    </w:pPr>
    <w:rPr>
      <w:sz w:val="16"/>
      <w:szCs w:val="16"/>
    </w:rPr>
  </w:style>
  <w:style w:type="character" w:customStyle="1" w:styleId="BodyText3Char">
    <w:name w:val="Body Text 3 Char"/>
    <w:link w:val="BodyText3"/>
    <w:semiHidden/>
    <w:rsid w:val="00894058"/>
    <w:rPr>
      <w:sz w:val="16"/>
      <w:szCs w:val="16"/>
    </w:rPr>
  </w:style>
  <w:style w:type="paragraph" w:styleId="BodyTextFirstIndent">
    <w:name w:val="Body Text First Indent"/>
    <w:basedOn w:val="BodyText"/>
    <w:link w:val="BodyTextFirstIndentChar"/>
    <w:semiHidden/>
    <w:rsid w:val="00894058"/>
    <w:pPr>
      <w:ind w:firstLine="210"/>
    </w:pPr>
  </w:style>
  <w:style w:type="character" w:customStyle="1" w:styleId="BodyTextFirstIndentChar">
    <w:name w:val="Body Text First Indent Char"/>
    <w:link w:val="BodyTextFirstIndent"/>
    <w:semiHidden/>
    <w:rsid w:val="00894058"/>
    <w:rPr>
      <w:sz w:val="24"/>
      <w:szCs w:val="24"/>
    </w:rPr>
  </w:style>
  <w:style w:type="paragraph" w:styleId="BodyTextIndent">
    <w:name w:val="Body Text Indent"/>
    <w:basedOn w:val="Normal"/>
    <w:link w:val="BodyTextIndentChar"/>
    <w:semiHidden/>
    <w:rsid w:val="00894058"/>
    <w:pPr>
      <w:spacing w:after="120"/>
      <w:ind w:left="360"/>
    </w:pPr>
  </w:style>
  <w:style w:type="character" w:customStyle="1" w:styleId="BodyTextIndentChar">
    <w:name w:val="Body Text Indent Char"/>
    <w:link w:val="BodyTextIndent"/>
    <w:semiHidden/>
    <w:rsid w:val="00894058"/>
    <w:rPr>
      <w:sz w:val="24"/>
      <w:szCs w:val="24"/>
    </w:rPr>
  </w:style>
  <w:style w:type="paragraph" w:styleId="BodyTextFirstIndent2">
    <w:name w:val="Body Text First Indent 2"/>
    <w:basedOn w:val="BodyTextIndent"/>
    <w:link w:val="BodyTextFirstIndent2Char"/>
    <w:semiHidden/>
    <w:rsid w:val="00894058"/>
    <w:pPr>
      <w:ind w:firstLine="210"/>
    </w:pPr>
  </w:style>
  <w:style w:type="character" w:customStyle="1" w:styleId="BodyTextFirstIndent2Char">
    <w:name w:val="Body Text First Indent 2 Char"/>
    <w:link w:val="BodyTextFirstIndent2"/>
    <w:semiHidden/>
    <w:rsid w:val="00894058"/>
    <w:rPr>
      <w:sz w:val="24"/>
      <w:szCs w:val="24"/>
    </w:rPr>
  </w:style>
  <w:style w:type="paragraph" w:styleId="BodyTextIndent2">
    <w:name w:val="Body Text Indent 2"/>
    <w:basedOn w:val="Normal"/>
    <w:link w:val="BodyTextIndent2Char"/>
    <w:semiHidden/>
    <w:rsid w:val="00894058"/>
    <w:pPr>
      <w:spacing w:after="120" w:line="480" w:lineRule="auto"/>
      <w:ind w:left="360"/>
    </w:pPr>
  </w:style>
  <w:style w:type="character" w:customStyle="1" w:styleId="BodyTextIndent2Char">
    <w:name w:val="Body Text Indent 2 Char"/>
    <w:link w:val="BodyTextIndent2"/>
    <w:semiHidden/>
    <w:rsid w:val="00894058"/>
    <w:rPr>
      <w:sz w:val="24"/>
      <w:szCs w:val="24"/>
    </w:rPr>
  </w:style>
  <w:style w:type="paragraph" w:styleId="BodyTextIndent3">
    <w:name w:val="Body Text Indent 3"/>
    <w:basedOn w:val="Normal"/>
    <w:link w:val="BodyTextIndent3Char"/>
    <w:semiHidden/>
    <w:rsid w:val="00894058"/>
    <w:pPr>
      <w:spacing w:after="120"/>
      <w:ind w:left="360"/>
    </w:pPr>
    <w:rPr>
      <w:sz w:val="16"/>
      <w:szCs w:val="16"/>
    </w:rPr>
  </w:style>
  <w:style w:type="character" w:customStyle="1" w:styleId="BodyTextIndent3Char">
    <w:name w:val="Body Text Indent 3 Char"/>
    <w:link w:val="BodyTextIndent3"/>
    <w:semiHidden/>
    <w:rsid w:val="00894058"/>
    <w:rPr>
      <w:sz w:val="16"/>
      <w:szCs w:val="16"/>
    </w:rPr>
  </w:style>
  <w:style w:type="character" w:styleId="BookTitle">
    <w:name w:val="Book Title"/>
    <w:basedOn w:val="DefaultParagraphFont"/>
    <w:uiPriority w:val="33"/>
    <w:rsid w:val="00894058"/>
    <w:rPr>
      <w:b/>
      <w:bCs/>
      <w:smallCaps/>
      <w:spacing w:val="5"/>
    </w:rPr>
  </w:style>
  <w:style w:type="paragraph" w:styleId="Closing">
    <w:name w:val="Closing"/>
    <w:basedOn w:val="Normal"/>
    <w:link w:val="ClosingChar"/>
    <w:semiHidden/>
    <w:rsid w:val="00894058"/>
    <w:pPr>
      <w:ind w:left="4320"/>
    </w:pPr>
  </w:style>
  <w:style w:type="character" w:customStyle="1" w:styleId="ClosingChar">
    <w:name w:val="Closing Char"/>
    <w:link w:val="Closing"/>
    <w:semiHidden/>
    <w:rsid w:val="00894058"/>
    <w:rPr>
      <w:sz w:val="24"/>
      <w:szCs w:val="24"/>
    </w:rPr>
  </w:style>
  <w:style w:type="table" w:styleId="ColorfulGrid">
    <w:name w:val="Colorful Grid"/>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940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940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940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940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940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940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940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940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940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940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940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940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940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940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940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940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940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940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940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940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semiHidden/>
    <w:rsid w:val="00894058"/>
  </w:style>
  <w:style w:type="character" w:customStyle="1" w:styleId="DateChar">
    <w:name w:val="Date Char"/>
    <w:link w:val="Date"/>
    <w:semiHidden/>
    <w:rsid w:val="00894058"/>
    <w:rPr>
      <w:sz w:val="24"/>
      <w:szCs w:val="24"/>
    </w:rPr>
  </w:style>
  <w:style w:type="paragraph" w:styleId="E-mailSignature">
    <w:name w:val="E-mail Signature"/>
    <w:basedOn w:val="Normal"/>
    <w:link w:val="E-mailSignatureChar"/>
    <w:semiHidden/>
    <w:rsid w:val="00894058"/>
  </w:style>
  <w:style w:type="character" w:customStyle="1" w:styleId="E-mailSignatureChar">
    <w:name w:val="E-mail Signature Char"/>
    <w:link w:val="E-mailSignature"/>
    <w:semiHidden/>
    <w:rsid w:val="00894058"/>
    <w:rPr>
      <w:sz w:val="24"/>
      <w:szCs w:val="24"/>
    </w:rPr>
  </w:style>
  <w:style w:type="character" w:styleId="EndnoteReference">
    <w:name w:val="endnote reference"/>
    <w:semiHidden/>
    <w:rsid w:val="00894058"/>
    <w:rPr>
      <w:vertAlign w:val="superscript"/>
    </w:rPr>
  </w:style>
  <w:style w:type="paragraph" w:styleId="EnvelopeAddress">
    <w:name w:val="envelope address"/>
    <w:basedOn w:val="Normal"/>
    <w:semiHidden/>
    <w:rsid w:val="00894058"/>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94058"/>
    <w:rPr>
      <w:rFonts w:ascii="Arial" w:hAnsi="Arial" w:cs="Arial"/>
      <w:sz w:val="20"/>
      <w:szCs w:val="20"/>
    </w:rPr>
  </w:style>
  <w:style w:type="character" w:styleId="HTMLAcronym">
    <w:name w:val="HTML Acronym"/>
    <w:semiHidden/>
    <w:rsid w:val="00894058"/>
  </w:style>
  <w:style w:type="paragraph" w:styleId="HTMLAddress">
    <w:name w:val="HTML Address"/>
    <w:basedOn w:val="Normal"/>
    <w:link w:val="HTMLAddressChar"/>
    <w:semiHidden/>
    <w:rsid w:val="00894058"/>
    <w:rPr>
      <w:i/>
      <w:iCs/>
    </w:rPr>
  </w:style>
  <w:style w:type="character" w:customStyle="1" w:styleId="HTMLAddressChar">
    <w:name w:val="HTML Address Char"/>
    <w:link w:val="HTMLAddress"/>
    <w:semiHidden/>
    <w:rsid w:val="00894058"/>
    <w:rPr>
      <w:i/>
      <w:iCs/>
      <w:sz w:val="24"/>
      <w:szCs w:val="24"/>
    </w:rPr>
  </w:style>
  <w:style w:type="character" w:styleId="HTMLCite">
    <w:name w:val="HTML Cite"/>
    <w:semiHidden/>
    <w:rsid w:val="00894058"/>
    <w:rPr>
      <w:i/>
      <w:iCs/>
    </w:rPr>
  </w:style>
  <w:style w:type="character" w:styleId="HTMLCode">
    <w:name w:val="HTML Code"/>
    <w:semiHidden/>
    <w:rsid w:val="00894058"/>
    <w:rPr>
      <w:rFonts w:ascii="Courier New" w:hAnsi="Courier New" w:cs="Courier New"/>
      <w:sz w:val="20"/>
      <w:szCs w:val="20"/>
    </w:rPr>
  </w:style>
  <w:style w:type="character" w:styleId="HTMLDefinition">
    <w:name w:val="HTML Definition"/>
    <w:semiHidden/>
    <w:rsid w:val="00894058"/>
    <w:rPr>
      <w:i/>
      <w:iCs/>
    </w:rPr>
  </w:style>
  <w:style w:type="character" w:styleId="HTMLKeyboard">
    <w:name w:val="HTML Keyboard"/>
    <w:semiHidden/>
    <w:rsid w:val="00894058"/>
    <w:rPr>
      <w:rFonts w:ascii="Courier New" w:hAnsi="Courier New" w:cs="Courier New"/>
      <w:sz w:val="20"/>
      <w:szCs w:val="20"/>
    </w:rPr>
  </w:style>
  <w:style w:type="paragraph" w:styleId="HTMLPreformatted">
    <w:name w:val="HTML Preformatted"/>
    <w:basedOn w:val="Normal"/>
    <w:link w:val="HTMLPreformattedChar"/>
    <w:semiHidden/>
    <w:rsid w:val="00894058"/>
    <w:rPr>
      <w:rFonts w:ascii="Courier New" w:hAnsi="Courier New" w:cs="Courier New"/>
      <w:sz w:val="20"/>
      <w:szCs w:val="20"/>
    </w:rPr>
  </w:style>
  <w:style w:type="character" w:customStyle="1" w:styleId="HTMLPreformattedChar">
    <w:name w:val="HTML Preformatted Char"/>
    <w:link w:val="HTMLPreformatted"/>
    <w:semiHidden/>
    <w:rsid w:val="00894058"/>
    <w:rPr>
      <w:rFonts w:ascii="Courier New" w:hAnsi="Courier New" w:cs="Courier New"/>
    </w:rPr>
  </w:style>
  <w:style w:type="character" w:styleId="HTMLSample">
    <w:name w:val="HTML Sample"/>
    <w:semiHidden/>
    <w:rsid w:val="00894058"/>
    <w:rPr>
      <w:rFonts w:ascii="Courier New" w:hAnsi="Courier New" w:cs="Courier New"/>
    </w:rPr>
  </w:style>
  <w:style w:type="character" w:styleId="HTMLVariable">
    <w:name w:val="HTML Variable"/>
    <w:semiHidden/>
    <w:rsid w:val="00894058"/>
    <w:rPr>
      <w:i/>
      <w:iCs/>
    </w:rPr>
  </w:style>
  <w:style w:type="paragraph" w:styleId="Index1">
    <w:name w:val="index 1"/>
    <w:basedOn w:val="Normal"/>
    <w:next w:val="Normal"/>
    <w:semiHidden/>
    <w:rsid w:val="00894058"/>
    <w:pPr>
      <w:ind w:left="240" w:hanging="240"/>
    </w:pPr>
  </w:style>
  <w:style w:type="paragraph" w:styleId="Index2">
    <w:name w:val="index 2"/>
    <w:basedOn w:val="Normal"/>
    <w:next w:val="Normal"/>
    <w:semiHidden/>
    <w:rsid w:val="00894058"/>
    <w:pPr>
      <w:ind w:left="480" w:hanging="240"/>
    </w:pPr>
  </w:style>
  <w:style w:type="paragraph" w:styleId="Index3">
    <w:name w:val="index 3"/>
    <w:basedOn w:val="Normal"/>
    <w:next w:val="Normal"/>
    <w:semiHidden/>
    <w:rsid w:val="00894058"/>
    <w:pPr>
      <w:ind w:left="720" w:hanging="240"/>
    </w:pPr>
  </w:style>
  <w:style w:type="paragraph" w:styleId="Index4">
    <w:name w:val="index 4"/>
    <w:basedOn w:val="Normal"/>
    <w:next w:val="Normal"/>
    <w:semiHidden/>
    <w:rsid w:val="00894058"/>
    <w:pPr>
      <w:ind w:left="960" w:hanging="240"/>
    </w:pPr>
  </w:style>
  <w:style w:type="paragraph" w:styleId="Index5">
    <w:name w:val="index 5"/>
    <w:basedOn w:val="Normal"/>
    <w:next w:val="Normal"/>
    <w:semiHidden/>
    <w:rsid w:val="00894058"/>
    <w:pPr>
      <w:ind w:left="1200" w:hanging="240"/>
    </w:pPr>
  </w:style>
  <w:style w:type="paragraph" w:styleId="Index6">
    <w:name w:val="index 6"/>
    <w:basedOn w:val="Normal"/>
    <w:next w:val="Normal"/>
    <w:semiHidden/>
    <w:rsid w:val="00894058"/>
    <w:pPr>
      <w:ind w:left="1440" w:hanging="240"/>
    </w:pPr>
  </w:style>
  <w:style w:type="paragraph" w:styleId="Index7">
    <w:name w:val="index 7"/>
    <w:basedOn w:val="Normal"/>
    <w:next w:val="Normal"/>
    <w:semiHidden/>
    <w:rsid w:val="00894058"/>
    <w:pPr>
      <w:ind w:left="1680" w:hanging="240"/>
    </w:pPr>
  </w:style>
  <w:style w:type="paragraph" w:styleId="Index8">
    <w:name w:val="index 8"/>
    <w:basedOn w:val="Normal"/>
    <w:next w:val="Normal"/>
    <w:semiHidden/>
    <w:rsid w:val="00894058"/>
    <w:pPr>
      <w:ind w:left="1920" w:hanging="240"/>
    </w:pPr>
  </w:style>
  <w:style w:type="paragraph" w:styleId="Index9">
    <w:name w:val="index 9"/>
    <w:basedOn w:val="Normal"/>
    <w:next w:val="Normal"/>
    <w:semiHidden/>
    <w:rsid w:val="00894058"/>
    <w:pPr>
      <w:ind w:left="2160" w:hanging="240"/>
    </w:pPr>
  </w:style>
  <w:style w:type="paragraph" w:styleId="IndexHeading">
    <w:name w:val="index heading"/>
    <w:basedOn w:val="Normal"/>
    <w:next w:val="Index1"/>
    <w:semiHidden/>
    <w:rsid w:val="00894058"/>
    <w:rPr>
      <w:rFonts w:ascii="Arial" w:hAnsi="Arial" w:cs="Arial"/>
      <w:b/>
      <w:bCs/>
    </w:rPr>
  </w:style>
  <w:style w:type="character" w:styleId="IntenseEmphasis">
    <w:name w:val="Intense Emphasis"/>
    <w:basedOn w:val="DefaultParagraphFont"/>
    <w:uiPriority w:val="21"/>
    <w:rsid w:val="00894058"/>
    <w:rPr>
      <w:b/>
      <w:bCs/>
      <w:i/>
      <w:iCs/>
      <w:color w:val="4F81BD" w:themeColor="accent1"/>
    </w:rPr>
  </w:style>
  <w:style w:type="paragraph" w:styleId="IntenseQuote">
    <w:name w:val="Intense Quote"/>
    <w:basedOn w:val="Normal"/>
    <w:next w:val="Normal"/>
    <w:link w:val="IntenseQuoteChar"/>
    <w:uiPriority w:val="30"/>
    <w:rsid w:val="0089405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94058"/>
    <w:rPr>
      <w:b/>
      <w:bCs/>
      <w:i/>
      <w:iCs/>
      <w:color w:val="4F81BD" w:themeColor="accent1"/>
      <w:sz w:val="24"/>
      <w:szCs w:val="24"/>
    </w:rPr>
  </w:style>
  <w:style w:type="character" w:styleId="IntenseReference">
    <w:name w:val="Intense Reference"/>
    <w:basedOn w:val="DefaultParagraphFont"/>
    <w:uiPriority w:val="32"/>
    <w:rsid w:val="00894058"/>
    <w:rPr>
      <w:b/>
      <w:bCs/>
      <w:smallCaps/>
      <w:color w:val="C0504D" w:themeColor="accent2"/>
      <w:spacing w:val="5"/>
      <w:u w:val="single"/>
    </w:rPr>
  </w:style>
  <w:style w:type="table" w:styleId="LightGrid">
    <w:name w:val="Light Grid"/>
    <w:basedOn w:val="TableNormal"/>
    <w:uiPriority w:val="62"/>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940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940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940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940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940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940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940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940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940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940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940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940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940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940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semiHidden/>
    <w:rsid w:val="00894058"/>
  </w:style>
  <w:style w:type="paragraph" w:styleId="List">
    <w:name w:val="List"/>
    <w:basedOn w:val="Normal"/>
    <w:semiHidden/>
    <w:rsid w:val="00894058"/>
    <w:pPr>
      <w:ind w:left="360" w:hanging="360"/>
    </w:pPr>
  </w:style>
  <w:style w:type="paragraph" w:styleId="List2">
    <w:name w:val="List 2"/>
    <w:basedOn w:val="Normal"/>
    <w:rsid w:val="00894058"/>
    <w:pPr>
      <w:ind w:left="720" w:hanging="360"/>
    </w:pPr>
  </w:style>
  <w:style w:type="paragraph" w:styleId="List3">
    <w:name w:val="List 3"/>
    <w:basedOn w:val="Normal"/>
    <w:semiHidden/>
    <w:rsid w:val="00894058"/>
    <w:pPr>
      <w:ind w:left="1080" w:hanging="360"/>
    </w:pPr>
  </w:style>
  <w:style w:type="paragraph" w:styleId="List4">
    <w:name w:val="List 4"/>
    <w:basedOn w:val="Normal"/>
    <w:semiHidden/>
    <w:rsid w:val="00894058"/>
    <w:pPr>
      <w:ind w:left="1440" w:hanging="360"/>
    </w:pPr>
  </w:style>
  <w:style w:type="paragraph" w:styleId="List5">
    <w:name w:val="List 5"/>
    <w:basedOn w:val="Normal"/>
    <w:semiHidden/>
    <w:rsid w:val="00894058"/>
    <w:pPr>
      <w:ind w:left="1800" w:hanging="360"/>
    </w:pPr>
  </w:style>
  <w:style w:type="paragraph" w:styleId="ListBullet2">
    <w:name w:val="List Bullet 2"/>
    <w:basedOn w:val="Normal"/>
    <w:rsid w:val="00894058"/>
    <w:pPr>
      <w:keepLines/>
      <w:spacing w:before="60"/>
    </w:pPr>
    <w:rPr>
      <w:rFonts w:eastAsia="MS Gothic"/>
    </w:rPr>
  </w:style>
  <w:style w:type="paragraph" w:styleId="ListBullet3">
    <w:name w:val="List Bullet 3"/>
    <w:basedOn w:val="Normal"/>
    <w:rsid w:val="00894058"/>
    <w:pPr>
      <w:keepLines/>
      <w:spacing w:before="60"/>
    </w:pPr>
    <w:rPr>
      <w:rFonts w:eastAsia="MS Gothic"/>
    </w:rPr>
  </w:style>
  <w:style w:type="paragraph" w:styleId="ListBullet4">
    <w:name w:val="List Bullet 4"/>
    <w:basedOn w:val="Normal"/>
    <w:semiHidden/>
    <w:rsid w:val="00894058"/>
    <w:pPr>
      <w:tabs>
        <w:tab w:val="num" w:pos="1440"/>
      </w:tabs>
      <w:spacing w:before="60"/>
      <w:ind w:left="1440" w:hanging="360"/>
    </w:pPr>
  </w:style>
  <w:style w:type="paragraph" w:styleId="ListBullet5">
    <w:name w:val="List Bullet 5"/>
    <w:basedOn w:val="Normal"/>
    <w:semiHidden/>
    <w:rsid w:val="00894058"/>
    <w:pPr>
      <w:tabs>
        <w:tab w:val="num" w:pos="1800"/>
      </w:tabs>
      <w:spacing w:before="60"/>
      <w:ind w:left="1800" w:hanging="360"/>
    </w:pPr>
  </w:style>
  <w:style w:type="paragraph" w:styleId="ListContinue">
    <w:name w:val="List Continue"/>
    <w:basedOn w:val="Normal"/>
    <w:rsid w:val="00894058"/>
    <w:pPr>
      <w:spacing w:after="120"/>
      <w:ind w:left="360"/>
    </w:pPr>
  </w:style>
  <w:style w:type="paragraph" w:styleId="ListContinue2">
    <w:name w:val="List Continue 2"/>
    <w:basedOn w:val="Normal"/>
    <w:rsid w:val="00894058"/>
    <w:pPr>
      <w:spacing w:after="120"/>
      <w:ind w:left="720"/>
    </w:pPr>
  </w:style>
  <w:style w:type="paragraph" w:styleId="ListContinue3">
    <w:name w:val="List Continue 3"/>
    <w:basedOn w:val="Normal"/>
    <w:rsid w:val="00894058"/>
    <w:pPr>
      <w:spacing w:after="120"/>
      <w:ind w:left="1080"/>
    </w:pPr>
  </w:style>
  <w:style w:type="paragraph" w:styleId="ListContinue4">
    <w:name w:val="List Continue 4"/>
    <w:basedOn w:val="Normal"/>
    <w:rsid w:val="00894058"/>
    <w:pPr>
      <w:spacing w:after="120"/>
      <w:ind w:left="1440"/>
    </w:pPr>
  </w:style>
  <w:style w:type="paragraph" w:styleId="ListContinue5">
    <w:name w:val="List Continue 5"/>
    <w:basedOn w:val="Normal"/>
    <w:rsid w:val="00894058"/>
    <w:pPr>
      <w:spacing w:after="120"/>
      <w:ind w:left="1800"/>
    </w:pPr>
  </w:style>
  <w:style w:type="paragraph" w:styleId="ListNumber2">
    <w:name w:val="List Number 2"/>
    <w:basedOn w:val="Normal"/>
    <w:rsid w:val="00894058"/>
    <w:pPr>
      <w:keepLines/>
      <w:numPr>
        <w:numId w:val="19"/>
      </w:numPr>
      <w:spacing w:before="60"/>
    </w:pPr>
    <w:rPr>
      <w:rFonts w:eastAsia="MS Gothic"/>
    </w:rPr>
  </w:style>
  <w:style w:type="paragraph" w:styleId="ListNumber3">
    <w:name w:val="List Number 3"/>
    <w:basedOn w:val="Normal"/>
    <w:rsid w:val="00894058"/>
    <w:pPr>
      <w:keepLines/>
      <w:numPr>
        <w:numId w:val="20"/>
      </w:numPr>
      <w:spacing w:before="60"/>
    </w:pPr>
    <w:rPr>
      <w:rFonts w:eastAsia="MS Gothic"/>
    </w:rPr>
  </w:style>
  <w:style w:type="paragraph" w:styleId="ListNumber4">
    <w:name w:val="List Number 4"/>
    <w:basedOn w:val="Normal"/>
    <w:semiHidden/>
    <w:rsid w:val="00894058"/>
    <w:pPr>
      <w:keepLines/>
      <w:numPr>
        <w:numId w:val="21"/>
      </w:numPr>
      <w:spacing w:before="60"/>
    </w:pPr>
  </w:style>
  <w:style w:type="paragraph" w:styleId="ListNumber5">
    <w:name w:val="List Number 5"/>
    <w:basedOn w:val="Normal"/>
    <w:semiHidden/>
    <w:rsid w:val="00894058"/>
    <w:pPr>
      <w:tabs>
        <w:tab w:val="num" w:pos="1800"/>
      </w:tabs>
      <w:spacing w:before="60"/>
      <w:ind w:left="1800" w:hanging="360"/>
    </w:pPr>
  </w:style>
  <w:style w:type="paragraph" w:styleId="MacroText">
    <w:name w:val="macro"/>
    <w:link w:val="MacroTextChar"/>
    <w:semiHidden/>
    <w:rsid w:val="0089405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894058"/>
    <w:rPr>
      <w:rFonts w:ascii="Courier New" w:hAnsi="Courier New" w:cs="Courier New"/>
    </w:rPr>
  </w:style>
  <w:style w:type="table" w:styleId="MediumGrid1">
    <w:name w:val="Medium Grid 1"/>
    <w:basedOn w:val="TableNormal"/>
    <w:uiPriority w:val="67"/>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940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940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940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940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940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940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940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940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940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40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940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940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940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940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940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940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940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9405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894058"/>
    <w:rPr>
      <w:rFonts w:ascii="Arial" w:hAnsi="Arial" w:cs="Arial"/>
      <w:sz w:val="24"/>
      <w:szCs w:val="24"/>
      <w:shd w:val="pct20" w:color="auto" w:fill="auto"/>
    </w:rPr>
  </w:style>
  <w:style w:type="paragraph" w:styleId="NoSpacing">
    <w:name w:val="No Spacing"/>
    <w:uiPriority w:val="1"/>
    <w:rsid w:val="00894058"/>
    <w:pPr>
      <w:jc w:val="both"/>
    </w:pPr>
    <w:rPr>
      <w:sz w:val="24"/>
      <w:szCs w:val="24"/>
    </w:rPr>
  </w:style>
  <w:style w:type="paragraph" w:styleId="NoteHeading">
    <w:name w:val="Note Heading"/>
    <w:basedOn w:val="Normal"/>
    <w:next w:val="Normal"/>
    <w:link w:val="NoteHeadingChar"/>
    <w:semiHidden/>
    <w:rsid w:val="00894058"/>
  </w:style>
  <w:style w:type="character" w:customStyle="1" w:styleId="NoteHeadingChar">
    <w:name w:val="Note Heading Char"/>
    <w:basedOn w:val="DefaultParagraphFont"/>
    <w:link w:val="NoteHeading"/>
    <w:semiHidden/>
    <w:rsid w:val="00894058"/>
    <w:rPr>
      <w:sz w:val="24"/>
      <w:szCs w:val="24"/>
    </w:rPr>
  </w:style>
  <w:style w:type="paragraph" w:styleId="PlainText">
    <w:name w:val="Plain Text"/>
    <w:basedOn w:val="Normal"/>
    <w:link w:val="PlainTextChar"/>
    <w:semiHidden/>
    <w:rsid w:val="00894058"/>
    <w:rPr>
      <w:rFonts w:ascii="Courier New" w:hAnsi="Courier New" w:cs="Courier New"/>
      <w:sz w:val="20"/>
      <w:szCs w:val="20"/>
    </w:rPr>
  </w:style>
  <w:style w:type="character" w:customStyle="1" w:styleId="PlainTextChar">
    <w:name w:val="Plain Text Char"/>
    <w:link w:val="PlainText"/>
    <w:semiHidden/>
    <w:rsid w:val="00894058"/>
    <w:rPr>
      <w:rFonts w:ascii="Courier New" w:hAnsi="Courier New" w:cs="Courier New"/>
    </w:rPr>
  </w:style>
  <w:style w:type="paragraph" w:styleId="Quote">
    <w:name w:val="Quote"/>
    <w:basedOn w:val="Normal"/>
    <w:next w:val="Normal"/>
    <w:link w:val="QuoteChar"/>
    <w:uiPriority w:val="29"/>
    <w:rsid w:val="00894058"/>
    <w:rPr>
      <w:i/>
      <w:iCs/>
      <w:color w:val="000000" w:themeColor="text1"/>
    </w:rPr>
  </w:style>
  <w:style w:type="character" w:customStyle="1" w:styleId="QuoteChar">
    <w:name w:val="Quote Char"/>
    <w:basedOn w:val="DefaultParagraphFont"/>
    <w:link w:val="Quote"/>
    <w:uiPriority w:val="29"/>
    <w:rsid w:val="00894058"/>
    <w:rPr>
      <w:i/>
      <w:iCs/>
      <w:color w:val="000000" w:themeColor="text1"/>
      <w:sz w:val="24"/>
      <w:szCs w:val="24"/>
    </w:rPr>
  </w:style>
  <w:style w:type="paragraph" w:styleId="Salutation">
    <w:name w:val="Salutation"/>
    <w:basedOn w:val="Normal"/>
    <w:next w:val="Normal"/>
    <w:link w:val="SalutationChar"/>
    <w:semiHidden/>
    <w:rsid w:val="00894058"/>
  </w:style>
  <w:style w:type="character" w:customStyle="1" w:styleId="SalutationChar">
    <w:name w:val="Salutation Char"/>
    <w:link w:val="Salutation"/>
    <w:semiHidden/>
    <w:rsid w:val="00894058"/>
    <w:rPr>
      <w:sz w:val="24"/>
      <w:szCs w:val="24"/>
    </w:rPr>
  </w:style>
  <w:style w:type="paragraph" w:styleId="Signature">
    <w:name w:val="Signature"/>
    <w:basedOn w:val="Normal"/>
    <w:link w:val="SignatureChar"/>
    <w:semiHidden/>
    <w:rsid w:val="00894058"/>
    <w:pPr>
      <w:ind w:left="4320"/>
    </w:pPr>
  </w:style>
  <w:style w:type="character" w:customStyle="1" w:styleId="SignatureChar">
    <w:name w:val="Signature Char"/>
    <w:link w:val="Signature"/>
    <w:semiHidden/>
    <w:rsid w:val="00894058"/>
    <w:rPr>
      <w:sz w:val="24"/>
      <w:szCs w:val="24"/>
    </w:rPr>
  </w:style>
  <w:style w:type="paragraph" w:styleId="Subtitle">
    <w:name w:val="Subtitle"/>
    <w:basedOn w:val="Normal"/>
    <w:link w:val="SubtitleChar"/>
    <w:qFormat/>
    <w:rsid w:val="00894058"/>
    <w:pPr>
      <w:spacing w:after="60"/>
      <w:jc w:val="center"/>
      <w:outlineLvl w:val="1"/>
    </w:pPr>
    <w:rPr>
      <w:rFonts w:cs="Arial"/>
    </w:rPr>
  </w:style>
  <w:style w:type="character" w:customStyle="1" w:styleId="SubtitleChar">
    <w:name w:val="Subtitle Char"/>
    <w:link w:val="Subtitle"/>
    <w:rsid w:val="00894058"/>
    <w:rPr>
      <w:rFonts w:cs="Arial"/>
      <w:sz w:val="24"/>
      <w:szCs w:val="24"/>
    </w:rPr>
  </w:style>
  <w:style w:type="character" w:styleId="SubtleEmphasis">
    <w:name w:val="Subtle Emphasis"/>
    <w:basedOn w:val="DefaultParagraphFont"/>
    <w:uiPriority w:val="19"/>
    <w:rsid w:val="00894058"/>
    <w:rPr>
      <w:i/>
      <w:iCs/>
      <w:color w:val="808080" w:themeColor="text1" w:themeTint="7F"/>
    </w:rPr>
  </w:style>
  <w:style w:type="character" w:styleId="SubtleReference">
    <w:name w:val="Subtle Reference"/>
    <w:basedOn w:val="DefaultParagraphFont"/>
    <w:uiPriority w:val="31"/>
    <w:rsid w:val="00894058"/>
    <w:rPr>
      <w:smallCaps/>
      <w:color w:val="C0504D" w:themeColor="accent2"/>
      <w:u w:val="single"/>
    </w:rPr>
  </w:style>
  <w:style w:type="table" w:styleId="Table3Deffects1">
    <w:name w:val="Table 3D effects 1"/>
    <w:basedOn w:val="TableNormal"/>
    <w:semiHidden/>
    <w:rsid w:val="008940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940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940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940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940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940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940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940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940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940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940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940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940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940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940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940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940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940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940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940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940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940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940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940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940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940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940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rsid w:val="008940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940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940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894058"/>
    <w:pPr>
      <w:ind w:left="240" w:hanging="240"/>
    </w:pPr>
  </w:style>
  <w:style w:type="table" w:styleId="TableProfessional">
    <w:name w:val="Table Professional"/>
    <w:basedOn w:val="TableNormal"/>
    <w:semiHidden/>
    <w:rsid w:val="008940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940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940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940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940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940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940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940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940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894058"/>
    <w:pPr>
      <w:spacing w:before="120"/>
    </w:pPr>
    <w:rPr>
      <w:rFonts w:ascii="Arial" w:hAnsi="Arial" w:cs="Arial"/>
      <w:b/>
      <w:bCs/>
    </w:rPr>
  </w:style>
  <w:style w:type="table" w:customStyle="1" w:styleId="GridTable1Light1">
    <w:name w:val="Grid Table 1 Light1"/>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894058"/>
    <w:rPr>
      <w:u w:val="dotted"/>
    </w:rPr>
  </w:style>
  <w:style w:type="table" w:customStyle="1" w:styleId="TableGridLight1">
    <w:name w:val="Table Grid Light1"/>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894058"/>
    <w:rPr>
      <w:u w:val="dotted"/>
    </w:rPr>
  </w:style>
  <w:style w:type="table" w:customStyle="1" w:styleId="TableGridLight2">
    <w:name w:val="Table Grid Light2"/>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istLetter">
    <w:name w:val="List Letter"/>
    <w:rsid w:val="00894058"/>
    <w:pPr>
      <w:keepLines/>
      <w:numPr>
        <w:numId w:val="17"/>
      </w:numPr>
      <w:spacing w:before="60"/>
    </w:pPr>
    <w:rPr>
      <w:rFonts w:eastAsia="MS Gothic" w:cs="Arial"/>
      <w:bCs/>
      <w:iCs/>
      <w:sz w:val="24"/>
      <w:szCs w:val="48"/>
    </w:rPr>
  </w:style>
  <w:style w:type="paragraph" w:customStyle="1" w:styleId="ListLetter2">
    <w:name w:val="List Letter 2"/>
    <w:rsid w:val="00894058"/>
    <w:pPr>
      <w:keepLines/>
      <w:numPr>
        <w:numId w:val="18"/>
      </w:numPr>
      <w:spacing w:before="60"/>
    </w:pPr>
    <w:rPr>
      <w:rFonts w:eastAsia="MS Gothic" w:cs="Arial"/>
      <w:bCs/>
      <w:iCs/>
      <w:sz w:val="24"/>
      <w:szCs w:val="24"/>
    </w:rPr>
  </w:style>
  <w:style w:type="paragraph" w:customStyle="1" w:styleId="ListLetter3">
    <w:name w:val="List Letter 3"/>
    <w:rsid w:val="00894058"/>
    <w:pPr>
      <w:keepLines/>
      <w:tabs>
        <w:tab w:val="num" w:pos="720"/>
      </w:tabs>
      <w:spacing w:before="60"/>
      <w:ind w:left="720" w:hanging="360"/>
    </w:pPr>
    <w:rPr>
      <w:rFonts w:eastAsia="MS Gothic" w:cs="Arial"/>
      <w:bCs/>
      <w:iCs/>
      <w:sz w:val="24"/>
      <w:szCs w:val="48"/>
    </w:rPr>
  </w:style>
  <w:style w:type="paragraph" w:customStyle="1" w:styleId="StyleListParagraphBoldUnderlineLeft025PatternClea">
    <w:name w:val="Style List Paragraph + Bold Underline Left:  0.25&quot; Pattern: Clea..."/>
    <w:basedOn w:val="Normal"/>
    <w:rsid w:val="00894058"/>
    <w:pPr>
      <w:ind w:left="360"/>
      <w:contextualSpacing/>
    </w:pPr>
    <w:rPr>
      <w:b/>
      <w:bCs/>
      <w:szCs w:val="20"/>
      <w:u w:val="single"/>
      <w:shd w:val="clear" w:color="auto" w:fill="D9D9D9" w:themeFill="background1" w:themeFillShade="D9"/>
    </w:rPr>
  </w:style>
  <w:style w:type="paragraph" w:customStyle="1" w:styleId="Heading2NoTOC">
    <w:name w:val="Heading 2 No TOC"/>
    <w:basedOn w:val="Heading2"/>
    <w:next w:val="Paragraph0"/>
    <w:rsid w:val="00894058"/>
    <w:pPr>
      <w:numPr>
        <w:ilvl w:val="0"/>
        <w:numId w:val="0"/>
      </w:numPr>
      <w:tabs>
        <w:tab w:val="left" w:pos="720"/>
      </w:tabs>
      <w:outlineLvl w:val="9"/>
    </w:pPr>
  </w:style>
  <w:style w:type="paragraph" w:customStyle="1" w:styleId="Appendix">
    <w:name w:val="Appendix"/>
    <w:basedOn w:val="Heading2NoTOC"/>
    <w:next w:val="Paragraph0"/>
    <w:rsid w:val="00894058"/>
    <w:pPr>
      <w:numPr>
        <w:numId w:val="12"/>
      </w:numPr>
    </w:pPr>
    <w:rPr>
      <w:bCs w:val="0"/>
      <w:snapToGrid w:val="0"/>
    </w:rPr>
  </w:style>
  <w:style w:type="paragraph" w:customStyle="1" w:styleId="Approval">
    <w:name w:val="Approval"/>
    <w:rsid w:val="00894058"/>
    <w:pPr>
      <w:tabs>
        <w:tab w:val="left" w:pos="1080"/>
        <w:tab w:val="left" w:pos="5040"/>
        <w:tab w:val="left" w:pos="5760"/>
        <w:tab w:val="left" w:pos="6480"/>
        <w:tab w:val="left" w:pos="8640"/>
      </w:tabs>
    </w:pPr>
    <w:rPr>
      <w:rFonts w:eastAsia="MS Gothic"/>
      <w:sz w:val="24"/>
      <w:szCs w:val="24"/>
    </w:rPr>
  </w:style>
  <w:style w:type="paragraph" w:customStyle="1" w:styleId="Attachment">
    <w:name w:val="Attachment"/>
    <w:basedOn w:val="Appendix"/>
    <w:next w:val="Paragraph0"/>
    <w:rsid w:val="00894058"/>
    <w:pPr>
      <w:numPr>
        <w:numId w:val="13"/>
      </w:numPr>
      <w:tabs>
        <w:tab w:val="left" w:pos="2160"/>
      </w:tabs>
    </w:pPr>
    <w:rPr>
      <w:rFonts w:cs="Times New Roman"/>
    </w:rPr>
  </w:style>
  <w:style w:type="paragraph" w:customStyle="1" w:styleId="CaptionContinued">
    <w:name w:val="Caption Continued"/>
    <w:rsid w:val="00894058"/>
    <w:pPr>
      <w:spacing w:after="120"/>
    </w:pPr>
    <w:rPr>
      <w:rFonts w:cs="Arial"/>
      <w:b/>
      <w:sz w:val="24"/>
      <w:szCs w:val="24"/>
    </w:rPr>
  </w:style>
  <w:style w:type="character" w:customStyle="1" w:styleId="Citation">
    <w:name w:val="Citation"/>
    <w:rsid w:val="00894058"/>
    <w:rPr>
      <w:rFonts w:ascii="Times New Roman" w:hAnsi="Times New Roman"/>
      <w:sz w:val="24"/>
      <w:vertAlign w:val="superscript"/>
    </w:rPr>
  </w:style>
  <w:style w:type="paragraph" w:customStyle="1" w:styleId="Confidentiality">
    <w:name w:val="Confidentiality"/>
    <w:rsid w:val="00894058"/>
    <w:pPr>
      <w:spacing w:before="60"/>
      <w:ind w:left="720" w:right="720"/>
    </w:pPr>
    <w:rPr>
      <w:rFonts w:eastAsia="MS Gothic"/>
      <w:b/>
      <w:caps/>
      <w:sz w:val="24"/>
    </w:rPr>
  </w:style>
  <w:style w:type="paragraph" w:customStyle="1" w:styleId="Equation">
    <w:name w:val="Equation"/>
    <w:next w:val="Paragraph0"/>
    <w:rsid w:val="00894058"/>
    <w:pPr>
      <w:keepLines/>
      <w:spacing w:after="120"/>
      <w:jc w:val="center"/>
    </w:pPr>
    <w:rPr>
      <w:rFonts w:cs="Arial"/>
      <w:sz w:val="24"/>
      <w:szCs w:val="24"/>
    </w:rPr>
  </w:style>
  <w:style w:type="paragraph" w:customStyle="1" w:styleId="EquationTitle">
    <w:name w:val="Equation Title"/>
    <w:next w:val="Equation"/>
    <w:rsid w:val="00894058"/>
    <w:pPr>
      <w:keepNext/>
      <w:keepLines/>
      <w:tabs>
        <w:tab w:val="left" w:pos="1440"/>
      </w:tabs>
      <w:spacing w:after="240"/>
      <w:ind w:left="1440" w:hanging="1440"/>
    </w:pPr>
    <w:rPr>
      <w:rFonts w:cs="Arial"/>
      <w:b/>
      <w:color w:val="000000"/>
      <w:sz w:val="24"/>
      <w:szCs w:val="24"/>
    </w:rPr>
  </w:style>
  <w:style w:type="paragraph" w:customStyle="1" w:styleId="Figure">
    <w:name w:val="Figure"/>
    <w:next w:val="Paragraph0"/>
    <w:rsid w:val="00894058"/>
    <w:pPr>
      <w:keepLines/>
      <w:spacing w:before="60" w:after="120"/>
      <w:jc w:val="center"/>
    </w:pPr>
    <w:rPr>
      <w:rFonts w:eastAsia="MS Gothic"/>
      <w:sz w:val="24"/>
    </w:rPr>
  </w:style>
  <w:style w:type="paragraph" w:customStyle="1" w:styleId="FigureEndofTextTitle">
    <w:name w:val="Figure End of Text Title"/>
    <w:next w:val="Figure"/>
    <w:rsid w:val="00894058"/>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894058"/>
    <w:pPr>
      <w:keepNext/>
      <w:keepLines/>
      <w:tabs>
        <w:tab w:val="left" w:pos="1440"/>
      </w:tabs>
      <w:spacing w:before="60" w:after="120"/>
      <w:ind w:left="1440" w:hanging="1440"/>
    </w:pPr>
    <w:rPr>
      <w:rFonts w:eastAsia="MS Gothic"/>
      <w:b/>
      <w:color w:val="000000"/>
      <w:sz w:val="24"/>
      <w:szCs w:val="24"/>
    </w:rPr>
  </w:style>
  <w:style w:type="paragraph" w:customStyle="1" w:styleId="FigureTitle">
    <w:name w:val="Figure Title"/>
    <w:basedOn w:val="TableTitle"/>
    <w:next w:val="Figure"/>
    <w:rsid w:val="00894058"/>
    <w:pPr>
      <w:spacing w:after="240"/>
    </w:pPr>
  </w:style>
  <w:style w:type="paragraph" w:customStyle="1" w:styleId="HeaderLandscape">
    <w:name w:val="HeaderLandscape"/>
    <w:rsid w:val="00894058"/>
    <w:pPr>
      <w:tabs>
        <w:tab w:val="center" w:pos="6480"/>
        <w:tab w:val="right" w:pos="12960"/>
      </w:tabs>
      <w:spacing w:before="60"/>
    </w:pPr>
    <w:rPr>
      <w:rFonts w:eastAsia="MS Gothic"/>
      <w:caps/>
      <w:sz w:val="24"/>
    </w:rPr>
  </w:style>
  <w:style w:type="paragraph" w:customStyle="1" w:styleId="FooterLandscape">
    <w:name w:val="FooterLandscape"/>
    <w:basedOn w:val="HeaderLandscape"/>
    <w:rsid w:val="00894058"/>
    <w:pPr>
      <w:tabs>
        <w:tab w:val="clear" w:pos="6480"/>
        <w:tab w:val="clear" w:pos="12960"/>
        <w:tab w:val="center" w:pos="6307"/>
        <w:tab w:val="right" w:pos="12600"/>
      </w:tabs>
    </w:pPr>
    <w:rPr>
      <w:caps w:val="0"/>
    </w:rPr>
  </w:style>
  <w:style w:type="paragraph" w:customStyle="1" w:styleId="Heading1NoTOC">
    <w:name w:val="Heading 1 No TOC"/>
    <w:next w:val="Paragraph0"/>
    <w:rsid w:val="00894058"/>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0"/>
    <w:rsid w:val="00894058"/>
    <w:pPr>
      <w:numPr>
        <w:numId w:val="0"/>
      </w:numPr>
    </w:pPr>
    <w:rPr>
      <w:szCs w:val="48"/>
    </w:rPr>
  </w:style>
  <w:style w:type="paragraph" w:customStyle="1" w:styleId="Heading2Unnumbered">
    <w:name w:val="Heading 2 Unnumbered"/>
    <w:basedOn w:val="Heading2"/>
    <w:next w:val="Paragraph0"/>
    <w:rsid w:val="00894058"/>
    <w:pPr>
      <w:numPr>
        <w:ilvl w:val="0"/>
        <w:numId w:val="0"/>
      </w:numPr>
      <w:tabs>
        <w:tab w:val="left" w:pos="720"/>
      </w:tabs>
    </w:pPr>
  </w:style>
  <w:style w:type="character" w:customStyle="1" w:styleId="Instructions">
    <w:name w:val="Instructions"/>
    <w:rsid w:val="00894058"/>
    <w:rPr>
      <w:rFonts w:ascii="Verdana" w:hAnsi="Verdana"/>
      <w:vanish/>
      <w:color w:val="008000"/>
      <w:sz w:val="24"/>
    </w:rPr>
  </w:style>
  <w:style w:type="paragraph" w:customStyle="1" w:styleId="ListHyphen">
    <w:name w:val="List Hyphen"/>
    <w:semiHidden/>
    <w:rsid w:val="00894058"/>
    <w:rPr>
      <w:sz w:val="24"/>
    </w:rPr>
  </w:style>
  <w:style w:type="paragraph" w:customStyle="1" w:styleId="References">
    <w:name w:val="References"/>
    <w:rsid w:val="00894058"/>
    <w:pPr>
      <w:keepLines/>
      <w:numPr>
        <w:numId w:val="23"/>
      </w:numPr>
      <w:spacing w:before="60" w:after="240"/>
    </w:pPr>
    <w:rPr>
      <w:rFonts w:eastAsia="MS Gothic" w:cs="Arial"/>
      <w:bCs/>
      <w:kern w:val="32"/>
      <w:sz w:val="24"/>
      <w:szCs w:val="24"/>
    </w:rPr>
  </w:style>
  <w:style w:type="paragraph" w:customStyle="1" w:styleId="TableEndofTextTitle">
    <w:name w:val="Table End of Text Title"/>
    <w:next w:val="TableHead"/>
    <w:rsid w:val="00894058"/>
    <w:pPr>
      <w:keepNext/>
      <w:keepLines/>
      <w:tabs>
        <w:tab w:val="left" w:pos="1440"/>
      </w:tabs>
      <w:spacing w:before="60"/>
      <w:ind w:left="1440" w:hanging="1440"/>
    </w:pPr>
    <w:rPr>
      <w:rFonts w:eastAsia="MS Gothic"/>
      <w:b/>
      <w:sz w:val="24"/>
      <w:szCs w:val="24"/>
    </w:rPr>
  </w:style>
  <w:style w:type="paragraph" w:customStyle="1" w:styleId="TableFixedWidth">
    <w:name w:val="Table Fixed Width"/>
    <w:rsid w:val="00894058"/>
    <w:pPr>
      <w:spacing w:before="60"/>
    </w:pPr>
    <w:rPr>
      <w:sz w:val="24"/>
    </w:rPr>
  </w:style>
  <w:style w:type="paragraph" w:customStyle="1" w:styleId="TableFootnoteSymbol">
    <w:name w:val="Table Footnote Symbol"/>
    <w:basedOn w:val="TableFootnote"/>
    <w:rsid w:val="00894058"/>
    <w:pPr>
      <w:numPr>
        <w:numId w:val="0"/>
      </w:numPr>
      <w:ind w:left="360" w:hanging="360"/>
    </w:pPr>
    <w:rPr>
      <w:szCs w:val="48"/>
    </w:rPr>
  </w:style>
  <w:style w:type="paragraph" w:customStyle="1" w:styleId="TableRowHead">
    <w:name w:val="Table Row Head"/>
    <w:semiHidden/>
    <w:rsid w:val="00894058"/>
    <w:pPr>
      <w:tabs>
        <w:tab w:val="left" w:pos="360"/>
      </w:tabs>
    </w:pPr>
    <w:rPr>
      <w:rFonts w:ascii="Arial" w:hAnsi="Arial" w:cs="Arial"/>
      <w:sz w:val="24"/>
    </w:rPr>
  </w:style>
  <w:style w:type="paragraph" w:customStyle="1" w:styleId="TableTitleContinued">
    <w:name w:val="Table Title Continued"/>
    <w:rsid w:val="00894058"/>
    <w:pPr>
      <w:keepNext/>
      <w:keepLines/>
      <w:tabs>
        <w:tab w:val="left" w:pos="1440"/>
      </w:tabs>
      <w:spacing w:before="60" w:after="120"/>
      <w:ind w:left="1440" w:hanging="1440"/>
    </w:pPr>
    <w:rPr>
      <w:rFonts w:eastAsia="MS Gothic"/>
      <w:b/>
      <w:sz w:val="24"/>
      <w:szCs w:val="24"/>
    </w:rPr>
  </w:style>
  <w:style w:type="paragraph" w:customStyle="1" w:styleId="TOCTitle">
    <w:name w:val="TOC Title"/>
    <w:basedOn w:val="Title"/>
    <w:next w:val="TOC1"/>
    <w:rsid w:val="00894058"/>
    <w:pPr>
      <w:keepLines/>
      <w:pageBreakBefore/>
    </w:pPr>
    <w:rPr>
      <w:caps w:val="0"/>
      <w:szCs w:val="28"/>
    </w:rPr>
  </w:style>
  <w:style w:type="paragraph" w:customStyle="1" w:styleId="TOCSection">
    <w:name w:val="TOC Section"/>
    <w:basedOn w:val="TOCTitle"/>
    <w:rsid w:val="00894058"/>
    <w:pPr>
      <w:pageBreakBefore w:val="0"/>
      <w:tabs>
        <w:tab w:val="left" w:pos="480"/>
      </w:tabs>
      <w:spacing w:after="120"/>
      <w:jc w:val="left"/>
    </w:pPr>
  </w:style>
  <w:style w:type="character" w:customStyle="1" w:styleId="UserTips">
    <w:name w:val="User Tips"/>
    <w:rsid w:val="00894058"/>
    <w:rPr>
      <w:rFonts w:ascii="Times New Roman" w:hAnsi="Times New Roman"/>
      <w:i/>
      <w:color w:val="0000FF"/>
      <w:sz w:val="24"/>
    </w:rPr>
  </w:style>
  <w:style w:type="table" w:customStyle="1" w:styleId="GridTable1Light3">
    <w:name w:val="Grid Table 1 Light3"/>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894058"/>
    <w:rPr>
      <w:color w:val="2B579A"/>
      <w:shd w:val="clear" w:color="auto" w:fill="E6E6E6"/>
    </w:rPr>
  </w:style>
  <w:style w:type="paragraph" w:styleId="ListParagraph">
    <w:name w:val="List Paragraph"/>
    <w:basedOn w:val="Normal"/>
    <w:link w:val="ListParagraphChar"/>
    <w:uiPriority w:val="34"/>
    <w:qFormat/>
    <w:rsid w:val="00894058"/>
    <w:pPr>
      <w:ind w:left="720"/>
      <w:contextualSpacing/>
    </w:pPr>
  </w:style>
  <w:style w:type="table" w:customStyle="1" w:styleId="ListTable1Light3">
    <w:name w:val="List Table 1 Light3"/>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894058"/>
    <w:rPr>
      <w:color w:val="2B579A"/>
      <w:shd w:val="clear" w:color="auto" w:fill="E6E6E6"/>
    </w:rPr>
  </w:style>
  <w:style w:type="table" w:customStyle="1" w:styleId="PlainTable13">
    <w:name w:val="Plain Table 13"/>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894058"/>
    <w:rPr>
      <w:u w:val="dotted"/>
    </w:rPr>
  </w:style>
  <w:style w:type="table" w:customStyle="1" w:styleId="TableGridLight3">
    <w:name w:val="Table Grid Light3"/>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894058"/>
    <w:pPr>
      <w:numPr>
        <w:numId w:val="0"/>
      </w:numPr>
      <w:spacing w:before="240" w:after="0"/>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customStyle="1" w:styleId="UnresolvedMention1">
    <w:name w:val="Unresolved Mention1"/>
    <w:basedOn w:val="DefaultParagraphFont"/>
    <w:uiPriority w:val="99"/>
    <w:semiHidden/>
    <w:unhideWhenUsed/>
    <w:rsid w:val="00894058"/>
    <w:rPr>
      <w:color w:val="808080"/>
      <w:shd w:val="clear" w:color="auto" w:fill="E6E6E6"/>
    </w:rPr>
  </w:style>
  <w:style w:type="table" w:customStyle="1" w:styleId="GridTable1Light4">
    <w:name w:val="Grid Table 1 Light4"/>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894058"/>
    <w:rPr>
      <w:color w:val="2B579A"/>
      <w:shd w:val="clear" w:color="auto" w:fill="E6E6E6"/>
    </w:rPr>
  </w:style>
  <w:style w:type="table" w:customStyle="1" w:styleId="ListTable1Light4">
    <w:name w:val="List Table 1 Light4"/>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894058"/>
    <w:rPr>
      <w:color w:val="2B579A"/>
      <w:shd w:val="clear" w:color="auto" w:fill="E6E6E6"/>
    </w:rPr>
  </w:style>
  <w:style w:type="table" w:customStyle="1" w:styleId="PlainTable14">
    <w:name w:val="Plain Table 14"/>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894058"/>
    <w:rPr>
      <w:u w:val="dotted"/>
    </w:rPr>
  </w:style>
  <w:style w:type="table" w:customStyle="1" w:styleId="TableGridLight4">
    <w:name w:val="Table Grid Light4"/>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894058"/>
    <w:rPr>
      <w:color w:val="808080"/>
      <w:shd w:val="clear" w:color="auto" w:fill="E6E6E6"/>
    </w:rPr>
  </w:style>
  <w:style w:type="table" w:customStyle="1" w:styleId="TableGrid20">
    <w:name w:val="Table Grid2"/>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894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894058"/>
    <w:rPr>
      <w:color w:val="2B579A"/>
      <w:shd w:val="clear" w:color="auto" w:fill="E6E6E6"/>
    </w:rPr>
  </w:style>
  <w:style w:type="table" w:customStyle="1" w:styleId="ListTable1Light5">
    <w:name w:val="List Table 1 Light5"/>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894058"/>
    <w:rPr>
      <w:color w:val="2B579A"/>
      <w:shd w:val="clear" w:color="auto" w:fill="E6E6E6"/>
    </w:rPr>
  </w:style>
  <w:style w:type="table" w:customStyle="1" w:styleId="PlainTable15">
    <w:name w:val="Plain Table 15"/>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894058"/>
    <w:rPr>
      <w:u w:val="dotted"/>
    </w:rPr>
  </w:style>
  <w:style w:type="table" w:customStyle="1" w:styleId="TableGridLight5">
    <w:name w:val="Table Grid Light5"/>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894058"/>
    <w:rPr>
      <w:color w:val="808080"/>
      <w:shd w:val="clear" w:color="auto" w:fill="E6E6E6"/>
    </w:rPr>
  </w:style>
  <w:style w:type="table" w:customStyle="1" w:styleId="GridTable1Light6">
    <w:name w:val="Grid Table 1 Light6"/>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894058"/>
    <w:rPr>
      <w:color w:val="2B579A"/>
      <w:shd w:val="clear" w:color="auto" w:fill="E6E6E6"/>
    </w:rPr>
  </w:style>
  <w:style w:type="table" w:customStyle="1" w:styleId="ListTable1Light6">
    <w:name w:val="List Table 1 Light6"/>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894058"/>
    <w:rPr>
      <w:color w:val="2B579A"/>
      <w:shd w:val="clear" w:color="auto" w:fill="E6E6E6"/>
    </w:rPr>
  </w:style>
  <w:style w:type="table" w:customStyle="1" w:styleId="PlainTable16">
    <w:name w:val="Plain Table 16"/>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894058"/>
    <w:rPr>
      <w:u w:val="dotted"/>
    </w:rPr>
  </w:style>
  <w:style w:type="table" w:customStyle="1" w:styleId="TableGridLight6">
    <w:name w:val="Table Grid Light6"/>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894058"/>
    <w:rPr>
      <w:color w:val="808080"/>
      <w:shd w:val="clear" w:color="auto" w:fill="E6E6E6"/>
    </w:rPr>
  </w:style>
  <w:style w:type="table" w:customStyle="1" w:styleId="GridTable1Light7">
    <w:name w:val="Grid Table 1 Light7"/>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894058"/>
    <w:rPr>
      <w:color w:val="2B579A"/>
      <w:shd w:val="clear" w:color="auto" w:fill="E6E6E6"/>
    </w:rPr>
  </w:style>
  <w:style w:type="table" w:customStyle="1" w:styleId="ListTable1Light7">
    <w:name w:val="List Table 1 Light7"/>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894058"/>
    <w:rPr>
      <w:color w:val="2B579A"/>
      <w:shd w:val="clear" w:color="auto" w:fill="E6E6E6"/>
    </w:rPr>
  </w:style>
  <w:style w:type="table" w:customStyle="1" w:styleId="PlainTable17">
    <w:name w:val="Plain Table 17"/>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894058"/>
    <w:rPr>
      <w:u w:val="dotted"/>
    </w:rPr>
  </w:style>
  <w:style w:type="table" w:customStyle="1" w:styleId="TableGridLight7">
    <w:name w:val="Table Grid Light7"/>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894058"/>
    <w:rPr>
      <w:color w:val="808080"/>
      <w:shd w:val="clear" w:color="auto" w:fill="E6E6E6"/>
    </w:rPr>
  </w:style>
  <w:style w:type="character" w:customStyle="1" w:styleId="FTGInstructional">
    <w:name w:val="FTG_Instructional"/>
    <w:rsid w:val="00894058"/>
    <w:rPr>
      <w:rFonts w:eastAsiaTheme="minorHAnsi" w:cs="Arial"/>
      <w:snapToGrid w:val="0"/>
      <w:vanish/>
      <w:color w:val="FF0000"/>
      <w:szCs w:val="20"/>
    </w:rPr>
  </w:style>
  <w:style w:type="table" w:customStyle="1" w:styleId="GridTable1Light8">
    <w:name w:val="Grid Table 1 Light8"/>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894058"/>
    <w:rPr>
      <w:color w:val="2B579A"/>
      <w:shd w:val="clear" w:color="auto" w:fill="E1DFDD"/>
    </w:rPr>
  </w:style>
  <w:style w:type="table" w:customStyle="1" w:styleId="ListTable1Light8">
    <w:name w:val="List Table 1 Light8"/>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894058"/>
    <w:rPr>
      <w:color w:val="2B579A"/>
      <w:shd w:val="clear" w:color="auto" w:fill="E1DFDD"/>
    </w:rPr>
  </w:style>
  <w:style w:type="table" w:customStyle="1" w:styleId="PlainTable18">
    <w:name w:val="Plain Table 18"/>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894058"/>
    <w:rPr>
      <w:u w:val="dotted"/>
    </w:rPr>
  </w:style>
  <w:style w:type="table" w:customStyle="1" w:styleId="TableGridLight8">
    <w:name w:val="Table Grid Light8"/>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894058"/>
    <w:rPr>
      <w:color w:val="605E5C"/>
      <w:shd w:val="clear" w:color="auto" w:fill="E1DFDD"/>
    </w:rPr>
  </w:style>
  <w:style w:type="table" w:customStyle="1" w:styleId="TableGrid40">
    <w:name w:val="Table Grid4"/>
    <w:basedOn w:val="TableNormal"/>
    <w:next w:val="TableGrid"/>
    <w:rsid w:val="00894058"/>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940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940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940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940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940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940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940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940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940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8940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940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8940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8940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940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940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940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940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940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940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940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940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940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894058"/>
    <w:rPr>
      <w:color w:val="2B579A"/>
      <w:shd w:val="clear" w:color="auto" w:fill="E1DFDD"/>
    </w:rPr>
  </w:style>
  <w:style w:type="table" w:styleId="ListTable1Light">
    <w:name w:val="List Table 1 Light"/>
    <w:basedOn w:val="TableNormal"/>
    <w:uiPriority w:val="46"/>
    <w:rsid w:val="008940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940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8940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940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8940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8940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940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8940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940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8940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940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8940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8940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940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8940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940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940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940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940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8940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940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940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940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8940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940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8940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894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940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8940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940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940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940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940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940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940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940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940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8940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940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8940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8940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940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8940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940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940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940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940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940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940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894058"/>
    <w:rPr>
      <w:color w:val="2B579A"/>
      <w:shd w:val="clear" w:color="auto" w:fill="E1DFDD"/>
    </w:rPr>
  </w:style>
  <w:style w:type="table" w:styleId="PlainTable1">
    <w:name w:val="Plain Table 1"/>
    <w:basedOn w:val="TableNormal"/>
    <w:uiPriority w:val="41"/>
    <w:rsid w:val="008940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94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94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4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940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894058"/>
    <w:rPr>
      <w:u w:val="dotted"/>
    </w:rPr>
  </w:style>
  <w:style w:type="table" w:styleId="TableGridLight">
    <w:name w:val="Grid Table Light"/>
    <w:basedOn w:val="TableNormal"/>
    <w:uiPriority w:val="40"/>
    <w:rsid w:val="008940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94058"/>
    <w:rPr>
      <w:color w:val="605E5C"/>
      <w:shd w:val="clear" w:color="auto" w:fill="E1DFDD"/>
    </w:rPr>
  </w:style>
  <w:style w:type="paragraph" w:customStyle="1" w:styleId="paragraph">
    <w:name w:val="paragraph"/>
    <w:basedOn w:val="ListBullet"/>
    <w:uiPriority w:val="99"/>
    <w:rsid w:val="00AF1B6E"/>
    <w:pPr>
      <w:numPr>
        <w:numId w:val="4"/>
      </w:numPr>
      <w:spacing w:after="240"/>
    </w:pPr>
    <w:rPr>
      <w:rFonts w:eastAsiaTheme="minorHAnsi" w:cstheme="minorBidi"/>
      <w:szCs w:val="22"/>
    </w:rPr>
  </w:style>
  <w:style w:type="character" w:customStyle="1" w:styleId="ListParagraphChar">
    <w:name w:val="List Paragraph Char"/>
    <w:basedOn w:val="DefaultParagraphFont"/>
    <w:link w:val="ListParagraph"/>
    <w:uiPriority w:val="1"/>
    <w:locked/>
    <w:rsid w:val="00A32EED"/>
    <w:rPr>
      <w:sz w:val="24"/>
      <w:szCs w:val="24"/>
    </w:rPr>
  </w:style>
  <w:style w:type="paragraph" w:customStyle="1" w:styleId="optionalTextBlue">
    <w:name w:val="optionalTextBlue"/>
    <w:basedOn w:val="Normal"/>
    <w:link w:val="optionalTextBlueChar"/>
    <w:rsid w:val="007E7469"/>
    <w:pPr>
      <w:spacing w:after="120"/>
      <w:jc w:val="both"/>
    </w:pPr>
    <w:rPr>
      <w:rFonts w:cs="Arial"/>
      <w:color w:val="0000FF"/>
    </w:rPr>
  </w:style>
  <w:style w:type="character" w:customStyle="1" w:styleId="optionalTextBlueChar">
    <w:name w:val="optionalTextBlue Char"/>
    <w:basedOn w:val="DefaultParagraphFont"/>
    <w:link w:val="optionalTextBlue"/>
    <w:rsid w:val="007E7469"/>
    <w:rPr>
      <w:rFonts w:cs="Arial"/>
      <w:color w:val="0000FF"/>
      <w:sz w:val="24"/>
      <w:szCs w:val="24"/>
    </w:rPr>
  </w:style>
  <w:style w:type="paragraph" w:customStyle="1" w:styleId="mdAppCovPg">
    <w:name w:val="md_App Cov Pg"/>
    <w:basedOn w:val="Heading1"/>
    <w:next w:val="Normal"/>
    <w:uiPriority w:val="99"/>
    <w:rsid w:val="007E7469"/>
    <w:pPr>
      <w:keepLines w:val="0"/>
      <w:pageBreakBefore/>
      <w:numPr>
        <w:numId w:val="3"/>
      </w:numPr>
      <w:pBdr>
        <w:top w:val="single" w:sz="12" w:space="1" w:color="auto"/>
        <w:bottom w:val="single" w:sz="12" w:space="1" w:color="auto"/>
      </w:pBdr>
      <w:adjustRightInd w:val="0"/>
      <w:snapToGrid w:val="0"/>
      <w:spacing w:before="480" w:after="700"/>
      <w:textAlignment w:val="baseline"/>
    </w:pPr>
    <w:rPr>
      <w:rFonts w:ascii="Times New Roman Bold" w:hAnsi="Times New Roman Bold" w:cs="Cordia New"/>
      <w:bCs w:val="0"/>
      <w:kern w:val="0"/>
      <w:sz w:val="28"/>
      <w:szCs w:val="22"/>
      <w:lang w:eastAsia="ja-JP"/>
    </w:rPr>
  </w:style>
  <w:style w:type="character" w:customStyle="1" w:styleId="normaltextrun1">
    <w:name w:val="normaltextrun1"/>
    <w:basedOn w:val="DefaultParagraphFont"/>
    <w:rsid w:val="00FD3FC0"/>
  </w:style>
  <w:style w:type="character" w:customStyle="1" w:styleId="AllTextChar">
    <w:name w:val="AllText Char"/>
    <w:basedOn w:val="DefaultParagraphFont"/>
    <w:link w:val="AllText0"/>
    <w:locked/>
    <w:rsid w:val="00A70D33"/>
  </w:style>
  <w:style w:type="paragraph" w:customStyle="1" w:styleId="AllText0">
    <w:name w:val="AllText"/>
    <w:basedOn w:val="Normal"/>
    <w:link w:val="AllTextChar"/>
    <w:rsid w:val="00A70D33"/>
    <w:pPr>
      <w:spacing w:after="240"/>
      <w:jc w:val="both"/>
    </w:pPr>
    <w:rPr>
      <w:sz w:val="20"/>
      <w:szCs w:val="20"/>
    </w:rPr>
  </w:style>
  <w:style w:type="character" w:customStyle="1" w:styleId="CaptionChar">
    <w:name w:val="Caption Char"/>
    <w:basedOn w:val="DefaultParagraphFont"/>
    <w:link w:val="Caption"/>
    <w:rsid w:val="002D1EA4"/>
    <w:rPr>
      <w:bCs/>
      <w:sz w:val="24"/>
    </w:rPr>
  </w:style>
  <w:style w:type="paragraph" w:customStyle="1" w:styleId="Default">
    <w:name w:val="Default"/>
    <w:rsid w:val="00BD2335"/>
    <w:pPr>
      <w:autoSpaceDE w:val="0"/>
      <w:autoSpaceDN w:val="0"/>
      <w:adjustRightInd w:val="0"/>
    </w:pPr>
    <w:rPr>
      <w:color w:val="000000"/>
      <w:sz w:val="24"/>
      <w:szCs w:val="24"/>
    </w:rPr>
  </w:style>
  <w:style w:type="paragraph" w:customStyle="1" w:styleId="D2696115E97A43BA91A7113B2E3B7A7E5">
    <w:name w:val="D2696115E97A43BA91A7113B2E3B7A7E5"/>
    <w:rsid w:val="005875CA"/>
    <w:rPr>
      <w:sz w:val="24"/>
      <w:szCs w:val="24"/>
    </w:rPr>
  </w:style>
  <w:style w:type="table" w:customStyle="1" w:styleId="TableGrid31">
    <w:name w:val="Table Grid31"/>
    <w:basedOn w:val="TableNormal"/>
    <w:next w:val="TableGrid"/>
    <w:uiPriority w:val="59"/>
    <w:rsid w:val="007042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martLink">
    <w:name w:val="Smart Link"/>
    <w:basedOn w:val="DefaultParagraphFont"/>
    <w:uiPriority w:val="99"/>
    <w:semiHidden/>
    <w:unhideWhenUsed/>
    <w:rsid w:val="004B5FBC"/>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9221">
      <w:bodyDiv w:val="1"/>
      <w:marLeft w:val="0"/>
      <w:marRight w:val="0"/>
      <w:marTop w:val="0"/>
      <w:marBottom w:val="0"/>
      <w:divBdr>
        <w:top w:val="none" w:sz="0" w:space="0" w:color="auto"/>
        <w:left w:val="none" w:sz="0" w:space="0" w:color="auto"/>
        <w:bottom w:val="none" w:sz="0" w:space="0" w:color="auto"/>
        <w:right w:val="none" w:sz="0" w:space="0" w:color="auto"/>
      </w:divBdr>
    </w:div>
    <w:div w:id="11810166">
      <w:bodyDiv w:val="1"/>
      <w:marLeft w:val="0"/>
      <w:marRight w:val="0"/>
      <w:marTop w:val="0"/>
      <w:marBottom w:val="0"/>
      <w:divBdr>
        <w:top w:val="none" w:sz="0" w:space="0" w:color="auto"/>
        <w:left w:val="none" w:sz="0" w:space="0" w:color="auto"/>
        <w:bottom w:val="none" w:sz="0" w:space="0" w:color="auto"/>
        <w:right w:val="none" w:sz="0" w:space="0" w:color="auto"/>
      </w:divBdr>
    </w:div>
    <w:div w:id="13922877">
      <w:bodyDiv w:val="1"/>
      <w:marLeft w:val="0"/>
      <w:marRight w:val="0"/>
      <w:marTop w:val="0"/>
      <w:marBottom w:val="0"/>
      <w:divBdr>
        <w:top w:val="none" w:sz="0" w:space="0" w:color="auto"/>
        <w:left w:val="none" w:sz="0" w:space="0" w:color="auto"/>
        <w:bottom w:val="none" w:sz="0" w:space="0" w:color="auto"/>
        <w:right w:val="none" w:sz="0" w:space="0" w:color="auto"/>
      </w:divBdr>
    </w:div>
    <w:div w:id="20253167">
      <w:bodyDiv w:val="1"/>
      <w:marLeft w:val="0"/>
      <w:marRight w:val="0"/>
      <w:marTop w:val="0"/>
      <w:marBottom w:val="0"/>
      <w:divBdr>
        <w:top w:val="none" w:sz="0" w:space="0" w:color="auto"/>
        <w:left w:val="none" w:sz="0" w:space="0" w:color="auto"/>
        <w:bottom w:val="none" w:sz="0" w:space="0" w:color="auto"/>
        <w:right w:val="none" w:sz="0" w:space="0" w:color="auto"/>
      </w:divBdr>
    </w:div>
    <w:div w:id="65493223">
      <w:bodyDiv w:val="1"/>
      <w:marLeft w:val="0"/>
      <w:marRight w:val="0"/>
      <w:marTop w:val="0"/>
      <w:marBottom w:val="0"/>
      <w:divBdr>
        <w:top w:val="none" w:sz="0" w:space="0" w:color="auto"/>
        <w:left w:val="none" w:sz="0" w:space="0" w:color="auto"/>
        <w:bottom w:val="none" w:sz="0" w:space="0" w:color="auto"/>
        <w:right w:val="none" w:sz="0" w:space="0" w:color="auto"/>
      </w:divBdr>
    </w:div>
    <w:div w:id="69424332">
      <w:bodyDiv w:val="1"/>
      <w:marLeft w:val="0"/>
      <w:marRight w:val="0"/>
      <w:marTop w:val="0"/>
      <w:marBottom w:val="0"/>
      <w:divBdr>
        <w:top w:val="none" w:sz="0" w:space="0" w:color="auto"/>
        <w:left w:val="none" w:sz="0" w:space="0" w:color="auto"/>
        <w:bottom w:val="none" w:sz="0" w:space="0" w:color="auto"/>
        <w:right w:val="none" w:sz="0" w:space="0" w:color="auto"/>
      </w:divBdr>
    </w:div>
    <w:div w:id="72482848">
      <w:bodyDiv w:val="1"/>
      <w:marLeft w:val="0"/>
      <w:marRight w:val="0"/>
      <w:marTop w:val="0"/>
      <w:marBottom w:val="0"/>
      <w:divBdr>
        <w:top w:val="none" w:sz="0" w:space="0" w:color="auto"/>
        <w:left w:val="none" w:sz="0" w:space="0" w:color="auto"/>
        <w:bottom w:val="none" w:sz="0" w:space="0" w:color="auto"/>
        <w:right w:val="none" w:sz="0" w:space="0" w:color="auto"/>
      </w:divBdr>
    </w:div>
    <w:div w:id="78328533">
      <w:bodyDiv w:val="1"/>
      <w:marLeft w:val="0"/>
      <w:marRight w:val="0"/>
      <w:marTop w:val="0"/>
      <w:marBottom w:val="0"/>
      <w:divBdr>
        <w:top w:val="none" w:sz="0" w:space="0" w:color="auto"/>
        <w:left w:val="none" w:sz="0" w:space="0" w:color="auto"/>
        <w:bottom w:val="none" w:sz="0" w:space="0" w:color="auto"/>
        <w:right w:val="none" w:sz="0" w:space="0" w:color="auto"/>
      </w:divBdr>
    </w:div>
    <w:div w:id="87628328">
      <w:bodyDiv w:val="1"/>
      <w:marLeft w:val="0"/>
      <w:marRight w:val="0"/>
      <w:marTop w:val="0"/>
      <w:marBottom w:val="0"/>
      <w:divBdr>
        <w:top w:val="none" w:sz="0" w:space="0" w:color="auto"/>
        <w:left w:val="none" w:sz="0" w:space="0" w:color="auto"/>
        <w:bottom w:val="none" w:sz="0" w:space="0" w:color="auto"/>
        <w:right w:val="none" w:sz="0" w:space="0" w:color="auto"/>
      </w:divBdr>
    </w:div>
    <w:div w:id="93522967">
      <w:bodyDiv w:val="1"/>
      <w:marLeft w:val="0"/>
      <w:marRight w:val="0"/>
      <w:marTop w:val="0"/>
      <w:marBottom w:val="0"/>
      <w:divBdr>
        <w:top w:val="none" w:sz="0" w:space="0" w:color="auto"/>
        <w:left w:val="none" w:sz="0" w:space="0" w:color="auto"/>
        <w:bottom w:val="none" w:sz="0" w:space="0" w:color="auto"/>
        <w:right w:val="none" w:sz="0" w:space="0" w:color="auto"/>
      </w:divBdr>
    </w:div>
    <w:div w:id="102770679">
      <w:bodyDiv w:val="1"/>
      <w:marLeft w:val="0"/>
      <w:marRight w:val="0"/>
      <w:marTop w:val="0"/>
      <w:marBottom w:val="0"/>
      <w:divBdr>
        <w:top w:val="none" w:sz="0" w:space="0" w:color="auto"/>
        <w:left w:val="none" w:sz="0" w:space="0" w:color="auto"/>
        <w:bottom w:val="none" w:sz="0" w:space="0" w:color="auto"/>
        <w:right w:val="none" w:sz="0" w:space="0" w:color="auto"/>
      </w:divBdr>
    </w:div>
    <w:div w:id="114832616">
      <w:bodyDiv w:val="1"/>
      <w:marLeft w:val="0"/>
      <w:marRight w:val="0"/>
      <w:marTop w:val="0"/>
      <w:marBottom w:val="0"/>
      <w:divBdr>
        <w:top w:val="none" w:sz="0" w:space="0" w:color="auto"/>
        <w:left w:val="none" w:sz="0" w:space="0" w:color="auto"/>
        <w:bottom w:val="none" w:sz="0" w:space="0" w:color="auto"/>
        <w:right w:val="none" w:sz="0" w:space="0" w:color="auto"/>
      </w:divBdr>
    </w:div>
    <w:div w:id="117067223">
      <w:bodyDiv w:val="1"/>
      <w:marLeft w:val="0"/>
      <w:marRight w:val="0"/>
      <w:marTop w:val="0"/>
      <w:marBottom w:val="0"/>
      <w:divBdr>
        <w:top w:val="none" w:sz="0" w:space="0" w:color="auto"/>
        <w:left w:val="none" w:sz="0" w:space="0" w:color="auto"/>
        <w:bottom w:val="none" w:sz="0" w:space="0" w:color="auto"/>
        <w:right w:val="none" w:sz="0" w:space="0" w:color="auto"/>
      </w:divBdr>
    </w:div>
    <w:div w:id="120534949">
      <w:bodyDiv w:val="1"/>
      <w:marLeft w:val="0"/>
      <w:marRight w:val="0"/>
      <w:marTop w:val="0"/>
      <w:marBottom w:val="0"/>
      <w:divBdr>
        <w:top w:val="none" w:sz="0" w:space="0" w:color="auto"/>
        <w:left w:val="none" w:sz="0" w:space="0" w:color="auto"/>
        <w:bottom w:val="none" w:sz="0" w:space="0" w:color="auto"/>
        <w:right w:val="none" w:sz="0" w:space="0" w:color="auto"/>
      </w:divBdr>
    </w:div>
    <w:div w:id="142551217">
      <w:bodyDiv w:val="1"/>
      <w:marLeft w:val="0"/>
      <w:marRight w:val="0"/>
      <w:marTop w:val="0"/>
      <w:marBottom w:val="0"/>
      <w:divBdr>
        <w:top w:val="none" w:sz="0" w:space="0" w:color="auto"/>
        <w:left w:val="none" w:sz="0" w:space="0" w:color="auto"/>
        <w:bottom w:val="none" w:sz="0" w:space="0" w:color="auto"/>
        <w:right w:val="none" w:sz="0" w:space="0" w:color="auto"/>
      </w:divBdr>
    </w:div>
    <w:div w:id="169417407">
      <w:bodyDiv w:val="1"/>
      <w:marLeft w:val="0"/>
      <w:marRight w:val="0"/>
      <w:marTop w:val="0"/>
      <w:marBottom w:val="0"/>
      <w:divBdr>
        <w:top w:val="none" w:sz="0" w:space="0" w:color="auto"/>
        <w:left w:val="none" w:sz="0" w:space="0" w:color="auto"/>
        <w:bottom w:val="none" w:sz="0" w:space="0" w:color="auto"/>
        <w:right w:val="none" w:sz="0" w:space="0" w:color="auto"/>
      </w:divBdr>
    </w:div>
    <w:div w:id="199518443">
      <w:bodyDiv w:val="1"/>
      <w:marLeft w:val="0"/>
      <w:marRight w:val="0"/>
      <w:marTop w:val="0"/>
      <w:marBottom w:val="0"/>
      <w:divBdr>
        <w:top w:val="none" w:sz="0" w:space="0" w:color="auto"/>
        <w:left w:val="none" w:sz="0" w:space="0" w:color="auto"/>
        <w:bottom w:val="none" w:sz="0" w:space="0" w:color="auto"/>
        <w:right w:val="none" w:sz="0" w:space="0" w:color="auto"/>
      </w:divBdr>
    </w:div>
    <w:div w:id="201745808">
      <w:bodyDiv w:val="1"/>
      <w:marLeft w:val="0"/>
      <w:marRight w:val="0"/>
      <w:marTop w:val="0"/>
      <w:marBottom w:val="0"/>
      <w:divBdr>
        <w:top w:val="none" w:sz="0" w:space="0" w:color="auto"/>
        <w:left w:val="none" w:sz="0" w:space="0" w:color="auto"/>
        <w:bottom w:val="none" w:sz="0" w:space="0" w:color="auto"/>
        <w:right w:val="none" w:sz="0" w:space="0" w:color="auto"/>
      </w:divBdr>
    </w:div>
    <w:div w:id="223954398">
      <w:bodyDiv w:val="1"/>
      <w:marLeft w:val="0"/>
      <w:marRight w:val="0"/>
      <w:marTop w:val="0"/>
      <w:marBottom w:val="0"/>
      <w:divBdr>
        <w:top w:val="none" w:sz="0" w:space="0" w:color="auto"/>
        <w:left w:val="none" w:sz="0" w:space="0" w:color="auto"/>
        <w:bottom w:val="none" w:sz="0" w:space="0" w:color="auto"/>
        <w:right w:val="none" w:sz="0" w:space="0" w:color="auto"/>
      </w:divBdr>
    </w:div>
    <w:div w:id="230579485">
      <w:bodyDiv w:val="1"/>
      <w:marLeft w:val="0"/>
      <w:marRight w:val="0"/>
      <w:marTop w:val="0"/>
      <w:marBottom w:val="0"/>
      <w:divBdr>
        <w:top w:val="none" w:sz="0" w:space="0" w:color="auto"/>
        <w:left w:val="none" w:sz="0" w:space="0" w:color="auto"/>
        <w:bottom w:val="none" w:sz="0" w:space="0" w:color="auto"/>
        <w:right w:val="none" w:sz="0" w:space="0" w:color="auto"/>
      </w:divBdr>
    </w:div>
    <w:div w:id="243032043">
      <w:bodyDiv w:val="1"/>
      <w:marLeft w:val="0"/>
      <w:marRight w:val="0"/>
      <w:marTop w:val="0"/>
      <w:marBottom w:val="0"/>
      <w:divBdr>
        <w:top w:val="none" w:sz="0" w:space="0" w:color="auto"/>
        <w:left w:val="none" w:sz="0" w:space="0" w:color="auto"/>
        <w:bottom w:val="none" w:sz="0" w:space="0" w:color="auto"/>
        <w:right w:val="none" w:sz="0" w:space="0" w:color="auto"/>
      </w:divBdr>
    </w:div>
    <w:div w:id="251010965">
      <w:bodyDiv w:val="1"/>
      <w:marLeft w:val="0"/>
      <w:marRight w:val="0"/>
      <w:marTop w:val="0"/>
      <w:marBottom w:val="0"/>
      <w:divBdr>
        <w:top w:val="none" w:sz="0" w:space="0" w:color="auto"/>
        <w:left w:val="none" w:sz="0" w:space="0" w:color="auto"/>
        <w:bottom w:val="none" w:sz="0" w:space="0" w:color="auto"/>
        <w:right w:val="none" w:sz="0" w:space="0" w:color="auto"/>
      </w:divBdr>
    </w:div>
    <w:div w:id="265355830">
      <w:bodyDiv w:val="1"/>
      <w:marLeft w:val="0"/>
      <w:marRight w:val="0"/>
      <w:marTop w:val="0"/>
      <w:marBottom w:val="0"/>
      <w:divBdr>
        <w:top w:val="none" w:sz="0" w:space="0" w:color="auto"/>
        <w:left w:val="none" w:sz="0" w:space="0" w:color="auto"/>
        <w:bottom w:val="none" w:sz="0" w:space="0" w:color="auto"/>
        <w:right w:val="none" w:sz="0" w:space="0" w:color="auto"/>
      </w:divBdr>
    </w:div>
    <w:div w:id="319579594">
      <w:bodyDiv w:val="1"/>
      <w:marLeft w:val="0"/>
      <w:marRight w:val="0"/>
      <w:marTop w:val="0"/>
      <w:marBottom w:val="0"/>
      <w:divBdr>
        <w:top w:val="none" w:sz="0" w:space="0" w:color="auto"/>
        <w:left w:val="none" w:sz="0" w:space="0" w:color="auto"/>
        <w:bottom w:val="none" w:sz="0" w:space="0" w:color="auto"/>
        <w:right w:val="none" w:sz="0" w:space="0" w:color="auto"/>
      </w:divBdr>
    </w:div>
    <w:div w:id="326446739">
      <w:bodyDiv w:val="1"/>
      <w:marLeft w:val="0"/>
      <w:marRight w:val="0"/>
      <w:marTop w:val="0"/>
      <w:marBottom w:val="0"/>
      <w:divBdr>
        <w:top w:val="none" w:sz="0" w:space="0" w:color="auto"/>
        <w:left w:val="none" w:sz="0" w:space="0" w:color="auto"/>
        <w:bottom w:val="none" w:sz="0" w:space="0" w:color="auto"/>
        <w:right w:val="none" w:sz="0" w:space="0" w:color="auto"/>
      </w:divBdr>
    </w:div>
    <w:div w:id="329987627">
      <w:bodyDiv w:val="1"/>
      <w:marLeft w:val="0"/>
      <w:marRight w:val="0"/>
      <w:marTop w:val="0"/>
      <w:marBottom w:val="0"/>
      <w:divBdr>
        <w:top w:val="none" w:sz="0" w:space="0" w:color="auto"/>
        <w:left w:val="none" w:sz="0" w:space="0" w:color="auto"/>
        <w:bottom w:val="none" w:sz="0" w:space="0" w:color="auto"/>
        <w:right w:val="none" w:sz="0" w:space="0" w:color="auto"/>
      </w:divBdr>
      <w:divsChild>
        <w:div w:id="1292515582">
          <w:marLeft w:val="547"/>
          <w:marRight w:val="0"/>
          <w:marTop w:val="0"/>
          <w:marBottom w:val="0"/>
          <w:divBdr>
            <w:top w:val="none" w:sz="0" w:space="0" w:color="auto"/>
            <w:left w:val="none" w:sz="0" w:space="0" w:color="auto"/>
            <w:bottom w:val="none" w:sz="0" w:space="0" w:color="auto"/>
            <w:right w:val="none" w:sz="0" w:space="0" w:color="auto"/>
          </w:divBdr>
        </w:div>
        <w:div w:id="1708526906">
          <w:marLeft w:val="547"/>
          <w:marRight w:val="0"/>
          <w:marTop w:val="0"/>
          <w:marBottom w:val="0"/>
          <w:divBdr>
            <w:top w:val="none" w:sz="0" w:space="0" w:color="auto"/>
            <w:left w:val="none" w:sz="0" w:space="0" w:color="auto"/>
            <w:bottom w:val="none" w:sz="0" w:space="0" w:color="auto"/>
            <w:right w:val="none" w:sz="0" w:space="0" w:color="auto"/>
          </w:divBdr>
        </w:div>
      </w:divsChild>
    </w:div>
    <w:div w:id="352652737">
      <w:bodyDiv w:val="1"/>
      <w:marLeft w:val="0"/>
      <w:marRight w:val="0"/>
      <w:marTop w:val="0"/>
      <w:marBottom w:val="0"/>
      <w:divBdr>
        <w:top w:val="none" w:sz="0" w:space="0" w:color="auto"/>
        <w:left w:val="none" w:sz="0" w:space="0" w:color="auto"/>
        <w:bottom w:val="none" w:sz="0" w:space="0" w:color="auto"/>
        <w:right w:val="none" w:sz="0" w:space="0" w:color="auto"/>
      </w:divBdr>
      <w:divsChild>
        <w:div w:id="203909458">
          <w:marLeft w:val="1166"/>
          <w:marRight w:val="0"/>
          <w:marTop w:val="0"/>
          <w:marBottom w:val="0"/>
          <w:divBdr>
            <w:top w:val="none" w:sz="0" w:space="0" w:color="auto"/>
            <w:left w:val="none" w:sz="0" w:space="0" w:color="auto"/>
            <w:bottom w:val="none" w:sz="0" w:space="0" w:color="auto"/>
            <w:right w:val="none" w:sz="0" w:space="0" w:color="auto"/>
          </w:divBdr>
        </w:div>
        <w:div w:id="399210301">
          <w:marLeft w:val="547"/>
          <w:marRight w:val="0"/>
          <w:marTop w:val="0"/>
          <w:marBottom w:val="0"/>
          <w:divBdr>
            <w:top w:val="none" w:sz="0" w:space="0" w:color="auto"/>
            <w:left w:val="none" w:sz="0" w:space="0" w:color="auto"/>
            <w:bottom w:val="none" w:sz="0" w:space="0" w:color="auto"/>
            <w:right w:val="none" w:sz="0" w:space="0" w:color="auto"/>
          </w:divBdr>
        </w:div>
        <w:div w:id="400637320">
          <w:marLeft w:val="1166"/>
          <w:marRight w:val="0"/>
          <w:marTop w:val="0"/>
          <w:marBottom w:val="0"/>
          <w:divBdr>
            <w:top w:val="none" w:sz="0" w:space="0" w:color="auto"/>
            <w:left w:val="none" w:sz="0" w:space="0" w:color="auto"/>
            <w:bottom w:val="none" w:sz="0" w:space="0" w:color="auto"/>
            <w:right w:val="none" w:sz="0" w:space="0" w:color="auto"/>
          </w:divBdr>
        </w:div>
        <w:div w:id="703479370">
          <w:marLeft w:val="547"/>
          <w:marRight w:val="0"/>
          <w:marTop w:val="0"/>
          <w:marBottom w:val="0"/>
          <w:divBdr>
            <w:top w:val="none" w:sz="0" w:space="0" w:color="auto"/>
            <w:left w:val="none" w:sz="0" w:space="0" w:color="auto"/>
            <w:bottom w:val="none" w:sz="0" w:space="0" w:color="auto"/>
            <w:right w:val="none" w:sz="0" w:space="0" w:color="auto"/>
          </w:divBdr>
        </w:div>
        <w:div w:id="1669823451">
          <w:marLeft w:val="1166"/>
          <w:marRight w:val="0"/>
          <w:marTop w:val="0"/>
          <w:marBottom w:val="0"/>
          <w:divBdr>
            <w:top w:val="none" w:sz="0" w:space="0" w:color="auto"/>
            <w:left w:val="none" w:sz="0" w:space="0" w:color="auto"/>
            <w:bottom w:val="none" w:sz="0" w:space="0" w:color="auto"/>
            <w:right w:val="none" w:sz="0" w:space="0" w:color="auto"/>
          </w:divBdr>
        </w:div>
      </w:divsChild>
    </w:div>
    <w:div w:id="371422703">
      <w:bodyDiv w:val="1"/>
      <w:marLeft w:val="0"/>
      <w:marRight w:val="0"/>
      <w:marTop w:val="0"/>
      <w:marBottom w:val="0"/>
      <w:divBdr>
        <w:top w:val="none" w:sz="0" w:space="0" w:color="auto"/>
        <w:left w:val="none" w:sz="0" w:space="0" w:color="auto"/>
        <w:bottom w:val="none" w:sz="0" w:space="0" w:color="auto"/>
        <w:right w:val="none" w:sz="0" w:space="0" w:color="auto"/>
      </w:divBdr>
    </w:div>
    <w:div w:id="406850481">
      <w:bodyDiv w:val="1"/>
      <w:marLeft w:val="0"/>
      <w:marRight w:val="0"/>
      <w:marTop w:val="0"/>
      <w:marBottom w:val="0"/>
      <w:divBdr>
        <w:top w:val="none" w:sz="0" w:space="0" w:color="auto"/>
        <w:left w:val="none" w:sz="0" w:space="0" w:color="auto"/>
        <w:bottom w:val="none" w:sz="0" w:space="0" w:color="auto"/>
        <w:right w:val="none" w:sz="0" w:space="0" w:color="auto"/>
      </w:divBdr>
    </w:div>
    <w:div w:id="414135086">
      <w:bodyDiv w:val="1"/>
      <w:marLeft w:val="0"/>
      <w:marRight w:val="0"/>
      <w:marTop w:val="0"/>
      <w:marBottom w:val="0"/>
      <w:divBdr>
        <w:top w:val="none" w:sz="0" w:space="0" w:color="auto"/>
        <w:left w:val="none" w:sz="0" w:space="0" w:color="auto"/>
        <w:bottom w:val="none" w:sz="0" w:space="0" w:color="auto"/>
        <w:right w:val="none" w:sz="0" w:space="0" w:color="auto"/>
      </w:divBdr>
    </w:div>
    <w:div w:id="429089635">
      <w:bodyDiv w:val="1"/>
      <w:marLeft w:val="0"/>
      <w:marRight w:val="0"/>
      <w:marTop w:val="0"/>
      <w:marBottom w:val="0"/>
      <w:divBdr>
        <w:top w:val="none" w:sz="0" w:space="0" w:color="auto"/>
        <w:left w:val="none" w:sz="0" w:space="0" w:color="auto"/>
        <w:bottom w:val="none" w:sz="0" w:space="0" w:color="auto"/>
        <w:right w:val="none" w:sz="0" w:space="0" w:color="auto"/>
      </w:divBdr>
      <w:divsChild>
        <w:div w:id="209848678">
          <w:marLeft w:val="0"/>
          <w:marRight w:val="0"/>
          <w:marTop w:val="0"/>
          <w:marBottom w:val="0"/>
          <w:divBdr>
            <w:top w:val="none" w:sz="0" w:space="0" w:color="auto"/>
            <w:left w:val="none" w:sz="0" w:space="0" w:color="auto"/>
            <w:bottom w:val="none" w:sz="0" w:space="0" w:color="auto"/>
            <w:right w:val="none" w:sz="0" w:space="0" w:color="auto"/>
          </w:divBdr>
          <w:divsChild>
            <w:div w:id="1374118205">
              <w:marLeft w:val="0"/>
              <w:marRight w:val="0"/>
              <w:marTop w:val="0"/>
              <w:marBottom w:val="0"/>
              <w:divBdr>
                <w:top w:val="none" w:sz="0" w:space="0" w:color="auto"/>
                <w:left w:val="none" w:sz="0" w:space="0" w:color="auto"/>
                <w:bottom w:val="none" w:sz="0" w:space="0" w:color="auto"/>
                <w:right w:val="none" w:sz="0" w:space="0" w:color="auto"/>
              </w:divBdr>
              <w:divsChild>
                <w:div w:id="12657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0333">
      <w:bodyDiv w:val="1"/>
      <w:marLeft w:val="0"/>
      <w:marRight w:val="0"/>
      <w:marTop w:val="0"/>
      <w:marBottom w:val="0"/>
      <w:divBdr>
        <w:top w:val="none" w:sz="0" w:space="0" w:color="auto"/>
        <w:left w:val="none" w:sz="0" w:space="0" w:color="auto"/>
        <w:bottom w:val="none" w:sz="0" w:space="0" w:color="auto"/>
        <w:right w:val="none" w:sz="0" w:space="0" w:color="auto"/>
      </w:divBdr>
    </w:div>
    <w:div w:id="445589437">
      <w:bodyDiv w:val="1"/>
      <w:marLeft w:val="0"/>
      <w:marRight w:val="0"/>
      <w:marTop w:val="0"/>
      <w:marBottom w:val="0"/>
      <w:divBdr>
        <w:top w:val="none" w:sz="0" w:space="0" w:color="auto"/>
        <w:left w:val="none" w:sz="0" w:space="0" w:color="auto"/>
        <w:bottom w:val="none" w:sz="0" w:space="0" w:color="auto"/>
        <w:right w:val="none" w:sz="0" w:space="0" w:color="auto"/>
      </w:divBdr>
    </w:div>
    <w:div w:id="448738482">
      <w:bodyDiv w:val="1"/>
      <w:marLeft w:val="0"/>
      <w:marRight w:val="0"/>
      <w:marTop w:val="0"/>
      <w:marBottom w:val="0"/>
      <w:divBdr>
        <w:top w:val="none" w:sz="0" w:space="0" w:color="auto"/>
        <w:left w:val="none" w:sz="0" w:space="0" w:color="auto"/>
        <w:bottom w:val="none" w:sz="0" w:space="0" w:color="auto"/>
        <w:right w:val="none" w:sz="0" w:space="0" w:color="auto"/>
      </w:divBdr>
    </w:div>
    <w:div w:id="461073217">
      <w:bodyDiv w:val="1"/>
      <w:marLeft w:val="0"/>
      <w:marRight w:val="0"/>
      <w:marTop w:val="0"/>
      <w:marBottom w:val="0"/>
      <w:divBdr>
        <w:top w:val="none" w:sz="0" w:space="0" w:color="auto"/>
        <w:left w:val="none" w:sz="0" w:space="0" w:color="auto"/>
        <w:bottom w:val="none" w:sz="0" w:space="0" w:color="auto"/>
        <w:right w:val="none" w:sz="0" w:space="0" w:color="auto"/>
      </w:divBdr>
    </w:div>
    <w:div w:id="469060829">
      <w:bodyDiv w:val="1"/>
      <w:marLeft w:val="0"/>
      <w:marRight w:val="0"/>
      <w:marTop w:val="0"/>
      <w:marBottom w:val="0"/>
      <w:divBdr>
        <w:top w:val="none" w:sz="0" w:space="0" w:color="auto"/>
        <w:left w:val="none" w:sz="0" w:space="0" w:color="auto"/>
        <w:bottom w:val="none" w:sz="0" w:space="0" w:color="auto"/>
        <w:right w:val="none" w:sz="0" w:space="0" w:color="auto"/>
      </w:divBdr>
    </w:div>
    <w:div w:id="491020958">
      <w:bodyDiv w:val="1"/>
      <w:marLeft w:val="0"/>
      <w:marRight w:val="0"/>
      <w:marTop w:val="0"/>
      <w:marBottom w:val="0"/>
      <w:divBdr>
        <w:top w:val="none" w:sz="0" w:space="0" w:color="auto"/>
        <w:left w:val="none" w:sz="0" w:space="0" w:color="auto"/>
        <w:bottom w:val="none" w:sz="0" w:space="0" w:color="auto"/>
        <w:right w:val="none" w:sz="0" w:space="0" w:color="auto"/>
      </w:divBdr>
    </w:div>
    <w:div w:id="503935898">
      <w:bodyDiv w:val="1"/>
      <w:marLeft w:val="0"/>
      <w:marRight w:val="0"/>
      <w:marTop w:val="0"/>
      <w:marBottom w:val="0"/>
      <w:divBdr>
        <w:top w:val="none" w:sz="0" w:space="0" w:color="auto"/>
        <w:left w:val="none" w:sz="0" w:space="0" w:color="auto"/>
        <w:bottom w:val="none" w:sz="0" w:space="0" w:color="auto"/>
        <w:right w:val="none" w:sz="0" w:space="0" w:color="auto"/>
      </w:divBdr>
    </w:div>
    <w:div w:id="515309630">
      <w:bodyDiv w:val="1"/>
      <w:marLeft w:val="0"/>
      <w:marRight w:val="0"/>
      <w:marTop w:val="0"/>
      <w:marBottom w:val="0"/>
      <w:divBdr>
        <w:top w:val="none" w:sz="0" w:space="0" w:color="auto"/>
        <w:left w:val="none" w:sz="0" w:space="0" w:color="auto"/>
        <w:bottom w:val="none" w:sz="0" w:space="0" w:color="auto"/>
        <w:right w:val="none" w:sz="0" w:space="0" w:color="auto"/>
      </w:divBdr>
    </w:div>
    <w:div w:id="537088927">
      <w:bodyDiv w:val="1"/>
      <w:marLeft w:val="0"/>
      <w:marRight w:val="0"/>
      <w:marTop w:val="0"/>
      <w:marBottom w:val="0"/>
      <w:divBdr>
        <w:top w:val="none" w:sz="0" w:space="0" w:color="auto"/>
        <w:left w:val="none" w:sz="0" w:space="0" w:color="auto"/>
        <w:bottom w:val="none" w:sz="0" w:space="0" w:color="auto"/>
        <w:right w:val="none" w:sz="0" w:space="0" w:color="auto"/>
      </w:divBdr>
    </w:div>
    <w:div w:id="552813209">
      <w:bodyDiv w:val="1"/>
      <w:marLeft w:val="0"/>
      <w:marRight w:val="0"/>
      <w:marTop w:val="0"/>
      <w:marBottom w:val="0"/>
      <w:divBdr>
        <w:top w:val="none" w:sz="0" w:space="0" w:color="auto"/>
        <w:left w:val="none" w:sz="0" w:space="0" w:color="auto"/>
        <w:bottom w:val="none" w:sz="0" w:space="0" w:color="auto"/>
        <w:right w:val="none" w:sz="0" w:space="0" w:color="auto"/>
      </w:divBdr>
    </w:div>
    <w:div w:id="567766627">
      <w:bodyDiv w:val="1"/>
      <w:marLeft w:val="0"/>
      <w:marRight w:val="0"/>
      <w:marTop w:val="0"/>
      <w:marBottom w:val="0"/>
      <w:divBdr>
        <w:top w:val="none" w:sz="0" w:space="0" w:color="auto"/>
        <w:left w:val="none" w:sz="0" w:space="0" w:color="auto"/>
        <w:bottom w:val="none" w:sz="0" w:space="0" w:color="auto"/>
        <w:right w:val="none" w:sz="0" w:space="0" w:color="auto"/>
      </w:divBdr>
    </w:div>
    <w:div w:id="571087746">
      <w:bodyDiv w:val="1"/>
      <w:marLeft w:val="0"/>
      <w:marRight w:val="0"/>
      <w:marTop w:val="0"/>
      <w:marBottom w:val="0"/>
      <w:divBdr>
        <w:top w:val="none" w:sz="0" w:space="0" w:color="auto"/>
        <w:left w:val="none" w:sz="0" w:space="0" w:color="auto"/>
        <w:bottom w:val="none" w:sz="0" w:space="0" w:color="auto"/>
        <w:right w:val="none" w:sz="0" w:space="0" w:color="auto"/>
      </w:divBdr>
    </w:div>
    <w:div w:id="575627709">
      <w:bodyDiv w:val="1"/>
      <w:marLeft w:val="0"/>
      <w:marRight w:val="0"/>
      <w:marTop w:val="0"/>
      <w:marBottom w:val="0"/>
      <w:divBdr>
        <w:top w:val="none" w:sz="0" w:space="0" w:color="auto"/>
        <w:left w:val="none" w:sz="0" w:space="0" w:color="auto"/>
        <w:bottom w:val="none" w:sz="0" w:space="0" w:color="auto"/>
        <w:right w:val="none" w:sz="0" w:space="0" w:color="auto"/>
      </w:divBdr>
    </w:div>
    <w:div w:id="576134520">
      <w:bodyDiv w:val="1"/>
      <w:marLeft w:val="0"/>
      <w:marRight w:val="0"/>
      <w:marTop w:val="0"/>
      <w:marBottom w:val="0"/>
      <w:divBdr>
        <w:top w:val="none" w:sz="0" w:space="0" w:color="auto"/>
        <w:left w:val="none" w:sz="0" w:space="0" w:color="auto"/>
        <w:bottom w:val="none" w:sz="0" w:space="0" w:color="auto"/>
        <w:right w:val="none" w:sz="0" w:space="0" w:color="auto"/>
      </w:divBdr>
    </w:div>
    <w:div w:id="576676290">
      <w:bodyDiv w:val="1"/>
      <w:marLeft w:val="0"/>
      <w:marRight w:val="0"/>
      <w:marTop w:val="0"/>
      <w:marBottom w:val="0"/>
      <w:divBdr>
        <w:top w:val="none" w:sz="0" w:space="0" w:color="auto"/>
        <w:left w:val="none" w:sz="0" w:space="0" w:color="auto"/>
        <w:bottom w:val="none" w:sz="0" w:space="0" w:color="auto"/>
        <w:right w:val="none" w:sz="0" w:space="0" w:color="auto"/>
      </w:divBdr>
    </w:div>
    <w:div w:id="580918609">
      <w:bodyDiv w:val="1"/>
      <w:marLeft w:val="0"/>
      <w:marRight w:val="0"/>
      <w:marTop w:val="0"/>
      <w:marBottom w:val="0"/>
      <w:divBdr>
        <w:top w:val="none" w:sz="0" w:space="0" w:color="auto"/>
        <w:left w:val="none" w:sz="0" w:space="0" w:color="auto"/>
        <w:bottom w:val="none" w:sz="0" w:space="0" w:color="auto"/>
        <w:right w:val="none" w:sz="0" w:space="0" w:color="auto"/>
      </w:divBdr>
    </w:div>
    <w:div w:id="587424063">
      <w:bodyDiv w:val="1"/>
      <w:marLeft w:val="0"/>
      <w:marRight w:val="0"/>
      <w:marTop w:val="0"/>
      <w:marBottom w:val="0"/>
      <w:divBdr>
        <w:top w:val="none" w:sz="0" w:space="0" w:color="auto"/>
        <w:left w:val="none" w:sz="0" w:space="0" w:color="auto"/>
        <w:bottom w:val="none" w:sz="0" w:space="0" w:color="auto"/>
        <w:right w:val="none" w:sz="0" w:space="0" w:color="auto"/>
      </w:divBdr>
    </w:div>
    <w:div w:id="594364955">
      <w:bodyDiv w:val="1"/>
      <w:marLeft w:val="0"/>
      <w:marRight w:val="0"/>
      <w:marTop w:val="0"/>
      <w:marBottom w:val="0"/>
      <w:divBdr>
        <w:top w:val="none" w:sz="0" w:space="0" w:color="auto"/>
        <w:left w:val="none" w:sz="0" w:space="0" w:color="auto"/>
        <w:bottom w:val="none" w:sz="0" w:space="0" w:color="auto"/>
        <w:right w:val="none" w:sz="0" w:space="0" w:color="auto"/>
      </w:divBdr>
    </w:div>
    <w:div w:id="595870672">
      <w:bodyDiv w:val="1"/>
      <w:marLeft w:val="0"/>
      <w:marRight w:val="0"/>
      <w:marTop w:val="0"/>
      <w:marBottom w:val="0"/>
      <w:divBdr>
        <w:top w:val="none" w:sz="0" w:space="0" w:color="auto"/>
        <w:left w:val="none" w:sz="0" w:space="0" w:color="auto"/>
        <w:bottom w:val="none" w:sz="0" w:space="0" w:color="auto"/>
        <w:right w:val="none" w:sz="0" w:space="0" w:color="auto"/>
      </w:divBdr>
    </w:div>
    <w:div w:id="603732781">
      <w:bodyDiv w:val="1"/>
      <w:marLeft w:val="0"/>
      <w:marRight w:val="0"/>
      <w:marTop w:val="0"/>
      <w:marBottom w:val="0"/>
      <w:divBdr>
        <w:top w:val="none" w:sz="0" w:space="0" w:color="auto"/>
        <w:left w:val="none" w:sz="0" w:space="0" w:color="auto"/>
        <w:bottom w:val="none" w:sz="0" w:space="0" w:color="auto"/>
        <w:right w:val="none" w:sz="0" w:space="0" w:color="auto"/>
      </w:divBdr>
      <w:divsChild>
        <w:div w:id="86002688">
          <w:marLeft w:val="274"/>
          <w:marRight w:val="0"/>
          <w:marTop w:val="0"/>
          <w:marBottom w:val="0"/>
          <w:divBdr>
            <w:top w:val="none" w:sz="0" w:space="0" w:color="auto"/>
            <w:left w:val="none" w:sz="0" w:space="0" w:color="auto"/>
            <w:bottom w:val="none" w:sz="0" w:space="0" w:color="auto"/>
            <w:right w:val="none" w:sz="0" w:space="0" w:color="auto"/>
          </w:divBdr>
        </w:div>
        <w:div w:id="245379409">
          <w:marLeft w:val="994"/>
          <w:marRight w:val="0"/>
          <w:marTop w:val="0"/>
          <w:marBottom w:val="0"/>
          <w:divBdr>
            <w:top w:val="none" w:sz="0" w:space="0" w:color="auto"/>
            <w:left w:val="none" w:sz="0" w:space="0" w:color="auto"/>
            <w:bottom w:val="none" w:sz="0" w:space="0" w:color="auto"/>
            <w:right w:val="none" w:sz="0" w:space="0" w:color="auto"/>
          </w:divBdr>
        </w:div>
        <w:div w:id="845166487">
          <w:marLeft w:val="274"/>
          <w:marRight w:val="0"/>
          <w:marTop w:val="0"/>
          <w:marBottom w:val="0"/>
          <w:divBdr>
            <w:top w:val="none" w:sz="0" w:space="0" w:color="auto"/>
            <w:left w:val="none" w:sz="0" w:space="0" w:color="auto"/>
            <w:bottom w:val="none" w:sz="0" w:space="0" w:color="auto"/>
            <w:right w:val="none" w:sz="0" w:space="0" w:color="auto"/>
          </w:divBdr>
        </w:div>
        <w:div w:id="963388439">
          <w:marLeft w:val="274"/>
          <w:marRight w:val="0"/>
          <w:marTop w:val="0"/>
          <w:marBottom w:val="0"/>
          <w:divBdr>
            <w:top w:val="none" w:sz="0" w:space="0" w:color="auto"/>
            <w:left w:val="none" w:sz="0" w:space="0" w:color="auto"/>
            <w:bottom w:val="none" w:sz="0" w:space="0" w:color="auto"/>
            <w:right w:val="none" w:sz="0" w:space="0" w:color="auto"/>
          </w:divBdr>
        </w:div>
        <w:div w:id="1032457757">
          <w:marLeft w:val="994"/>
          <w:marRight w:val="0"/>
          <w:marTop w:val="0"/>
          <w:marBottom w:val="0"/>
          <w:divBdr>
            <w:top w:val="none" w:sz="0" w:space="0" w:color="auto"/>
            <w:left w:val="none" w:sz="0" w:space="0" w:color="auto"/>
            <w:bottom w:val="none" w:sz="0" w:space="0" w:color="auto"/>
            <w:right w:val="none" w:sz="0" w:space="0" w:color="auto"/>
          </w:divBdr>
        </w:div>
        <w:div w:id="1089959949">
          <w:marLeft w:val="274"/>
          <w:marRight w:val="0"/>
          <w:marTop w:val="0"/>
          <w:marBottom w:val="0"/>
          <w:divBdr>
            <w:top w:val="none" w:sz="0" w:space="0" w:color="auto"/>
            <w:left w:val="none" w:sz="0" w:space="0" w:color="auto"/>
            <w:bottom w:val="none" w:sz="0" w:space="0" w:color="auto"/>
            <w:right w:val="none" w:sz="0" w:space="0" w:color="auto"/>
          </w:divBdr>
        </w:div>
        <w:div w:id="1640913915">
          <w:marLeft w:val="994"/>
          <w:marRight w:val="0"/>
          <w:marTop w:val="0"/>
          <w:marBottom w:val="0"/>
          <w:divBdr>
            <w:top w:val="none" w:sz="0" w:space="0" w:color="auto"/>
            <w:left w:val="none" w:sz="0" w:space="0" w:color="auto"/>
            <w:bottom w:val="none" w:sz="0" w:space="0" w:color="auto"/>
            <w:right w:val="none" w:sz="0" w:space="0" w:color="auto"/>
          </w:divBdr>
        </w:div>
        <w:div w:id="1790733133">
          <w:marLeft w:val="274"/>
          <w:marRight w:val="0"/>
          <w:marTop w:val="0"/>
          <w:marBottom w:val="0"/>
          <w:divBdr>
            <w:top w:val="none" w:sz="0" w:space="0" w:color="auto"/>
            <w:left w:val="none" w:sz="0" w:space="0" w:color="auto"/>
            <w:bottom w:val="none" w:sz="0" w:space="0" w:color="auto"/>
            <w:right w:val="none" w:sz="0" w:space="0" w:color="auto"/>
          </w:divBdr>
        </w:div>
        <w:div w:id="2039888437">
          <w:marLeft w:val="274"/>
          <w:marRight w:val="0"/>
          <w:marTop w:val="0"/>
          <w:marBottom w:val="0"/>
          <w:divBdr>
            <w:top w:val="none" w:sz="0" w:space="0" w:color="auto"/>
            <w:left w:val="none" w:sz="0" w:space="0" w:color="auto"/>
            <w:bottom w:val="none" w:sz="0" w:space="0" w:color="auto"/>
            <w:right w:val="none" w:sz="0" w:space="0" w:color="auto"/>
          </w:divBdr>
        </w:div>
      </w:divsChild>
    </w:div>
    <w:div w:id="629626674">
      <w:bodyDiv w:val="1"/>
      <w:marLeft w:val="0"/>
      <w:marRight w:val="0"/>
      <w:marTop w:val="0"/>
      <w:marBottom w:val="0"/>
      <w:divBdr>
        <w:top w:val="none" w:sz="0" w:space="0" w:color="auto"/>
        <w:left w:val="none" w:sz="0" w:space="0" w:color="auto"/>
        <w:bottom w:val="none" w:sz="0" w:space="0" w:color="auto"/>
        <w:right w:val="none" w:sz="0" w:space="0" w:color="auto"/>
      </w:divBdr>
    </w:div>
    <w:div w:id="642852967">
      <w:bodyDiv w:val="1"/>
      <w:marLeft w:val="0"/>
      <w:marRight w:val="0"/>
      <w:marTop w:val="0"/>
      <w:marBottom w:val="0"/>
      <w:divBdr>
        <w:top w:val="none" w:sz="0" w:space="0" w:color="auto"/>
        <w:left w:val="none" w:sz="0" w:space="0" w:color="auto"/>
        <w:bottom w:val="none" w:sz="0" w:space="0" w:color="auto"/>
        <w:right w:val="none" w:sz="0" w:space="0" w:color="auto"/>
      </w:divBdr>
    </w:div>
    <w:div w:id="658267954">
      <w:bodyDiv w:val="1"/>
      <w:marLeft w:val="0"/>
      <w:marRight w:val="0"/>
      <w:marTop w:val="0"/>
      <w:marBottom w:val="0"/>
      <w:divBdr>
        <w:top w:val="none" w:sz="0" w:space="0" w:color="auto"/>
        <w:left w:val="none" w:sz="0" w:space="0" w:color="auto"/>
        <w:bottom w:val="none" w:sz="0" w:space="0" w:color="auto"/>
        <w:right w:val="none" w:sz="0" w:space="0" w:color="auto"/>
      </w:divBdr>
    </w:div>
    <w:div w:id="663363139">
      <w:bodyDiv w:val="1"/>
      <w:marLeft w:val="0"/>
      <w:marRight w:val="0"/>
      <w:marTop w:val="0"/>
      <w:marBottom w:val="0"/>
      <w:divBdr>
        <w:top w:val="none" w:sz="0" w:space="0" w:color="auto"/>
        <w:left w:val="none" w:sz="0" w:space="0" w:color="auto"/>
        <w:bottom w:val="none" w:sz="0" w:space="0" w:color="auto"/>
        <w:right w:val="none" w:sz="0" w:space="0" w:color="auto"/>
      </w:divBdr>
    </w:div>
    <w:div w:id="666516214">
      <w:bodyDiv w:val="1"/>
      <w:marLeft w:val="0"/>
      <w:marRight w:val="0"/>
      <w:marTop w:val="0"/>
      <w:marBottom w:val="0"/>
      <w:divBdr>
        <w:top w:val="none" w:sz="0" w:space="0" w:color="auto"/>
        <w:left w:val="none" w:sz="0" w:space="0" w:color="auto"/>
        <w:bottom w:val="none" w:sz="0" w:space="0" w:color="auto"/>
        <w:right w:val="none" w:sz="0" w:space="0" w:color="auto"/>
      </w:divBdr>
    </w:div>
    <w:div w:id="689527266">
      <w:bodyDiv w:val="1"/>
      <w:marLeft w:val="0"/>
      <w:marRight w:val="0"/>
      <w:marTop w:val="0"/>
      <w:marBottom w:val="0"/>
      <w:divBdr>
        <w:top w:val="none" w:sz="0" w:space="0" w:color="auto"/>
        <w:left w:val="none" w:sz="0" w:space="0" w:color="auto"/>
        <w:bottom w:val="none" w:sz="0" w:space="0" w:color="auto"/>
        <w:right w:val="none" w:sz="0" w:space="0" w:color="auto"/>
      </w:divBdr>
    </w:div>
    <w:div w:id="690953860">
      <w:bodyDiv w:val="1"/>
      <w:marLeft w:val="0"/>
      <w:marRight w:val="0"/>
      <w:marTop w:val="0"/>
      <w:marBottom w:val="0"/>
      <w:divBdr>
        <w:top w:val="none" w:sz="0" w:space="0" w:color="auto"/>
        <w:left w:val="none" w:sz="0" w:space="0" w:color="auto"/>
        <w:bottom w:val="none" w:sz="0" w:space="0" w:color="auto"/>
        <w:right w:val="none" w:sz="0" w:space="0" w:color="auto"/>
      </w:divBdr>
    </w:div>
    <w:div w:id="692532051">
      <w:bodyDiv w:val="1"/>
      <w:marLeft w:val="0"/>
      <w:marRight w:val="0"/>
      <w:marTop w:val="0"/>
      <w:marBottom w:val="0"/>
      <w:divBdr>
        <w:top w:val="none" w:sz="0" w:space="0" w:color="auto"/>
        <w:left w:val="none" w:sz="0" w:space="0" w:color="auto"/>
        <w:bottom w:val="none" w:sz="0" w:space="0" w:color="auto"/>
        <w:right w:val="none" w:sz="0" w:space="0" w:color="auto"/>
      </w:divBdr>
    </w:div>
    <w:div w:id="704523047">
      <w:bodyDiv w:val="1"/>
      <w:marLeft w:val="0"/>
      <w:marRight w:val="0"/>
      <w:marTop w:val="0"/>
      <w:marBottom w:val="0"/>
      <w:divBdr>
        <w:top w:val="none" w:sz="0" w:space="0" w:color="auto"/>
        <w:left w:val="none" w:sz="0" w:space="0" w:color="auto"/>
        <w:bottom w:val="none" w:sz="0" w:space="0" w:color="auto"/>
        <w:right w:val="none" w:sz="0" w:space="0" w:color="auto"/>
      </w:divBdr>
    </w:div>
    <w:div w:id="715354459">
      <w:bodyDiv w:val="1"/>
      <w:marLeft w:val="0"/>
      <w:marRight w:val="0"/>
      <w:marTop w:val="0"/>
      <w:marBottom w:val="0"/>
      <w:divBdr>
        <w:top w:val="none" w:sz="0" w:space="0" w:color="auto"/>
        <w:left w:val="none" w:sz="0" w:space="0" w:color="auto"/>
        <w:bottom w:val="none" w:sz="0" w:space="0" w:color="auto"/>
        <w:right w:val="none" w:sz="0" w:space="0" w:color="auto"/>
      </w:divBdr>
    </w:div>
    <w:div w:id="716125624">
      <w:bodyDiv w:val="1"/>
      <w:marLeft w:val="0"/>
      <w:marRight w:val="0"/>
      <w:marTop w:val="0"/>
      <w:marBottom w:val="0"/>
      <w:divBdr>
        <w:top w:val="none" w:sz="0" w:space="0" w:color="auto"/>
        <w:left w:val="none" w:sz="0" w:space="0" w:color="auto"/>
        <w:bottom w:val="none" w:sz="0" w:space="0" w:color="auto"/>
        <w:right w:val="none" w:sz="0" w:space="0" w:color="auto"/>
      </w:divBdr>
    </w:div>
    <w:div w:id="719017785">
      <w:bodyDiv w:val="1"/>
      <w:marLeft w:val="0"/>
      <w:marRight w:val="0"/>
      <w:marTop w:val="0"/>
      <w:marBottom w:val="0"/>
      <w:divBdr>
        <w:top w:val="none" w:sz="0" w:space="0" w:color="auto"/>
        <w:left w:val="none" w:sz="0" w:space="0" w:color="auto"/>
        <w:bottom w:val="none" w:sz="0" w:space="0" w:color="auto"/>
        <w:right w:val="none" w:sz="0" w:space="0" w:color="auto"/>
      </w:divBdr>
      <w:divsChild>
        <w:div w:id="1838112922">
          <w:marLeft w:val="0"/>
          <w:marRight w:val="0"/>
          <w:marTop w:val="0"/>
          <w:marBottom w:val="0"/>
          <w:divBdr>
            <w:top w:val="none" w:sz="0" w:space="0" w:color="auto"/>
            <w:left w:val="none" w:sz="0" w:space="0" w:color="auto"/>
            <w:bottom w:val="none" w:sz="0" w:space="0" w:color="auto"/>
            <w:right w:val="none" w:sz="0" w:space="0" w:color="auto"/>
          </w:divBdr>
          <w:divsChild>
            <w:div w:id="785344355">
              <w:marLeft w:val="0"/>
              <w:marRight w:val="0"/>
              <w:marTop w:val="0"/>
              <w:marBottom w:val="0"/>
              <w:divBdr>
                <w:top w:val="none" w:sz="0" w:space="0" w:color="auto"/>
                <w:left w:val="none" w:sz="0" w:space="0" w:color="auto"/>
                <w:bottom w:val="none" w:sz="0" w:space="0" w:color="auto"/>
                <w:right w:val="none" w:sz="0" w:space="0" w:color="auto"/>
              </w:divBdr>
              <w:divsChild>
                <w:div w:id="18459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1039">
      <w:bodyDiv w:val="1"/>
      <w:marLeft w:val="0"/>
      <w:marRight w:val="0"/>
      <w:marTop w:val="0"/>
      <w:marBottom w:val="0"/>
      <w:divBdr>
        <w:top w:val="none" w:sz="0" w:space="0" w:color="auto"/>
        <w:left w:val="none" w:sz="0" w:space="0" w:color="auto"/>
        <w:bottom w:val="none" w:sz="0" w:space="0" w:color="auto"/>
        <w:right w:val="none" w:sz="0" w:space="0" w:color="auto"/>
      </w:divBdr>
    </w:div>
    <w:div w:id="740835832">
      <w:bodyDiv w:val="1"/>
      <w:marLeft w:val="0"/>
      <w:marRight w:val="0"/>
      <w:marTop w:val="0"/>
      <w:marBottom w:val="0"/>
      <w:divBdr>
        <w:top w:val="none" w:sz="0" w:space="0" w:color="auto"/>
        <w:left w:val="none" w:sz="0" w:space="0" w:color="auto"/>
        <w:bottom w:val="none" w:sz="0" w:space="0" w:color="auto"/>
        <w:right w:val="none" w:sz="0" w:space="0" w:color="auto"/>
      </w:divBdr>
      <w:divsChild>
        <w:div w:id="1497988629">
          <w:marLeft w:val="0"/>
          <w:marRight w:val="0"/>
          <w:marTop w:val="0"/>
          <w:marBottom w:val="0"/>
          <w:divBdr>
            <w:top w:val="none" w:sz="0" w:space="0" w:color="auto"/>
            <w:left w:val="none" w:sz="0" w:space="0" w:color="auto"/>
            <w:bottom w:val="none" w:sz="0" w:space="0" w:color="auto"/>
            <w:right w:val="none" w:sz="0" w:space="0" w:color="auto"/>
          </w:divBdr>
          <w:divsChild>
            <w:div w:id="3361643">
              <w:marLeft w:val="0"/>
              <w:marRight w:val="0"/>
              <w:marTop w:val="0"/>
              <w:marBottom w:val="0"/>
              <w:divBdr>
                <w:top w:val="none" w:sz="0" w:space="0" w:color="auto"/>
                <w:left w:val="none" w:sz="0" w:space="0" w:color="auto"/>
                <w:bottom w:val="none" w:sz="0" w:space="0" w:color="auto"/>
                <w:right w:val="none" w:sz="0" w:space="0" w:color="auto"/>
              </w:divBdr>
              <w:divsChild>
                <w:div w:id="16120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4742">
      <w:bodyDiv w:val="1"/>
      <w:marLeft w:val="0"/>
      <w:marRight w:val="0"/>
      <w:marTop w:val="0"/>
      <w:marBottom w:val="0"/>
      <w:divBdr>
        <w:top w:val="none" w:sz="0" w:space="0" w:color="auto"/>
        <w:left w:val="none" w:sz="0" w:space="0" w:color="auto"/>
        <w:bottom w:val="none" w:sz="0" w:space="0" w:color="auto"/>
        <w:right w:val="none" w:sz="0" w:space="0" w:color="auto"/>
      </w:divBdr>
    </w:div>
    <w:div w:id="754976685">
      <w:bodyDiv w:val="1"/>
      <w:marLeft w:val="0"/>
      <w:marRight w:val="0"/>
      <w:marTop w:val="0"/>
      <w:marBottom w:val="0"/>
      <w:divBdr>
        <w:top w:val="none" w:sz="0" w:space="0" w:color="auto"/>
        <w:left w:val="none" w:sz="0" w:space="0" w:color="auto"/>
        <w:bottom w:val="none" w:sz="0" w:space="0" w:color="auto"/>
        <w:right w:val="none" w:sz="0" w:space="0" w:color="auto"/>
      </w:divBdr>
    </w:div>
    <w:div w:id="807019466">
      <w:bodyDiv w:val="1"/>
      <w:marLeft w:val="0"/>
      <w:marRight w:val="0"/>
      <w:marTop w:val="0"/>
      <w:marBottom w:val="0"/>
      <w:divBdr>
        <w:top w:val="none" w:sz="0" w:space="0" w:color="auto"/>
        <w:left w:val="none" w:sz="0" w:space="0" w:color="auto"/>
        <w:bottom w:val="none" w:sz="0" w:space="0" w:color="auto"/>
        <w:right w:val="none" w:sz="0" w:space="0" w:color="auto"/>
      </w:divBdr>
    </w:div>
    <w:div w:id="841042434">
      <w:bodyDiv w:val="1"/>
      <w:marLeft w:val="0"/>
      <w:marRight w:val="0"/>
      <w:marTop w:val="0"/>
      <w:marBottom w:val="0"/>
      <w:divBdr>
        <w:top w:val="none" w:sz="0" w:space="0" w:color="auto"/>
        <w:left w:val="none" w:sz="0" w:space="0" w:color="auto"/>
        <w:bottom w:val="none" w:sz="0" w:space="0" w:color="auto"/>
        <w:right w:val="none" w:sz="0" w:space="0" w:color="auto"/>
      </w:divBdr>
    </w:div>
    <w:div w:id="847207574">
      <w:bodyDiv w:val="1"/>
      <w:marLeft w:val="0"/>
      <w:marRight w:val="0"/>
      <w:marTop w:val="0"/>
      <w:marBottom w:val="0"/>
      <w:divBdr>
        <w:top w:val="none" w:sz="0" w:space="0" w:color="auto"/>
        <w:left w:val="none" w:sz="0" w:space="0" w:color="auto"/>
        <w:bottom w:val="none" w:sz="0" w:space="0" w:color="auto"/>
        <w:right w:val="none" w:sz="0" w:space="0" w:color="auto"/>
      </w:divBdr>
    </w:div>
    <w:div w:id="851378637">
      <w:bodyDiv w:val="1"/>
      <w:marLeft w:val="0"/>
      <w:marRight w:val="0"/>
      <w:marTop w:val="0"/>
      <w:marBottom w:val="0"/>
      <w:divBdr>
        <w:top w:val="none" w:sz="0" w:space="0" w:color="auto"/>
        <w:left w:val="none" w:sz="0" w:space="0" w:color="auto"/>
        <w:bottom w:val="none" w:sz="0" w:space="0" w:color="auto"/>
        <w:right w:val="none" w:sz="0" w:space="0" w:color="auto"/>
      </w:divBdr>
    </w:div>
    <w:div w:id="861938622">
      <w:bodyDiv w:val="1"/>
      <w:marLeft w:val="0"/>
      <w:marRight w:val="0"/>
      <w:marTop w:val="0"/>
      <w:marBottom w:val="0"/>
      <w:divBdr>
        <w:top w:val="none" w:sz="0" w:space="0" w:color="auto"/>
        <w:left w:val="none" w:sz="0" w:space="0" w:color="auto"/>
        <w:bottom w:val="none" w:sz="0" w:space="0" w:color="auto"/>
        <w:right w:val="none" w:sz="0" w:space="0" w:color="auto"/>
      </w:divBdr>
    </w:div>
    <w:div w:id="880017828">
      <w:bodyDiv w:val="1"/>
      <w:marLeft w:val="0"/>
      <w:marRight w:val="0"/>
      <w:marTop w:val="0"/>
      <w:marBottom w:val="0"/>
      <w:divBdr>
        <w:top w:val="none" w:sz="0" w:space="0" w:color="auto"/>
        <w:left w:val="none" w:sz="0" w:space="0" w:color="auto"/>
        <w:bottom w:val="none" w:sz="0" w:space="0" w:color="auto"/>
        <w:right w:val="none" w:sz="0" w:space="0" w:color="auto"/>
      </w:divBdr>
    </w:div>
    <w:div w:id="888953724">
      <w:bodyDiv w:val="1"/>
      <w:marLeft w:val="0"/>
      <w:marRight w:val="0"/>
      <w:marTop w:val="0"/>
      <w:marBottom w:val="0"/>
      <w:divBdr>
        <w:top w:val="none" w:sz="0" w:space="0" w:color="auto"/>
        <w:left w:val="none" w:sz="0" w:space="0" w:color="auto"/>
        <w:bottom w:val="none" w:sz="0" w:space="0" w:color="auto"/>
        <w:right w:val="none" w:sz="0" w:space="0" w:color="auto"/>
      </w:divBdr>
    </w:div>
    <w:div w:id="893925145">
      <w:bodyDiv w:val="1"/>
      <w:marLeft w:val="0"/>
      <w:marRight w:val="0"/>
      <w:marTop w:val="0"/>
      <w:marBottom w:val="0"/>
      <w:divBdr>
        <w:top w:val="none" w:sz="0" w:space="0" w:color="auto"/>
        <w:left w:val="none" w:sz="0" w:space="0" w:color="auto"/>
        <w:bottom w:val="none" w:sz="0" w:space="0" w:color="auto"/>
        <w:right w:val="none" w:sz="0" w:space="0" w:color="auto"/>
      </w:divBdr>
    </w:div>
    <w:div w:id="896817630">
      <w:bodyDiv w:val="1"/>
      <w:marLeft w:val="0"/>
      <w:marRight w:val="0"/>
      <w:marTop w:val="0"/>
      <w:marBottom w:val="0"/>
      <w:divBdr>
        <w:top w:val="none" w:sz="0" w:space="0" w:color="auto"/>
        <w:left w:val="none" w:sz="0" w:space="0" w:color="auto"/>
        <w:bottom w:val="none" w:sz="0" w:space="0" w:color="auto"/>
        <w:right w:val="none" w:sz="0" w:space="0" w:color="auto"/>
      </w:divBdr>
    </w:div>
    <w:div w:id="897744315">
      <w:bodyDiv w:val="1"/>
      <w:marLeft w:val="0"/>
      <w:marRight w:val="0"/>
      <w:marTop w:val="0"/>
      <w:marBottom w:val="0"/>
      <w:divBdr>
        <w:top w:val="none" w:sz="0" w:space="0" w:color="auto"/>
        <w:left w:val="none" w:sz="0" w:space="0" w:color="auto"/>
        <w:bottom w:val="none" w:sz="0" w:space="0" w:color="auto"/>
        <w:right w:val="none" w:sz="0" w:space="0" w:color="auto"/>
      </w:divBdr>
    </w:div>
    <w:div w:id="915822335">
      <w:bodyDiv w:val="1"/>
      <w:marLeft w:val="0"/>
      <w:marRight w:val="0"/>
      <w:marTop w:val="0"/>
      <w:marBottom w:val="0"/>
      <w:divBdr>
        <w:top w:val="none" w:sz="0" w:space="0" w:color="auto"/>
        <w:left w:val="none" w:sz="0" w:space="0" w:color="auto"/>
        <w:bottom w:val="none" w:sz="0" w:space="0" w:color="auto"/>
        <w:right w:val="none" w:sz="0" w:space="0" w:color="auto"/>
      </w:divBdr>
    </w:div>
    <w:div w:id="923733021">
      <w:bodyDiv w:val="1"/>
      <w:marLeft w:val="0"/>
      <w:marRight w:val="0"/>
      <w:marTop w:val="0"/>
      <w:marBottom w:val="0"/>
      <w:divBdr>
        <w:top w:val="none" w:sz="0" w:space="0" w:color="auto"/>
        <w:left w:val="none" w:sz="0" w:space="0" w:color="auto"/>
        <w:bottom w:val="none" w:sz="0" w:space="0" w:color="auto"/>
        <w:right w:val="none" w:sz="0" w:space="0" w:color="auto"/>
      </w:divBdr>
    </w:div>
    <w:div w:id="933443337">
      <w:bodyDiv w:val="1"/>
      <w:marLeft w:val="0"/>
      <w:marRight w:val="0"/>
      <w:marTop w:val="0"/>
      <w:marBottom w:val="0"/>
      <w:divBdr>
        <w:top w:val="none" w:sz="0" w:space="0" w:color="auto"/>
        <w:left w:val="none" w:sz="0" w:space="0" w:color="auto"/>
        <w:bottom w:val="none" w:sz="0" w:space="0" w:color="auto"/>
        <w:right w:val="none" w:sz="0" w:space="0" w:color="auto"/>
      </w:divBdr>
      <w:divsChild>
        <w:div w:id="1200700792">
          <w:marLeft w:val="446"/>
          <w:marRight w:val="0"/>
          <w:marTop w:val="0"/>
          <w:marBottom w:val="0"/>
          <w:divBdr>
            <w:top w:val="none" w:sz="0" w:space="0" w:color="auto"/>
            <w:left w:val="none" w:sz="0" w:space="0" w:color="auto"/>
            <w:bottom w:val="none" w:sz="0" w:space="0" w:color="auto"/>
            <w:right w:val="none" w:sz="0" w:space="0" w:color="auto"/>
          </w:divBdr>
        </w:div>
        <w:div w:id="1721393757">
          <w:marLeft w:val="446"/>
          <w:marRight w:val="0"/>
          <w:marTop w:val="0"/>
          <w:marBottom w:val="0"/>
          <w:divBdr>
            <w:top w:val="none" w:sz="0" w:space="0" w:color="auto"/>
            <w:left w:val="none" w:sz="0" w:space="0" w:color="auto"/>
            <w:bottom w:val="none" w:sz="0" w:space="0" w:color="auto"/>
            <w:right w:val="none" w:sz="0" w:space="0" w:color="auto"/>
          </w:divBdr>
        </w:div>
        <w:div w:id="2051027863">
          <w:marLeft w:val="446"/>
          <w:marRight w:val="0"/>
          <w:marTop w:val="0"/>
          <w:marBottom w:val="0"/>
          <w:divBdr>
            <w:top w:val="none" w:sz="0" w:space="0" w:color="auto"/>
            <w:left w:val="none" w:sz="0" w:space="0" w:color="auto"/>
            <w:bottom w:val="none" w:sz="0" w:space="0" w:color="auto"/>
            <w:right w:val="none" w:sz="0" w:space="0" w:color="auto"/>
          </w:divBdr>
        </w:div>
        <w:div w:id="2100981718">
          <w:marLeft w:val="446"/>
          <w:marRight w:val="0"/>
          <w:marTop w:val="0"/>
          <w:marBottom w:val="0"/>
          <w:divBdr>
            <w:top w:val="none" w:sz="0" w:space="0" w:color="auto"/>
            <w:left w:val="none" w:sz="0" w:space="0" w:color="auto"/>
            <w:bottom w:val="none" w:sz="0" w:space="0" w:color="auto"/>
            <w:right w:val="none" w:sz="0" w:space="0" w:color="auto"/>
          </w:divBdr>
        </w:div>
      </w:divsChild>
    </w:div>
    <w:div w:id="937761318">
      <w:bodyDiv w:val="1"/>
      <w:marLeft w:val="0"/>
      <w:marRight w:val="0"/>
      <w:marTop w:val="0"/>
      <w:marBottom w:val="0"/>
      <w:divBdr>
        <w:top w:val="none" w:sz="0" w:space="0" w:color="auto"/>
        <w:left w:val="none" w:sz="0" w:space="0" w:color="auto"/>
        <w:bottom w:val="none" w:sz="0" w:space="0" w:color="auto"/>
        <w:right w:val="none" w:sz="0" w:space="0" w:color="auto"/>
      </w:divBdr>
    </w:div>
    <w:div w:id="947545972">
      <w:bodyDiv w:val="1"/>
      <w:marLeft w:val="0"/>
      <w:marRight w:val="0"/>
      <w:marTop w:val="0"/>
      <w:marBottom w:val="0"/>
      <w:divBdr>
        <w:top w:val="none" w:sz="0" w:space="0" w:color="auto"/>
        <w:left w:val="none" w:sz="0" w:space="0" w:color="auto"/>
        <w:bottom w:val="none" w:sz="0" w:space="0" w:color="auto"/>
        <w:right w:val="none" w:sz="0" w:space="0" w:color="auto"/>
      </w:divBdr>
    </w:div>
    <w:div w:id="948513598">
      <w:bodyDiv w:val="1"/>
      <w:marLeft w:val="0"/>
      <w:marRight w:val="0"/>
      <w:marTop w:val="0"/>
      <w:marBottom w:val="0"/>
      <w:divBdr>
        <w:top w:val="none" w:sz="0" w:space="0" w:color="auto"/>
        <w:left w:val="none" w:sz="0" w:space="0" w:color="auto"/>
        <w:bottom w:val="none" w:sz="0" w:space="0" w:color="auto"/>
        <w:right w:val="none" w:sz="0" w:space="0" w:color="auto"/>
      </w:divBdr>
      <w:divsChild>
        <w:div w:id="434206916">
          <w:marLeft w:val="274"/>
          <w:marRight w:val="0"/>
          <w:marTop w:val="0"/>
          <w:marBottom w:val="0"/>
          <w:divBdr>
            <w:top w:val="none" w:sz="0" w:space="0" w:color="auto"/>
            <w:left w:val="none" w:sz="0" w:space="0" w:color="auto"/>
            <w:bottom w:val="none" w:sz="0" w:space="0" w:color="auto"/>
            <w:right w:val="none" w:sz="0" w:space="0" w:color="auto"/>
          </w:divBdr>
        </w:div>
        <w:div w:id="1589195674">
          <w:marLeft w:val="274"/>
          <w:marRight w:val="0"/>
          <w:marTop w:val="0"/>
          <w:marBottom w:val="0"/>
          <w:divBdr>
            <w:top w:val="none" w:sz="0" w:space="0" w:color="auto"/>
            <w:left w:val="none" w:sz="0" w:space="0" w:color="auto"/>
            <w:bottom w:val="none" w:sz="0" w:space="0" w:color="auto"/>
            <w:right w:val="none" w:sz="0" w:space="0" w:color="auto"/>
          </w:divBdr>
        </w:div>
      </w:divsChild>
    </w:div>
    <w:div w:id="967202822">
      <w:bodyDiv w:val="1"/>
      <w:marLeft w:val="0"/>
      <w:marRight w:val="0"/>
      <w:marTop w:val="0"/>
      <w:marBottom w:val="0"/>
      <w:divBdr>
        <w:top w:val="none" w:sz="0" w:space="0" w:color="auto"/>
        <w:left w:val="none" w:sz="0" w:space="0" w:color="auto"/>
        <w:bottom w:val="none" w:sz="0" w:space="0" w:color="auto"/>
        <w:right w:val="none" w:sz="0" w:space="0" w:color="auto"/>
      </w:divBdr>
    </w:div>
    <w:div w:id="969483041">
      <w:bodyDiv w:val="1"/>
      <w:marLeft w:val="0"/>
      <w:marRight w:val="0"/>
      <w:marTop w:val="0"/>
      <w:marBottom w:val="0"/>
      <w:divBdr>
        <w:top w:val="none" w:sz="0" w:space="0" w:color="auto"/>
        <w:left w:val="none" w:sz="0" w:space="0" w:color="auto"/>
        <w:bottom w:val="none" w:sz="0" w:space="0" w:color="auto"/>
        <w:right w:val="none" w:sz="0" w:space="0" w:color="auto"/>
      </w:divBdr>
    </w:div>
    <w:div w:id="972904171">
      <w:bodyDiv w:val="1"/>
      <w:marLeft w:val="0"/>
      <w:marRight w:val="0"/>
      <w:marTop w:val="0"/>
      <w:marBottom w:val="0"/>
      <w:divBdr>
        <w:top w:val="none" w:sz="0" w:space="0" w:color="auto"/>
        <w:left w:val="none" w:sz="0" w:space="0" w:color="auto"/>
        <w:bottom w:val="none" w:sz="0" w:space="0" w:color="auto"/>
        <w:right w:val="none" w:sz="0" w:space="0" w:color="auto"/>
      </w:divBdr>
    </w:div>
    <w:div w:id="976835017">
      <w:bodyDiv w:val="1"/>
      <w:marLeft w:val="0"/>
      <w:marRight w:val="0"/>
      <w:marTop w:val="0"/>
      <w:marBottom w:val="0"/>
      <w:divBdr>
        <w:top w:val="none" w:sz="0" w:space="0" w:color="auto"/>
        <w:left w:val="none" w:sz="0" w:space="0" w:color="auto"/>
        <w:bottom w:val="none" w:sz="0" w:space="0" w:color="auto"/>
        <w:right w:val="none" w:sz="0" w:space="0" w:color="auto"/>
      </w:divBdr>
    </w:div>
    <w:div w:id="977151310">
      <w:bodyDiv w:val="1"/>
      <w:marLeft w:val="0"/>
      <w:marRight w:val="0"/>
      <w:marTop w:val="0"/>
      <w:marBottom w:val="0"/>
      <w:divBdr>
        <w:top w:val="none" w:sz="0" w:space="0" w:color="auto"/>
        <w:left w:val="none" w:sz="0" w:space="0" w:color="auto"/>
        <w:bottom w:val="none" w:sz="0" w:space="0" w:color="auto"/>
        <w:right w:val="none" w:sz="0" w:space="0" w:color="auto"/>
      </w:divBdr>
    </w:div>
    <w:div w:id="983971366">
      <w:bodyDiv w:val="1"/>
      <w:marLeft w:val="0"/>
      <w:marRight w:val="0"/>
      <w:marTop w:val="0"/>
      <w:marBottom w:val="0"/>
      <w:divBdr>
        <w:top w:val="none" w:sz="0" w:space="0" w:color="auto"/>
        <w:left w:val="none" w:sz="0" w:space="0" w:color="auto"/>
        <w:bottom w:val="none" w:sz="0" w:space="0" w:color="auto"/>
        <w:right w:val="none" w:sz="0" w:space="0" w:color="auto"/>
      </w:divBdr>
    </w:div>
    <w:div w:id="986207633">
      <w:bodyDiv w:val="1"/>
      <w:marLeft w:val="0"/>
      <w:marRight w:val="0"/>
      <w:marTop w:val="0"/>
      <w:marBottom w:val="0"/>
      <w:divBdr>
        <w:top w:val="none" w:sz="0" w:space="0" w:color="auto"/>
        <w:left w:val="none" w:sz="0" w:space="0" w:color="auto"/>
        <w:bottom w:val="none" w:sz="0" w:space="0" w:color="auto"/>
        <w:right w:val="none" w:sz="0" w:space="0" w:color="auto"/>
      </w:divBdr>
    </w:div>
    <w:div w:id="990600976">
      <w:bodyDiv w:val="1"/>
      <w:marLeft w:val="0"/>
      <w:marRight w:val="0"/>
      <w:marTop w:val="0"/>
      <w:marBottom w:val="0"/>
      <w:divBdr>
        <w:top w:val="none" w:sz="0" w:space="0" w:color="auto"/>
        <w:left w:val="none" w:sz="0" w:space="0" w:color="auto"/>
        <w:bottom w:val="none" w:sz="0" w:space="0" w:color="auto"/>
        <w:right w:val="none" w:sz="0" w:space="0" w:color="auto"/>
      </w:divBdr>
    </w:div>
    <w:div w:id="1013189686">
      <w:bodyDiv w:val="1"/>
      <w:marLeft w:val="0"/>
      <w:marRight w:val="0"/>
      <w:marTop w:val="0"/>
      <w:marBottom w:val="0"/>
      <w:divBdr>
        <w:top w:val="none" w:sz="0" w:space="0" w:color="auto"/>
        <w:left w:val="none" w:sz="0" w:space="0" w:color="auto"/>
        <w:bottom w:val="none" w:sz="0" w:space="0" w:color="auto"/>
        <w:right w:val="none" w:sz="0" w:space="0" w:color="auto"/>
      </w:divBdr>
    </w:div>
    <w:div w:id="1016495515">
      <w:bodyDiv w:val="1"/>
      <w:marLeft w:val="0"/>
      <w:marRight w:val="0"/>
      <w:marTop w:val="0"/>
      <w:marBottom w:val="0"/>
      <w:divBdr>
        <w:top w:val="none" w:sz="0" w:space="0" w:color="auto"/>
        <w:left w:val="none" w:sz="0" w:space="0" w:color="auto"/>
        <w:bottom w:val="none" w:sz="0" w:space="0" w:color="auto"/>
        <w:right w:val="none" w:sz="0" w:space="0" w:color="auto"/>
      </w:divBdr>
    </w:div>
    <w:div w:id="1017391949">
      <w:bodyDiv w:val="1"/>
      <w:marLeft w:val="0"/>
      <w:marRight w:val="0"/>
      <w:marTop w:val="0"/>
      <w:marBottom w:val="0"/>
      <w:divBdr>
        <w:top w:val="none" w:sz="0" w:space="0" w:color="auto"/>
        <w:left w:val="none" w:sz="0" w:space="0" w:color="auto"/>
        <w:bottom w:val="none" w:sz="0" w:space="0" w:color="auto"/>
        <w:right w:val="none" w:sz="0" w:space="0" w:color="auto"/>
      </w:divBdr>
    </w:div>
    <w:div w:id="1027484435">
      <w:bodyDiv w:val="1"/>
      <w:marLeft w:val="0"/>
      <w:marRight w:val="0"/>
      <w:marTop w:val="0"/>
      <w:marBottom w:val="0"/>
      <w:divBdr>
        <w:top w:val="none" w:sz="0" w:space="0" w:color="auto"/>
        <w:left w:val="none" w:sz="0" w:space="0" w:color="auto"/>
        <w:bottom w:val="none" w:sz="0" w:space="0" w:color="auto"/>
        <w:right w:val="none" w:sz="0" w:space="0" w:color="auto"/>
      </w:divBdr>
    </w:div>
    <w:div w:id="1033651069">
      <w:bodyDiv w:val="1"/>
      <w:marLeft w:val="0"/>
      <w:marRight w:val="0"/>
      <w:marTop w:val="0"/>
      <w:marBottom w:val="0"/>
      <w:divBdr>
        <w:top w:val="none" w:sz="0" w:space="0" w:color="auto"/>
        <w:left w:val="none" w:sz="0" w:space="0" w:color="auto"/>
        <w:bottom w:val="none" w:sz="0" w:space="0" w:color="auto"/>
        <w:right w:val="none" w:sz="0" w:space="0" w:color="auto"/>
      </w:divBdr>
    </w:div>
    <w:div w:id="1033730711">
      <w:bodyDiv w:val="1"/>
      <w:marLeft w:val="0"/>
      <w:marRight w:val="0"/>
      <w:marTop w:val="0"/>
      <w:marBottom w:val="0"/>
      <w:divBdr>
        <w:top w:val="none" w:sz="0" w:space="0" w:color="auto"/>
        <w:left w:val="none" w:sz="0" w:space="0" w:color="auto"/>
        <w:bottom w:val="none" w:sz="0" w:space="0" w:color="auto"/>
        <w:right w:val="none" w:sz="0" w:space="0" w:color="auto"/>
      </w:divBdr>
    </w:div>
    <w:div w:id="1033917141">
      <w:bodyDiv w:val="1"/>
      <w:marLeft w:val="0"/>
      <w:marRight w:val="0"/>
      <w:marTop w:val="0"/>
      <w:marBottom w:val="0"/>
      <w:divBdr>
        <w:top w:val="none" w:sz="0" w:space="0" w:color="auto"/>
        <w:left w:val="none" w:sz="0" w:space="0" w:color="auto"/>
        <w:bottom w:val="none" w:sz="0" w:space="0" w:color="auto"/>
        <w:right w:val="none" w:sz="0" w:space="0" w:color="auto"/>
      </w:divBdr>
    </w:div>
    <w:div w:id="1034505819">
      <w:bodyDiv w:val="1"/>
      <w:marLeft w:val="0"/>
      <w:marRight w:val="0"/>
      <w:marTop w:val="0"/>
      <w:marBottom w:val="0"/>
      <w:divBdr>
        <w:top w:val="none" w:sz="0" w:space="0" w:color="auto"/>
        <w:left w:val="none" w:sz="0" w:space="0" w:color="auto"/>
        <w:bottom w:val="none" w:sz="0" w:space="0" w:color="auto"/>
        <w:right w:val="none" w:sz="0" w:space="0" w:color="auto"/>
      </w:divBdr>
      <w:divsChild>
        <w:div w:id="920412284">
          <w:marLeft w:val="274"/>
          <w:marRight w:val="0"/>
          <w:marTop w:val="0"/>
          <w:marBottom w:val="0"/>
          <w:divBdr>
            <w:top w:val="none" w:sz="0" w:space="0" w:color="auto"/>
            <w:left w:val="none" w:sz="0" w:space="0" w:color="auto"/>
            <w:bottom w:val="none" w:sz="0" w:space="0" w:color="auto"/>
            <w:right w:val="none" w:sz="0" w:space="0" w:color="auto"/>
          </w:divBdr>
        </w:div>
        <w:div w:id="1537817913">
          <w:marLeft w:val="274"/>
          <w:marRight w:val="0"/>
          <w:marTop w:val="0"/>
          <w:marBottom w:val="0"/>
          <w:divBdr>
            <w:top w:val="none" w:sz="0" w:space="0" w:color="auto"/>
            <w:left w:val="none" w:sz="0" w:space="0" w:color="auto"/>
            <w:bottom w:val="none" w:sz="0" w:space="0" w:color="auto"/>
            <w:right w:val="none" w:sz="0" w:space="0" w:color="auto"/>
          </w:divBdr>
        </w:div>
        <w:div w:id="1917473565">
          <w:marLeft w:val="274"/>
          <w:marRight w:val="0"/>
          <w:marTop w:val="0"/>
          <w:marBottom w:val="0"/>
          <w:divBdr>
            <w:top w:val="none" w:sz="0" w:space="0" w:color="auto"/>
            <w:left w:val="none" w:sz="0" w:space="0" w:color="auto"/>
            <w:bottom w:val="none" w:sz="0" w:space="0" w:color="auto"/>
            <w:right w:val="none" w:sz="0" w:space="0" w:color="auto"/>
          </w:divBdr>
        </w:div>
        <w:div w:id="2031878174">
          <w:marLeft w:val="274"/>
          <w:marRight w:val="0"/>
          <w:marTop w:val="0"/>
          <w:marBottom w:val="0"/>
          <w:divBdr>
            <w:top w:val="none" w:sz="0" w:space="0" w:color="auto"/>
            <w:left w:val="none" w:sz="0" w:space="0" w:color="auto"/>
            <w:bottom w:val="none" w:sz="0" w:space="0" w:color="auto"/>
            <w:right w:val="none" w:sz="0" w:space="0" w:color="auto"/>
          </w:divBdr>
        </w:div>
      </w:divsChild>
    </w:div>
    <w:div w:id="1043363600">
      <w:bodyDiv w:val="1"/>
      <w:marLeft w:val="0"/>
      <w:marRight w:val="0"/>
      <w:marTop w:val="0"/>
      <w:marBottom w:val="0"/>
      <w:divBdr>
        <w:top w:val="none" w:sz="0" w:space="0" w:color="auto"/>
        <w:left w:val="none" w:sz="0" w:space="0" w:color="auto"/>
        <w:bottom w:val="none" w:sz="0" w:space="0" w:color="auto"/>
        <w:right w:val="none" w:sz="0" w:space="0" w:color="auto"/>
      </w:divBdr>
    </w:div>
    <w:div w:id="1079443629">
      <w:bodyDiv w:val="1"/>
      <w:marLeft w:val="0"/>
      <w:marRight w:val="0"/>
      <w:marTop w:val="0"/>
      <w:marBottom w:val="0"/>
      <w:divBdr>
        <w:top w:val="none" w:sz="0" w:space="0" w:color="auto"/>
        <w:left w:val="none" w:sz="0" w:space="0" w:color="auto"/>
        <w:bottom w:val="none" w:sz="0" w:space="0" w:color="auto"/>
        <w:right w:val="none" w:sz="0" w:space="0" w:color="auto"/>
      </w:divBdr>
    </w:div>
    <w:div w:id="1089037066">
      <w:bodyDiv w:val="1"/>
      <w:marLeft w:val="0"/>
      <w:marRight w:val="0"/>
      <w:marTop w:val="0"/>
      <w:marBottom w:val="0"/>
      <w:divBdr>
        <w:top w:val="none" w:sz="0" w:space="0" w:color="auto"/>
        <w:left w:val="none" w:sz="0" w:space="0" w:color="auto"/>
        <w:bottom w:val="none" w:sz="0" w:space="0" w:color="auto"/>
        <w:right w:val="none" w:sz="0" w:space="0" w:color="auto"/>
      </w:divBdr>
    </w:div>
    <w:div w:id="1090197452">
      <w:bodyDiv w:val="1"/>
      <w:marLeft w:val="0"/>
      <w:marRight w:val="0"/>
      <w:marTop w:val="0"/>
      <w:marBottom w:val="0"/>
      <w:divBdr>
        <w:top w:val="none" w:sz="0" w:space="0" w:color="auto"/>
        <w:left w:val="none" w:sz="0" w:space="0" w:color="auto"/>
        <w:bottom w:val="none" w:sz="0" w:space="0" w:color="auto"/>
        <w:right w:val="none" w:sz="0" w:space="0" w:color="auto"/>
      </w:divBdr>
    </w:div>
    <w:div w:id="1104379874">
      <w:bodyDiv w:val="1"/>
      <w:marLeft w:val="0"/>
      <w:marRight w:val="0"/>
      <w:marTop w:val="0"/>
      <w:marBottom w:val="0"/>
      <w:divBdr>
        <w:top w:val="none" w:sz="0" w:space="0" w:color="auto"/>
        <w:left w:val="none" w:sz="0" w:space="0" w:color="auto"/>
        <w:bottom w:val="none" w:sz="0" w:space="0" w:color="auto"/>
        <w:right w:val="none" w:sz="0" w:space="0" w:color="auto"/>
      </w:divBdr>
    </w:div>
    <w:div w:id="1111125371">
      <w:bodyDiv w:val="1"/>
      <w:marLeft w:val="0"/>
      <w:marRight w:val="0"/>
      <w:marTop w:val="0"/>
      <w:marBottom w:val="0"/>
      <w:divBdr>
        <w:top w:val="none" w:sz="0" w:space="0" w:color="auto"/>
        <w:left w:val="none" w:sz="0" w:space="0" w:color="auto"/>
        <w:bottom w:val="none" w:sz="0" w:space="0" w:color="auto"/>
        <w:right w:val="none" w:sz="0" w:space="0" w:color="auto"/>
      </w:divBdr>
    </w:div>
    <w:div w:id="1112283888">
      <w:bodyDiv w:val="1"/>
      <w:marLeft w:val="0"/>
      <w:marRight w:val="0"/>
      <w:marTop w:val="0"/>
      <w:marBottom w:val="0"/>
      <w:divBdr>
        <w:top w:val="none" w:sz="0" w:space="0" w:color="auto"/>
        <w:left w:val="none" w:sz="0" w:space="0" w:color="auto"/>
        <w:bottom w:val="none" w:sz="0" w:space="0" w:color="auto"/>
        <w:right w:val="none" w:sz="0" w:space="0" w:color="auto"/>
      </w:divBdr>
    </w:div>
    <w:div w:id="1122067937">
      <w:bodyDiv w:val="1"/>
      <w:marLeft w:val="0"/>
      <w:marRight w:val="0"/>
      <w:marTop w:val="0"/>
      <w:marBottom w:val="0"/>
      <w:divBdr>
        <w:top w:val="none" w:sz="0" w:space="0" w:color="auto"/>
        <w:left w:val="none" w:sz="0" w:space="0" w:color="auto"/>
        <w:bottom w:val="none" w:sz="0" w:space="0" w:color="auto"/>
        <w:right w:val="none" w:sz="0" w:space="0" w:color="auto"/>
      </w:divBdr>
    </w:div>
    <w:div w:id="1129127614">
      <w:bodyDiv w:val="1"/>
      <w:marLeft w:val="0"/>
      <w:marRight w:val="0"/>
      <w:marTop w:val="0"/>
      <w:marBottom w:val="0"/>
      <w:divBdr>
        <w:top w:val="none" w:sz="0" w:space="0" w:color="auto"/>
        <w:left w:val="none" w:sz="0" w:space="0" w:color="auto"/>
        <w:bottom w:val="none" w:sz="0" w:space="0" w:color="auto"/>
        <w:right w:val="none" w:sz="0" w:space="0" w:color="auto"/>
      </w:divBdr>
    </w:div>
    <w:div w:id="1129130518">
      <w:bodyDiv w:val="1"/>
      <w:marLeft w:val="0"/>
      <w:marRight w:val="0"/>
      <w:marTop w:val="0"/>
      <w:marBottom w:val="0"/>
      <w:divBdr>
        <w:top w:val="none" w:sz="0" w:space="0" w:color="auto"/>
        <w:left w:val="none" w:sz="0" w:space="0" w:color="auto"/>
        <w:bottom w:val="none" w:sz="0" w:space="0" w:color="auto"/>
        <w:right w:val="none" w:sz="0" w:space="0" w:color="auto"/>
      </w:divBdr>
    </w:div>
    <w:div w:id="1159736055">
      <w:bodyDiv w:val="1"/>
      <w:marLeft w:val="0"/>
      <w:marRight w:val="0"/>
      <w:marTop w:val="0"/>
      <w:marBottom w:val="0"/>
      <w:divBdr>
        <w:top w:val="none" w:sz="0" w:space="0" w:color="auto"/>
        <w:left w:val="none" w:sz="0" w:space="0" w:color="auto"/>
        <w:bottom w:val="none" w:sz="0" w:space="0" w:color="auto"/>
        <w:right w:val="none" w:sz="0" w:space="0" w:color="auto"/>
      </w:divBdr>
    </w:div>
    <w:div w:id="1189762216">
      <w:bodyDiv w:val="1"/>
      <w:marLeft w:val="0"/>
      <w:marRight w:val="0"/>
      <w:marTop w:val="0"/>
      <w:marBottom w:val="0"/>
      <w:divBdr>
        <w:top w:val="none" w:sz="0" w:space="0" w:color="auto"/>
        <w:left w:val="none" w:sz="0" w:space="0" w:color="auto"/>
        <w:bottom w:val="none" w:sz="0" w:space="0" w:color="auto"/>
        <w:right w:val="none" w:sz="0" w:space="0" w:color="auto"/>
      </w:divBdr>
    </w:div>
    <w:div w:id="1197156614">
      <w:bodyDiv w:val="1"/>
      <w:marLeft w:val="0"/>
      <w:marRight w:val="0"/>
      <w:marTop w:val="0"/>
      <w:marBottom w:val="0"/>
      <w:divBdr>
        <w:top w:val="none" w:sz="0" w:space="0" w:color="auto"/>
        <w:left w:val="none" w:sz="0" w:space="0" w:color="auto"/>
        <w:bottom w:val="none" w:sz="0" w:space="0" w:color="auto"/>
        <w:right w:val="none" w:sz="0" w:space="0" w:color="auto"/>
      </w:divBdr>
    </w:div>
    <w:div w:id="1199464852">
      <w:bodyDiv w:val="1"/>
      <w:marLeft w:val="0"/>
      <w:marRight w:val="0"/>
      <w:marTop w:val="0"/>
      <w:marBottom w:val="0"/>
      <w:divBdr>
        <w:top w:val="none" w:sz="0" w:space="0" w:color="auto"/>
        <w:left w:val="none" w:sz="0" w:space="0" w:color="auto"/>
        <w:bottom w:val="none" w:sz="0" w:space="0" w:color="auto"/>
        <w:right w:val="none" w:sz="0" w:space="0" w:color="auto"/>
      </w:divBdr>
    </w:div>
    <w:div w:id="1216700789">
      <w:bodyDiv w:val="1"/>
      <w:marLeft w:val="0"/>
      <w:marRight w:val="0"/>
      <w:marTop w:val="0"/>
      <w:marBottom w:val="0"/>
      <w:divBdr>
        <w:top w:val="none" w:sz="0" w:space="0" w:color="auto"/>
        <w:left w:val="none" w:sz="0" w:space="0" w:color="auto"/>
        <w:bottom w:val="none" w:sz="0" w:space="0" w:color="auto"/>
        <w:right w:val="none" w:sz="0" w:space="0" w:color="auto"/>
      </w:divBdr>
    </w:div>
    <w:div w:id="1220745023">
      <w:bodyDiv w:val="1"/>
      <w:marLeft w:val="0"/>
      <w:marRight w:val="0"/>
      <w:marTop w:val="0"/>
      <w:marBottom w:val="0"/>
      <w:divBdr>
        <w:top w:val="none" w:sz="0" w:space="0" w:color="auto"/>
        <w:left w:val="none" w:sz="0" w:space="0" w:color="auto"/>
        <w:bottom w:val="none" w:sz="0" w:space="0" w:color="auto"/>
        <w:right w:val="none" w:sz="0" w:space="0" w:color="auto"/>
      </w:divBdr>
      <w:divsChild>
        <w:div w:id="342127657">
          <w:marLeft w:val="274"/>
          <w:marRight w:val="0"/>
          <w:marTop w:val="0"/>
          <w:marBottom w:val="0"/>
          <w:divBdr>
            <w:top w:val="none" w:sz="0" w:space="0" w:color="auto"/>
            <w:left w:val="none" w:sz="0" w:space="0" w:color="auto"/>
            <w:bottom w:val="none" w:sz="0" w:space="0" w:color="auto"/>
            <w:right w:val="none" w:sz="0" w:space="0" w:color="auto"/>
          </w:divBdr>
        </w:div>
        <w:div w:id="801383575">
          <w:marLeft w:val="274"/>
          <w:marRight w:val="0"/>
          <w:marTop w:val="0"/>
          <w:marBottom w:val="0"/>
          <w:divBdr>
            <w:top w:val="none" w:sz="0" w:space="0" w:color="auto"/>
            <w:left w:val="none" w:sz="0" w:space="0" w:color="auto"/>
            <w:bottom w:val="none" w:sz="0" w:space="0" w:color="auto"/>
            <w:right w:val="none" w:sz="0" w:space="0" w:color="auto"/>
          </w:divBdr>
        </w:div>
        <w:div w:id="884221229">
          <w:marLeft w:val="274"/>
          <w:marRight w:val="0"/>
          <w:marTop w:val="0"/>
          <w:marBottom w:val="0"/>
          <w:divBdr>
            <w:top w:val="none" w:sz="0" w:space="0" w:color="auto"/>
            <w:left w:val="none" w:sz="0" w:space="0" w:color="auto"/>
            <w:bottom w:val="none" w:sz="0" w:space="0" w:color="auto"/>
            <w:right w:val="none" w:sz="0" w:space="0" w:color="auto"/>
          </w:divBdr>
        </w:div>
        <w:div w:id="1161576797">
          <w:marLeft w:val="274"/>
          <w:marRight w:val="0"/>
          <w:marTop w:val="0"/>
          <w:marBottom w:val="0"/>
          <w:divBdr>
            <w:top w:val="none" w:sz="0" w:space="0" w:color="auto"/>
            <w:left w:val="none" w:sz="0" w:space="0" w:color="auto"/>
            <w:bottom w:val="none" w:sz="0" w:space="0" w:color="auto"/>
            <w:right w:val="none" w:sz="0" w:space="0" w:color="auto"/>
          </w:divBdr>
        </w:div>
        <w:div w:id="1718703311">
          <w:marLeft w:val="274"/>
          <w:marRight w:val="0"/>
          <w:marTop w:val="0"/>
          <w:marBottom w:val="0"/>
          <w:divBdr>
            <w:top w:val="none" w:sz="0" w:space="0" w:color="auto"/>
            <w:left w:val="none" w:sz="0" w:space="0" w:color="auto"/>
            <w:bottom w:val="none" w:sz="0" w:space="0" w:color="auto"/>
            <w:right w:val="none" w:sz="0" w:space="0" w:color="auto"/>
          </w:divBdr>
        </w:div>
        <w:div w:id="1835997657">
          <w:marLeft w:val="274"/>
          <w:marRight w:val="0"/>
          <w:marTop w:val="0"/>
          <w:marBottom w:val="0"/>
          <w:divBdr>
            <w:top w:val="none" w:sz="0" w:space="0" w:color="auto"/>
            <w:left w:val="none" w:sz="0" w:space="0" w:color="auto"/>
            <w:bottom w:val="none" w:sz="0" w:space="0" w:color="auto"/>
            <w:right w:val="none" w:sz="0" w:space="0" w:color="auto"/>
          </w:divBdr>
        </w:div>
      </w:divsChild>
    </w:div>
    <w:div w:id="1229222788">
      <w:bodyDiv w:val="1"/>
      <w:marLeft w:val="0"/>
      <w:marRight w:val="0"/>
      <w:marTop w:val="0"/>
      <w:marBottom w:val="0"/>
      <w:divBdr>
        <w:top w:val="none" w:sz="0" w:space="0" w:color="auto"/>
        <w:left w:val="none" w:sz="0" w:space="0" w:color="auto"/>
        <w:bottom w:val="none" w:sz="0" w:space="0" w:color="auto"/>
        <w:right w:val="none" w:sz="0" w:space="0" w:color="auto"/>
      </w:divBdr>
    </w:div>
    <w:div w:id="1243875483">
      <w:bodyDiv w:val="1"/>
      <w:marLeft w:val="0"/>
      <w:marRight w:val="0"/>
      <w:marTop w:val="0"/>
      <w:marBottom w:val="0"/>
      <w:divBdr>
        <w:top w:val="none" w:sz="0" w:space="0" w:color="auto"/>
        <w:left w:val="none" w:sz="0" w:space="0" w:color="auto"/>
        <w:bottom w:val="none" w:sz="0" w:space="0" w:color="auto"/>
        <w:right w:val="none" w:sz="0" w:space="0" w:color="auto"/>
      </w:divBdr>
    </w:div>
    <w:div w:id="1248660663">
      <w:bodyDiv w:val="1"/>
      <w:marLeft w:val="0"/>
      <w:marRight w:val="0"/>
      <w:marTop w:val="0"/>
      <w:marBottom w:val="0"/>
      <w:divBdr>
        <w:top w:val="none" w:sz="0" w:space="0" w:color="auto"/>
        <w:left w:val="none" w:sz="0" w:space="0" w:color="auto"/>
        <w:bottom w:val="none" w:sz="0" w:space="0" w:color="auto"/>
        <w:right w:val="none" w:sz="0" w:space="0" w:color="auto"/>
      </w:divBdr>
    </w:div>
    <w:div w:id="1249583067">
      <w:bodyDiv w:val="1"/>
      <w:marLeft w:val="0"/>
      <w:marRight w:val="0"/>
      <w:marTop w:val="0"/>
      <w:marBottom w:val="0"/>
      <w:divBdr>
        <w:top w:val="none" w:sz="0" w:space="0" w:color="auto"/>
        <w:left w:val="none" w:sz="0" w:space="0" w:color="auto"/>
        <w:bottom w:val="none" w:sz="0" w:space="0" w:color="auto"/>
        <w:right w:val="none" w:sz="0" w:space="0" w:color="auto"/>
      </w:divBdr>
    </w:div>
    <w:div w:id="1263683125">
      <w:bodyDiv w:val="1"/>
      <w:marLeft w:val="0"/>
      <w:marRight w:val="0"/>
      <w:marTop w:val="0"/>
      <w:marBottom w:val="0"/>
      <w:divBdr>
        <w:top w:val="none" w:sz="0" w:space="0" w:color="auto"/>
        <w:left w:val="none" w:sz="0" w:space="0" w:color="auto"/>
        <w:bottom w:val="none" w:sz="0" w:space="0" w:color="auto"/>
        <w:right w:val="none" w:sz="0" w:space="0" w:color="auto"/>
      </w:divBdr>
    </w:div>
    <w:div w:id="1268468050">
      <w:bodyDiv w:val="1"/>
      <w:marLeft w:val="0"/>
      <w:marRight w:val="0"/>
      <w:marTop w:val="0"/>
      <w:marBottom w:val="0"/>
      <w:divBdr>
        <w:top w:val="none" w:sz="0" w:space="0" w:color="auto"/>
        <w:left w:val="none" w:sz="0" w:space="0" w:color="auto"/>
        <w:bottom w:val="none" w:sz="0" w:space="0" w:color="auto"/>
        <w:right w:val="none" w:sz="0" w:space="0" w:color="auto"/>
      </w:divBdr>
    </w:div>
    <w:div w:id="1269388983">
      <w:bodyDiv w:val="1"/>
      <w:marLeft w:val="0"/>
      <w:marRight w:val="0"/>
      <w:marTop w:val="0"/>
      <w:marBottom w:val="0"/>
      <w:divBdr>
        <w:top w:val="none" w:sz="0" w:space="0" w:color="auto"/>
        <w:left w:val="none" w:sz="0" w:space="0" w:color="auto"/>
        <w:bottom w:val="none" w:sz="0" w:space="0" w:color="auto"/>
        <w:right w:val="none" w:sz="0" w:space="0" w:color="auto"/>
      </w:divBdr>
    </w:div>
    <w:div w:id="1282494757">
      <w:bodyDiv w:val="1"/>
      <w:marLeft w:val="0"/>
      <w:marRight w:val="0"/>
      <w:marTop w:val="0"/>
      <w:marBottom w:val="0"/>
      <w:divBdr>
        <w:top w:val="none" w:sz="0" w:space="0" w:color="auto"/>
        <w:left w:val="none" w:sz="0" w:space="0" w:color="auto"/>
        <w:bottom w:val="none" w:sz="0" w:space="0" w:color="auto"/>
        <w:right w:val="none" w:sz="0" w:space="0" w:color="auto"/>
      </w:divBdr>
    </w:div>
    <w:div w:id="1291210865">
      <w:bodyDiv w:val="1"/>
      <w:marLeft w:val="0"/>
      <w:marRight w:val="0"/>
      <w:marTop w:val="0"/>
      <w:marBottom w:val="0"/>
      <w:divBdr>
        <w:top w:val="none" w:sz="0" w:space="0" w:color="auto"/>
        <w:left w:val="none" w:sz="0" w:space="0" w:color="auto"/>
        <w:bottom w:val="none" w:sz="0" w:space="0" w:color="auto"/>
        <w:right w:val="none" w:sz="0" w:space="0" w:color="auto"/>
      </w:divBdr>
    </w:div>
    <w:div w:id="1307509088">
      <w:bodyDiv w:val="1"/>
      <w:marLeft w:val="0"/>
      <w:marRight w:val="0"/>
      <w:marTop w:val="0"/>
      <w:marBottom w:val="0"/>
      <w:divBdr>
        <w:top w:val="none" w:sz="0" w:space="0" w:color="auto"/>
        <w:left w:val="none" w:sz="0" w:space="0" w:color="auto"/>
        <w:bottom w:val="none" w:sz="0" w:space="0" w:color="auto"/>
        <w:right w:val="none" w:sz="0" w:space="0" w:color="auto"/>
      </w:divBdr>
    </w:div>
    <w:div w:id="1325473472">
      <w:bodyDiv w:val="1"/>
      <w:marLeft w:val="0"/>
      <w:marRight w:val="0"/>
      <w:marTop w:val="0"/>
      <w:marBottom w:val="0"/>
      <w:divBdr>
        <w:top w:val="none" w:sz="0" w:space="0" w:color="auto"/>
        <w:left w:val="none" w:sz="0" w:space="0" w:color="auto"/>
        <w:bottom w:val="none" w:sz="0" w:space="0" w:color="auto"/>
        <w:right w:val="none" w:sz="0" w:space="0" w:color="auto"/>
      </w:divBdr>
    </w:div>
    <w:div w:id="1337463451">
      <w:bodyDiv w:val="1"/>
      <w:marLeft w:val="0"/>
      <w:marRight w:val="0"/>
      <w:marTop w:val="0"/>
      <w:marBottom w:val="0"/>
      <w:divBdr>
        <w:top w:val="none" w:sz="0" w:space="0" w:color="auto"/>
        <w:left w:val="none" w:sz="0" w:space="0" w:color="auto"/>
        <w:bottom w:val="none" w:sz="0" w:space="0" w:color="auto"/>
        <w:right w:val="none" w:sz="0" w:space="0" w:color="auto"/>
      </w:divBdr>
    </w:div>
    <w:div w:id="1358577299">
      <w:bodyDiv w:val="1"/>
      <w:marLeft w:val="0"/>
      <w:marRight w:val="0"/>
      <w:marTop w:val="0"/>
      <w:marBottom w:val="0"/>
      <w:divBdr>
        <w:top w:val="none" w:sz="0" w:space="0" w:color="auto"/>
        <w:left w:val="none" w:sz="0" w:space="0" w:color="auto"/>
        <w:bottom w:val="none" w:sz="0" w:space="0" w:color="auto"/>
        <w:right w:val="none" w:sz="0" w:space="0" w:color="auto"/>
      </w:divBdr>
    </w:div>
    <w:div w:id="1362171778">
      <w:bodyDiv w:val="1"/>
      <w:marLeft w:val="0"/>
      <w:marRight w:val="0"/>
      <w:marTop w:val="0"/>
      <w:marBottom w:val="0"/>
      <w:divBdr>
        <w:top w:val="none" w:sz="0" w:space="0" w:color="auto"/>
        <w:left w:val="none" w:sz="0" w:space="0" w:color="auto"/>
        <w:bottom w:val="none" w:sz="0" w:space="0" w:color="auto"/>
        <w:right w:val="none" w:sz="0" w:space="0" w:color="auto"/>
      </w:divBdr>
    </w:div>
    <w:div w:id="1363941086">
      <w:bodyDiv w:val="1"/>
      <w:marLeft w:val="0"/>
      <w:marRight w:val="0"/>
      <w:marTop w:val="0"/>
      <w:marBottom w:val="0"/>
      <w:divBdr>
        <w:top w:val="none" w:sz="0" w:space="0" w:color="auto"/>
        <w:left w:val="none" w:sz="0" w:space="0" w:color="auto"/>
        <w:bottom w:val="none" w:sz="0" w:space="0" w:color="auto"/>
        <w:right w:val="none" w:sz="0" w:space="0" w:color="auto"/>
      </w:divBdr>
    </w:div>
    <w:div w:id="1406301698">
      <w:bodyDiv w:val="1"/>
      <w:marLeft w:val="0"/>
      <w:marRight w:val="0"/>
      <w:marTop w:val="0"/>
      <w:marBottom w:val="0"/>
      <w:divBdr>
        <w:top w:val="none" w:sz="0" w:space="0" w:color="auto"/>
        <w:left w:val="none" w:sz="0" w:space="0" w:color="auto"/>
        <w:bottom w:val="none" w:sz="0" w:space="0" w:color="auto"/>
        <w:right w:val="none" w:sz="0" w:space="0" w:color="auto"/>
      </w:divBdr>
    </w:div>
    <w:div w:id="1415664069">
      <w:bodyDiv w:val="1"/>
      <w:marLeft w:val="0"/>
      <w:marRight w:val="0"/>
      <w:marTop w:val="0"/>
      <w:marBottom w:val="0"/>
      <w:divBdr>
        <w:top w:val="none" w:sz="0" w:space="0" w:color="auto"/>
        <w:left w:val="none" w:sz="0" w:space="0" w:color="auto"/>
        <w:bottom w:val="none" w:sz="0" w:space="0" w:color="auto"/>
        <w:right w:val="none" w:sz="0" w:space="0" w:color="auto"/>
      </w:divBdr>
    </w:div>
    <w:div w:id="1420982100">
      <w:bodyDiv w:val="1"/>
      <w:marLeft w:val="0"/>
      <w:marRight w:val="0"/>
      <w:marTop w:val="0"/>
      <w:marBottom w:val="0"/>
      <w:divBdr>
        <w:top w:val="none" w:sz="0" w:space="0" w:color="auto"/>
        <w:left w:val="none" w:sz="0" w:space="0" w:color="auto"/>
        <w:bottom w:val="none" w:sz="0" w:space="0" w:color="auto"/>
        <w:right w:val="none" w:sz="0" w:space="0" w:color="auto"/>
      </w:divBdr>
    </w:div>
    <w:div w:id="1439567499">
      <w:bodyDiv w:val="1"/>
      <w:marLeft w:val="0"/>
      <w:marRight w:val="0"/>
      <w:marTop w:val="0"/>
      <w:marBottom w:val="0"/>
      <w:divBdr>
        <w:top w:val="none" w:sz="0" w:space="0" w:color="auto"/>
        <w:left w:val="none" w:sz="0" w:space="0" w:color="auto"/>
        <w:bottom w:val="none" w:sz="0" w:space="0" w:color="auto"/>
        <w:right w:val="none" w:sz="0" w:space="0" w:color="auto"/>
      </w:divBdr>
    </w:div>
    <w:div w:id="1447626776">
      <w:bodyDiv w:val="1"/>
      <w:marLeft w:val="0"/>
      <w:marRight w:val="0"/>
      <w:marTop w:val="0"/>
      <w:marBottom w:val="0"/>
      <w:divBdr>
        <w:top w:val="none" w:sz="0" w:space="0" w:color="auto"/>
        <w:left w:val="none" w:sz="0" w:space="0" w:color="auto"/>
        <w:bottom w:val="none" w:sz="0" w:space="0" w:color="auto"/>
        <w:right w:val="none" w:sz="0" w:space="0" w:color="auto"/>
      </w:divBdr>
    </w:div>
    <w:div w:id="1447892341">
      <w:bodyDiv w:val="1"/>
      <w:marLeft w:val="0"/>
      <w:marRight w:val="0"/>
      <w:marTop w:val="0"/>
      <w:marBottom w:val="0"/>
      <w:divBdr>
        <w:top w:val="none" w:sz="0" w:space="0" w:color="auto"/>
        <w:left w:val="none" w:sz="0" w:space="0" w:color="auto"/>
        <w:bottom w:val="none" w:sz="0" w:space="0" w:color="auto"/>
        <w:right w:val="none" w:sz="0" w:space="0" w:color="auto"/>
      </w:divBdr>
    </w:div>
    <w:div w:id="1473785776">
      <w:bodyDiv w:val="1"/>
      <w:marLeft w:val="0"/>
      <w:marRight w:val="0"/>
      <w:marTop w:val="0"/>
      <w:marBottom w:val="0"/>
      <w:divBdr>
        <w:top w:val="none" w:sz="0" w:space="0" w:color="auto"/>
        <w:left w:val="none" w:sz="0" w:space="0" w:color="auto"/>
        <w:bottom w:val="none" w:sz="0" w:space="0" w:color="auto"/>
        <w:right w:val="none" w:sz="0" w:space="0" w:color="auto"/>
      </w:divBdr>
    </w:div>
    <w:div w:id="1489252452">
      <w:bodyDiv w:val="1"/>
      <w:marLeft w:val="0"/>
      <w:marRight w:val="0"/>
      <w:marTop w:val="0"/>
      <w:marBottom w:val="0"/>
      <w:divBdr>
        <w:top w:val="none" w:sz="0" w:space="0" w:color="auto"/>
        <w:left w:val="none" w:sz="0" w:space="0" w:color="auto"/>
        <w:bottom w:val="none" w:sz="0" w:space="0" w:color="auto"/>
        <w:right w:val="none" w:sz="0" w:space="0" w:color="auto"/>
      </w:divBdr>
    </w:div>
    <w:div w:id="1502499724">
      <w:bodyDiv w:val="1"/>
      <w:marLeft w:val="0"/>
      <w:marRight w:val="0"/>
      <w:marTop w:val="0"/>
      <w:marBottom w:val="0"/>
      <w:divBdr>
        <w:top w:val="none" w:sz="0" w:space="0" w:color="auto"/>
        <w:left w:val="none" w:sz="0" w:space="0" w:color="auto"/>
        <w:bottom w:val="none" w:sz="0" w:space="0" w:color="auto"/>
        <w:right w:val="none" w:sz="0" w:space="0" w:color="auto"/>
      </w:divBdr>
    </w:div>
    <w:div w:id="1502894822">
      <w:bodyDiv w:val="1"/>
      <w:marLeft w:val="0"/>
      <w:marRight w:val="0"/>
      <w:marTop w:val="0"/>
      <w:marBottom w:val="0"/>
      <w:divBdr>
        <w:top w:val="none" w:sz="0" w:space="0" w:color="auto"/>
        <w:left w:val="none" w:sz="0" w:space="0" w:color="auto"/>
        <w:bottom w:val="none" w:sz="0" w:space="0" w:color="auto"/>
        <w:right w:val="none" w:sz="0" w:space="0" w:color="auto"/>
      </w:divBdr>
    </w:div>
    <w:div w:id="1515607822">
      <w:bodyDiv w:val="1"/>
      <w:marLeft w:val="0"/>
      <w:marRight w:val="0"/>
      <w:marTop w:val="0"/>
      <w:marBottom w:val="0"/>
      <w:divBdr>
        <w:top w:val="none" w:sz="0" w:space="0" w:color="auto"/>
        <w:left w:val="none" w:sz="0" w:space="0" w:color="auto"/>
        <w:bottom w:val="none" w:sz="0" w:space="0" w:color="auto"/>
        <w:right w:val="none" w:sz="0" w:space="0" w:color="auto"/>
      </w:divBdr>
    </w:div>
    <w:div w:id="1539927133">
      <w:bodyDiv w:val="1"/>
      <w:marLeft w:val="0"/>
      <w:marRight w:val="0"/>
      <w:marTop w:val="0"/>
      <w:marBottom w:val="0"/>
      <w:divBdr>
        <w:top w:val="none" w:sz="0" w:space="0" w:color="auto"/>
        <w:left w:val="none" w:sz="0" w:space="0" w:color="auto"/>
        <w:bottom w:val="none" w:sz="0" w:space="0" w:color="auto"/>
        <w:right w:val="none" w:sz="0" w:space="0" w:color="auto"/>
      </w:divBdr>
    </w:div>
    <w:div w:id="1556816438">
      <w:bodyDiv w:val="1"/>
      <w:marLeft w:val="0"/>
      <w:marRight w:val="0"/>
      <w:marTop w:val="0"/>
      <w:marBottom w:val="0"/>
      <w:divBdr>
        <w:top w:val="none" w:sz="0" w:space="0" w:color="auto"/>
        <w:left w:val="none" w:sz="0" w:space="0" w:color="auto"/>
        <w:bottom w:val="none" w:sz="0" w:space="0" w:color="auto"/>
        <w:right w:val="none" w:sz="0" w:space="0" w:color="auto"/>
      </w:divBdr>
      <w:divsChild>
        <w:div w:id="236331359">
          <w:marLeft w:val="0"/>
          <w:marRight w:val="0"/>
          <w:marTop w:val="0"/>
          <w:marBottom w:val="0"/>
          <w:divBdr>
            <w:top w:val="none" w:sz="0" w:space="0" w:color="auto"/>
            <w:left w:val="none" w:sz="0" w:space="0" w:color="auto"/>
            <w:bottom w:val="none" w:sz="0" w:space="0" w:color="auto"/>
            <w:right w:val="none" w:sz="0" w:space="0" w:color="auto"/>
          </w:divBdr>
        </w:div>
      </w:divsChild>
    </w:div>
    <w:div w:id="1618753014">
      <w:bodyDiv w:val="1"/>
      <w:marLeft w:val="0"/>
      <w:marRight w:val="0"/>
      <w:marTop w:val="0"/>
      <w:marBottom w:val="0"/>
      <w:divBdr>
        <w:top w:val="none" w:sz="0" w:space="0" w:color="auto"/>
        <w:left w:val="none" w:sz="0" w:space="0" w:color="auto"/>
        <w:bottom w:val="none" w:sz="0" w:space="0" w:color="auto"/>
        <w:right w:val="none" w:sz="0" w:space="0" w:color="auto"/>
      </w:divBdr>
    </w:div>
    <w:div w:id="1621642343">
      <w:bodyDiv w:val="1"/>
      <w:marLeft w:val="0"/>
      <w:marRight w:val="0"/>
      <w:marTop w:val="0"/>
      <w:marBottom w:val="0"/>
      <w:divBdr>
        <w:top w:val="none" w:sz="0" w:space="0" w:color="auto"/>
        <w:left w:val="none" w:sz="0" w:space="0" w:color="auto"/>
        <w:bottom w:val="none" w:sz="0" w:space="0" w:color="auto"/>
        <w:right w:val="none" w:sz="0" w:space="0" w:color="auto"/>
      </w:divBdr>
    </w:div>
    <w:div w:id="1621645630">
      <w:bodyDiv w:val="1"/>
      <w:marLeft w:val="0"/>
      <w:marRight w:val="0"/>
      <w:marTop w:val="0"/>
      <w:marBottom w:val="0"/>
      <w:divBdr>
        <w:top w:val="none" w:sz="0" w:space="0" w:color="auto"/>
        <w:left w:val="none" w:sz="0" w:space="0" w:color="auto"/>
        <w:bottom w:val="none" w:sz="0" w:space="0" w:color="auto"/>
        <w:right w:val="none" w:sz="0" w:space="0" w:color="auto"/>
      </w:divBdr>
    </w:div>
    <w:div w:id="1637032388">
      <w:bodyDiv w:val="1"/>
      <w:marLeft w:val="0"/>
      <w:marRight w:val="0"/>
      <w:marTop w:val="0"/>
      <w:marBottom w:val="0"/>
      <w:divBdr>
        <w:top w:val="none" w:sz="0" w:space="0" w:color="auto"/>
        <w:left w:val="none" w:sz="0" w:space="0" w:color="auto"/>
        <w:bottom w:val="none" w:sz="0" w:space="0" w:color="auto"/>
        <w:right w:val="none" w:sz="0" w:space="0" w:color="auto"/>
      </w:divBdr>
    </w:div>
    <w:div w:id="1637759526">
      <w:bodyDiv w:val="1"/>
      <w:marLeft w:val="0"/>
      <w:marRight w:val="0"/>
      <w:marTop w:val="0"/>
      <w:marBottom w:val="0"/>
      <w:divBdr>
        <w:top w:val="none" w:sz="0" w:space="0" w:color="auto"/>
        <w:left w:val="none" w:sz="0" w:space="0" w:color="auto"/>
        <w:bottom w:val="none" w:sz="0" w:space="0" w:color="auto"/>
        <w:right w:val="none" w:sz="0" w:space="0" w:color="auto"/>
      </w:divBdr>
    </w:div>
    <w:div w:id="1645767883">
      <w:bodyDiv w:val="1"/>
      <w:marLeft w:val="0"/>
      <w:marRight w:val="0"/>
      <w:marTop w:val="0"/>
      <w:marBottom w:val="0"/>
      <w:divBdr>
        <w:top w:val="none" w:sz="0" w:space="0" w:color="auto"/>
        <w:left w:val="none" w:sz="0" w:space="0" w:color="auto"/>
        <w:bottom w:val="none" w:sz="0" w:space="0" w:color="auto"/>
        <w:right w:val="none" w:sz="0" w:space="0" w:color="auto"/>
      </w:divBdr>
    </w:div>
    <w:div w:id="1649897832">
      <w:bodyDiv w:val="1"/>
      <w:marLeft w:val="0"/>
      <w:marRight w:val="0"/>
      <w:marTop w:val="0"/>
      <w:marBottom w:val="0"/>
      <w:divBdr>
        <w:top w:val="none" w:sz="0" w:space="0" w:color="auto"/>
        <w:left w:val="none" w:sz="0" w:space="0" w:color="auto"/>
        <w:bottom w:val="none" w:sz="0" w:space="0" w:color="auto"/>
        <w:right w:val="none" w:sz="0" w:space="0" w:color="auto"/>
      </w:divBdr>
    </w:div>
    <w:div w:id="1658798655">
      <w:bodyDiv w:val="1"/>
      <w:marLeft w:val="0"/>
      <w:marRight w:val="0"/>
      <w:marTop w:val="0"/>
      <w:marBottom w:val="0"/>
      <w:divBdr>
        <w:top w:val="none" w:sz="0" w:space="0" w:color="auto"/>
        <w:left w:val="none" w:sz="0" w:space="0" w:color="auto"/>
        <w:bottom w:val="none" w:sz="0" w:space="0" w:color="auto"/>
        <w:right w:val="none" w:sz="0" w:space="0" w:color="auto"/>
      </w:divBdr>
    </w:div>
    <w:div w:id="1678968025">
      <w:bodyDiv w:val="1"/>
      <w:marLeft w:val="0"/>
      <w:marRight w:val="0"/>
      <w:marTop w:val="0"/>
      <w:marBottom w:val="0"/>
      <w:divBdr>
        <w:top w:val="none" w:sz="0" w:space="0" w:color="auto"/>
        <w:left w:val="none" w:sz="0" w:space="0" w:color="auto"/>
        <w:bottom w:val="none" w:sz="0" w:space="0" w:color="auto"/>
        <w:right w:val="none" w:sz="0" w:space="0" w:color="auto"/>
      </w:divBdr>
    </w:div>
    <w:div w:id="1685281017">
      <w:bodyDiv w:val="1"/>
      <w:marLeft w:val="0"/>
      <w:marRight w:val="0"/>
      <w:marTop w:val="0"/>
      <w:marBottom w:val="0"/>
      <w:divBdr>
        <w:top w:val="none" w:sz="0" w:space="0" w:color="auto"/>
        <w:left w:val="none" w:sz="0" w:space="0" w:color="auto"/>
        <w:bottom w:val="none" w:sz="0" w:space="0" w:color="auto"/>
        <w:right w:val="none" w:sz="0" w:space="0" w:color="auto"/>
      </w:divBdr>
    </w:div>
    <w:div w:id="1695884737">
      <w:bodyDiv w:val="1"/>
      <w:marLeft w:val="0"/>
      <w:marRight w:val="0"/>
      <w:marTop w:val="0"/>
      <w:marBottom w:val="0"/>
      <w:divBdr>
        <w:top w:val="none" w:sz="0" w:space="0" w:color="auto"/>
        <w:left w:val="none" w:sz="0" w:space="0" w:color="auto"/>
        <w:bottom w:val="none" w:sz="0" w:space="0" w:color="auto"/>
        <w:right w:val="none" w:sz="0" w:space="0" w:color="auto"/>
      </w:divBdr>
    </w:div>
    <w:div w:id="1709183544">
      <w:bodyDiv w:val="1"/>
      <w:marLeft w:val="0"/>
      <w:marRight w:val="0"/>
      <w:marTop w:val="0"/>
      <w:marBottom w:val="0"/>
      <w:divBdr>
        <w:top w:val="none" w:sz="0" w:space="0" w:color="auto"/>
        <w:left w:val="none" w:sz="0" w:space="0" w:color="auto"/>
        <w:bottom w:val="none" w:sz="0" w:space="0" w:color="auto"/>
        <w:right w:val="none" w:sz="0" w:space="0" w:color="auto"/>
      </w:divBdr>
    </w:div>
    <w:div w:id="1710646521">
      <w:bodyDiv w:val="1"/>
      <w:marLeft w:val="0"/>
      <w:marRight w:val="0"/>
      <w:marTop w:val="0"/>
      <w:marBottom w:val="0"/>
      <w:divBdr>
        <w:top w:val="none" w:sz="0" w:space="0" w:color="auto"/>
        <w:left w:val="none" w:sz="0" w:space="0" w:color="auto"/>
        <w:bottom w:val="none" w:sz="0" w:space="0" w:color="auto"/>
        <w:right w:val="none" w:sz="0" w:space="0" w:color="auto"/>
      </w:divBdr>
    </w:div>
    <w:div w:id="1718358091">
      <w:bodyDiv w:val="1"/>
      <w:marLeft w:val="0"/>
      <w:marRight w:val="0"/>
      <w:marTop w:val="0"/>
      <w:marBottom w:val="0"/>
      <w:divBdr>
        <w:top w:val="none" w:sz="0" w:space="0" w:color="auto"/>
        <w:left w:val="none" w:sz="0" w:space="0" w:color="auto"/>
        <w:bottom w:val="none" w:sz="0" w:space="0" w:color="auto"/>
        <w:right w:val="none" w:sz="0" w:space="0" w:color="auto"/>
      </w:divBdr>
    </w:div>
    <w:div w:id="1724332374">
      <w:bodyDiv w:val="1"/>
      <w:marLeft w:val="0"/>
      <w:marRight w:val="0"/>
      <w:marTop w:val="0"/>
      <w:marBottom w:val="0"/>
      <w:divBdr>
        <w:top w:val="none" w:sz="0" w:space="0" w:color="auto"/>
        <w:left w:val="none" w:sz="0" w:space="0" w:color="auto"/>
        <w:bottom w:val="none" w:sz="0" w:space="0" w:color="auto"/>
        <w:right w:val="none" w:sz="0" w:space="0" w:color="auto"/>
      </w:divBdr>
    </w:div>
    <w:div w:id="1725061090">
      <w:bodyDiv w:val="1"/>
      <w:marLeft w:val="0"/>
      <w:marRight w:val="0"/>
      <w:marTop w:val="0"/>
      <w:marBottom w:val="0"/>
      <w:divBdr>
        <w:top w:val="none" w:sz="0" w:space="0" w:color="auto"/>
        <w:left w:val="none" w:sz="0" w:space="0" w:color="auto"/>
        <w:bottom w:val="none" w:sz="0" w:space="0" w:color="auto"/>
        <w:right w:val="none" w:sz="0" w:space="0" w:color="auto"/>
      </w:divBdr>
    </w:div>
    <w:div w:id="1727600929">
      <w:bodyDiv w:val="1"/>
      <w:marLeft w:val="0"/>
      <w:marRight w:val="0"/>
      <w:marTop w:val="0"/>
      <w:marBottom w:val="0"/>
      <w:divBdr>
        <w:top w:val="none" w:sz="0" w:space="0" w:color="auto"/>
        <w:left w:val="none" w:sz="0" w:space="0" w:color="auto"/>
        <w:bottom w:val="none" w:sz="0" w:space="0" w:color="auto"/>
        <w:right w:val="none" w:sz="0" w:space="0" w:color="auto"/>
      </w:divBdr>
    </w:div>
    <w:div w:id="1735667071">
      <w:bodyDiv w:val="1"/>
      <w:marLeft w:val="0"/>
      <w:marRight w:val="0"/>
      <w:marTop w:val="0"/>
      <w:marBottom w:val="0"/>
      <w:divBdr>
        <w:top w:val="none" w:sz="0" w:space="0" w:color="auto"/>
        <w:left w:val="none" w:sz="0" w:space="0" w:color="auto"/>
        <w:bottom w:val="none" w:sz="0" w:space="0" w:color="auto"/>
        <w:right w:val="none" w:sz="0" w:space="0" w:color="auto"/>
      </w:divBdr>
    </w:div>
    <w:div w:id="1742947528">
      <w:bodyDiv w:val="1"/>
      <w:marLeft w:val="0"/>
      <w:marRight w:val="0"/>
      <w:marTop w:val="0"/>
      <w:marBottom w:val="0"/>
      <w:divBdr>
        <w:top w:val="none" w:sz="0" w:space="0" w:color="auto"/>
        <w:left w:val="none" w:sz="0" w:space="0" w:color="auto"/>
        <w:bottom w:val="none" w:sz="0" w:space="0" w:color="auto"/>
        <w:right w:val="none" w:sz="0" w:space="0" w:color="auto"/>
      </w:divBdr>
    </w:div>
    <w:div w:id="1750231453">
      <w:bodyDiv w:val="1"/>
      <w:marLeft w:val="0"/>
      <w:marRight w:val="0"/>
      <w:marTop w:val="0"/>
      <w:marBottom w:val="0"/>
      <w:divBdr>
        <w:top w:val="none" w:sz="0" w:space="0" w:color="auto"/>
        <w:left w:val="none" w:sz="0" w:space="0" w:color="auto"/>
        <w:bottom w:val="none" w:sz="0" w:space="0" w:color="auto"/>
        <w:right w:val="none" w:sz="0" w:space="0" w:color="auto"/>
      </w:divBdr>
    </w:div>
    <w:div w:id="1772702437">
      <w:bodyDiv w:val="1"/>
      <w:marLeft w:val="0"/>
      <w:marRight w:val="0"/>
      <w:marTop w:val="0"/>
      <w:marBottom w:val="0"/>
      <w:divBdr>
        <w:top w:val="none" w:sz="0" w:space="0" w:color="auto"/>
        <w:left w:val="none" w:sz="0" w:space="0" w:color="auto"/>
        <w:bottom w:val="none" w:sz="0" w:space="0" w:color="auto"/>
        <w:right w:val="none" w:sz="0" w:space="0" w:color="auto"/>
      </w:divBdr>
    </w:div>
    <w:div w:id="1779641972">
      <w:bodyDiv w:val="1"/>
      <w:marLeft w:val="0"/>
      <w:marRight w:val="0"/>
      <w:marTop w:val="0"/>
      <w:marBottom w:val="0"/>
      <w:divBdr>
        <w:top w:val="none" w:sz="0" w:space="0" w:color="auto"/>
        <w:left w:val="none" w:sz="0" w:space="0" w:color="auto"/>
        <w:bottom w:val="none" w:sz="0" w:space="0" w:color="auto"/>
        <w:right w:val="none" w:sz="0" w:space="0" w:color="auto"/>
      </w:divBdr>
    </w:div>
    <w:div w:id="1788041398">
      <w:bodyDiv w:val="1"/>
      <w:marLeft w:val="0"/>
      <w:marRight w:val="0"/>
      <w:marTop w:val="0"/>
      <w:marBottom w:val="0"/>
      <w:divBdr>
        <w:top w:val="none" w:sz="0" w:space="0" w:color="auto"/>
        <w:left w:val="none" w:sz="0" w:space="0" w:color="auto"/>
        <w:bottom w:val="none" w:sz="0" w:space="0" w:color="auto"/>
        <w:right w:val="none" w:sz="0" w:space="0" w:color="auto"/>
      </w:divBdr>
    </w:div>
    <w:div w:id="1803382197">
      <w:bodyDiv w:val="1"/>
      <w:marLeft w:val="0"/>
      <w:marRight w:val="0"/>
      <w:marTop w:val="0"/>
      <w:marBottom w:val="0"/>
      <w:divBdr>
        <w:top w:val="none" w:sz="0" w:space="0" w:color="auto"/>
        <w:left w:val="none" w:sz="0" w:space="0" w:color="auto"/>
        <w:bottom w:val="none" w:sz="0" w:space="0" w:color="auto"/>
        <w:right w:val="none" w:sz="0" w:space="0" w:color="auto"/>
      </w:divBdr>
    </w:div>
    <w:div w:id="1819346796">
      <w:bodyDiv w:val="1"/>
      <w:marLeft w:val="0"/>
      <w:marRight w:val="0"/>
      <w:marTop w:val="0"/>
      <w:marBottom w:val="0"/>
      <w:divBdr>
        <w:top w:val="none" w:sz="0" w:space="0" w:color="auto"/>
        <w:left w:val="none" w:sz="0" w:space="0" w:color="auto"/>
        <w:bottom w:val="none" w:sz="0" w:space="0" w:color="auto"/>
        <w:right w:val="none" w:sz="0" w:space="0" w:color="auto"/>
      </w:divBdr>
    </w:div>
    <w:div w:id="1826973933">
      <w:bodyDiv w:val="1"/>
      <w:marLeft w:val="0"/>
      <w:marRight w:val="0"/>
      <w:marTop w:val="0"/>
      <w:marBottom w:val="0"/>
      <w:divBdr>
        <w:top w:val="none" w:sz="0" w:space="0" w:color="auto"/>
        <w:left w:val="none" w:sz="0" w:space="0" w:color="auto"/>
        <w:bottom w:val="none" w:sz="0" w:space="0" w:color="auto"/>
        <w:right w:val="none" w:sz="0" w:space="0" w:color="auto"/>
      </w:divBdr>
    </w:div>
    <w:div w:id="1828008859">
      <w:bodyDiv w:val="1"/>
      <w:marLeft w:val="0"/>
      <w:marRight w:val="0"/>
      <w:marTop w:val="0"/>
      <w:marBottom w:val="0"/>
      <w:divBdr>
        <w:top w:val="none" w:sz="0" w:space="0" w:color="auto"/>
        <w:left w:val="none" w:sz="0" w:space="0" w:color="auto"/>
        <w:bottom w:val="none" w:sz="0" w:space="0" w:color="auto"/>
        <w:right w:val="none" w:sz="0" w:space="0" w:color="auto"/>
      </w:divBdr>
    </w:div>
    <w:div w:id="1829901087">
      <w:bodyDiv w:val="1"/>
      <w:marLeft w:val="0"/>
      <w:marRight w:val="0"/>
      <w:marTop w:val="0"/>
      <w:marBottom w:val="0"/>
      <w:divBdr>
        <w:top w:val="none" w:sz="0" w:space="0" w:color="auto"/>
        <w:left w:val="none" w:sz="0" w:space="0" w:color="auto"/>
        <w:bottom w:val="none" w:sz="0" w:space="0" w:color="auto"/>
        <w:right w:val="none" w:sz="0" w:space="0" w:color="auto"/>
      </w:divBdr>
    </w:div>
    <w:div w:id="1838185299">
      <w:bodyDiv w:val="1"/>
      <w:marLeft w:val="0"/>
      <w:marRight w:val="0"/>
      <w:marTop w:val="0"/>
      <w:marBottom w:val="0"/>
      <w:divBdr>
        <w:top w:val="none" w:sz="0" w:space="0" w:color="auto"/>
        <w:left w:val="none" w:sz="0" w:space="0" w:color="auto"/>
        <w:bottom w:val="none" w:sz="0" w:space="0" w:color="auto"/>
        <w:right w:val="none" w:sz="0" w:space="0" w:color="auto"/>
      </w:divBdr>
    </w:div>
    <w:div w:id="1843083622">
      <w:bodyDiv w:val="1"/>
      <w:marLeft w:val="0"/>
      <w:marRight w:val="0"/>
      <w:marTop w:val="0"/>
      <w:marBottom w:val="0"/>
      <w:divBdr>
        <w:top w:val="none" w:sz="0" w:space="0" w:color="auto"/>
        <w:left w:val="none" w:sz="0" w:space="0" w:color="auto"/>
        <w:bottom w:val="none" w:sz="0" w:space="0" w:color="auto"/>
        <w:right w:val="none" w:sz="0" w:space="0" w:color="auto"/>
      </w:divBdr>
    </w:div>
    <w:div w:id="1846240909">
      <w:bodyDiv w:val="1"/>
      <w:marLeft w:val="0"/>
      <w:marRight w:val="0"/>
      <w:marTop w:val="0"/>
      <w:marBottom w:val="0"/>
      <w:divBdr>
        <w:top w:val="none" w:sz="0" w:space="0" w:color="auto"/>
        <w:left w:val="none" w:sz="0" w:space="0" w:color="auto"/>
        <w:bottom w:val="none" w:sz="0" w:space="0" w:color="auto"/>
        <w:right w:val="none" w:sz="0" w:space="0" w:color="auto"/>
      </w:divBdr>
    </w:div>
    <w:div w:id="1858343713">
      <w:bodyDiv w:val="1"/>
      <w:marLeft w:val="0"/>
      <w:marRight w:val="0"/>
      <w:marTop w:val="0"/>
      <w:marBottom w:val="0"/>
      <w:divBdr>
        <w:top w:val="none" w:sz="0" w:space="0" w:color="auto"/>
        <w:left w:val="none" w:sz="0" w:space="0" w:color="auto"/>
        <w:bottom w:val="none" w:sz="0" w:space="0" w:color="auto"/>
        <w:right w:val="none" w:sz="0" w:space="0" w:color="auto"/>
      </w:divBdr>
    </w:div>
    <w:div w:id="1863125033">
      <w:bodyDiv w:val="1"/>
      <w:marLeft w:val="0"/>
      <w:marRight w:val="0"/>
      <w:marTop w:val="0"/>
      <w:marBottom w:val="0"/>
      <w:divBdr>
        <w:top w:val="none" w:sz="0" w:space="0" w:color="auto"/>
        <w:left w:val="none" w:sz="0" w:space="0" w:color="auto"/>
        <w:bottom w:val="none" w:sz="0" w:space="0" w:color="auto"/>
        <w:right w:val="none" w:sz="0" w:space="0" w:color="auto"/>
      </w:divBdr>
    </w:div>
    <w:div w:id="1871337509">
      <w:bodyDiv w:val="1"/>
      <w:marLeft w:val="0"/>
      <w:marRight w:val="0"/>
      <w:marTop w:val="0"/>
      <w:marBottom w:val="0"/>
      <w:divBdr>
        <w:top w:val="none" w:sz="0" w:space="0" w:color="auto"/>
        <w:left w:val="none" w:sz="0" w:space="0" w:color="auto"/>
        <w:bottom w:val="none" w:sz="0" w:space="0" w:color="auto"/>
        <w:right w:val="none" w:sz="0" w:space="0" w:color="auto"/>
      </w:divBdr>
    </w:div>
    <w:div w:id="1888293913">
      <w:bodyDiv w:val="1"/>
      <w:marLeft w:val="0"/>
      <w:marRight w:val="0"/>
      <w:marTop w:val="0"/>
      <w:marBottom w:val="0"/>
      <w:divBdr>
        <w:top w:val="none" w:sz="0" w:space="0" w:color="auto"/>
        <w:left w:val="none" w:sz="0" w:space="0" w:color="auto"/>
        <w:bottom w:val="none" w:sz="0" w:space="0" w:color="auto"/>
        <w:right w:val="none" w:sz="0" w:space="0" w:color="auto"/>
      </w:divBdr>
      <w:divsChild>
        <w:div w:id="39791245">
          <w:marLeft w:val="0"/>
          <w:marRight w:val="0"/>
          <w:marTop w:val="0"/>
          <w:marBottom w:val="0"/>
          <w:divBdr>
            <w:top w:val="none" w:sz="0" w:space="0" w:color="auto"/>
            <w:left w:val="none" w:sz="0" w:space="0" w:color="auto"/>
            <w:bottom w:val="none" w:sz="0" w:space="0" w:color="auto"/>
            <w:right w:val="none" w:sz="0" w:space="0" w:color="auto"/>
          </w:divBdr>
          <w:divsChild>
            <w:div w:id="1393846753">
              <w:marLeft w:val="0"/>
              <w:marRight w:val="0"/>
              <w:marTop w:val="0"/>
              <w:marBottom w:val="0"/>
              <w:divBdr>
                <w:top w:val="none" w:sz="0" w:space="0" w:color="auto"/>
                <w:left w:val="none" w:sz="0" w:space="0" w:color="auto"/>
                <w:bottom w:val="none" w:sz="0" w:space="0" w:color="auto"/>
                <w:right w:val="none" w:sz="0" w:space="0" w:color="auto"/>
              </w:divBdr>
              <w:divsChild>
                <w:div w:id="20674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00141">
      <w:bodyDiv w:val="1"/>
      <w:marLeft w:val="0"/>
      <w:marRight w:val="0"/>
      <w:marTop w:val="0"/>
      <w:marBottom w:val="0"/>
      <w:divBdr>
        <w:top w:val="none" w:sz="0" w:space="0" w:color="auto"/>
        <w:left w:val="none" w:sz="0" w:space="0" w:color="auto"/>
        <w:bottom w:val="none" w:sz="0" w:space="0" w:color="auto"/>
        <w:right w:val="none" w:sz="0" w:space="0" w:color="auto"/>
      </w:divBdr>
    </w:div>
    <w:div w:id="1898929509">
      <w:bodyDiv w:val="1"/>
      <w:marLeft w:val="0"/>
      <w:marRight w:val="0"/>
      <w:marTop w:val="0"/>
      <w:marBottom w:val="0"/>
      <w:divBdr>
        <w:top w:val="none" w:sz="0" w:space="0" w:color="auto"/>
        <w:left w:val="none" w:sz="0" w:space="0" w:color="auto"/>
        <w:bottom w:val="none" w:sz="0" w:space="0" w:color="auto"/>
        <w:right w:val="none" w:sz="0" w:space="0" w:color="auto"/>
      </w:divBdr>
    </w:div>
    <w:div w:id="1910114184">
      <w:bodyDiv w:val="1"/>
      <w:marLeft w:val="0"/>
      <w:marRight w:val="0"/>
      <w:marTop w:val="0"/>
      <w:marBottom w:val="0"/>
      <w:divBdr>
        <w:top w:val="none" w:sz="0" w:space="0" w:color="auto"/>
        <w:left w:val="none" w:sz="0" w:space="0" w:color="auto"/>
        <w:bottom w:val="none" w:sz="0" w:space="0" w:color="auto"/>
        <w:right w:val="none" w:sz="0" w:space="0" w:color="auto"/>
      </w:divBdr>
    </w:div>
    <w:div w:id="1919896363">
      <w:bodyDiv w:val="1"/>
      <w:marLeft w:val="0"/>
      <w:marRight w:val="0"/>
      <w:marTop w:val="0"/>
      <w:marBottom w:val="0"/>
      <w:divBdr>
        <w:top w:val="none" w:sz="0" w:space="0" w:color="auto"/>
        <w:left w:val="none" w:sz="0" w:space="0" w:color="auto"/>
        <w:bottom w:val="none" w:sz="0" w:space="0" w:color="auto"/>
        <w:right w:val="none" w:sz="0" w:space="0" w:color="auto"/>
      </w:divBdr>
    </w:div>
    <w:div w:id="1938830562">
      <w:bodyDiv w:val="1"/>
      <w:marLeft w:val="0"/>
      <w:marRight w:val="0"/>
      <w:marTop w:val="0"/>
      <w:marBottom w:val="0"/>
      <w:divBdr>
        <w:top w:val="none" w:sz="0" w:space="0" w:color="auto"/>
        <w:left w:val="none" w:sz="0" w:space="0" w:color="auto"/>
        <w:bottom w:val="none" w:sz="0" w:space="0" w:color="auto"/>
        <w:right w:val="none" w:sz="0" w:space="0" w:color="auto"/>
      </w:divBdr>
    </w:div>
    <w:div w:id="1946189741">
      <w:bodyDiv w:val="1"/>
      <w:marLeft w:val="0"/>
      <w:marRight w:val="0"/>
      <w:marTop w:val="0"/>
      <w:marBottom w:val="0"/>
      <w:divBdr>
        <w:top w:val="none" w:sz="0" w:space="0" w:color="auto"/>
        <w:left w:val="none" w:sz="0" w:space="0" w:color="auto"/>
        <w:bottom w:val="none" w:sz="0" w:space="0" w:color="auto"/>
        <w:right w:val="none" w:sz="0" w:space="0" w:color="auto"/>
      </w:divBdr>
    </w:div>
    <w:div w:id="1966497927">
      <w:bodyDiv w:val="1"/>
      <w:marLeft w:val="0"/>
      <w:marRight w:val="0"/>
      <w:marTop w:val="0"/>
      <w:marBottom w:val="0"/>
      <w:divBdr>
        <w:top w:val="none" w:sz="0" w:space="0" w:color="auto"/>
        <w:left w:val="none" w:sz="0" w:space="0" w:color="auto"/>
        <w:bottom w:val="none" w:sz="0" w:space="0" w:color="auto"/>
        <w:right w:val="none" w:sz="0" w:space="0" w:color="auto"/>
      </w:divBdr>
    </w:div>
    <w:div w:id="1983188428">
      <w:bodyDiv w:val="1"/>
      <w:marLeft w:val="0"/>
      <w:marRight w:val="0"/>
      <w:marTop w:val="0"/>
      <w:marBottom w:val="0"/>
      <w:divBdr>
        <w:top w:val="none" w:sz="0" w:space="0" w:color="auto"/>
        <w:left w:val="none" w:sz="0" w:space="0" w:color="auto"/>
        <w:bottom w:val="none" w:sz="0" w:space="0" w:color="auto"/>
        <w:right w:val="none" w:sz="0" w:space="0" w:color="auto"/>
      </w:divBdr>
      <w:divsChild>
        <w:div w:id="587468669">
          <w:marLeft w:val="274"/>
          <w:marRight w:val="0"/>
          <w:marTop w:val="0"/>
          <w:marBottom w:val="0"/>
          <w:divBdr>
            <w:top w:val="none" w:sz="0" w:space="0" w:color="auto"/>
            <w:left w:val="none" w:sz="0" w:space="0" w:color="auto"/>
            <w:bottom w:val="none" w:sz="0" w:space="0" w:color="auto"/>
            <w:right w:val="none" w:sz="0" w:space="0" w:color="auto"/>
          </w:divBdr>
        </w:div>
        <w:div w:id="603272897">
          <w:marLeft w:val="274"/>
          <w:marRight w:val="0"/>
          <w:marTop w:val="0"/>
          <w:marBottom w:val="0"/>
          <w:divBdr>
            <w:top w:val="none" w:sz="0" w:space="0" w:color="auto"/>
            <w:left w:val="none" w:sz="0" w:space="0" w:color="auto"/>
            <w:bottom w:val="none" w:sz="0" w:space="0" w:color="auto"/>
            <w:right w:val="none" w:sz="0" w:space="0" w:color="auto"/>
          </w:divBdr>
        </w:div>
        <w:div w:id="871722287">
          <w:marLeft w:val="274"/>
          <w:marRight w:val="0"/>
          <w:marTop w:val="0"/>
          <w:marBottom w:val="0"/>
          <w:divBdr>
            <w:top w:val="none" w:sz="0" w:space="0" w:color="auto"/>
            <w:left w:val="none" w:sz="0" w:space="0" w:color="auto"/>
            <w:bottom w:val="none" w:sz="0" w:space="0" w:color="auto"/>
            <w:right w:val="none" w:sz="0" w:space="0" w:color="auto"/>
          </w:divBdr>
        </w:div>
        <w:div w:id="1045372219">
          <w:marLeft w:val="274"/>
          <w:marRight w:val="0"/>
          <w:marTop w:val="0"/>
          <w:marBottom w:val="0"/>
          <w:divBdr>
            <w:top w:val="none" w:sz="0" w:space="0" w:color="auto"/>
            <w:left w:val="none" w:sz="0" w:space="0" w:color="auto"/>
            <w:bottom w:val="none" w:sz="0" w:space="0" w:color="auto"/>
            <w:right w:val="none" w:sz="0" w:space="0" w:color="auto"/>
          </w:divBdr>
        </w:div>
        <w:div w:id="1580560388">
          <w:marLeft w:val="994"/>
          <w:marRight w:val="0"/>
          <w:marTop w:val="0"/>
          <w:marBottom w:val="0"/>
          <w:divBdr>
            <w:top w:val="none" w:sz="0" w:space="0" w:color="auto"/>
            <w:left w:val="none" w:sz="0" w:space="0" w:color="auto"/>
            <w:bottom w:val="none" w:sz="0" w:space="0" w:color="auto"/>
            <w:right w:val="none" w:sz="0" w:space="0" w:color="auto"/>
          </w:divBdr>
        </w:div>
        <w:div w:id="1603610304">
          <w:marLeft w:val="274"/>
          <w:marRight w:val="0"/>
          <w:marTop w:val="0"/>
          <w:marBottom w:val="0"/>
          <w:divBdr>
            <w:top w:val="none" w:sz="0" w:space="0" w:color="auto"/>
            <w:left w:val="none" w:sz="0" w:space="0" w:color="auto"/>
            <w:bottom w:val="none" w:sz="0" w:space="0" w:color="auto"/>
            <w:right w:val="none" w:sz="0" w:space="0" w:color="auto"/>
          </w:divBdr>
        </w:div>
        <w:div w:id="1935240160">
          <w:marLeft w:val="274"/>
          <w:marRight w:val="0"/>
          <w:marTop w:val="0"/>
          <w:marBottom w:val="0"/>
          <w:divBdr>
            <w:top w:val="none" w:sz="0" w:space="0" w:color="auto"/>
            <w:left w:val="none" w:sz="0" w:space="0" w:color="auto"/>
            <w:bottom w:val="none" w:sz="0" w:space="0" w:color="auto"/>
            <w:right w:val="none" w:sz="0" w:space="0" w:color="auto"/>
          </w:divBdr>
        </w:div>
        <w:div w:id="1956474073">
          <w:marLeft w:val="274"/>
          <w:marRight w:val="0"/>
          <w:marTop w:val="0"/>
          <w:marBottom w:val="0"/>
          <w:divBdr>
            <w:top w:val="none" w:sz="0" w:space="0" w:color="auto"/>
            <w:left w:val="none" w:sz="0" w:space="0" w:color="auto"/>
            <w:bottom w:val="none" w:sz="0" w:space="0" w:color="auto"/>
            <w:right w:val="none" w:sz="0" w:space="0" w:color="auto"/>
          </w:divBdr>
        </w:div>
        <w:div w:id="2095082104">
          <w:marLeft w:val="274"/>
          <w:marRight w:val="0"/>
          <w:marTop w:val="0"/>
          <w:marBottom w:val="0"/>
          <w:divBdr>
            <w:top w:val="none" w:sz="0" w:space="0" w:color="auto"/>
            <w:left w:val="none" w:sz="0" w:space="0" w:color="auto"/>
            <w:bottom w:val="none" w:sz="0" w:space="0" w:color="auto"/>
            <w:right w:val="none" w:sz="0" w:space="0" w:color="auto"/>
          </w:divBdr>
        </w:div>
      </w:divsChild>
    </w:div>
    <w:div w:id="1985815123">
      <w:bodyDiv w:val="1"/>
      <w:marLeft w:val="0"/>
      <w:marRight w:val="0"/>
      <w:marTop w:val="0"/>
      <w:marBottom w:val="0"/>
      <w:divBdr>
        <w:top w:val="none" w:sz="0" w:space="0" w:color="auto"/>
        <w:left w:val="none" w:sz="0" w:space="0" w:color="auto"/>
        <w:bottom w:val="none" w:sz="0" w:space="0" w:color="auto"/>
        <w:right w:val="none" w:sz="0" w:space="0" w:color="auto"/>
      </w:divBdr>
    </w:div>
    <w:div w:id="2001695595">
      <w:bodyDiv w:val="1"/>
      <w:marLeft w:val="0"/>
      <w:marRight w:val="0"/>
      <w:marTop w:val="0"/>
      <w:marBottom w:val="0"/>
      <w:divBdr>
        <w:top w:val="none" w:sz="0" w:space="0" w:color="auto"/>
        <w:left w:val="none" w:sz="0" w:space="0" w:color="auto"/>
        <w:bottom w:val="none" w:sz="0" w:space="0" w:color="auto"/>
        <w:right w:val="none" w:sz="0" w:space="0" w:color="auto"/>
      </w:divBdr>
    </w:div>
    <w:div w:id="2006084859">
      <w:bodyDiv w:val="1"/>
      <w:marLeft w:val="0"/>
      <w:marRight w:val="0"/>
      <w:marTop w:val="0"/>
      <w:marBottom w:val="0"/>
      <w:divBdr>
        <w:top w:val="none" w:sz="0" w:space="0" w:color="auto"/>
        <w:left w:val="none" w:sz="0" w:space="0" w:color="auto"/>
        <w:bottom w:val="none" w:sz="0" w:space="0" w:color="auto"/>
        <w:right w:val="none" w:sz="0" w:space="0" w:color="auto"/>
      </w:divBdr>
    </w:div>
    <w:div w:id="2007441243">
      <w:bodyDiv w:val="1"/>
      <w:marLeft w:val="0"/>
      <w:marRight w:val="0"/>
      <w:marTop w:val="0"/>
      <w:marBottom w:val="0"/>
      <w:divBdr>
        <w:top w:val="none" w:sz="0" w:space="0" w:color="auto"/>
        <w:left w:val="none" w:sz="0" w:space="0" w:color="auto"/>
        <w:bottom w:val="none" w:sz="0" w:space="0" w:color="auto"/>
        <w:right w:val="none" w:sz="0" w:space="0" w:color="auto"/>
      </w:divBdr>
    </w:div>
    <w:div w:id="2009743734">
      <w:bodyDiv w:val="1"/>
      <w:marLeft w:val="0"/>
      <w:marRight w:val="0"/>
      <w:marTop w:val="0"/>
      <w:marBottom w:val="0"/>
      <w:divBdr>
        <w:top w:val="none" w:sz="0" w:space="0" w:color="auto"/>
        <w:left w:val="none" w:sz="0" w:space="0" w:color="auto"/>
        <w:bottom w:val="none" w:sz="0" w:space="0" w:color="auto"/>
        <w:right w:val="none" w:sz="0" w:space="0" w:color="auto"/>
      </w:divBdr>
    </w:div>
    <w:div w:id="2012177110">
      <w:bodyDiv w:val="1"/>
      <w:marLeft w:val="0"/>
      <w:marRight w:val="0"/>
      <w:marTop w:val="0"/>
      <w:marBottom w:val="0"/>
      <w:divBdr>
        <w:top w:val="none" w:sz="0" w:space="0" w:color="auto"/>
        <w:left w:val="none" w:sz="0" w:space="0" w:color="auto"/>
        <w:bottom w:val="none" w:sz="0" w:space="0" w:color="auto"/>
        <w:right w:val="none" w:sz="0" w:space="0" w:color="auto"/>
      </w:divBdr>
      <w:divsChild>
        <w:div w:id="1396971011">
          <w:marLeft w:val="446"/>
          <w:marRight w:val="0"/>
          <w:marTop w:val="0"/>
          <w:marBottom w:val="0"/>
          <w:divBdr>
            <w:top w:val="none" w:sz="0" w:space="0" w:color="auto"/>
            <w:left w:val="none" w:sz="0" w:space="0" w:color="auto"/>
            <w:bottom w:val="none" w:sz="0" w:space="0" w:color="auto"/>
            <w:right w:val="none" w:sz="0" w:space="0" w:color="auto"/>
          </w:divBdr>
        </w:div>
      </w:divsChild>
    </w:div>
    <w:div w:id="2018575829">
      <w:bodyDiv w:val="1"/>
      <w:marLeft w:val="0"/>
      <w:marRight w:val="0"/>
      <w:marTop w:val="0"/>
      <w:marBottom w:val="0"/>
      <w:divBdr>
        <w:top w:val="none" w:sz="0" w:space="0" w:color="auto"/>
        <w:left w:val="none" w:sz="0" w:space="0" w:color="auto"/>
        <w:bottom w:val="none" w:sz="0" w:space="0" w:color="auto"/>
        <w:right w:val="none" w:sz="0" w:space="0" w:color="auto"/>
      </w:divBdr>
    </w:div>
    <w:div w:id="2021933555">
      <w:bodyDiv w:val="1"/>
      <w:marLeft w:val="0"/>
      <w:marRight w:val="0"/>
      <w:marTop w:val="0"/>
      <w:marBottom w:val="0"/>
      <w:divBdr>
        <w:top w:val="none" w:sz="0" w:space="0" w:color="auto"/>
        <w:left w:val="none" w:sz="0" w:space="0" w:color="auto"/>
        <w:bottom w:val="none" w:sz="0" w:space="0" w:color="auto"/>
        <w:right w:val="none" w:sz="0" w:space="0" w:color="auto"/>
      </w:divBdr>
    </w:div>
    <w:div w:id="2028016182">
      <w:bodyDiv w:val="1"/>
      <w:marLeft w:val="0"/>
      <w:marRight w:val="0"/>
      <w:marTop w:val="0"/>
      <w:marBottom w:val="0"/>
      <w:divBdr>
        <w:top w:val="none" w:sz="0" w:space="0" w:color="auto"/>
        <w:left w:val="none" w:sz="0" w:space="0" w:color="auto"/>
        <w:bottom w:val="none" w:sz="0" w:space="0" w:color="auto"/>
        <w:right w:val="none" w:sz="0" w:space="0" w:color="auto"/>
      </w:divBdr>
    </w:div>
    <w:div w:id="2048213688">
      <w:bodyDiv w:val="1"/>
      <w:marLeft w:val="0"/>
      <w:marRight w:val="0"/>
      <w:marTop w:val="0"/>
      <w:marBottom w:val="0"/>
      <w:divBdr>
        <w:top w:val="none" w:sz="0" w:space="0" w:color="auto"/>
        <w:left w:val="none" w:sz="0" w:space="0" w:color="auto"/>
        <w:bottom w:val="none" w:sz="0" w:space="0" w:color="auto"/>
        <w:right w:val="none" w:sz="0" w:space="0" w:color="auto"/>
      </w:divBdr>
    </w:div>
    <w:div w:id="2050372639">
      <w:bodyDiv w:val="1"/>
      <w:marLeft w:val="0"/>
      <w:marRight w:val="0"/>
      <w:marTop w:val="0"/>
      <w:marBottom w:val="0"/>
      <w:divBdr>
        <w:top w:val="none" w:sz="0" w:space="0" w:color="auto"/>
        <w:left w:val="none" w:sz="0" w:space="0" w:color="auto"/>
        <w:bottom w:val="none" w:sz="0" w:space="0" w:color="auto"/>
        <w:right w:val="none" w:sz="0" w:space="0" w:color="auto"/>
      </w:divBdr>
    </w:div>
    <w:div w:id="2058896688">
      <w:bodyDiv w:val="1"/>
      <w:marLeft w:val="0"/>
      <w:marRight w:val="0"/>
      <w:marTop w:val="0"/>
      <w:marBottom w:val="0"/>
      <w:divBdr>
        <w:top w:val="none" w:sz="0" w:space="0" w:color="auto"/>
        <w:left w:val="none" w:sz="0" w:space="0" w:color="auto"/>
        <w:bottom w:val="none" w:sz="0" w:space="0" w:color="auto"/>
        <w:right w:val="none" w:sz="0" w:space="0" w:color="auto"/>
      </w:divBdr>
    </w:div>
    <w:div w:id="2061205065">
      <w:bodyDiv w:val="1"/>
      <w:marLeft w:val="0"/>
      <w:marRight w:val="0"/>
      <w:marTop w:val="0"/>
      <w:marBottom w:val="0"/>
      <w:divBdr>
        <w:top w:val="none" w:sz="0" w:space="0" w:color="auto"/>
        <w:left w:val="none" w:sz="0" w:space="0" w:color="auto"/>
        <w:bottom w:val="none" w:sz="0" w:space="0" w:color="auto"/>
        <w:right w:val="none" w:sz="0" w:space="0" w:color="auto"/>
      </w:divBdr>
    </w:div>
    <w:div w:id="2074811826">
      <w:bodyDiv w:val="1"/>
      <w:marLeft w:val="0"/>
      <w:marRight w:val="0"/>
      <w:marTop w:val="0"/>
      <w:marBottom w:val="0"/>
      <w:divBdr>
        <w:top w:val="none" w:sz="0" w:space="0" w:color="auto"/>
        <w:left w:val="none" w:sz="0" w:space="0" w:color="auto"/>
        <w:bottom w:val="none" w:sz="0" w:space="0" w:color="auto"/>
        <w:right w:val="none" w:sz="0" w:space="0" w:color="auto"/>
      </w:divBdr>
    </w:div>
    <w:div w:id="2075272490">
      <w:bodyDiv w:val="1"/>
      <w:marLeft w:val="0"/>
      <w:marRight w:val="0"/>
      <w:marTop w:val="0"/>
      <w:marBottom w:val="0"/>
      <w:divBdr>
        <w:top w:val="none" w:sz="0" w:space="0" w:color="auto"/>
        <w:left w:val="none" w:sz="0" w:space="0" w:color="auto"/>
        <w:bottom w:val="none" w:sz="0" w:space="0" w:color="auto"/>
        <w:right w:val="none" w:sz="0" w:space="0" w:color="auto"/>
      </w:divBdr>
    </w:div>
    <w:div w:id="2091924939">
      <w:bodyDiv w:val="1"/>
      <w:marLeft w:val="0"/>
      <w:marRight w:val="0"/>
      <w:marTop w:val="0"/>
      <w:marBottom w:val="0"/>
      <w:divBdr>
        <w:top w:val="none" w:sz="0" w:space="0" w:color="auto"/>
        <w:left w:val="none" w:sz="0" w:space="0" w:color="auto"/>
        <w:bottom w:val="none" w:sz="0" w:space="0" w:color="auto"/>
        <w:right w:val="none" w:sz="0" w:space="0" w:color="auto"/>
      </w:divBdr>
    </w:div>
    <w:div w:id="2107995015">
      <w:bodyDiv w:val="1"/>
      <w:marLeft w:val="0"/>
      <w:marRight w:val="0"/>
      <w:marTop w:val="0"/>
      <w:marBottom w:val="0"/>
      <w:divBdr>
        <w:top w:val="none" w:sz="0" w:space="0" w:color="auto"/>
        <w:left w:val="none" w:sz="0" w:space="0" w:color="auto"/>
        <w:bottom w:val="none" w:sz="0" w:space="0" w:color="auto"/>
        <w:right w:val="none" w:sz="0" w:space="0" w:color="auto"/>
      </w:divBdr>
    </w:div>
    <w:div w:id="2111580969">
      <w:bodyDiv w:val="1"/>
      <w:marLeft w:val="0"/>
      <w:marRight w:val="0"/>
      <w:marTop w:val="0"/>
      <w:marBottom w:val="0"/>
      <w:divBdr>
        <w:top w:val="none" w:sz="0" w:space="0" w:color="auto"/>
        <w:left w:val="none" w:sz="0" w:space="0" w:color="auto"/>
        <w:bottom w:val="none" w:sz="0" w:space="0" w:color="auto"/>
        <w:right w:val="none" w:sz="0" w:space="0" w:color="auto"/>
      </w:divBdr>
    </w:div>
    <w:div w:id="2114855605">
      <w:bodyDiv w:val="1"/>
      <w:marLeft w:val="0"/>
      <w:marRight w:val="0"/>
      <w:marTop w:val="0"/>
      <w:marBottom w:val="0"/>
      <w:divBdr>
        <w:top w:val="none" w:sz="0" w:space="0" w:color="auto"/>
        <w:left w:val="none" w:sz="0" w:space="0" w:color="auto"/>
        <w:bottom w:val="none" w:sz="0" w:space="0" w:color="auto"/>
        <w:right w:val="none" w:sz="0" w:space="0" w:color="auto"/>
      </w:divBdr>
    </w:div>
    <w:div w:id="212612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26" Type="http://schemas.openxmlformats.org/officeDocument/2006/relationships/image" Target="media/image3.jpeg"/><Relationship Id="rId39"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footer" Target="footer11.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image" Target="media/image2.jpeg"/><Relationship Id="rId33" Type="http://schemas.openxmlformats.org/officeDocument/2006/relationships/header" Target="header8.xml"/><Relationship Id="rId38"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29" Type="http://schemas.openxmlformats.org/officeDocument/2006/relationships/header" Target="header6.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footer" Target="footer4.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customXml" Target="../customXml/item10.xml"/><Relationship Id="rId19" Type="http://schemas.openxmlformats.org/officeDocument/2006/relationships/footer" Target="footer1.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LifeCycleState xmlns="fc819101-eaa7-4965-b19f-00e6c4473ba9">Final</LifeCycleState>
    <PublishedCopy xmlns="fc819101-eaa7-4965-b19f-00e6c4473ba9">true</PublishedCopy>
    <LSPCompoundID xmlns="fc819101-eaa7-4965-b19f-00e6c4473ba9" xsi:nil="true"/>
    <StudyNumber xmlns="fc819101-eaa7-4965-b19f-00e6c4473ba9">010-04</StudyNumber>
    <TemplateSelection xmlns="fc819101-eaa7-4965-b19f-00e6c4473ba9">LSD Trial</TemplateSelection>
    <LSPTrialAmendmentNumber xmlns="fc819101-eaa7-4965-b19f-00e6c4473ba9" xsi:nil="true"/>
    <LongTitle xmlns="fc819101-eaa7-4965-b19f-00e6c4473ba9">A Phase 3, randomized, placebo-controlled, double-blind clinical study of pembrolizumab (MK-3475) with or without lenvatinib (E7080/MK-7902) to evaluate the safety and efficacy of pembrolizumab and lenvatinib as 1L intervention in a PD-L1 selected population of participants with recurrent or metastatic head and neck squamous cell carcinoma (R/M HNSCC) (LEAP-010).</LongTitle>
    <CompoundID xmlns="fc819101-eaa7-4965-b19f-00e6c4473ba9">MK-7902</CompoundID>
    <Authors xmlns="fc819101-eaa7-4965-b19f-00e6c4473ba9">
      <UserInfo>
        <DisplayName>i:0#.f|membership|faisonc@merck.com</DisplayName>
        <AccountId>8060</AccountId>
        <AccountType/>
      </UserInfo>
      <UserInfo>
        <DisplayName>i:0#.f|membership|meistera@merck.com</DisplayName>
        <AccountId>2294</AccountId>
        <AccountType/>
      </UserInfo>
      <UserInfo>
        <DisplayName>i:0#.f|membership|baezk@merck.com</DisplayName>
        <AccountId>9350</AccountId>
        <AccountType/>
      </UserInfo>
      <UserInfo>
        <DisplayName>i:0#.f|membership|benjamki@merck.com</DisplayName>
        <AccountId>10606</AccountId>
        <AccountType/>
      </UserInfo>
      <UserInfo>
        <DisplayName>i:0#.f|membership|knowleja@merck.com</DisplayName>
        <AccountId>1346</AccountId>
        <AccountType/>
      </UserInfo>
      <UserInfo>
        <DisplayName>i:0#.f|membership|ayenia@merck.com</DisplayName>
        <AccountId>11835</AccountId>
        <AccountType/>
      </UserInfo>
      <UserInfo>
        <DisplayName>i:0#.f|membership|bridgerj@merck.com</DisplayName>
        <AccountId>1377</AccountId>
        <AccountType/>
      </UserInfo>
      <UserInfo>
        <DisplayName>i:0#.f|membership|liyun4@merck.com</DisplayName>
        <AccountId>369</AccountId>
        <AccountType/>
      </UserInfo>
      <UserInfo>
        <DisplayName>i:0#.f|membership|salamond@merck.com</DisplayName>
        <AccountId>346</AccountId>
        <AccountType/>
      </UserInfo>
    </Authors>
    <TherapeuticArea xmlns="fc819101-eaa7-4965-b19f-00e6c4473ba9">Oncology Late</TherapeuticArea>
    <LegalHold xmlns="fc819101-eaa7-4965-b19f-00e6c4473ba9">false</LegalHold>
    <NFFormData xmlns="73206a05-a43f-4860-b8e8-ed118f23a82c">&lt;?xml version="1.0" encoding="utf-8"?&gt;&lt;FormVariables&gt;&lt;Version /&gt;&lt;Compound_x0020_ID type="System.String"&gt;58&lt;/Compound_x0020_ID&gt;&lt;fd119a44-3050-489b-8af3-958021971a00 type="System.String"&gt;28&lt;/fd119a44-3050-489b-8af3-958021971a00&gt;&lt;CID type="System.String"&gt;&lt;/CID&gt;&lt;/FormVariables&gt;</NFFormData>
    <DocumentType xmlns="73206a05-a43f-4860-b8e8-ed118f23a82c">MStAT</DocumentType>
    <Migrated xmlns="73206a05-a43f-4860-b8e8-ed118f23a82c">false</Migrated>
    <Transformed xmlns="73206a05-a43f-4860-b8e8-ed118f23a82c">false</Transformed>
    <SharedWithUsers xmlns="b8de449e-061e-475a-a77f-9d9e57c74a02">
      <UserInfo>
        <DisplayName>Etchemendy, Lorrie</DisplayName>
        <AccountId>160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ntns:customXsn xmlns:ntns="http://schemas.microsoft.com/office/2006/metadata/customXsn">
  <ntns:xsnLocation>https://collaboration.merck.com/sites/mstat/Protocol Documents/Forms/Protocol/36c244495e8f8cbbcustomXsn.xsn</ntns:xsnLocation>
  <ntns:cached>False</ntns:cached>
  <ntns:openByDefault>False</ntns:openByDefault>
  <ntns:xsnScope>https://collaboration.merck.com/sites/mstat/Protocol Documents</ntns:xsnScope>
</ntns:customXsn>
</file>

<file path=customXml/item5.xml><?xml version="1.0" encoding="utf-8"?>
<tns:customPropertyEditors xmlns:tns="http://schemas.microsoft.com/office/2006/customDocumentInformationPanel">
  <tns:showOnOpen>false</tns:showOnOpen>
  <tns:defaultPropertyEditorNamespace>Standard and SharePoint library properties</tns:defaultPropertyEditorNamespace>
</tns:customPropertyEditors>
</file>

<file path=customXml/item6.xml><?xml version="1.0" encoding="utf-8"?>
<?mso-contentType ?>
<FormUrls xmlns="http://schemas.microsoft.com/sharepoint/v3/contenttype/forms/url">
  <Display>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Display>
  <Edit>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Edit>
  <New>FormsApp/NFLaunch.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New>
  <MobileDisplay>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2</MobileDisplay>
  <MobileEdit>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1</MobileEdit>
  <MobileNew>FormsApp/NFLaunchMobile.aspx?SPAppWebUrl=https://msdcloud-5a27b4cc6836b6.sharepoint.com/sites/mstat/FormsApp&amp;SPHostUrl=https://collaboration.merck.com/sites/mstat&amp;remoteAppUrl=https://formso365.nintex.com&amp;ctype=0x010100CF8C0E095AA8094998F51FB55D0FC206030098659E85BA066645B62C832C3D77F4B1&amp;wtg=/NintexFormXml/a7e5ae5c8918644ff6181c4ffdcd751c_73206a05-a43f-4860-b8e8-ed118f23a82c/&amp;mode=0</MobileNew>
</FormUrls>
</file>

<file path=customXml/item7.xml><?xml version="1.0" encoding="utf-8"?>
<ct:contentTypeSchema xmlns:ct="http://schemas.microsoft.com/office/2006/metadata/contentType" xmlns:ma="http://schemas.microsoft.com/office/2006/metadata/properties/metaAttributes" ct:_="" ma:_="" ma:contentTypeName="Protocol" ma:contentTypeID="0x010100CF8C0E095AA8094998F51FB55D0FC206030098659E85BA066645B62C832C3D77F4B1" ma:contentTypeVersion="90" ma:contentTypeDescription="Create a New Protocol" ma:contentTypeScope="" ma:versionID="a2e6d97b5d2177e3a4041c37c9342de1">
  <xsd:schema xmlns:xsd="http://www.w3.org/2001/XMLSchema" xmlns:xs="http://www.w3.org/2001/XMLSchema" xmlns:p="http://schemas.microsoft.com/office/2006/metadata/properties" xmlns:ns2="fc819101-eaa7-4965-b19f-00e6c4473ba9" xmlns:ns3="73206a05-a43f-4860-b8e8-ed118f23a82c" xmlns:ns4="b8de449e-061e-475a-a77f-9d9e57c74a02" targetNamespace="http://schemas.microsoft.com/office/2006/metadata/properties" ma:root="true" ma:fieldsID="010e79edbf10d12947f5c41fbb443b31" ns2:_="" ns3:_="" ns4:_="">
    <xsd:import namespace="fc819101-eaa7-4965-b19f-00e6c4473ba9"/>
    <xsd:import namespace="73206a05-a43f-4860-b8e8-ed118f23a82c"/>
    <xsd:import namespace="b8de449e-061e-475a-a77f-9d9e57c74a02"/>
    <xsd:element name="properties">
      <xsd:complexType>
        <xsd:sequence>
          <xsd:element name="documentManagement">
            <xsd:complexType>
              <xsd:all>
                <xsd:element ref="ns2:Authors"/>
                <xsd:element ref="ns2:CompoundID"/>
                <xsd:element ref="ns2:LSPCompoundID" minOccurs="0"/>
                <xsd:element ref="ns2:LSPTrialAmendmentNumber" minOccurs="0"/>
                <xsd:element ref="ns2:StudyNumber"/>
                <xsd:element ref="ns2:TemplateSelection"/>
                <xsd:element ref="ns2:LegalHold" minOccurs="0"/>
                <xsd:element ref="ns2:PublishedCopy" minOccurs="0"/>
                <xsd:element ref="ns2:LongTitle" minOccurs="0"/>
                <xsd:element ref="ns2:LifeCycleState"/>
                <xsd:element ref="ns2:TherapeuticArea" minOccurs="0"/>
                <xsd:element ref="ns3:MediaServiceMetadata" minOccurs="0"/>
                <xsd:element ref="ns3:MediaServiceFastMetadata" minOccurs="0"/>
                <xsd:element ref="ns4:SharedWithUsers" minOccurs="0"/>
                <xsd:element ref="ns4:SharedWithDetails" minOccurs="0"/>
                <xsd:element ref="ns3:NFFormData" minOccurs="0"/>
                <xsd:element ref="ns3:DocumentType" minOccurs="0"/>
                <xsd:element ref="ns3:Migrated" minOccurs="0"/>
                <xsd:element ref="ns3:Transformed"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19101-eaa7-4965-b19f-00e6c4473ba9" elementFormDefault="qualified">
    <xsd:import namespace="http://schemas.microsoft.com/office/2006/documentManagement/types"/>
    <xsd:import namespace="http://schemas.microsoft.com/office/infopath/2007/PartnerControls"/>
    <xsd:element name="Authors" ma:index="8" ma:displayName="Authors" ma:description="Author(s) associated with Clinical Document. The Lead Author should be listed first followed."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poundID" ma:index="9" ma:displayName="Compound ID" ma:description="Compound ID selected will be used for naming the protocol" ma:internalName="CompoundID">
      <xsd:simpleType>
        <xsd:restriction base="dms:Text">
          <xsd:maxLength value="9"/>
        </xsd:restriction>
      </xsd:simpleType>
    </xsd:element>
    <xsd:element name="LSPCompoundID" ma:index="10" nillable="true" ma:displayName="L-SP Compound ID" ma:description="Legacy Schering Plough Product Number" ma:internalName="LSPCompoundID">
      <xsd:simpleType>
        <xsd:restriction base="dms:Text">
          <xsd:maxLength value="20"/>
        </xsd:restriction>
      </xsd:simpleType>
    </xsd:element>
    <xsd:element name="LSPTrialAmendmentNumber" ma:index="11" nillable="true" ma:displayName="L-SP Trial/Amendment Number" ma:description="Legacy Schering  Plough Trial or Amendment number" ma:internalName="LSPTrialAmendmentNumber">
      <xsd:simpleType>
        <xsd:restriction base="dms:Text">
          <xsd:maxLength value="15"/>
        </xsd:restriction>
      </xsd:simpleType>
    </xsd:element>
    <xsd:element name="StudyNumber" ma:index="12" ma:displayName="Study Number" ma:description="Study Number" ma:internalName="StudyNumber">
      <xsd:simpleType>
        <xsd:restriction base="dms:Text">
          <xsd:maxLength value="7"/>
        </xsd:restriction>
      </xsd:simpleType>
    </xsd:element>
    <xsd:element name="TemplateSelection" ma:index="13" ma:displayName="Template Selection" ma:description="Describes the type of protocol to be authored" ma:format="Dropdown" ma:internalName="TemplateSelection">
      <xsd:simpleType>
        <xsd:restriction base="dms:Choice">
          <xsd:enumeration value="ESD Trial"/>
          <xsd:enumeration value="LSD Trial"/>
          <xsd:enumeration value="Umbrella"/>
        </xsd:restriction>
      </xsd:simpleType>
    </xsd:element>
    <xsd:element name="LegalHold" ma:index="14" nillable="true" ma:displayName="Legal Hold" ma:default="0" ma:description="Field to identity if document is on Legal hold" ma:internalName="LegalHold">
      <xsd:simpleType>
        <xsd:restriction base="dms:Boolean"/>
      </xsd:simpleType>
    </xsd:element>
    <xsd:element name="PublishedCopy" ma:index="15" nillable="true" ma:displayName="Published Copy" ma:default="0" ma:description="Indicates whether this document is published copy or protocol" ma:internalName="PublishedCopy">
      <xsd:simpleType>
        <xsd:restriction base="dms:Boolean"/>
      </xsd:simpleType>
    </xsd:element>
    <xsd:element name="LongTitle" ma:index="16" nillable="true" ma:displayName="Long Title" ma:default="Enter Long Title here..." ma:description="Long Title of the Protocol" ma:internalName="LongTitle">
      <xsd:simpleType>
        <xsd:restriction base="dms:Note"/>
      </xsd:simpleType>
    </xsd:element>
    <xsd:element name="LifeCycleState" ma:index="17" ma:displayName="Lifecycle State" ma:default="Draft" ma:description="Lifecycle State" ma:format="Dropdown" ma:internalName="LifeCycleState" ma:readOnly="false">
      <xsd:simpleType>
        <xsd:restriction base="dms:Choice">
          <xsd:enumeration value="Draft"/>
          <xsd:enumeration value="Pre-Approved"/>
          <xsd:enumeration value="Final"/>
          <xsd:enumeration value="Final-Legal Hold"/>
        </xsd:restriction>
      </xsd:simpleType>
    </xsd:element>
    <xsd:element name="TherapeuticArea" ma:index="18" nillable="true" ma:displayName="Therapeutic Area" ma:default="Other" ma:description="Therapeutic class" ma:format="Dropdown" ma:internalName="TherapeuticArea">
      <xsd:simpleType>
        <xsd:restriction base="dms:Choice">
          <xsd:enumeration value="Other"/>
          <xsd:enumeration value="Oncology Early"/>
          <xsd:enumeration value="Oncology Late"/>
          <xsd:enumeration value="Vaccines"/>
          <xsd:enumeration value="Cough"/>
        </xsd:restriction>
      </xsd:simpleType>
    </xsd:element>
  </xsd:schema>
  <xsd:schema xmlns:xsd="http://www.w3.org/2001/XMLSchema" xmlns:xs="http://www.w3.org/2001/XMLSchema" xmlns:dms="http://schemas.microsoft.com/office/2006/documentManagement/types" xmlns:pc="http://schemas.microsoft.com/office/infopath/2007/PartnerControls" targetNamespace="73206a05-a43f-4860-b8e8-ed118f23a82c" elementFormDefault="qualified">
    <xsd:import namespace="http://schemas.microsoft.com/office/2006/documentManagement/types"/>
    <xsd:import namespace="http://schemas.microsoft.com/office/infopath/2007/PartnerControls"/>
    <xsd:element name="MediaServiceMetadata" ma:index="19" nillable="true" ma:displayName="MediaServiceMetadata" ma:description="" ma:hidden="true" ma:internalName="MediaServiceMetadata" ma:readOnly="true">
      <xsd:simpleType>
        <xsd:restriction base="dms:Note"/>
      </xsd:simpleType>
    </xsd:element>
    <xsd:element name="MediaServiceFastMetadata" ma:index="20" nillable="true" ma:displayName="MediaServiceFastMetadata" ma:description="" ma:hidden="true" ma:internalName="MediaServiceFastMetadata" ma:readOnly="true">
      <xsd:simpleType>
        <xsd:restriction base="dms:Note"/>
      </xsd:simpleType>
    </xsd:element>
    <xsd:element name="NFFormData" ma:index="23" nillable="true" ma:displayName="NFFormData" ma:hidden="true" ma:internalName="NFFormData">
      <xsd:simpleType>
        <xsd:restriction base="dms:Note"/>
      </xsd:simpleType>
    </xsd:element>
    <xsd:element name="DocumentType" ma:index="24" nillable="true" ma:displayName="Document Type" ma:default="MStAT" ma:description="Document Type" ma:format="Dropdown" ma:internalName="DocumentType">
      <xsd:simpleType>
        <xsd:restriction base="dms:Choice">
          <xsd:enumeration value="MStAT"/>
          <xsd:enumeration value="CAT"/>
        </xsd:restriction>
      </xsd:simpleType>
    </xsd:element>
    <xsd:element name="Migrated" ma:index="25" nillable="true" ma:displayName="Migrated" ma:default="0" ma:description="Indicates whether this document is Migrated" ma:internalName="Migrated">
      <xsd:simpleType>
        <xsd:restriction base="dms:Boolean"/>
      </xsd:simpleType>
    </xsd:element>
    <xsd:element name="Transformed" ma:index="26" nillable="true" ma:displayName="Transformed" ma:default="0" ma:description="Indicates whether this document is Transformed" ma:internalName="Transformed">
      <xsd:simpleType>
        <xsd:restriction base="dms:Boolean"/>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de449e-061e-475a-a77f-9d9e57c74a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sisl xmlns:xsd="http://www.w3.org/2001/XMLSchema" xmlns:xsi="http://www.w3.org/2001/XMLSchema-instance" xmlns="http://www.boldonjames.com/2008/01/sie/internal/label" sislVersion="0" policy="a10f9ac0-5937-4b4f-b459-96aedd9ed2c5" origin="userSelected">
  <element uid="id_classification_eusecret" value=""/>
  <element uid="c93b098f-09a6-446d-9260-bb82a35361d7" value=""/>
</sisl>
</file>

<file path=customXml/item9.xml>��
</file>

<file path=customXml/item10.xml><?xml version="1.0" encoding="utf-8"?>
<ClinicalStudy xmlns="urn:cpt:protocol" Name="Protocol">
  <Metadata>
    <ApprovalDate/>
    <BriefTitle/>
    <CompoundNumber/>
    <DataMonitoringCommittee/>
    <DrugName/>
    <NumberOfParticipants/>
    <EnrollmentTarget/>
    <OrganizationAddress/>
    <ParticipantAndStudyCompletion/>
    <ProtocolID/>
    <ProtocolNumber/>
    <RegulatoryAgencies>
      <RegistryIdentifiers/>
    </RegulatoryAgencies>
    <SponsorName/>
    <StudyName/>
    <SponsorStatus>Commercial</SponsorStatus>
    <ResponsibleParty>Sponsor</ResponsibleParty>
    <StudyPhase/>
    <StudyType/>
    <CurrentNamesAliases/>
    <TherapeuticArea/>
    <Version/>
  </Metadata>
  <Hypotheses/>
  <DescriptionOfStudyPopulation/>
  <StudyPopulation/>
  <Acronym/>
  <TypeOfDesign/>
  <NumberOfArms/>
  <ArmName/>
  <ArmType/>
  <InterventionName/>
  <InterventionType/>
  <DosageLevel/>
  <Use/>
  <RegimenTreatmentPeriodVaccinationRegimen/>
  <IMPandNIMP/>
  <Sourcing/>
  <HealthyVolunteer/>
  <Objectives>
    <PrimaryObjectives/>
    <SecondaryObjectives/>
    <TertiaryExploratoryObjectives/>
  </Objectives>
  <Rationale/>
  <PrimaryPurpose/>
  <InterventionModel/>
  <Masking/>
  <OverallDesign/>
  <InterventionGroupsAndDuration/>
  <StudyInterventionName/>
  <Dosageformulation/>
  <UnitDoseStrength/>
  <RouteOfAdministration/>
  <InclusionCriteria>
    <PlannedMinimumAgeOfSubjects/>
    <PlannedMaximumAgeOfSubjects/>
    <PlannedMinimumAgeofSubjectsUnit/>
    <PlannedMaximumAgeofSubjectsUnit/>
    <SexOfParticipants/>
  </InclusionCriteria>
  <ExclusionCriteria>
    <ExclusionCriteriaMedicalConditions/>
    <ExclusionCriteriaPriorConcomitantTherapy/>
    <ExclusionCriteriaPriorConcurrentClinicalStudyExperience/>
    <ExclusionCriteriaDiagnosticAssessments/>
    <ExclusionCriteriaOther/>
  </ExclusionCriteria>
</ClinicalStudy>
</file>

<file path=customXml/itemProps1.xml><?xml version="1.0" encoding="utf-8"?>
<ds:datastoreItem xmlns:ds="http://schemas.openxmlformats.org/officeDocument/2006/customXml" ds:itemID="{1B6F3F30-0062-46F5-982B-62977186CE5E}">
  <ds:schemaRefs>
    <ds:schemaRef ds:uri="http://schemas.openxmlformats.org/officeDocument/2006/bibliography"/>
  </ds:schemaRefs>
</ds:datastoreItem>
</file>

<file path=customXml/itemProps2.xml><?xml version="1.0" encoding="utf-8"?>
<ds:datastoreItem xmlns:ds="http://schemas.openxmlformats.org/officeDocument/2006/customXml" ds:itemID="{F41B14BB-68EE-4093-9B27-D7799D184FE3}">
  <ds:schemaRefs>
    <ds:schemaRef ds:uri="http://schemas.microsoft.com/office/2006/metadata/properties"/>
    <ds:schemaRef ds:uri="http://schemas.microsoft.com/office/infopath/2007/PartnerControls"/>
    <ds:schemaRef ds:uri="fc819101-eaa7-4965-b19f-00e6c4473ba9"/>
    <ds:schemaRef ds:uri="73206a05-a43f-4860-b8e8-ed118f23a82c"/>
    <ds:schemaRef ds:uri="b8de449e-061e-475a-a77f-9d9e57c74a02"/>
  </ds:schemaRefs>
</ds:datastoreItem>
</file>

<file path=customXml/itemProps3.xml><?xml version="1.0" encoding="utf-8"?>
<ds:datastoreItem xmlns:ds="http://schemas.openxmlformats.org/officeDocument/2006/customXml" ds:itemID="{B1D1A78C-1C20-4196-8B11-1D992C2E1D47}">
  <ds:schemaRefs>
    <ds:schemaRef ds:uri="http://schemas.microsoft.com/sharepoint/v3/contenttype/forms"/>
  </ds:schemaRefs>
</ds:datastoreItem>
</file>

<file path=customXml/itemProps4.xml><?xml version="1.0" encoding="utf-8"?>
<ds:datastoreItem xmlns:ds="http://schemas.openxmlformats.org/officeDocument/2006/customXml" ds:itemID="{188DDFFC-59C7-44C9-9C41-7766B47FCC4F}">
  <ds:schemaRefs>
    <ds:schemaRef ds:uri="http://schemas.microsoft.com/office/2006/metadata/customXsn"/>
  </ds:schemaRefs>
</ds:datastoreItem>
</file>

<file path=customXml/itemProps5.xml><?xml version="1.0" encoding="utf-8"?>
<ds:datastoreItem xmlns:ds="http://schemas.openxmlformats.org/officeDocument/2006/customXml" ds:itemID="{4743968A-7442-44D5-865B-5ECD721511FE}">
  <ds:schemaRefs>
    <ds:schemaRef ds:uri="http://schemas.microsoft.com/office/2006/customDocumentInformationPanel"/>
  </ds:schemaRefs>
</ds:datastoreItem>
</file>

<file path=customXml/itemProps6.xml><?xml version="1.0" encoding="utf-8"?>
<ds:datastoreItem xmlns:ds="http://schemas.openxmlformats.org/officeDocument/2006/customXml" ds:itemID="{52EAF83E-7600-486C-9685-FF1B0D8F7112}">
  <ds:schemaRefs>
    <ds:schemaRef ds:uri="http://schemas.microsoft.com/sharepoint/v3/contenttype/forms/url"/>
  </ds:schemaRefs>
</ds:datastoreItem>
</file>

<file path=customXml/itemProps7.xml><?xml version="1.0" encoding="utf-8"?>
<ds:datastoreItem xmlns:ds="http://schemas.openxmlformats.org/officeDocument/2006/customXml" ds:itemID="{3F8C478B-6377-42EC-A223-F1E53A4D7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19101-eaa7-4965-b19f-00e6c4473ba9"/>
    <ds:schemaRef ds:uri="73206a05-a43f-4860-b8e8-ed118f23a82c"/>
    <ds:schemaRef ds:uri="b8de449e-061e-475a-a77f-9d9e57c74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4CE0A8C6-59E9-434A-9AD0-797D16B89E50}">
  <ds:schemaRefs>
    <ds:schemaRef ds:uri="http://www.w3.org/2001/XMLSchema"/>
    <ds:schemaRef ds:uri="http://www.boldonjames.com/2008/01/sie/internal/label"/>
  </ds:schemaRefs>
</ds:datastoreItem>
</file>

<file path=customXml/itemProps9.xml><?xml version="1.0" encoding="utf-8"?>
<ds:datastoreItem xmlns:ds="http://schemas.openxmlformats.org/officeDocument/2006/customXml" ds:itemID="{46779F75-1FDC-49BA-A479-D56453827F66}">
  <ds:schemaRefs>
    <ds:schemaRef ds:uri="http://www.w3.org/2001/XMLSchema"/>
    <ds:schemaRef ds:uri="urn:cpt:variables"/>
  </ds:schemaRefs>
</ds:datastoreItem>
</file>

<file path=customXml/itemProps10.xml><?xml version="1.0" encoding="utf-8"?>
<ds:datastoreItem xmlns:ds="http://schemas.openxmlformats.org/officeDocument/2006/customXml" ds:itemID="{C113DD9E-153E-47AB-9E37-039600180764}">
  <ds:schemaRefs>
    <ds:schemaRef ds:uri="urn:cpt:protocol"/>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171</Pages>
  <Words>51008</Words>
  <Characters>290749</Characters>
  <Application>Microsoft Office Word</Application>
  <DocSecurity>0</DocSecurity>
  <Lines>2422</Lines>
  <Paragraphs>682</Paragraphs>
  <ScaleCrop>false</ScaleCrop>
  <HeadingPairs>
    <vt:vector size="2" baseType="variant">
      <vt:variant>
        <vt:lpstr>Title</vt:lpstr>
      </vt:variant>
      <vt:variant>
        <vt:i4>1</vt:i4>
      </vt:variant>
    </vt:vector>
  </HeadingPairs>
  <TitlesOfParts>
    <vt:vector size="1" baseType="lpstr">
      <vt:lpstr>7902-010-04</vt:lpstr>
    </vt:vector>
  </TitlesOfParts>
  <Company>Merck</Company>
  <LinksUpToDate>false</LinksUpToDate>
  <CharactersWithSpaces>341075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7902-010-04</dc:title>
  <dc:subject/>
  <dc:creator>Merck &amp; Co., Inc.</dc:creator>
  <cp:keywords/>
  <dc:description/>
  <cp:lastModifiedBy>Powell, Deana</cp:lastModifiedBy>
  <cp:revision>5</cp:revision>
  <cp:lastPrinted>2013-01-03T23:53:00Z</cp:lastPrinted>
  <dcterms:created xsi:type="dcterms:W3CDTF">2022-07-01T16:38:00Z</dcterms:created>
  <dcterms:modified xsi:type="dcterms:W3CDTF">2022-07-05T14:03:00Z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0x010100CF8C0E095AA8094998F51FB55D0FC206030098659E85BA066645B62C832C3D77F4B1</vt:lpwstr>
  </property>
  <property fmtid="{D5CDD505-2E9C-101B-9397-08002B2CF9AE}" pid="3" name="global_regional">
    <vt:lpwstr/>
  </property>
  <property fmtid="{D5CDD505-2E9C-101B-9397-08002B2CF9AE}" pid="4" name="development_area">
    <vt:lpwstr>Early Stage Development</vt:lpwstr>
  </property>
  <property fmtid="{D5CDD505-2E9C-101B-9397-08002B2CF9AE}" pid="5" name="therapeutic_area">
    <vt:lpwstr/>
  </property>
  <property fmtid="{D5CDD505-2E9C-101B-9397-08002B2CF9AE}" pid="6" name="Published Copy">
    <vt:bool>false</vt:bool>
  </property>
  <property fmtid="{D5CDD505-2E9C-101B-9397-08002B2CF9AE}" pid="7" name="Legal_Hold">
    <vt:bool>false</vt:bool>
  </property>
  <property fmtid="{D5CDD505-2E9C-101B-9397-08002B2CF9AE}" pid="8" name="Order">
    <vt:r8>4100</vt:r8>
  </property>
  <property fmtid="{D5CDD505-2E9C-101B-9397-08002B2CF9AE}" pid="9" name="xd_ProgID">
    <vt:lpwstr/>
  </property>
  <property fmtid="{D5CDD505-2E9C-101B-9397-08002B2CF9AE}" pid="10" name="Development Area">
    <vt:lpwstr/>
  </property>
  <property fmtid="{D5CDD505-2E9C-101B-9397-08002B2CF9AE}" pid="11" name="TemplateUrl">
    <vt:lpwstr/>
  </property>
  <property fmtid="{D5CDD505-2E9C-101B-9397-08002B2CF9AE}" pid="12" name="compound_id">
    <vt:lpwstr>MK-XXXX</vt:lpwstr>
  </property>
  <property fmtid="{D5CDD505-2E9C-101B-9397-08002B2CF9AE}" pid="13" name="authors">
    <vt:lpwstr>52</vt:lpwstr>
  </property>
  <property fmtid="{D5CDD505-2E9C-101B-9397-08002B2CF9AE}" pid="14" name="protocol_long_title">
    <vt:lpwstr>Enter long title here.</vt:lpwstr>
  </property>
  <property fmtid="{D5CDD505-2E9C-101B-9397-08002B2CF9AE}" pid="15" name="Template_selection">
    <vt:lpwstr>ESD Trial</vt:lpwstr>
  </property>
  <property fmtid="{D5CDD505-2E9C-101B-9397-08002B2CF9AE}" pid="16" name="status">
    <vt:lpwstr>Final</vt:lpwstr>
  </property>
  <property fmtid="{D5CDD505-2E9C-101B-9397-08002B2CF9AE}" pid="17" name="protocol_num">
    <vt:lpwstr>000-00</vt:lpwstr>
  </property>
  <property fmtid="{D5CDD505-2E9C-101B-9397-08002B2CF9AE}" pid="18" name="LSP_Compound_ID">
    <vt:lpwstr/>
  </property>
  <property fmtid="{D5CDD505-2E9C-101B-9397-08002B2CF9AE}" pid="19" name="LSP_Trial_Amend">
    <vt:lpwstr/>
  </property>
  <property fmtid="{D5CDD505-2E9C-101B-9397-08002B2CF9AE}" pid="20" name="Workstream">
    <vt:lpwstr>User Acceptance Testing</vt:lpwstr>
  </property>
  <property fmtid="{D5CDD505-2E9C-101B-9397-08002B2CF9AE}" pid="21" name="_NewReviewCycle">
    <vt:lpwstr/>
  </property>
  <property fmtid="{D5CDD505-2E9C-101B-9397-08002B2CF9AE}" pid="22" name="bjSaver">
    <vt:lpwstr>h0/Y5Rp1OyEah5pzpZLCxZtrDJB6CDfO</vt:lpwstr>
  </property>
  <property fmtid="{D5CDD505-2E9C-101B-9397-08002B2CF9AE}" pid="23" name="NFFormData">
    <vt:lpwstr>&lt;?xml version="1.0" encoding="utf-8"?&gt;&lt;FormVariables&gt;&lt;Version /&gt;&lt;/FormVariables&gt;</vt:lpwstr>
  </property>
  <property fmtid="{D5CDD505-2E9C-101B-9397-08002B2CF9AE}" pid="24" name="_dlc_DocIdItemGuid">
    <vt:lpwstr>a9e152b2-b66d-47ef-896d-b104339c4915</vt:lpwstr>
  </property>
  <property fmtid="{D5CDD505-2E9C-101B-9397-08002B2CF9AE}" pid="25" name="_CopySource">
    <vt:lpwstr>https://arborsys.sharepoint.com/sites/merckmstat-mohsin/Clinical Document Templates/Merck Protocol Template.docx</vt:lpwstr>
  </property>
  <property fmtid="{D5CDD505-2E9C-101B-9397-08002B2CF9AE}" pid="26" name="LC State Management for Clinical Document Template New">
    <vt:lpwstr>, </vt:lpwstr>
  </property>
  <property fmtid="{D5CDD505-2E9C-101B-9397-08002B2CF9AE}" pid="27" name="Textmodule_status">
    <vt:lpwstr/>
  </property>
  <property fmtid="{D5CDD505-2E9C-101B-9397-08002B2CF9AE}" pid="28" name="protocol_type">
    <vt:lpwstr>Worldwide</vt:lpwstr>
  </property>
  <property fmtid="{D5CDD505-2E9C-101B-9397-08002B2CF9AE}" pid="29" name="publication">
    <vt:lpwstr>Intended for Publication</vt:lpwstr>
  </property>
  <property fmtid="{D5CDD505-2E9C-101B-9397-08002B2CF9AE}" pid="30" name="Protocol_Section_Name">
    <vt:lpwstr/>
  </property>
  <property fmtid="{D5CDD505-2E9C-101B-9397-08002B2CF9AE}" pid="31" name="_AuthorEmailDisplayName">
    <vt:lpwstr>Powell, Deana</vt:lpwstr>
  </property>
  <property fmtid="{D5CDD505-2E9C-101B-9397-08002B2CF9AE}" pid="32" name="_EmailSubject">
    <vt:lpwstr>Merck compare examples - Email 3 of 3 - Protocol and Investigational Brochures (IB's)</vt:lpwstr>
  </property>
  <property fmtid="{D5CDD505-2E9C-101B-9397-08002B2CF9AE}" pid="33" name="_AdHocReviewCycleID">
    <vt:i4>597642172</vt:i4>
  </property>
  <property fmtid="{D5CDD505-2E9C-101B-9397-08002B2CF9AE}" pid="34" name="_PreviousAdHocReviewCycleID">
    <vt:i4>-2085802412</vt:i4>
  </property>
  <property fmtid="{D5CDD505-2E9C-101B-9397-08002B2CF9AE}" pid="35" name="_AuthorEmail">
    <vt:lpwstr>deana.powell@merck.com</vt:lpwstr>
  </property>
  <property fmtid="{D5CDD505-2E9C-101B-9397-08002B2CF9AE}" pid="37" name="Draft Clinical Document Template CopyTo Audit Library">
    <vt:lpwstr>, </vt:lpwstr>
  </property>
  <property fmtid="{D5CDD505-2E9C-101B-9397-08002B2CF9AE}" pid="38" name="LC State Management for Clinical Document Template">
    <vt:lpwstr>, </vt:lpwstr>
  </property>
  <property fmtid="{D5CDD505-2E9C-101B-9397-08002B2CF9AE}" pid="39" name="bjDocumentSecurityLabel">
    <vt:lpwstr>Confidential</vt:lpwstr>
  </property>
  <property fmtid="{D5CDD505-2E9C-101B-9397-08002B2CF9AE}" pid="40" name="MerckMetadataExchange">
    <vt:lpwstr>!$MRK@Confidential-None</vt:lpwstr>
  </property>
  <property fmtid="{D5CDD505-2E9C-101B-9397-08002B2CF9AE}" pid="41" name="AuthorIds_UIVersion_29">
    <vt:lpwstr>36</vt:lpwstr>
  </property>
  <property fmtid="{D5CDD505-2E9C-101B-9397-08002B2CF9AE}" pid="42" name="AuthorIds_UIVersion_11">
    <vt:lpwstr>67</vt:lpwstr>
  </property>
  <property fmtid="{D5CDD505-2E9C-101B-9397-08002B2CF9AE}" pid="43" name="AuthorIds_UIVersion_19">
    <vt:lpwstr>67</vt:lpwstr>
  </property>
  <property fmtid="{D5CDD505-2E9C-101B-9397-08002B2CF9AE}" pid="44" name="LC State Management for Clinical Document Template New0">
    <vt:lpwstr>, </vt:lpwstr>
  </property>
  <property fmtid="{D5CDD505-2E9C-101B-9397-08002B2CF9AE}" pid="45" name="AuthorIds_UIVersion_24">
    <vt:lpwstr>1917</vt:lpwstr>
  </property>
  <property fmtid="{D5CDD505-2E9C-101B-9397-08002B2CF9AE}" pid="46" name="Notify Authors New">
    <vt:lpwstr>, </vt:lpwstr>
  </property>
  <property fmtid="{D5CDD505-2E9C-101B-9397-08002B2CF9AE}" pid="47" name="docIndexRef">
    <vt:lpwstr>3fd716be-95ed-4532-8cdf-9af8ea40faa1</vt:lpwstr>
  </property>
  <property fmtid="{D5CDD505-2E9C-101B-9397-08002B2CF9AE}" pid="48" name="bjDocumentLabelXML-0">
    <vt:lpwstr>ames.com/2008/01/sie/internal/label"&gt;&lt;element uid="id_classification_eusecret" value="" /&gt;&lt;element uid="c93b098f-09a6-446d-9260-bb82a35361d7" value="" /&gt;&lt;/sisl&gt;</vt:lpwstr>
  </property>
  <property fmtid="{D5CDD505-2E9C-101B-9397-08002B2CF9AE}" pid="49" name="MSIP_Label_e81acc0d-dcc4-4dc9-a2c5-be70b05a2fe6_Enabled">
    <vt:lpwstr>true</vt:lpwstr>
  </property>
  <property fmtid="{D5CDD505-2E9C-101B-9397-08002B2CF9AE}" pid="50" name="MSIP_Label_e81acc0d-dcc4-4dc9-a2c5-be70b05a2fe6_SetDate">
    <vt:lpwstr>2022-05-16T14:10:03Z</vt:lpwstr>
  </property>
  <property fmtid="{D5CDD505-2E9C-101B-9397-08002B2CF9AE}" pid="51" name="MSIP_Label_e81acc0d-dcc4-4dc9-a2c5-be70b05a2fe6_Method">
    <vt:lpwstr>Privileged</vt:lpwstr>
  </property>
  <property fmtid="{D5CDD505-2E9C-101B-9397-08002B2CF9AE}" pid="52" name="MSIP_Label_e81acc0d-dcc4-4dc9-a2c5-be70b05a2fe6_Name">
    <vt:lpwstr>e81acc0d-dcc4-4dc9-a2c5-be70b05a2fe6</vt:lpwstr>
  </property>
  <property fmtid="{D5CDD505-2E9C-101B-9397-08002B2CF9AE}" pid="53" name="MSIP_Label_e81acc0d-dcc4-4dc9-a2c5-be70b05a2fe6_SiteId">
    <vt:lpwstr>a00de4ec-48a8-43a6-be74-e31274e2060d</vt:lpwstr>
  </property>
  <property fmtid="{D5CDD505-2E9C-101B-9397-08002B2CF9AE}" pid="54" name="MSIP_Label_e81acc0d-dcc4-4dc9-a2c5-be70b05a2fe6_ActionId">
    <vt:lpwstr>26a0a9ee-0cb4-44f4-8176-3ae25749a5c3</vt:lpwstr>
  </property>
  <property fmtid="{D5CDD505-2E9C-101B-9397-08002B2CF9AE}" pid="55" name="MSIP_Label_e81acc0d-dcc4-4dc9-a2c5-be70b05a2fe6_ContentBits">
    <vt:lpwstr>0</vt:lpwstr>
  </property>
  <property fmtid="{D5CDD505-2E9C-101B-9397-08002B2CF9AE}" pid="56" name="MerckAIPLabel">
    <vt:lpwstr>NotClassified</vt:lpwstr>
  </property>
  <property fmtid="{D5CDD505-2E9C-101B-9397-08002B2CF9AE}" pid="57" name="MerckAIPDataExchange">
    <vt:lpwstr>!MRKMIP@NotClassified</vt:lpwstr>
  </property>
  <property fmtid="{D5CDD505-2E9C-101B-9397-08002B2CF9AE}" pid="58"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59" name="RCAM_CITATION_TYPE">
    <vt:lpwstr>AUTHOR|1|1</vt:lpwstr>
  </property>
  <property fmtid="{D5CDD505-2E9C-101B-9397-08002B2CF9AE}" pid="60" name="RCAM_DOC_TYPE">
    <vt:lpwstr>PIP|1</vt:lpwstr>
  </property>
  <property fmtid="{D5CDD505-2E9C-101B-9397-08002B2CF9AE}" pid="61" name="RCAM_CITATION_LIMIT">
    <vt:lpwstr>800</vt:lpwstr>
  </property>
  <property fmtid="{D5CDD505-2E9C-101B-9397-08002B2CF9AE}" pid="62" name="RCAM_CITATION_TYPE_CTD">
    <vt:lpwstr>0</vt:lpwstr>
  </property>
  <property fmtid="{D5CDD505-2E9C-101B-9397-08002B2CF9AE}" pid="63" name="RCAM_MK_NUMBER">
    <vt:lpwstr>7902</vt:lpwstr>
  </property>
  <property fmtid="{D5CDD505-2E9C-101B-9397-08002B2CF9AE}" pid="64" name="RCAM_COMPOUND_TYPE">
    <vt:lpwstr>MK</vt:lpwstr>
  </property>
  <property fmtid="{D5CDD505-2E9C-101B-9397-08002B2CF9AE}" pid="65" name="RCAM_CLINICAL_DOC">
    <vt:bool>true</vt:bool>
  </property>
  <property fmtid="{D5CDD505-2E9C-101B-9397-08002B2CF9AE}" pid="66" name="RCAM_REF_INCLUDED_FINAL_LOR">
    <vt:lpwstr>A</vt:lpwstr>
  </property>
  <property fmtid="{D5CDD505-2E9C-101B-9397-08002B2CF9AE}" pid="67" name="RCAM_REF_INCLUDED_REFERENCE_ID_LIST">
    <vt:lpwstr>A</vt:lpwstr>
  </property>
  <property fmtid="{D5CDD505-2E9C-101B-9397-08002B2CF9AE}" pid="68" name="RCAM_FINAL_LOR_DOCIDS">
    <vt:lpwstr>1</vt:lpwstr>
  </property>
  <property fmtid="{D5CDD505-2E9C-101B-9397-08002B2CF9AE}" pid="69" name="RCAM_CHILDREN_INCLUDED">
    <vt:lpwstr>1</vt:lpwstr>
  </property>
  <property fmtid="{D5CDD505-2E9C-101B-9397-08002B2CF9AE}" pid="70" name="REDS_BIBILO_NAME_INCLUDED">
    <vt:lpwstr>0</vt:lpwstr>
  </property>
</Properties>
</file>